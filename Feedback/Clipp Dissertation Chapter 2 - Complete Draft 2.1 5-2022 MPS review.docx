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0BA4BF" w14:textId="5E70034A" w:rsidR="00AA4E21" w:rsidRPr="00C213BD" w:rsidRDefault="00AA4E21" w:rsidP="00846141">
      <w:pPr>
        <w:spacing w:after="0" w:line="276" w:lineRule="auto"/>
        <w:jc w:val="center"/>
        <w:rPr>
          <w:rFonts w:ascii="Times New Roman" w:hAnsi="Times New Roman" w:cs="Times New Roman"/>
          <w:b/>
          <w:bCs/>
          <w:sz w:val="24"/>
          <w:szCs w:val="24"/>
        </w:rPr>
      </w:pPr>
      <w:r w:rsidRPr="00C213BD">
        <w:rPr>
          <w:rFonts w:ascii="Times New Roman" w:hAnsi="Times New Roman" w:cs="Times New Roman"/>
          <w:b/>
          <w:bCs/>
          <w:sz w:val="24"/>
          <w:szCs w:val="24"/>
        </w:rPr>
        <w:t xml:space="preserve">CHAPTER </w:t>
      </w:r>
      <w:r w:rsidR="005F19A0" w:rsidRPr="00C213BD">
        <w:rPr>
          <w:rFonts w:ascii="Times New Roman" w:hAnsi="Times New Roman" w:cs="Times New Roman"/>
          <w:b/>
          <w:bCs/>
          <w:sz w:val="24"/>
          <w:szCs w:val="24"/>
        </w:rPr>
        <w:t>2</w:t>
      </w:r>
    </w:p>
    <w:p w14:paraId="6514D05D" w14:textId="77777777" w:rsidR="00F7650D" w:rsidRPr="00C213BD" w:rsidRDefault="00F7650D" w:rsidP="00846141">
      <w:pPr>
        <w:widowControl w:val="0"/>
        <w:spacing w:after="0" w:line="276" w:lineRule="auto"/>
        <w:jc w:val="center"/>
        <w:rPr>
          <w:rFonts w:ascii="Times New Roman" w:hAnsi="Times New Roman" w:cs="Times New Roman"/>
          <w:b/>
          <w:sz w:val="24"/>
          <w:szCs w:val="24"/>
        </w:rPr>
      </w:pPr>
    </w:p>
    <w:p w14:paraId="2F92F2CC" w14:textId="363A60F4" w:rsidR="007E3CDF" w:rsidRPr="00C213BD" w:rsidRDefault="007E3CDF" w:rsidP="00846141">
      <w:pPr>
        <w:widowControl w:val="0"/>
        <w:spacing w:after="0" w:line="276" w:lineRule="auto"/>
        <w:jc w:val="center"/>
        <w:rPr>
          <w:rFonts w:ascii="Times New Roman" w:hAnsi="Times New Roman" w:cs="Times New Roman"/>
          <w:b/>
          <w:sz w:val="24"/>
          <w:szCs w:val="24"/>
        </w:rPr>
      </w:pPr>
      <w:commentRangeStart w:id="0"/>
      <w:r w:rsidRPr="00C213BD">
        <w:rPr>
          <w:rFonts w:ascii="Times New Roman" w:hAnsi="Times New Roman" w:cs="Times New Roman"/>
          <w:b/>
          <w:sz w:val="24"/>
          <w:szCs w:val="24"/>
        </w:rPr>
        <w:t>Effects</w:t>
      </w:r>
      <w:r w:rsidR="00CB3263" w:rsidRPr="00C213BD">
        <w:rPr>
          <w:rFonts w:ascii="Times New Roman" w:hAnsi="Times New Roman" w:cs="Times New Roman"/>
          <w:b/>
          <w:sz w:val="24"/>
          <w:szCs w:val="24"/>
        </w:rPr>
        <w:t xml:space="preserve"> of climate </w:t>
      </w:r>
      <w:r w:rsidRPr="00C213BD">
        <w:rPr>
          <w:rFonts w:ascii="Times New Roman" w:hAnsi="Times New Roman" w:cs="Times New Roman"/>
          <w:b/>
          <w:sz w:val="24"/>
          <w:szCs w:val="24"/>
        </w:rPr>
        <w:t>and temporal trends in</w:t>
      </w:r>
      <w:r w:rsidR="00D517C1" w:rsidRPr="00C213BD">
        <w:rPr>
          <w:rFonts w:ascii="Times New Roman" w:hAnsi="Times New Roman" w:cs="Times New Roman"/>
          <w:b/>
          <w:sz w:val="24"/>
          <w:szCs w:val="24"/>
        </w:rPr>
        <w:t xml:space="preserve"> </w:t>
      </w:r>
      <w:r w:rsidR="00CB3263" w:rsidRPr="00C213BD">
        <w:rPr>
          <w:rFonts w:ascii="Times New Roman" w:hAnsi="Times New Roman" w:cs="Times New Roman"/>
          <w:b/>
          <w:sz w:val="24"/>
          <w:szCs w:val="24"/>
        </w:rPr>
        <w:t xml:space="preserve">forest </w:t>
      </w:r>
      <w:r w:rsidR="006571D5" w:rsidRPr="00C213BD">
        <w:rPr>
          <w:rFonts w:ascii="Times New Roman" w:hAnsi="Times New Roman" w:cs="Times New Roman"/>
          <w:b/>
          <w:sz w:val="24"/>
          <w:szCs w:val="24"/>
        </w:rPr>
        <w:t>song</w:t>
      </w:r>
      <w:r w:rsidR="00CB3263" w:rsidRPr="00C213BD">
        <w:rPr>
          <w:rFonts w:ascii="Times New Roman" w:hAnsi="Times New Roman" w:cs="Times New Roman"/>
          <w:b/>
          <w:sz w:val="24"/>
          <w:szCs w:val="24"/>
        </w:rPr>
        <w:t>bird</w:t>
      </w:r>
      <w:r w:rsidR="00D517C1" w:rsidRPr="00C213BD">
        <w:rPr>
          <w:rFonts w:ascii="Times New Roman" w:hAnsi="Times New Roman" w:cs="Times New Roman"/>
          <w:b/>
          <w:sz w:val="24"/>
          <w:szCs w:val="24"/>
        </w:rPr>
        <w:t xml:space="preserve"> communities </w:t>
      </w:r>
      <w:r w:rsidRPr="00C213BD">
        <w:rPr>
          <w:rFonts w:ascii="Times New Roman" w:hAnsi="Times New Roman" w:cs="Times New Roman"/>
          <w:b/>
          <w:sz w:val="24"/>
          <w:szCs w:val="24"/>
        </w:rPr>
        <w:t>and abundance</w:t>
      </w:r>
    </w:p>
    <w:p w14:paraId="6AB0AB92" w14:textId="33793BB9" w:rsidR="00C472D3" w:rsidRPr="00C213BD" w:rsidRDefault="005F19A0" w:rsidP="00846141">
      <w:pPr>
        <w:widowControl w:val="0"/>
        <w:spacing w:after="0" w:line="276" w:lineRule="auto"/>
        <w:jc w:val="center"/>
        <w:rPr>
          <w:rFonts w:ascii="Times New Roman" w:hAnsi="Times New Roman" w:cs="Times New Roman"/>
          <w:b/>
          <w:sz w:val="24"/>
          <w:szCs w:val="24"/>
        </w:rPr>
      </w:pPr>
      <w:r w:rsidRPr="00C213BD">
        <w:rPr>
          <w:rFonts w:ascii="Times New Roman" w:hAnsi="Times New Roman" w:cs="Times New Roman"/>
          <w:b/>
          <w:sz w:val="24"/>
          <w:szCs w:val="24"/>
        </w:rPr>
        <w:t xml:space="preserve">along </w:t>
      </w:r>
      <w:r w:rsidR="00994B48" w:rsidRPr="00C213BD">
        <w:rPr>
          <w:rFonts w:ascii="Times New Roman" w:hAnsi="Times New Roman" w:cs="Times New Roman"/>
          <w:b/>
          <w:sz w:val="24"/>
          <w:szCs w:val="24"/>
        </w:rPr>
        <w:t xml:space="preserve">latitudinal </w:t>
      </w:r>
      <w:r w:rsidRPr="00C213BD">
        <w:rPr>
          <w:rFonts w:ascii="Times New Roman" w:hAnsi="Times New Roman" w:cs="Times New Roman"/>
          <w:b/>
          <w:sz w:val="24"/>
          <w:szCs w:val="24"/>
        </w:rPr>
        <w:t xml:space="preserve">and </w:t>
      </w:r>
      <w:r w:rsidR="00994B48" w:rsidRPr="00C213BD">
        <w:rPr>
          <w:rFonts w:ascii="Times New Roman" w:hAnsi="Times New Roman" w:cs="Times New Roman"/>
          <w:b/>
          <w:sz w:val="24"/>
          <w:szCs w:val="24"/>
        </w:rPr>
        <w:t xml:space="preserve">elevational </w:t>
      </w:r>
      <w:r w:rsidRPr="00C213BD">
        <w:rPr>
          <w:rFonts w:ascii="Times New Roman" w:hAnsi="Times New Roman" w:cs="Times New Roman"/>
          <w:b/>
          <w:sz w:val="24"/>
          <w:szCs w:val="24"/>
        </w:rPr>
        <w:t>gradients</w:t>
      </w:r>
      <w:r w:rsidR="00D517C1" w:rsidRPr="00C213BD">
        <w:rPr>
          <w:rFonts w:ascii="Times New Roman" w:hAnsi="Times New Roman" w:cs="Times New Roman"/>
          <w:b/>
          <w:sz w:val="24"/>
          <w:szCs w:val="24"/>
        </w:rPr>
        <w:t xml:space="preserve"> in the Appalachian Mountains</w:t>
      </w:r>
      <w:commentRangeEnd w:id="0"/>
      <w:r w:rsidR="002034D6">
        <w:rPr>
          <w:rStyle w:val="CommentReference"/>
        </w:rPr>
        <w:commentReference w:id="0"/>
      </w:r>
    </w:p>
    <w:p w14:paraId="644D1242" w14:textId="7BC2671F" w:rsidR="009F0352" w:rsidRPr="00C213BD" w:rsidRDefault="009F0352" w:rsidP="00846141">
      <w:pPr>
        <w:spacing w:after="0" w:line="276" w:lineRule="auto"/>
        <w:rPr>
          <w:rFonts w:ascii="Times New Roman" w:hAnsi="Times New Roman" w:cs="Times New Roman"/>
          <w:sz w:val="24"/>
          <w:szCs w:val="24"/>
        </w:rPr>
      </w:pPr>
    </w:p>
    <w:p w14:paraId="6BFB1C86" w14:textId="77777777" w:rsidR="009F0352" w:rsidRPr="00C213BD" w:rsidRDefault="009F0352" w:rsidP="00846141">
      <w:pPr>
        <w:spacing w:after="0" w:line="276" w:lineRule="auto"/>
        <w:rPr>
          <w:rFonts w:ascii="Times New Roman" w:hAnsi="Times New Roman" w:cs="Times New Roman"/>
          <w:sz w:val="24"/>
          <w:szCs w:val="24"/>
        </w:rPr>
      </w:pPr>
    </w:p>
    <w:p w14:paraId="16B98299" w14:textId="21F44157" w:rsidR="00081212" w:rsidRPr="00C213BD" w:rsidRDefault="003D46EE"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Introduction</w:t>
      </w:r>
    </w:p>
    <w:p w14:paraId="33892553" w14:textId="56289392" w:rsidR="001368F6" w:rsidRPr="00C213BD" w:rsidRDefault="00850261" w:rsidP="007E3CDF">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Wildlife</w:t>
      </w:r>
      <w:r w:rsidR="007E3CDF" w:rsidRPr="00C213BD">
        <w:rPr>
          <w:rFonts w:ascii="Times New Roman" w:hAnsi="Times New Roman" w:cs="Times New Roman"/>
          <w:sz w:val="24"/>
          <w:szCs w:val="24"/>
        </w:rPr>
        <w:t xml:space="preserve"> populations</w:t>
      </w:r>
      <w:r w:rsidRPr="00C213BD">
        <w:rPr>
          <w:rFonts w:ascii="Times New Roman" w:hAnsi="Times New Roman" w:cs="Times New Roman"/>
          <w:sz w:val="24"/>
          <w:szCs w:val="24"/>
        </w:rPr>
        <w:t xml:space="preserve"> naturally</w:t>
      </w:r>
      <w:r w:rsidR="007E3CDF" w:rsidRPr="00C213BD">
        <w:rPr>
          <w:rFonts w:ascii="Times New Roman" w:hAnsi="Times New Roman" w:cs="Times New Roman"/>
          <w:sz w:val="24"/>
          <w:szCs w:val="24"/>
        </w:rPr>
        <w:t xml:space="preserve"> fluctuate over time from local to regional scale</w:t>
      </w:r>
      <w:r w:rsidRPr="00C213BD">
        <w:rPr>
          <w:rFonts w:ascii="Times New Roman" w:hAnsi="Times New Roman" w:cs="Times New Roman"/>
          <w:sz w:val="24"/>
          <w:szCs w:val="24"/>
        </w:rPr>
        <w:t>s</w:t>
      </w:r>
      <w:r w:rsidR="007E3CDF" w:rsidRPr="00C213BD">
        <w:rPr>
          <w:rFonts w:ascii="Times New Roman" w:hAnsi="Times New Roman" w:cs="Times New Roman"/>
          <w:sz w:val="24"/>
          <w:szCs w:val="24"/>
        </w:rPr>
        <w:t xml:space="preserve">. </w:t>
      </w:r>
      <w:r w:rsidRPr="00C213BD">
        <w:rPr>
          <w:rFonts w:ascii="Times New Roman" w:hAnsi="Times New Roman" w:cs="Times New Roman"/>
          <w:sz w:val="24"/>
          <w:szCs w:val="24"/>
        </w:rPr>
        <w:t>However</w:t>
      </w:r>
      <w:r w:rsidR="007E3CDF" w:rsidRPr="00C213BD">
        <w:rPr>
          <w:rFonts w:ascii="Times New Roman" w:hAnsi="Times New Roman" w:cs="Times New Roman"/>
          <w:sz w:val="24"/>
          <w:szCs w:val="24"/>
        </w:rPr>
        <w:t xml:space="preserve">, consistent and widespread </w:t>
      </w:r>
      <w:r w:rsidR="001A5256" w:rsidRPr="00C213BD">
        <w:rPr>
          <w:rFonts w:ascii="Times New Roman" w:hAnsi="Times New Roman" w:cs="Times New Roman"/>
          <w:sz w:val="24"/>
          <w:szCs w:val="24"/>
        </w:rPr>
        <w:t>changes in abundance</w:t>
      </w:r>
      <w:r w:rsidR="007E3CDF" w:rsidRPr="00C213BD">
        <w:rPr>
          <w:rFonts w:ascii="Times New Roman" w:hAnsi="Times New Roman" w:cs="Times New Roman"/>
          <w:sz w:val="24"/>
          <w:szCs w:val="24"/>
        </w:rPr>
        <w:t xml:space="preserve"> over long time periods are likely connected to specific environmental or anthropogenic drivers, as may be the case for bird</w:t>
      </w:r>
      <w:r w:rsidRPr="00C213BD">
        <w:rPr>
          <w:rFonts w:ascii="Times New Roman" w:hAnsi="Times New Roman" w:cs="Times New Roman"/>
          <w:sz w:val="24"/>
          <w:szCs w:val="24"/>
        </w:rPr>
        <w:t xml:space="preserve"> </w:t>
      </w:r>
      <w:r w:rsidR="007E3CDF" w:rsidRPr="00C213BD">
        <w:rPr>
          <w:rFonts w:ascii="Times New Roman" w:hAnsi="Times New Roman" w:cs="Times New Roman"/>
          <w:sz w:val="24"/>
          <w:szCs w:val="24"/>
        </w:rPr>
        <w:t>s</w:t>
      </w:r>
      <w:r w:rsidRPr="00C213BD">
        <w:rPr>
          <w:rFonts w:ascii="Times New Roman" w:hAnsi="Times New Roman" w:cs="Times New Roman"/>
          <w:sz w:val="24"/>
          <w:szCs w:val="24"/>
        </w:rPr>
        <w:t>pecies</w:t>
      </w:r>
      <w:r w:rsidR="007E3CDF"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breeding </w:t>
      </w:r>
      <w:r w:rsidR="007E3CDF" w:rsidRPr="00C213BD">
        <w:rPr>
          <w:rFonts w:ascii="Times New Roman" w:hAnsi="Times New Roman" w:cs="Times New Roman"/>
          <w:sz w:val="24"/>
          <w:szCs w:val="24"/>
        </w:rPr>
        <w:t xml:space="preserve">in the forests of eastern North America. </w:t>
      </w:r>
      <w:r w:rsidR="00D97C46" w:rsidRPr="00C213BD">
        <w:rPr>
          <w:rFonts w:ascii="Times New Roman" w:hAnsi="Times New Roman" w:cs="Times New Roman"/>
          <w:sz w:val="24"/>
          <w:szCs w:val="24"/>
        </w:rPr>
        <w:t xml:space="preserve">Prevailing evidence suggests that forest songbird populations </w:t>
      </w:r>
      <w:r w:rsidR="00BF0CFB" w:rsidRPr="00C213BD">
        <w:rPr>
          <w:rFonts w:ascii="Times New Roman" w:hAnsi="Times New Roman" w:cs="Times New Roman"/>
          <w:sz w:val="24"/>
          <w:szCs w:val="24"/>
        </w:rPr>
        <w:t>have been</w:t>
      </w:r>
      <w:r w:rsidR="00D97C46" w:rsidRPr="00C213BD">
        <w:rPr>
          <w:rFonts w:ascii="Times New Roman" w:hAnsi="Times New Roman" w:cs="Times New Roman"/>
          <w:sz w:val="24"/>
          <w:szCs w:val="24"/>
        </w:rPr>
        <w:t xml:space="preserve"> </w:t>
      </w:r>
      <w:r w:rsidR="00BF0CFB" w:rsidRPr="00C213BD">
        <w:rPr>
          <w:rFonts w:ascii="Times New Roman" w:hAnsi="Times New Roman" w:cs="Times New Roman"/>
          <w:sz w:val="24"/>
          <w:szCs w:val="24"/>
        </w:rPr>
        <w:t>decreasing in abundance during the past century. Past q</w:t>
      </w:r>
      <w:r w:rsidR="007E3CDF" w:rsidRPr="00C213BD">
        <w:rPr>
          <w:rFonts w:ascii="Times New Roman" w:hAnsi="Times New Roman" w:cs="Times New Roman"/>
          <w:sz w:val="24"/>
          <w:szCs w:val="24"/>
        </w:rPr>
        <w:t xml:space="preserve">ualitative </w:t>
      </w:r>
      <w:r w:rsidR="00BF0CFB" w:rsidRPr="00C213BD">
        <w:rPr>
          <w:rFonts w:ascii="Times New Roman" w:hAnsi="Times New Roman" w:cs="Times New Roman"/>
          <w:sz w:val="24"/>
          <w:szCs w:val="24"/>
        </w:rPr>
        <w:t>investigations</w:t>
      </w:r>
      <w:r w:rsidR="007E3CDF" w:rsidRPr="00C213BD">
        <w:rPr>
          <w:rFonts w:ascii="Times New Roman" w:hAnsi="Times New Roman" w:cs="Times New Roman"/>
          <w:sz w:val="24"/>
          <w:szCs w:val="24"/>
        </w:rPr>
        <w:t xml:space="preserve"> </w:t>
      </w:r>
      <w:r w:rsidR="00BF0CFB" w:rsidRPr="00C213BD">
        <w:rPr>
          <w:rFonts w:ascii="Times New Roman" w:hAnsi="Times New Roman" w:cs="Times New Roman"/>
          <w:sz w:val="24"/>
          <w:szCs w:val="24"/>
        </w:rPr>
        <w:t>note</w:t>
      </w:r>
      <w:r w:rsidR="007E3CDF" w:rsidRPr="00C213BD">
        <w:rPr>
          <w:rFonts w:ascii="Times New Roman" w:hAnsi="Times New Roman" w:cs="Times New Roman"/>
          <w:sz w:val="24"/>
          <w:szCs w:val="24"/>
        </w:rPr>
        <w:t xml:space="preserve"> that numbers of certain breeding songbirds in eastern deciduous forests declined from the mid-1930s to the 1970s </w:t>
      </w:r>
      <w:r w:rsidR="007E3CDF" w:rsidRPr="00C213BD">
        <w:rPr>
          <w:rFonts w:ascii="Times New Roman" w:hAnsi="Times New Roman" w:cs="Times New Roman"/>
          <w:sz w:val="24"/>
          <w:szCs w:val="24"/>
        </w:rPr>
        <w:fldChar w:fldCharType="begin" w:fldLock="1"/>
      </w:r>
      <w:r w:rsidR="007E3CDF" w:rsidRPr="00C213BD">
        <w:rPr>
          <w:rFonts w:ascii="Times New Roman" w:hAnsi="Times New Roman" w:cs="Times New Roman"/>
          <w:sz w:val="24"/>
          <w:szCs w:val="24"/>
        </w:rPr>
        <w:instrText>ADDIN CSL_CITATION {"citationItems":[{"id":"ITEM-1","itemData":{"DOI":"10.2307/4512238","ISSN":"00063630","author":[{"dropping-particle":"","family":"Temple","given":"Stanley A.","non-dropping-particle":"","parse-names":false,"suffix":""},{"dropping-particle":"","family":"Temple","given":"Barbara L.","non-dropping-particle":"","parse-names":false,"suffix":""}],"container-title":"Bird-Banding","id":"ITEM-1","issue":"3","issued":{"date-parts":[["1976"]]},"page":"238","title":"Avian Population Trends in Central New York State, 1935-1972","type":"article-journal","volume":"47"},"uris":["http://www.mendeley.com/documents/?uuid=58512638-7027-3bbc-a857-764c3501c5aa"]},{"id":"ITEM-2","itemData":{"author":[{"dropping-particle":"","family":"Ambuel","given":"Bruce","non-dropping-particle":"","parse-names":false,"suffix":""},{"dropping-particle":"","family":"Temple","given":"Stanley A","non-dropping-particle":"","parse-names":false,"suffix":""}],"container-title":"Journal of Field Ornithology","id":"ITEM-2","issue":"2","issued":{"date-parts":[["1982"]]},"page":"149-158","title":"Songbird populations in southern Wisconsin forests: 1954 and 1979","type":"article-journal","volume":"53"},"uris":["http://www.mendeley.com/documents/?uuid=781a5534-d66f-3e4d-9cb0-905a9d7289bc"]}],"mendeley":{"formattedCitation":"(Temple and Temple 1976, Ambuel and Temple 1982)","plainTextFormattedCitation":"(Temple and Temple 1976, Ambuel and Temple 1982)","previouslyFormattedCitation":"(Temple and Temple 1976, Ambuel and Temple 1982)"},"properties":{"noteIndex":0},"schema":"https://github.com/citation-style-language/schema/raw/master/csl-citation.json"}</w:instrText>
      </w:r>
      <w:r w:rsidR="007E3CDF" w:rsidRPr="00C213BD">
        <w:rPr>
          <w:rFonts w:ascii="Times New Roman" w:hAnsi="Times New Roman" w:cs="Times New Roman"/>
          <w:sz w:val="24"/>
          <w:szCs w:val="24"/>
        </w:rPr>
        <w:fldChar w:fldCharType="separate"/>
      </w:r>
      <w:r w:rsidR="007E3CDF" w:rsidRPr="00C213BD">
        <w:rPr>
          <w:rFonts w:ascii="Times New Roman" w:hAnsi="Times New Roman" w:cs="Times New Roman"/>
          <w:noProof/>
          <w:sz w:val="24"/>
          <w:szCs w:val="24"/>
        </w:rPr>
        <w:t>(Temple and Temple 1976, Ambuel and Temple 1982)</w:t>
      </w:r>
      <w:r w:rsidR="007E3CDF" w:rsidRPr="00C213BD">
        <w:rPr>
          <w:rFonts w:ascii="Times New Roman" w:hAnsi="Times New Roman" w:cs="Times New Roman"/>
          <w:sz w:val="24"/>
          <w:szCs w:val="24"/>
        </w:rPr>
        <w:fldChar w:fldCharType="end"/>
      </w:r>
      <w:r w:rsidR="007E3CDF" w:rsidRPr="00C213BD">
        <w:rPr>
          <w:rFonts w:ascii="Times New Roman" w:hAnsi="Times New Roman" w:cs="Times New Roman"/>
          <w:sz w:val="24"/>
          <w:szCs w:val="24"/>
        </w:rPr>
        <w:t xml:space="preserve">. </w:t>
      </w:r>
      <w:r w:rsidR="0017732A" w:rsidRPr="00C213BD">
        <w:rPr>
          <w:rFonts w:ascii="Times New Roman" w:hAnsi="Times New Roman" w:cs="Times New Roman"/>
          <w:sz w:val="24"/>
          <w:szCs w:val="24"/>
        </w:rPr>
        <w:t>Long-term data from</w:t>
      </w:r>
      <w:r w:rsidR="007E3CDF" w:rsidRPr="00C213BD">
        <w:rPr>
          <w:rFonts w:ascii="Times New Roman" w:hAnsi="Times New Roman" w:cs="Times New Roman"/>
          <w:sz w:val="24"/>
          <w:szCs w:val="24"/>
        </w:rPr>
        <w:t xml:space="preserve"> annual, nationwide breeding bird surveys indicate that numerous bird species, many of which breed in forests </w:t>
      </w:r>
      <w:r w:rsidR="007E3CDF" w:rsidRPr="00C213BD">
        <w:rPr>
          <w:rFonts w:ascii="Times New Roman" w:hAnsi="Times New Roman" w:cs="Times New Roman"/>
          <w:sz w:val="24"/>
          <w:szCs w:val="24"/>
        </w:rPr>
        <w:fldChar w:fldCharType="begin" w:fldLock="1"/>
      </w:r>
      <w:r w:rsidR="007E3CDF" w:rsidRPr="00C213BD">
        <w:rPr>
          <w:rFonts w:ascii="Times New Roman" w:hAnsi="Times New Roman" w:cs="Times New Roman"/>
          <w:sz w:val="24"/>
          <w:szCs w:val="24"/>
        </w:rPr>
        <w:instrText>ADDIN CSL_CITATION {"citationItems":[{"id":"ITEM-1","itemData":{"DOI":"10.1073/pnas.86.19.7658","ISBN":"0027-8424\\r1091-6490","ISSN":"0027-8424","PMID":"2798430","abstract":"Using data from the North American Breed-ing Bird Survey, we determined that most neotropical migrant bird species that breed in forests of the eastern United States and Canada have recently (1978-1987) declined in abundance after a period of stable or increasing populations. Most per-manent residents and temperate-zone migrants did not show a general pattern of decrease during this period. Field data from Mexico were used to classify a subset of the neotropical migrants as using forest or scrub habitats during winter. Population declines during 1978-1987 were significantly greater among the forest-wintering species, while populations of scrub-wintering species increased. The same subset of neotropical migrants also showed overall declines in forest-breeding spe-cies, but no significant differences existed between species breeding in forest and scrub habitats. Neotropical migrant species that primarily use forested habitats in either wintering or breeding areas are declining, but a statistically significant","author":[{"dropping-particle":"","family":"Robbins","given":"C S","non-dropping-particle":"","parse-names":false,"suffix":""},{"dropping-particle":"","family":"Sauer","given":"J R","non-dropping-particle":"","parse-names":false,"suffix":""},{"dropping-particle":"","family":"Greenberg","given":"R S","non-dropping-particle":"","parse-names":false,"suffix":""},{"dropping-particle":"","family":"Droege","given":"S","non-dropping-particle":"","parse-names":false,"suffix":""}],"container-title":"Proceedings of the National Academy of Sciences","id":"ITEM-1","issue":"19","issued":{"date-parts":[["1989","10","1"]]},"page":"7658-7662","title":"Population declines in North American birds that migrate to the neotropics","type":"article-journal","volume":"86"},"uris":["http://www.mendeley.com/documents/?uuid=55ff18b2-d5fb-3ff9-bb86-ca1ce565c5ba"]}],"mendeley":{"formattedCitation":"(Robbins et al. 1989)","plainTextFormattedCitation":"(Robbins et al. 1989)","previouslyFormattedCitation":"(Robbins et al. 1989)"},"properties":{"noteIndex":0},"schema":"https://github.com/citation-style-language/schema/raw/master/csl-citation.json"}</w:instrText>
      </w:r>
      <w:r w:rsidR="007E3CDF" w:rsidRPr="00C213BD">
        <w:rPr>
          <w:rFonts w:ascii="Times New Roman" w:hAnsi="Times New Roman" w:cs="Times New Roman"/>
          <w:sz w:val="24"/>
          <w:szCs w:val="24"/>
        </w:rPr>
        <w:fldChar w:fldCharType="separate"/>
      </w:r>
      <w:r w:rsidR="007E3CDF" w:rsidRPr="00C213BD">
        <w:rPr>
          <w:rFonts w:ascii="Times New Roman" w:hAnsi="Times New Roman" w:cs="Times New Roman"/>
          <w:noProof/>
          <w:sz w:val="24"/>
          <w:szCs w:val="24"/>
        </w:rPr>
        <w:t>(Robbins et al. 1989)</w:t>
      </w:r>
      <w:r w:rsidR="007E3CDF" w:rsidRPr="00C213BD">
        <w:rPr>
          <w:rFonts w:ascii="Times New Roman" w:hAnsi="Times New Roman" w:cs="Times New Roman"/>
          <w:sz w:val="24"/>
          <w:szCs w:val="24"/>
        </w:rPr>
        <w:fldChar w:fldCharType="end"/>
      </w:r>
      <w:r w:rsidR="007E3CDF" w:rsidRPr="00C213BD">
        <w:rPr>
          <w:rFonts w:ascii="Times New Roman" w:hAnsi="Times New Roman" w:cs="Times New Roman"/>
          <w:sz w:val="24"/>
          <w:szCs w:val="24"/>
        </w:rPr>
        <w:t xml:space="preserve">, have </w:t>
      </w:r>
      <w:r w:rsidR="000768DD" w:rsidRPr="00C213BD">
        <w:rPr>
          <w:rFonts w:ascii="Times New Roman" w:hAnsi="Times New Roman" w:cs="Times New Roman"/>
          <w:sz w:val="24"/>
          <w:szCs w:val="24"/>
        </w:rPr>
        <w:t>experienced decreases in their populations</w:t>
      </w:r>
      <w:r w:rsidR="007E3CDF" w:rsidRPr="00C213BD">
        <w:rPr>
          <w:rFonts w:ascii="Times New Roman" w:hAnsi="Times New Roman" w:cs="Times New Roman"/>
          <w:sz w:val="24"/>
          <w:szCs w:val="24"/>
        </w:rPr>
        <w:t xml:space="preserve"> throughout the eastern United States from 1966 to 201</w:t>
      </w:r>
      <w:r w:rsidR="0017732A" w:rsidRPr="00C213BD">
        <w:rPr>
          <w:rFonts w:ascii="Times New Roman" w:hAnsi="Times New Roman" w:cs="Times New Roman"/>
          <w:sz w:val="24"/>
          <w:szCs w:val="24"/>
        </w:rPr>
        <w:t>9 (Sauer et al. 2020)</w:t>
      </w:r>
      <w:r w:rsidR="007E3CDF" w:rsidRPr="00C213BD">
        <w:rPr>
          <w:rFonts w:ascii="Times New Roman" w:hAnsi="Times New Roman" w:cs="Times New Roman"/>
          <w:sz w:val="24"/>
          <w:szCs w:val="24"/>
        </w:rPr>
        <w:t xml:space="preserve">. </w:t>
      </w:r>
      <w:r w:rsidR="0017732A" w:rsidRPr="00C213BD">
        <w:rPr>
          <w:rFonts w:ascii="Times New Roman" w:hAnsi="Times New Roman" w:cs="Times New Roman"/>
          <w:sz w:val="24"/>
          <w:szCs w:val="24"/>
        </w:rPr>
        <w:t>Additionally, a recent quantitative study using data</w:t>
      </w:r>
      <w:r w:rsidR="001368F6" w:rsidRPr="00C213BD">
        <w:rPr>
          <w:rFonts w:ascii="Times New Roman" w:hAnsi="Times New Roman" w:cs="Times New Roman"/>
          <w:sz w:val="24"/>
          <w:szCs w:val="24"/>
        </w:rPr>
        <w:t xml:space="preserve"> from multiple and independent monitoring networks </w:t>
      </w:r>
      <w:r w:rsidR="00BF0CFB" w:rsidRPr="00C213BD">
        <w:rPr>
          <w:rFonts w:ascii="Times New Roman" w:hAnsi="Times New Roman" w:cs="Times New Roman"/>
          <w:sz w:val="24"/>
          <w:szCs w:val="24"/>
        </w:rPr>
        <w:t>demonstrate</w:t>
      </w:r>
      <w:r w:rsidR="0017732A" w:rsidRPr="00C213BD">
        <w:rPr>
          <w:rFonts w:ascii="Times New Roman" w:hAnsi="Times New Roman" w:cs="Times New Roman"/>
          <w:sz w:val="24"/>
          <w:szCs w:val="24"/>
        </w:rPr>
        <w:t>d</w:t>
      </w:r>
      <w:r w:rsidR="001368F6" w:rsidRPr="00C213BD">
        <w:rPr>
          <w:rFonts w:ascii="Times New Roman" w:hAnsi="Times New Roman" w:cs="Times New Roman"/>
          <w:sz w:val="24"/>
          <w:szCs w:val="24"/>
        </w:rPr>
        <w:t xml:space="preserve"> bird population losses across much of North America since 1970, </w:t>
      </w:r>
      <w:commentRangeStart w:id="1"/>
      <w:r w:rsidR="001368F6" w:rsidRPr="00C213BD">
        <w:rPr>
          <w:rFonts w:ascii="Times New Roman" w:hAnsi="Times New Roman" w:cs="Times New Roman"/>
          <w:sz w:val="24"/>
          <w:szCs w:val="24"/>
        </w:rPr>
        <w:t xml:space="preserve">including a </w:t>
      </w:r>
      <w:r w:rsidR="008C4F3E" w:rsidRPr="00C213BD">
        <w:rPr>
          <w:rFonts w:ascii="Times New Roman" w:hAnsi="Times New Roman" w:cs="Times New Roman"/>
          <w:sz w:val="24"/>
          <w:szCs w:val="24"/>
        </w:rPr>
        <w:t xml:space="preserve">negative </w:t>
      </w:r>
      <w:r w:rsidR="001368F6" w:rsidRPr="00C213BD">
        <w:rPr>
          <w:rFonts w:ascii="Times New Roman" w:hAnsi="Times New Roman" w:cs="Times New Roman"/>
          <w:sz w:val="24"/>
          <w:szCs w:val="24"/>
        </w:rPr>
        <w:t xml:space="preserve">change </w:t>
      </w:r>
      <w:r w:rsidR="008C4F3E" w:rsidRPr="00C213BD">
        <w:rPr>
          <w:rFonts w:ascii="Times New Roman" w:hAnsi="Times New Roman" w:cs="Times New Roman"/>
          <w:sz w:val="24"/>
          <w:szCs w:val="24"/>
        </w:rPr>
        <w:t>within the range of</w:t>
      </w:r>
      <w:r w:rsidR="001368F6" w:rsidRPr="00C213BD">
        <w:rPr>
          <w:rFonts w:ascii="Times New Roman" w:hAnsi="Times New Roman" w:cs="Times New Roman"/>
          <w:sz w:val="24"/>
          <w:szCs w:val="24"/>
        </w:rPr>
        <w:t xml:space="preserve"> </w:t>
      </w:r>
      <w:r w:rsidR="00BF0CFB" w:rsidRPr="00C213BD">
        <w:rPr>
          <w:rFonts w:ascii="Times New Roman" w:hAnsi="Times New Roman" w:cs="Times New Roman"/>
          <w:sz w:val="24"/>
          <w:szCs w:val="24"/>
        </w:rPr>
        <w:t>-15.6% to -19.2% in</w:t>
      </w:r>
      <w:r w:rsidR="001368F6" w:rsidRPr="00C213BD">
        <w:rPr>
          <w:rFonts w:ascii="Times New Roman" w:hAnsi="Times New Roman" w:cs="Times New Roman"/>
          <w:sz w:val="24"/>
          <w:szCs w:val="24"/>
        </w:rPr>
        <w:t xml:space="preserve"> birds breeding in eastern forests, with 63.5% of those species in decline</w:t>
      </w:r>
      <w:r w:rsidR="00D2588D" w:rsidRPr="00C213BD">
        <w:rPr>
          <w:rFonts w:ascii="Times New Roman" w:hAnsi="Times New Roman" w:cs="Times New Roman"/>
          <w:sz w:val="24"/>
          <w:szCs w:val="24"/>
        </w:rPr>
        <w:t xml:space="preserve"> </w:t>
      </w:r>
      <w:r w:rsidR="00DF6DAF" w:rsidRPr="00C213BD">
        <w:rPr>
          <w:rFonts w:ascii="Times New Roman" w:hAnsi="Times New Roman" w:cs="Times New Roman"/>
          <w:sz w:val="24"/>
          <w:szCs w:val="24"/>
        </w:rPr>
        <w:fldChar w:fldCharType="begin" w:fldLock="1"/>
      </w:r>
      <w:r w:rsidR="00D92AF0" w:rsidRPr="00C213BD">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avifauna","type":"article-journal","volume":"366"},"uris":["http://www.mendeley.com/documents/?uuid=06fceeb7-990e-34fd-b3e5-1326862c38c5"]}],"mendeley":{"formattedCitation":"(Rosenberg et al. 2019)","plainTextFormattedCitation":"(Rosenberg et al. 2019)","previouslyFormattedCitation":"(Rosenberg et al. 2019)"},"properties":{"noteIndex":0},"schema":"https://github.com/citation-style-language/schema/raw/master/csl-citation.json"}</w:instrText>
      </w:r>
      <w:r w:rsidR="00DF6DAF" w:rsidRPr="00C213BD">
        <w:rPr>
          <w:rFonts w:ascii="Times New Roman" w:hAnsi="Times New Roman" w:cs="Times New Roman"/>
          <w:sz w:val="24"/>
          <w:szCs w:val="24"/>
        </w:rPr>
        <w:fldChar w:fldCharType="separate"/>
      </w:r>
      <w:r w:rsidR="00DF6DAF" w:rsidRPr="00C213BD">
        <w:rPr>
          <w:rFonts w:ascii="Times New Roman" w:hAnsi="Times New Roman" w:cs="Times New Roman"/>
          <w:noProof/>
          <w:sz w:val="24"/>
          <w:szCs w:val="24"/>
        </w:rPr>
        <w:t>(Rosenberg et al. 2019)</w:t>
      </w:r>
      <w:r w:rsidR="00DF6DAF" w:rsidRPr="00C213BD">
        <w:rPr>
          <w:rFonts w:ascii="Times New Roman" w:hAnsi="Times New Roman" w:cs="Times New Roman"/>
          <w:sz w:val="24"/>
          <w:szCs w:val="24"/>
        </w:rPr>
        <w:fldChar w:fldCharType="end"/>
      </w:r>
      <w:r w:rsidR="001368F6" w:rsidRPr="00C213BD">
        <w:rPr>
          <w:rFonts w:ascii="Times New Roman" w:hAnsi="Times New Roman" w:cs="Times New Roman"/>
          <w:sz w:val="24"/>
          <w:szCs w:val="24"/>
        </w:rPr>
        <w:t>.</w:t>
      </w:r>
      <w:commentRangeEnd w:id="1"/>
      <w:r w:rsidR="002034D6">
        <w:rPr>
          <w:rStyle w:val="CommentReference"/>
        </w:rPr>
        <w:commentReference w:id="1"/>
      </w:r>
    </w:p>
    <w:p w14:paraId="1120650B" w14:textId="73A2D987" w:rsidR="00A9358B" w:rsidRPr="00C213BD" w:rsidRDefault="00C3625C" w:rsidP="007E3CDF">
      <w:pPr>
        <w:spacing w:line="276" w:lineRule="auto"/>
        <w:ind w:firstLine="720"/>
        <w:rPr>
          <w:rFonts w:ascii="Times New Roman" w:hAnsi="Times New Roman" w:cs="Times New Roman"/>
          <w:iCs/>
          <w:sz w:val="24"/>
          <w:szCs w:val="24"/>
        </w:rPr>
      </w:pPr>
      <w:r w:rsidRPr="00C213BD">
        <w:rPr>
          <w:rFonts w:ascii="Times New Roman" w:hAnsi="Times New Roman" w:cs="Times New Roman"/>
          <w:sz w:val="24"/>
          <w:szCs w:val="24"/>
        </w:rPr>
        <w:t>In addition to multiple other factors, g</w:t>
      </w:r>
      <w:r w:rsidR="000816BA" w:rsidRPr="00C213BD">
        <w:rPr>
          <w:rFonts w:ascii="Times New Roman" w:hAnsi="Times New Roman" w:cs="Times New Roman"/>
          <w:sz w:val="24"/>
          <w:szCs w:val="24"/>
        </w:rPr>
        <w:t xml:space="preserve">lobal climate change may contribute to declining populations of forest songbirds in eastern North America </w:t>
      </w:r>
      <w:r w:rsidR="00D92AF0" w:rsidRPr="00C213BD">
        <w:rPr>
          <w:rFonts w:ascii="Times New Roman" w:hAnsi="Times New Roman" w:cs="Times New Roman"/>
          <w:sz w:val="24"/>
          <w:szCs w:val="24"/>
        </w:rPr>
        <w:fldChar w:fldCharType="begin" w:fldLock="1"/>
      </w:r>
      <w:r w:rsidR="00D92AF0" w:rsidRPr="00C213BD">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avifauna","type":"article-journal","volume":"366"},"uris":["http://www.mendeley.com/documents/?uuid=06fceeb7-990e-34fd-b3e5-1326862c38c5"]},{"id":"ITEM-2","itemData":{"DOI":"10.1126/science.aac4858","ISSN":"10959203","PMID":"27034371","abstract":"Global climate change is a major threat to biodiversity. Large-scale analyses have generally focused on the impacts of climate change on the geographic ranges of species and on phenology, the timing of ecological phenomena. We used long-term monitoring of the abundance of breeding birds across Europe and the United States to produce, for both regions, composite population indices for two groups of species: those for which climate suitability has been either improving or declining since 1980. The ratio of these composite indices, the climate impact indicator (CII), reflects the divergent fates of species favored or disadvantaged by climate change. The trend in CII is positive and similar in the two regions. On both continents, interspecific and spatial variation in population abundance trends are well predicted by climate suitability trends.","author":[{"dropping-particle":"","family":"Stephens","given":"Philip A.","non-dropping-particle":"","parse-names":false,"suffix":""},{"dropping-particle":"","family":"Mason","given":"Lucy R.","non-dropping-particle":"","parse-names":false,"suffix":""},{"dropping-particle":"","family":"Green","given":"Rhys E.","non-dropping-particle":"","parse-names":false,"suffix":""},{"dropping-particle":"","family":"Gregory","given":"Richard D.","non-dropping-particle":"","parse-names":false,"suffix":""},{"dropping-particle":"","family":"Sauer","given":"John R.","non-dropping-particle":"","parse-names":false,"suffix":""},{"dropping-particle":"","family":"Alison","given":"Jamie","non-dropping-particle":"","parse-names":false,"suffix":""},{"dropping-particle":"","family":"Aunins","given":"Ainars","non-dropping-particle":"","parse-names":false,"suffix":""},{"dropping-particle":"","family":"Brotons","given":"Lluís","non-dropping-particle":"","parse-names":false,"suffix":""},{"dropping-particle":"","family":"Butchart","given":"Stuart H.M.","non-dropping-particle":"","parse-names":false,"suffix":""},{"dropping-particle":"","family":"Campedelli","given":"Tommaso","non-dropping-particle":"","parse-names":false,"suffix":""},{"dropping-particle":"","family":"Chodkiewicz","given":"Tomasz","non-dropping-particle":"","parse-names":false,"suffix":""},{"dropping-particle":"","family":"Chylarecki","given":"Przemysław","non-dropping-particle":"","parse-names":false,"suffix":""},{"dropping-particle":"","family":"Crowe","given":"Olivia","non-dropping-particle":"","parse-names":false,"suffix":""},{"dropping-particle":"","family":"Elts","given":"Jaanus","non-dropping-particle":"","parse-names":false,"suffix":""},{"dropping-particle":"","family":"Escandell","given":"Virginia","non-dropping-particle":"","parse-names":false,"suffix":""},{"dropping-particle":"","family":"Foppen","given":"Ruud P.B.","non-dropping-particle":"","parse-names":false,"suffix":""},{"dropping-particle":"","family":"Heldbjerg","given":"Henning","non-dropping-particle":"","parse-names":false,"suffix":""},{"dropping-particle":"","family":"Herrando","given":"Sergi","non-dropping-particle":"","parse-names":false,"suffix":""},{"dropping-particle":"","family":"Husby","given":"Magne","non-dropping-particle":"","parse-names":false,"suffix":""},{"dropping-particle":"","family":"Jiguet","given":"Frédéric","non-dropping-particle":"","parse-names":false,"suffix":""},{"dropping-particle":"","family":"Lehikoinen","given":"Aleksi","non-dropping-particle":"","parse-names":false,"suffix":""},{"dropping-particle":"","family":"Lindström","given":"Åke","non-dropping-particle":"","parse-names":false,"suffix":""},{"dropping-particle":"","family":"Noble","given":"David G.","non-dropping-particle":"","parse-names":false,"suffix":""},{"dropping-particle":"","family":"Paquet","given":"Jean Yves","non-dropping-particle":"","parse-names":false,"suffix":""},{"dropping-particle":"","family":"Reif","given":"Jiri","non-dropping-particle":"","parse-names":false,"suffix":""},{"dropping-particle":"","family":"Sattler","given":"Thomas","non-dropping-particle":"","parse-names":false,"suffix":""},{"dropping-particle":"","family":"Szép","given":"Tibor","non-dropping-particle":"","parse-names":false,"suffix":""},{"dropping-particle":"","family":"Teufelbauer","given":"Norbert","non-dropping-particle":"","parse-names":false,"suffix":""},{"dropping-particle":"","family":"Trautmann","given":"Sven","non-dropping-particle":"","parse-names":false,"suffix":""},{"dropping-particle":"","family":"Strien","given":"Arco J.","non-dropping-particle":"Van","parse-names":false,"suffix":""},{"dropping-particle":"","family":"Turnhout","given":"Chris A.M.","non-dropping-particle":"Van","parse-names":false,"suffix":""},{"dropping-particle":"","family":"Vorisek","given":"Petr","non-dropping-particle":"","parse-names":false,"suffix":""},{"dropping-particle":"","family":"Willis","given":"Stephen G.","non-dropping-particle":"","parse-names":false,"suffix":""}],"container-title":"Science","id":"ITEM-2","issue":"6281","issued":{"date-parts":[["2016","4","1"]]},"page":"84-87","publisher":"American Association for the Advancement of Science","title":"Consistent response of bird populations to climate change on two continents","type":"article-journal","volume":"352"},"uris":["http://www.mendeley.com/documents/?uuid=71969d6c-8ce3-3899-8739-0c98619786c8"]}],"mendeley":{"formattedCitation":"(Stephens et al. 2016, Rosenberg et al. 2019)","plainTextFormattedCitation":"(Stephens et al. 2016, Rosenberg et al. 2019)","previouslyFormattedCitation":"(Stephens et al. 2016, Rosenberg et al. 2019)"},"properties":{"noteIndex":0},"schema":"https://github.com/citation-style-language/schema/raw/master/csl-citation.json"}</w:instrText>
      </w:r>
      <w:r w:rsidR="00D92AF0" w:rsidRPr="00C213BD">
        <w:rPr>
          <w:rFonts w:ascii="Times New Roman" w:hAnsi="Times New Roman" w:cs="Times New Roman"/>
          <w:sz w:val="24"/>
          <w:szCs w:val="24"/>
        </w:rPr>
        <w:fldChar w:fldCharType="separate"/>
      </w:r>
      <w:r w:rsidR="00D92AF0" w:rsidRPr="00C213BD">
        <w:rPr>
          <w:rFonts w:ascii="Times New Roman" w:hAnsi="Times New Roman" w:cs="Times New Roman"/>
          <w:noProof/>
          <w:sz w:val="24"/>
          <w:szCs w:val="24"/>
        </w:rPr>
        <w:t>(Stephens et al. 2016, Rosenberg et al. 2019)</w:t>
      </w:r>
      <w:r w:rsidR="00D92AF0" w:rsidRPr="00C213BD">
        <w:rPr>
          <w:rFonts w:ascii="Times New Roman" w:hAnsi="Times New Roman" w:cs="Times New Roman"/>
          <w:sz w:val="24"/>
          <w:szCs w:val="24"/>
        </w:rPr>
        <w:fldChar w:fldCharType="end"/>
      </w:r>
      <w:r w:rsidR="000816BA" w:rsidRPr="00C213BD">
        <w:rPr>
          <w:rFonts w:ascii="Times New Roman" w:hAnsi="Times New Roman" w:cs="Times New Roman"/>
          <w:sz w:val="24"/>
          <w:szCs w:val="24"/>
        </w:rPr>
        <w:t xml:space="preserve">. Rising temperatures </w:t>
      </w:r>
      <w:r w:rsidR="00707A94" w:rsidRPr="00C213BD">
        <w:rPr>
          <w:rFonts w:ascii="Times New Roman" w:hAnsi="Times New Roman" w:cs="Times New Roman"/>
          <w:sz w:val="24"/>
          <w:szCs w:val="24"/>
        </w:rPr>
        <w:t>associated with climate change</w:t>
      </w:r>
      <w:r w:rsidR="000816BA" w:rsidRPr="00C213BD">
        <w:rPr>
          <w:rFonts w:ascii="Times New Roman" w:hAnsi="Times New Roman" w:cs="Times New Roman"/>
          <w:sz w:val="24"/>
          <w:szCs w:val="24"/>
        </w:rPr>
        <w:t xml:space="preserve"> </w:t>
      </w:r>
      <w:r w:rsidR="007E3CDF" w:rsidRPr="00C213BD">
        <w:rPr>
          <w:rFonts w:ascii="Times New Roman" w:hAnsi="Times New Roman" w:cs="Times New Roman"/>
          <w:sz w:val="24"/>
        </w:rPr>
        <w:t xml:space="preserve">can </w:t>
      </w:r>
      <w:r w:rsidRPr="00C213BD">
        <w:rPr>
          <w:rFonts w:ascii="Times New Roman" w:hAnsi="Times New Roman" w:cs="Times New Roman"/>
          <w:sz w:val="24"/>
        </w:rPr>
        <w:t xml:space="preserve">negatively </w:t>
      </w:r>
      <w:r w:rsidR="007E3CDF" w:rsidRPr="00C213BD">
        <w:rPr>
          <w:rFonts w:ascii="Times New Roman" w:hAnsi="Times New Roman" w:cs="Times New Roman"/>
          <w:sz w:val="24"/>
        </w:rPr>
        <w:t xml:space="preserve">impact birds </w:t>
      </w:r>
      <w:r w:rsidRPr="00C213BD">
        <w:rPr>
          <w:rFonts w:ascii="Times New Roman" w:hAnsi="Times New Roman" w:cs="Times New Roman"/>
          <w:sz w:val="24"/>
        </w:rPr>
        <w:t>through direct and indirect interactions</w:t>
      </w:r>
      <w:r w:rsidR="007E3CDF" w:rsidRPr="00C213BD">
        <w:rPr>
          <w:rFonts w:ascii="Times New Roman" w:hAnsi="Times New Roman" w:cs="Times New Roman"/>
          <w:sz w:val="24"/>
        </w:rPr>
        <w:t xml:space="preserve"> </w:t>
      </w:r>
      <w:r w:rsidR="007E3CDF" w:rsidRPr="00C213BD">
        <w:rPr>
          <w:rFonts w:ascii="Times New Roman" w:hAnsi="Times New Roman" w:cs="Times New Roman"/>
          <w:sz w:val="24"/>
        </w:rPr>
        <w:fldChar w:fldCharType="begin" w:fldLock="1"/>
      </w:r>
      <w:r w:rsidR="007E3CDF" w:rsidRPr="00C213BD">
        <w:rPr>
          <w:rFonts w:ascii="Times New Roman" w:hAnsi="Times New Roman" w:cs="Times New Roman"/>
          <w:sz w:val="24"/>
        </w:rPr>
        <w:instrText>ADDIN CSL_CITATION {"citationItems":[{"id":"ITEM-1","itemData":{"DOI":"10.1007/978-3-319-91689-7_12","author":[{"dropping-particle":"","family":"Trautmann","given":"Sven","non-dropping-particle":"","parse-names":false,"suffix":""}],"chapter-number":"12","id":"ITEM-1","issued":{"date-parts":[["2018"]]},"page":"217-234","publisher":"Springer, Cham","title":"Climate change impacts on bird species","type":"chapter"},"uris":["http://www.mendeley.com/documents/?uuid=d5e6a39a-73b0-353d-8d15-dd6a82c8aedb"]}],"mendeley":{"formattedCitation":"(Trautmann 2018)","plainTextFormattedCitation":"(Trautmann 2018)","previouslyFormattedCitation":"(Trautmann 2018)"},"properties":{"noteIndex":0},"schema":"https://github.com/citation-style-language/schema/raw/master/csl-citation.json"}</w:instrText>
      </w:r>
      <w:r w:rsidR="007E3CDF" w:rsidRPr="00C213BD">
        <w:rPr>
          <w:rFonts w:ascii="Times New Roman" w:hAnsi="Times New Roman" w:cs="Times New Roman"/>
          <w:sz w:val="24"/>
        </w:rPr>
        <w:fldChar w:fldCharType="separate"/>
      </w:r>
      <w:r w:rsidR="007E3CDF" w:rsidRPr="00C213BD">
        <w:rPr>
          <w:rFonts w:ascii="Times New Roman" w:hAnsi="Times New Roman" w:cs="Times New Roman"/>
          <w:noProof/>
          <w:sz w:val="24"/>
        </w:rPr>
        <w:t>(Trautmann 2018)</w:t>
      </w:r>
      <w:r w:rsidR="007E3CDF" w:rsidRPr="00C213BD">
        <w:rPr>
          <w:rFonts w:ascii="Times New Roman" w:hAnsi="Times New Roman" w:cs="Times New Roman"/>
          <w:sz w:val="24"/>
        </w:rPr>
        <w:fldChar w:fldCharType="end"/>
      </w:r>
      <w:r w:rsidR="007E3CDF" w:rsidRPr="00C213BD">
        <w:rPr>
          <w:rFonts w:ascii="Times New Roman" w:hAnsi="Times New Roman" w:cs="Times New Roman"/>
          <w:sz w:val="24"/>
        </w:rPr>
        <w:t>.</w:t>
      </w:r>
      <w:r w:rsidR="00707A94" w:rsidRPr="00C213BD">
        <w:rPr>
          <w:rFonts w:ascii="Times New Roman" w:hAnsi="Times New Roman" w:cs="Times New Roman"/>
          <w:sz w:val="24"/>
        </w:rPr>
        <w:t xml:space="preserve"> Warmer temperatures directly affect behavior (e.g., activity levels), thermoregulation, and incubation</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{"citationItems":[{"id":"ITEM-1","itemData":{"abstract":"The Breeding Bird Survey data bank serves as a primary source for studying effects of sky cover, wind speed, and temperature on bird census results. Other standardized methods, such as spot-mapping (Breeding Bird Census), point counts, banding, and the Winter Bird Survey, provide additional, but limited, means of assessing effects of weather. Numbers of songbirds detected are generally inversely correlated with wind speed, but hawks often are seen in larger numbers on windy days. Rain greatly reduces the numbers of birds detected. Cloud cover has relatively little influence on early morning bird counts during the peak of the breeding season. Fog selectively favors auditory detections of some species. Counts of many species are correlated with temperature, but effects are minor unless temperatures are extreme. Under marginal weather conditions, total species observed may be nearly normal, whereas number of individuals observed is reduced, as is the opportunity to record simultaneous registrations.","author":[{"dropping-particle":"","family":"Robbins","given":"CS","non-dropping-particle":"","parse-names":false,"suffix":""}],"container-title":"Studies in Avian Biology","id":"ITEM-1","issue":"6","issued":{"date-parts":[["1981"]]},"page":"301-310","title":"Bird activity levels related to weather","type":"article-journal","volume":"6"},"uris":["http://www.mendeley.com/documents/?uuid=aaaa4a6a-9078-3f60-83a8-cc246960bcb2"]},{"id":"ITEM-2","itemData":{"DOI":"10.1111/j.1474-919X.2004.00327.x","ISBN":"1005-0094","ISSN":"00191019","PMID":"2184","abstract":"Weather is of major importance for the population dynamics of birds, but the implications of climate change have only recently begun to be addressed. There is already compelling evidence that birds have been affected by recent climate changes. This review suggests that although there is a substantial body of evidence for changes in the phenology of birds, particularly of the timing of migration and of nesting, the consequences of these responses for a species’ population dynamics is still an area requiring in-depth research. The potential for phenological miscuing (responding inappropriately to climate change, including a lack of response) and for phenological disjunction (in which a bird species becomes out of synchrony with its environment) are beginning to be demonstrated, and are also important areas for further research. The study of climatically induced distributional change is currently at a predictive modelling stage, and will need to develop methods for testing these predictions. Overall, there is a range of intrinsic and extrinsic factors that could potentially inhibit adaptation to climate change and these are a high priority for research.","author":[{"dropping-particle":"","family":"Crick","given":"Humphrey Q.P.","non-dropping-particle":"","parse-names":false,"suffix":""}],"container-title":"Ibis","id":"ITEM-2","issue":"SUPPL.1","issued":{"date-parts":[["2004","9","23"]]},"page":"48-56","title":"The impact of climate change on birds","type":"article-journal","volume":"146"},"uris":["http://www.mendeley.com/documents/?uuid=81884382-698f-3851-a374-dfea77139bcb"]}],"mendeley":{"formattedCitation":"(Robbins 1981, Crick 2004)","plainTextFormattedCitation":"(Robbins 1981, Crick 2004)","previouslyFormattedCitation":"(Robbins 1981, Crick 2004)"},"properties":{"noteIndex":0},"schema":"https://github.com/citation-style-language/schema/raw/master/csl-citation.json"}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(Robbins 1981, Crick 2004)</w:t>
      </w:r>
      <w:r w:rsidR="00D92AF0" w:rsidRPr="00C213BD">
        <w:rPr>
          <w:rFonts w:ascii="Times New Roman" w:hAnsi="Times New Roman" w:cs="Times New Roman"/>
          <w:sz w:val="24"/>
        </w:rPr>
        <w:fldChar w:fldCharType="end"/>
      </w:r>
      <w:r w:rsidR="00707A94" w:rsidRPr="00C213BD">
        <w:rPr>
          <w:rFonts w:ascii="Times New Roman" w:hAnsi="Times New Roman" w:cs="Times New Roman"/>
          <w:sz w:val="24"/>
        </w:rPr>
        <w:t>, and temperature variability can affect energy expenditure, with consequences for reproductive output</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{"citationItems":[{"id":"ITEM-1","itemData":{"DOI":"10.1242/jeb.00999","ISSN":"0022-0949","PMID":"15143140","abstract":"The effect of temperature variability on laying birds was studied experimentally, using Japanese quail. Two aspects of temperature variability were investigated: the effects of regular daily variation in temperature, and of a sudden change in temperature. Both of these may become more common as a consequence of climate change. These manipulations were carried out at two levels of food supply. Energy expenditure increased with higher daily temperature variation, and also after a sudden change in temperature, taking several days to settle to a constant level. Manipulating daily temperature variation also resulted in smaller eggs being laid under more variable temperatures, when food quality was also low. The results demonstrate that day-to-day variation in temperature, as well as mean temperature, affects energy expenditure, which can have consequences for egg production.","author":[{"dropping-particle":"","family":"Pendlebury","given":"C. J.","non-dropping-particle":"","parse-names":false,"suffix":""},{"dropping-particle":"","family":"MacLeod","given":"M G","non-dropping-particle":"","parse-names":false,"suffix":""},{"dropping-particle":"","family":"Bryant","given":"D M","non-dropping-particle":"","parse-names":false,"suffix":""}],"container-title":"Journal of Experimental Biology","id":"ITEM-1","issue":"12","issued":{"date-parts":[["2004","5","15"]]},"page":"2065-2070","publisher":"The Company of Biologists Ltd","title":"Variation in temperature increases the cost of living in birds","type":"article-journal","volume":"207"},"uris":["http://www.mendeley.com/documents/?uuid=033e4c19-5cee-3706-98e6-0b2bf13adf4f"]}],"mendeley":{"formattedCitation":"(Pendlebury et al. 2004)","plainTextFormattedCitation":"(Pendlebury et al. 2004)","previouslyFormattedCitation":"(Pendlebury et al. 2004)"},"properties":{"noteIndex":0},"schema":"https://github.com/citation-style-language/schema/raw/master/csl-citation.json"}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(Pendlebury et al. 2004)</w:t>
      </w:r>
      <w:r w:rsidR="00D92AF0" w:rsidRPr="00C213BD">
        <w:rPr>
          <w:rFonts w:ascii="Times New Roman" w:hAnsi="Times New Roman" w:cs="Times New Roman"/>
          <w:sz w:val="24"/>
        </w:rPr>
        <w:fldChar w:fldCharType="end"/>
      </w:r>
      <w:r w:rsidR="00707A94" w:rsidRPr="00C213BD">
        <w:rPr>
          <w:rFonts w:ascii="Times New Roman" w:hAnsi="Times New Roman" w:cs="Times New Roman"/>
          <w:sz w:val="24"/>
        </w:rPr>
        <w:t>.</w:t>
      </w:r>
      <w:r w:rsidR="00BE331C" w:rsidRPr="00C213BD">
        <w:rPr>
          <w:rFonts w:ascii="Times New Roman" w:hAnsi="Times New Roman" w:cs="Times New Roman"/>
          <w:sz w:val="24"/>
        </w:rPr>
        <w:t xml:space="preserve"> </w:t>
      </w:r>
      <w:r w:rsidR="00707A94" w:rsidRPr="00C213BD">
        <w:rPr>
          <w:rFonts w:ascii="Times New Roman" w:hAnsi="Times New Roman" w:cs="Times New Roman"/>
          <w:sz w:val="24"/>
        </w:rPr>
        <w:t xml:space="preserve">Temperature can </w:t>
      </w:r>
      <w:r w:rsidR="00BE331C" w:rsidRPr="00C213BD">
        <w:rPr>
          <w:rFonts w:ascii="Times New Roman" w:hAnsi="Times New Roman" w:cs="Times New Roman"/>
          <w:sz w:val="24"/>
        </w:rPr>
        <w:t xml:space="preserve">also </w:t>
      </w:r>
      <w:r w:rsidR="00707A94" w:rsidRPr="00C213BD">
        <w:rPr>
          <w:rFonts w:ascii="Times New Roman" w:hAnsi="Times New Roman" w:cs="Times New Roman"/>
          <w:sz w:val="24"/>
        </w:rPr>
        <w:t xml:space="preserve">interact with landscape factors to lower songbird reproductive success </w:t>
      </w:r>
      <w:r w:rsidR="00707A94" w:rsidRPr="00C213BD">
        <w:rPr>
          <w:rFonts w:ascii="Times New Roman" w:hAnsi="Times New Roman" w:cs="Times New Roman"/>
          <w:sz w:val="24"/>
        </w:rPr>
        <w:fldChar w:fldCharType="begin" w:fldLock="1"/>
      </w:r>
      <w:r w:rsidR="00707A94" w:rsidRPr="00C213BD">
        <w:rPr>
          <w:rFonts w:ascii="Times New Roman" w:hAnsi="Times New Roman" w:cs="Times New Roman"/>
          <w:sz w:val="24"/>
        </w:rPr>
        <w:instrText>ADDIN CSL_CITATION {"citationItems":[{"id":"ITEM-1","itemData":{"DOI":"10.1111/gcb.12117","ISBN":"1365-2486","ISSN":"13652486","PMID":"23504884","abstract":"Increased temperatures and more extreme weather patterns associated with global climate change can interact with other factors that regulate animal populations, but many climate change studies do not incorporate other threats to wildlife in their analyses. We used 20 years of nest-monitoring data from study sites across a gradient of habitat fragmentation in Missouri, USA, to investigate the relative influence of weather variables (temperature and precipitation) and landscape factors (forest cover and edge density) on the number of young produced per nest attempt (i.e., productivity) for three species of songbirds. We detected a strong forest cover × temperature interaction for the Acadian Flycatcher (Empidonax virescens) on productivity. Greater forest cover resulted in greater productivity because of reduced brood parasitism and increased nest survival, whereas greater temperatures reduced productivity in highly forested landscapes because of increased nest predation but had no effect in less forested landscapes. The Indigo Bunting (Passerina cyanea) exhibited a similar pattern, albeit with a marginal forest cover × temperature interaction. By contrast, productivity of the Northern Cardinal (Cardinalis cardinalis) was not influenced by landscape effects or temperature. Our results highlight a potential difficulty of managing wildlife in response to global change such as habitat fragmentation and climate warming, as the habitat associated with the greatest productivity for flycatchers was also that most negatively influenced by high temperatures. The influence of high temperatures on nest predation (and therefore, nest predators) underscores the need to acknowledge the potential complexity of species' responses to climate change by incorporating a more thorough consideration of community ecology in the development of models of climate impacts on wildlife.","author":[{"dropping-particle":"","family":"Cox","given":"W. Andrew","non-dropping-particle":"","parse-names":false,"suffix":""},{"dropping-particle":"","family":"Thompson","given":"Frank R.","non-dropping-particle":"","parse-names":false,"suffix":""},{"dropping-particle":"","family":"Reidy","given":"Jennifer L.","non-dropping-particle":"","parse-names":false,"suffix":""},{"dropping-particle":"","family":"Faaborg","given":"John","non-dropping-particle":"","parse-names":false,"suffix":""}],"container-title":"Global Change Biology","id":"ITEM-1","issue":"4","issued":{"date-parts":[["2013","4","1"]]},"page":"1064-1074","publisher":"John Wiley &amp; Sons, Ltd (10.1111)","title":"Temperature can interact with landscape factors to affect songbird productivity","type":"article-journal","volume":"19"},"uris":["http://www.mendeley.com/documents/?uuid=e1e54205-917c-3327-ad93-cf5dd97cbf34"]}],"mendeley":{"formattedCitation":"(Cox et al. 2013&lt;i&gt;a&lt;/i&gt;)","plainTextFormattedCitation":"(Cox et al. 2013a)","previouslyFormattedCitation":"(Cox et al. 2013&lt;i&gt;a&lt;/i&gt;)"},"properties":{"noteIndex":0},"schema":"https://github.com/citation-style-language/schema/raw/master/csl-citation.json"}</w:instrText>
      </w:r>
      <w:r w:rsidR="00707A94" w:rsidRPr="00C213BD">
        <w:rPr>
          <w:rFonts w:ascii="Times New Roman" w:hAnsi="Times New Roman" w:cs="Times New Roman"/>
          <w:sz w:val="24"/>
        </w:rPr>
        <w:fldChar w:fldCharType="separate"/>
      </w:r>
      <w:r w:rsidR="00707A94" w:rsidRPr="00C213BD">
        <w:rPr>
          <w:rFonts w:ascii="Times New Roman" w:hAnsi="Times New Roman" w:cs="Times New Roman"/>
          <w:noProof/>
          <w:sz w:val="24"/>
        </w:rPr>
        <w:t>(Cox et al. 2013</w:t>
      </w:r>
      <w:r w:rsidR="00707A94" w:rsidRPr="00C213BD">
        <w:rPr>
          <w:rFonts w:ascii="Times New Roman" w:hAnsi="Times New Roman" w:cs="Times New Roman"/>
          <w:i/>
          <w:noProof/>
          <w:sz w:val="24"/>
        </w:rPr>
        <w:t>a</w:t>
      </w:r>
      <w:r w:rsidR="00707A94" w:rsidRPr="00C213BD">
        <w:rPr>
          <w:rFonts w:ascii="Times New Roman" w:hAnsi="Times New Roman" w:cs="Times New Roman"/>
          <w:noProof/>
          <w:sz w:val="24"/>
        </w:rPr>
        <w:t>)</w:t>
      </w:r>
      <w:r w:rsidR="00707A94" w:rsidRPr="00C213BD">
        <w:rPr>
          <w:rFonts w:ascii="Times New Roman" w:hAnsi="Times New Roman" w:cs="Times New Roman"/>
          <w:sz w:val="24"/>
        </w:rPr>
        <w:fldChar w:fldCharType="end"/>
      </w:r>
      <w:r w:rsidR="00707A94" w:rsidRPr="00C213BD">
        <w:rPr>
          <w:rFonts w:ascii="Times New Roman" w:hAnsi="Times New Roman" w:cs="Times New Roman"/>
          <w:sz w:val="24"/>
        </w:rPr>
        <w:t xml:space="preserve">, and increasing temperatures may elevate rates of nest predation </w:t>
      </w:r>
      <w:r w:rsidR="00707A94" w:rsidRPr="00C213BD">
        <w:rPr>
          <w:rFonts w:ascii="Times New Roman" w:hAnsi="Times New Roman" w:cs="Times New Roman"/>
          <w:sz w:val="24"/>
        </w:rPr>
        <w:fldChar w:fldCharType="begin" w:fldLock="1"/>
      </w:r>
      <w:r w:rsidR="00707A94" w:rsidRPr="00C213BD">
        <w:rPr>
          <w:rFonts w:ascii="Times New Roman" w:hAnsi="Times New Roman" w:cs="Times New Roman"/>
          <w:sz w:val="24"/>
        </w:rPr>
        <w:instrText>ADDIN CSL_CITATION {"citationItems":[{"id":"ITEM-1","itemData":{"DOI":"10.1525/auk.2013.13033","author":[{"dropping-particle":"","family":"Cox","given":"W. Andrew","non-dropping-particle":"","parse-names":false,"suffix":""},{"dropping-particle":"","family":"Thompson III","given":"F R","non-dropping-particle":"","parse-names":false,"suffix":""},{"dropping-particle":"","family":"Reidy","given":"J L","non-dropping-particle":"","parse-names":false,"suffix":""}],"container-title":"The Auk","id":"ITEM-1","issue":"4","issued":{"date-parts":[["2013"]]},"page":"784-790","title":"The effects of temperature on nest predation by mammals, birds, and snakes","type":"article-journal","volume":"130"},"uris":["http://www.mendeley.com/documents/?uuid=35c571b5-1bdb-31d0-8a81-9770d273f161"]}],"mendeley":{"formattedCitation":"(Cox et al. 2013&lt;i&gt;b&lt;/i&gt;)","plainTextFormattedCitation":"(Cox et al. 2013b)","previouslyFormattedCitation":"(Cox et al. 2013&lt;i&gt;b&lt;/i&gt;)"},"properties":{"noteIndex":0},"schema":"https://github.com/citation-style-language/schema/raw/master/csl-citation.json"}</w:instrText>
      </w:r>
      <w:r w:rsidR="00707A94" w:rsidRPr="00C213BD">
        <w:rPr>
          <w:rFonts w:ascii="Times New Roman" w:hAnsi="Times New Roman" w:cs="Times New Roman"/>
          <w:sz w:val="24"/>
        </w:rPr>
        <w:fldChar w:fldCharType="separate"/>
      </w:r>
      <w:r w:rsidR="00707A94" w:rsidRPr="00C213BD">
        <w:rPr>
          <w:rFonts w:ascii="Times New Roman" w:hAnsi="Times New Roman" w:cs="Times New Roman"/>
          <w:noProof/>
          <w:sz w:val="24"/>
        </w:rPr>
        <w:t>(Cox et al. 2013</w:t>
      </w:r>
      <w:r w:rsidR="00707A94" w:rsidRPr="00C213BD">
        <w:rPr>
          <w:rFonts w:ascii="Times New Roman" w:hAnsi="Times New Roman" w:cs="Times New Roman"/>
          <w:i/>
          <w:noProof/>
          <w:sz w:val="24"/>
        </w:rPr>
        <w:t>b</w:t>
      </w:r>
      <w:r w:rsidR="00707A94" w:rsidRPr="00C213BD">
        <w:rPr>
          <w:rFonts w:ascii="Times New Roman" w:hAnsi="Times New Roman" w:cs="Times New Roman"/>
          <w:noProof/>
          <w:sz w:val="24"/>
        </w:rPr>
        <w:t>)</w:t>
      </w:r>
      <w:r w:rsidR="00707A94" w:rsidRPr="00C213BD">
        <w:rPr>
          <w:rFonts w:ascii="Times New Roman" w:hAnsi="Times New Roman" w:cs="Times New Roman"/>
          <w:sz w:val="24"/>
        </w:rPr>
        <w:fldChar w:fldCharType="end"/>
      </w:r>
      <w:r w:rsidR="00707A94" w:rsidRPr="00C213BD">
        <w:rPr>
          <w:rFonts w:ascii="Times New Roman" w:hAnsi="Times New Roman" w:cs="Times New Roman"/>
          <w:sz w:val="24"/>
        </w:rPr>
        <w:t>.</w:t>
      </w:r>
      <w:r w:rsidR="00BE331C" w:rsidRPr="00C213BD">
        <w:rPr>
          <w:rFonts w:ascii="Times New Roman" w:hAnsi="Times New Roman" w:cs="Times New Roman"/>
          <w:sz w:val="24"/>
        </w:rPr>
        <w:t xml:space="preserve"> </w:t>
      </w:r>
      <w:r w:rsidR="007E3CDF" w:rsidRPr="00C213BD">
        <w:rPr>
          <w:rFonts w:ascii="Times New Roman" w:hAnsi="Times New Roman" w:cs="Times New Roman"/>
          <w:sz w:val="24"/>
        </w:rPr>
        <w:t xml:space="preserve">Furthermore, there is strong evidence that rising temperatures cause phenological mismatches between birds and vegetation budding dates and emergence of or peaks in their insect prey </w:t>
      </w:r>
      <w:r w:rsidR="007E3CDF" w:rsidRPr="00C213BD">
        <w:rPr>
          <w:rFonts w:ascii="Times New Roman" w:hAnsi="Times New Roman" w:cs="Times New Roman"/>
          <w:sz w:val="24"/>
        </w:rPr>
        <w:fldChar w:fldCharType="begin" w:fldLock="1"/>
      </w:r>
      <w:r w:rsidR="007E3CDF" w:rsidRPr="00C213BD">
        <w:rPr>
          <w:rFonts w:ascii="Times New Roman" w:hAnsi="Times New Roman" w:cs="Times New Roman"/>
          <w:sz w:val="24"/>
        </w:rPr>
        <w:instrText>ADDIN CSL_CITATION {"citationItems":[{"id":"ITEM-1","itemData":{"DOI":"10.1007/s00442-005-0299-6","ISBN":"0029-8549","ISSN":"00298549","PMID":"16328547","abstract":"Timing of reproduction has major fitness consequences, which can only be understood when the phenology of the food for the offspring is quantified. For insectivorous birds, like great tits (Parus major), synchronisation of their offspring needs and abundance of caterpillars is the main selection pressure. We measured caterpillar biomass over a 20-year period and showed that the annual peak date is correlated with temperatures from 8 March to 17 May. Laying dates also correlate with temperatures, but over an earlier period (16 March - 20 April). However, as we would predict from a reliable cue used by birds to time their reproduction, also the food peak correlates with these temperatures. Moreover, the slopes of the phenology of the birds and caterpillar biomass, when regressed against the temperatures in this earlier period, do not differ. The major difference is that due to climate change, the relationship between the timing of the food peak and the temperatures over the 16 March - 20 April period is changing, while this is not so for great tit laying dates. As a consequence, the synchrony between offspring needs and the caterpillar biomass has been disrupted in the recent warm decades. This may have severe consequences as we show that both the number of fledglings as well as their fledging weight is affected by this synchrony. We use the descriptive models for both the caterpillar biomass peak as for the great tit laying dates to predict shifts in caterpillar and bird phenology 2005-2100, using an IPCC climate scenario. The birds will start breeding earlier and this advancement is predicted to be at the same rate as the advancement of the food peak, and hence they will not reduce the amount of the current mistiming of about 10 days.","author":[{"dropping-particle":"","family":"Visser","given":"Marcel E.","non-dropping-particle":"","parse-names":false,"suffix":""},{"dropping-particle":"","family":"Holleman","given":"Leonard J.M.","non-dropping-particle":"","parse-names":false,"suffix":""},{"dropping-particle":"","family":"Gienapp","given":"Phillip","non-dropping-particle":"","parse-names":false,"suffix":""}],"container-title":"Oecologia","id":"ITEM-1","issue":"1","issued":{"date-parts":[["2006","2","3"]]},"page":"164-172","title":"Shifts in caterpillar biomass phenology due to climate change and its impact on the breeding biology of an insectivorous bird","type":"article-journal","volume":"147"},"uris":["http://www.mendeley.com/documents/?uuid=5d2f7d4c-10ff-3130-adbd-9180facbac82"]},{"id":"ITEM-2","itemData":{"DOI":"10.1098/rspb.2006.3667","ISBN":"0962-8452 (Print)\\r0962-8452 (Linking)","ISSN":"14712970","PMID":"17015367","abstract":"Population declines along the lower-latitude edge of a species' range may be diagnostic of climate change. We report evidence that climate change has contributed to deteriorating reproductive success in a rapidly declining population of the grey jay (Perisoreus canadensis) at the southern edge of its range. This non-migratory bird of boreal and subalpine forest lives on permanent territories, where it hoards enormous amounts of food for winter and then breeds very early, under still-wintry conditions. We hypothesized that warmer autumns have increased the perishability of hoards and compromised subsequent breeding attempts. Our analysis confirmed that warm autumns, especially when followed by cold late winters, have led to delayed breeding and reduced reproductive success. Our findings uniquely show that weather months before the breeding season impact the timing and success of breeding. Warm autumns apparently represent hostile conditions for this species, because it relies on cold storage. Our study population may be especially vulnerable, because it is situated at the southern edge of the range, where the potential for hoard rot is most pronounced. This population's demise may signal a climate-driven range contraction through local extinctions along the trailing edge.","author":[{"dropping-particle":"","family":"Waite","given":"Thomas A","non-dropping-particle":"","parse-names":false,"suffix":""},{"dropping-particle":"","family":"Strickland","given":"Dan","non-dropping-particle":"","parse-names":false,"suffix":""}],"container-title":"Proceedings of the Royal Society B: Biological Sciences","id":"ITEM-2","issue":"1603","issued":{"date-parts":[["2006","11","22"]]},"page":"2809-2813","title":"Climate change and the demographic demise of a hoarding bird living on the edge","type":"article-journal","volume":"273"},"uris":["http://www.mendeley.com/documents/?uuid=484217d7-14d1-3281-930a-83be1b759ce2"]}],"mendeley":{"formattedCitation":"(Visser et al. 2006, Waite and Strickland 2006)","plainTextFormattedCitation":"(Visser et al. 2006, Waite and Strickland 2006)","previouslyFormattedCitation":"(Visser et al. 2006, Waite and Strickland 2006)"},"properties":{"noteIndex":0},"schema":"https://github.com/citation-style-language/schema/raw/master/csl-citation.json"}</w:instrText>
      </w:r>
      <w:r w:rsidR="007E3CDF" w:rsidRPr="00C213BD">
        <w:rPr>
          <w:rFonts w:ascii="Times New Roman" w:hAnsi="Times New Roman" w:cs="Times New Roman"/>
          <w:sz w:val="24"/>
        </w:rPr>
        <w:fldChar w:fldCharType="separate"/>
      </w:r>
      <w:r w:rsidR="007E3CDF" w:rsidRPr="00C213BD">
        <w:rPr>
          <w:rFonts w:ascii="Times New Roman" w:hAnsi="Times New Roman" w:cs="Times New Roman"/>
          <w:noProof/>
          <w:sz w:val="24"/>
        </w:rPr>
        <w:t>(Visser et al. 2006, Waite and Strickland 2006)</w:t>
      </w:r>
      <w:r w:rsidR="007E3CDF" w:rsidRPr="00C213BD">
        <w:rPr>
          <w:rFonts w:ascii="Times New Roman" w:hAnsi="Times New Roman" w:cs="Times New Roman"/>
          <w:sz w:val="24"/>
        </w:rPr>
        <w:fldChar w:fldCharType="end"/>
      </w:r>
      <w:r w:rsidR="007E3CDF" w:rsidRPr="00C213BD">
        <w:rPr>
          <w:rFonts w:ascii="Times New Roman" w:hAnsi="Times New Roman" w:cs="Times New Roman"/>
          <w:sz w:val="24"/>
        </w:rPr>
        <w:t xml:space="preserve">. In North America, the interval between spring green-up and arrival of migratory passerine species has increased, with certain species unable to keep pace </w:t>
      </w:r>
      <w:r w:rsidR="007E3CDF" w:rsidRPr="00C213BD">
        <w:rPr>
          <w:rFonts w:ascii="Times New Roman" w:hAnsi="Times New Roman" w:cs="Times New Roman"/>
          <w:sz w:val="24"/>
        </w:rPr>
        <w:fldChar w:fldCharType="begin" w:fldLock="1"/>
      </w:r>
      <w:r w:rsidR="007E3CDF" w:rsidRPr="00C213BD">
        <w:rPr>
          <w:rFonts w:ascii="Times New Roman" w:hAnsi="Times New Roman" w:cs="Times New Roman"/>
          <w:sz w:val="24"/>
        </w:rPr>
        <w:instrText>ADDIN CSL_CITATION {"citationItems":[{"id":"ITEM-1","itemData":{"DOI":"10.1038/s41598-017-02045-z","ISSN":"2045-2322","abstract":"Consistent with a warming climate, birds are shifting the timing of their migrations, but it remains unclear to what extent these shifts have kept pace with the changing environment. Because bird migration is primarily cued by annually consistent physiological responses to photoperiod, but conditions at their breeding grounds depend on annually variable climate, bird arrival and climate-driven spring events would diverge. We combined satellite and citizen science data to estimate rates of change in phenological interval between spring green-up and migratory arrival for 48 breeding passerine species across North America. Both arrival and green-up changed over time, usually in the same direction (earlier or later). Although birds adjusted their arrival dates, 9 of 48 species did not keep pace with rapidly changing green-up and across all species the interval between arrival and green-up increased by over half a day per year. As green-up became earlier in the east, arrival of eastern breeding species increasingly lagged behind green-up, whereas in the west—where green-up typically became later—birds arrived increasingly earlier relative to green-up. Our results highlight that phenologies of species and trophic levels can shift at different rates, potentially leading to phenological mismatches with negative fitness consequences.","author":[{"dropping-particle":"","family":"Mayor","given":"Stephen J.","non-dropping-particle":"","parse-names":false,"suffix":""},{"dropping-particle":"","family":"Guralnick","given":"Robert P.","non-dropping-particle":"","parse-names":false,"suffix":""},{"dropping-particle":"","family":"Tingley","given":"Morgan W.","non-dropping-particle":"","parse-names":false,"suffix":""},{"dropping-particle":"","family":"Otegui","given":"Javier","non-dropping-particle":"","parse-names":false,"suffix":""},{"dropping-particle":"","family":"Withey","given":"John C.","non-dropping-particle":"","parse-names":false,"suffix":""},{"dropping-particle":"","family":"Elmendorf","given":"Sarah C.","non-dropping-particle":"","parse-names":false,"suffix":""},{"dropping-particle":"","family":"Andrew","given":"Margaret E.","non-dropping-particle":"","parse-names":false,"suffix":""},{"dropping-particle":"","family":"Leyk","given":"Stefan","non-dropping-particle":"","parse-names":false,"suffix":""},{"dropping-particle":"","family":"Pearse","given":"Ian S.","non-dropping-particle":"","parse-names":false,"suffix":""},{"dropping-particle":"","family":"Schneider","given":"David C.","non-dropping-particle":"","parse-names":false,"suffix":""}],"container-title":"Scientific Reports","id":"ITEM-1","issue":"1","issued":{"date-parts":[["2017","12","15"]]},"page":"1902","publisher":"Nature Publishing Group","title":"Increasing phenological asynchrony between spring green-up and arrival of migratory birds","type":"article-journal","volume":"7"},"uris":["http://www.mendeley.com/documents/?uuid=6ae12d2f-574b-3527-b6f8-45762b9b05da"]}],"mendeley":{"formattedCitation":"(Mayor et al. 2017)","plainTextFormattedCitation":"(Mayor et al. 2017)","previouslyFormattedCitation":"(Mayor et al. 2017)"},"properties":{"noteIndex":0},"schema":"https://github.com/citation-style-language/schema/raw/master/csl-citation.json"}</w:instrText>
      </w:r>
      <w:r w:rsidR="007E3CDF" w:rsidRPr="00C213BD">
        <w:rPr>
          <w:rFonts w:ascii="Times New Roman" w:hAnsi="Times New Roman" w:cs="Times New Roman"/>
          <w:sz w:val="24"/>
        </w:rPr>
        <w:fldChar w:fldCharType="separate"/>
      </w:r>
      <w:r w:rsidR="007E3CDF" w:rsidRPr="00C213BD">
        <w:rPr>
          <w:rFonts w:ascii="Times New Roman" w:hAnsi="Times New Roman" w:cs="Times New Roman"/>
          <w:noProof/>
          <w:sz w:val="24"/>
        </w:rPr>
        <w:t>(Mayor et al. 2017)</w:t>
      </w:r>
      <w:r w:rsidR="007E3CDF" w:rsidRPr="00C213BD">
        <w:rPr>
          <w:rFonts w:ascii="Times New Roman" w:hAnsi="Times New Roman" w:cs="Times New Roman"/>
          <w:sz w:val="24"/>
        </w:rPr>
        <w:fldChar w:fldCharType="end"/>
      </w:r>
      <w:r w:rsidR="007E3CDF" w:rsidRPr="00C213BD">
        <w:rPr>
          <w:rFonts w:ascii="Times New Roman" w:hAnsi="Times New Roman" w:cs="Times New Roman"/>
          <w:sz w:val="24"/>
        </w:rPr>
        <w:t xml:space="preserve">. These phenological changes can have fitness consequences; species </w:t>
      </w:r>
      <w:r w:rsidR="00BE331C" w:rsidRPr="00C213BD">
        <w:rPr>
          <w:rFonts w:ascii="Times New Roman" w:hAnsi="Times New Roman" w:cs="Times New Roman"/>
          <w:sz w:val="24"/>
        </w:rPr>
        <w:t xml:space="preserve">populations may begin to decline if they fail to </w:t>
      </w:r>
      <w:r w:rsidR="007E3CDF" w:rsidRPr="00C213BD">
        <w:rPr>
          <w:rFonts w:ascii="Times New Roman" w:hAnsi="Times New Roman" w:cs="Times New Roman"/>
          <w:sz w:val="24"/>
        </w:rPr>
        <w:t>advance their egg-laying dates in response to increasing spring temperatures over time</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9A6A24" w:rsidRPr="00C213BD">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id":"ITEM-2","itemData":{"DOI":"10.1111/gcb.13960","ISSN":"1354-1013","author":[{"dropping-particle":"","family":"Franks","given":"Samantha E.","non-dropping-particle":"","parse-names":false,"suffix":""},{"dropping-particle":"","family":"Pearce‐Higgins","given":"James W.","non-dropping-particle":"","parse-names":false,"suffix":""},{"dropping-particle":"","family":"Atkinson","given":"Sian","non-dropping-particle":"","parse-names":false,"suffix":""},{"dropping-particle":"","family":"Bell","given":"James R.","non-dropping-particle":"","parse-names":false,"suffix":""},{"dropping-particle":"","family":"Botham","given":"Marc S.","non-dropping-particle":"","parse-names":false,"suffix":""},{"dropping-particle":"","family":"Brereton","given":"Tom M.","non-dropping-particle":"","parse-names":false,"suffix":""},{"dropping-particle":"","family":"Harrington","given":"Richard","non-dropping-particle":"","parse-names":false,"suffix":""},{"dropping-particle":"","family":"Leech","given":"David I.","non-dropping-particle":"","parse-names":false,"suffix":""}],"container-title":"Global Change Biology","id":"ITEM-2","issue":"3","issued":{"date-parts":[["2018","3","20"]]},"page":"957-971","publisher":"John Wiley &amp; Sons, Ltd (10.1111)","title":"The sensitivity of breeding songbirds to changes in seasonal timing is linked to population change but cannot be directly attributed to the effects of trophic asynchrony on productivity","type":"article-journal","volume":"24"},"uris":["http://www.mendeley.com/documents/?uuid=605701ce-0b6c-3570-9f60-720e93a62319"]},{"id":"ITEM-3","itemData":{"DOI":"10.1007/S10584-020-02668-8/METRICS","ISSN":"15731480","abstract":"In migratory birds, increasing temperatures have been linked to earlier arrival to breeding sites, enabling an earlier start of breeding and leading to changes in abundance. Long-term population trends may thus reflect a species capacity to respond to climate change. However, when a species is more abundant, it is also more easily detectable by observers, leading to an earlier detection of its arrival. Therefore, investigations of the drivers of shifts in apparent arrival dates to breeding sites and population trends remain challenging. Here, we formulate predictions aiming to disentangle the different drivers, analysing spring arrival dates and population changes of 52 migratory birds in a Central European country, the Czech Republic, from 1994 to 2017. If shifts in arrival dates are driven by increasing spring temperatures, migrants should arrive earlier in a warmer year and their abundance should increase in the subsequent year due to earlier breeding. If earlier migrant arrival results from their increased detectability caused by higher abundance, then migrants should arrive earlier in the same years when their abundance is high. We found clear support for the former prediction, indicating that climate change drives the earlier arrival of migrants irrespective of changes in their detectability. Moreover, species advancing their arrival to a greater degree had more positive population trends, and responses to rising spring temperatures in the Czech Republic became weaker with increasing migration distance. Therefore, climate change drives population trends of migratory species according to their capacity to adjust their arrival date to variations in spring temperatures.","author":[{"dropping-particle":"","family":"Koleček","given":"Jaroslav","non-dropping-particle":"","parse-names":false,"suffix":""},{"dropping-particle":"","family":"Adamík","given":"Peter","non-dropping-particle":"","parse-names":false,"suffix":""},{"dropping-particle":"","family":"Reif","given":"Jiří","non-dropping-particle":"","parse-names":false,"suffix":""}],"container-title":"Climatic Change","id":"ITEM-3","issue":"2","issued":{"date-parts":[["2020","3","1"]]},"page":"177-194","publisher":"Springer","title":"Shifts in migration phenology under climate change: temperature vs. abundance effects in birds","type":"article-journal","volume":"159"},"uris":["http://www.mendeley.com/documents/?uuid=73a02458-3348-3f0e-ad12-0e3a4f3b1dea"]}],"mendeley":{"formattedCitation":"(James W. Pearce-Higgins et al. 2015, Franks et al. 2018, Koleček et al. 2020)","manualFormatting":"(Pearce-Higgins et al. 2015, Franks et al. 2018, Koleček et al. 2020)","plainTextFormattedCitation":"(James W. Pearce-Higgins et al. 2015, Franks et al. 2018, Koleček et al. 2020)","previouslyFormattedCitation":"(James W. Pearce-Higgins et al. 2015, Franks et al. 2018, Koleček et al. 2020)"},"properties":{"noteIndex":0},"schema":"https://github.com/citation-style-language/schema/raw/master/csl-citation.json"}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(Pearce-Higgins et al. 2015, Franks et al. 2018, Koleček et al. 2020)</w:t>
      </w:r>
      <w:r w:rsidR="00D92AF0" w:rsidRPr="00C213BD">
        <w:rPr>
          <w:rFonts w:ascii="Times New Roman" w:hAnsi="Times New Roman" w:cs="Times New Roman"/>
          <w:sz w:val="24"/>
        </w:rPr>
        <w:fldChar w:fldCharType="end"/>
      </w:r>
      <w:r w:rsidR="007E3CDF" w:rsidRPr="00C213BD">
        <w:rPr>
          <w:rFonts w:ascii="Times New Roman" w:hAnsi="Times New Roman" w:cs="Times New Roman"/>
          <w:sz w:val="24"/>
        </w:rPr>
        <w:t>.</w:t>
      </w:r>
      <w:r w:rsidR="008A11FC" w:rsidRPr="00C213BD">
        <w:rPr>
          <w:rFonts w:ascii="Times New Roman" w:hAnsi="Times New Roman" w:cs="Times New Roman"/>
          <w:sz w:val="24"/>
        </w:rPr>
        <w:t xml:space="preserve"> </w:t>
      </w:r>
      <w:r w:rsidR="00BE331C" w:rsidRPr="00C213BD">
        <w:rPr>
          <w:rFonts w:ascii="Times New Roman" w:hAnsi="Times New Roman" w:cs="Times New Roman"/>
          <w:sz w:val="24"/>
        </w:rPr>
        <w:t>Changing precipitation patterns associated with climate change may also have direct and indirect negative effects on bird populations.</w:t>
      </w:r>
      <w:r w:rsidR="008A11FC" w:rsidRPr="00C213BD">
        <w:rPr>
          <w:rFonts w:ascii="Times New Roman" w:hAnsi="Times New Roman" w:cs="Times New Roman"/>
          <w:sz w:val="24"/>
        </w:rPr>
        <w:t xml:space="preserve"> Precipitation directly affects thermoregulation</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{"citationItems":[{"id":"ITEM-1","itemData":{"DOI":"10.1111/J.1474-919X.2007.00729.X","ISSN":"1474-919X","abstract":"There is now overwhelming evidence that an increase in the concentration of greenhouse gases in the Earth's atmosphere has caused global temperatures to increase by 0.6°C since 1900 and further increases of between 1.4 and 5.8°C are predicted over the next century. Changes in climatic conditions have already influenced the demography, phenology and distribution of a wide range of plant and animal taxa. This review focuses on the impacts, both observed and potential, of climate change on birds breeding in temperate woodlands of the Western Palaearctic, a significant proportion of which are currently declining. Changes in ambient temperatures and patterns of precipitation may have direct and indirect effects on the survival rates and productivity of bird species, thus influencing population sizes. For some species or populations, the timing of events such as egg-laying and return from the wintering grounds is also changing in relation to shifts in the peak of food availability during the breeding season. The degree to which different individuals are able to track these temporal changes will have a significant bearing on population sizes and distributions in the future. Unless active management steps are taken, the relatively low dispersal rates of tree species may lead to a decrease in the total area of some woodland habitat types as losses at the southern edge of the range are likely to occur much more quickly than expansion at the northern edge. In addition, the dispersal rates of many woodland birds are themselves low, which could affect their ability to move to new habitat patches if currently occupied areas become unsuitable. Thus, woodland birds may be particularly susceptible to the impacts of climate change. © 2007 The Authors.","author":[{"dropping-particle":"","family":"Leech","given":"D. I.","non-dropping-particle":"","parse-names":false,"suffix":""},{"dropping-particle":"","family":"Crick","given":"H. Q.P.","non-dropping-particle":"","parse-names":false,"suffix":""}],"container-title":"Ibis","id":"ITEM-1","issue":"SUPPL. 2","issued":{"date-parts":[["2007","11"]]},"page":"128-145","publisher":"John Wiley &amp; Sons, Ltd","title":"Influence of climate change on the abundance, distribution and phenology of woodland bird species in temperate regions","type":"article-journal","volume":"149"},"uris":["http://www.mendeley.com/documents/?uuid=fd9671b6-7cfa-3833-b7a8-91aa45018d3c"]}],"mendeley":{"formattedCitation":"(Leech and Crick 2007)","plainTextFormattedCitation":"(Leech and Crick 2007)","previouslyFormattedCitation":"(Leech and Crick 2007)"},"properties":{"noteIndex":0},"schema":"https://github.com/citation-style-language/schema/raw/master/csl-citation.json"}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(Leech and Crick 2007)</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nest site selection</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{"citationItems":[{"id":"ITEM-1","itemData":{"abstract":"Species are commonly segregated along gradients of microclimate and vegetation. I explore the question of whether segregation is the result of microhabitat partitioning (biotic effects) or choice of differing microclimates (abiotic effects). I explored this question for four ground-nesting bird species that are segregated along a microclimate and vegetation gradient in Arizona. Birds shifted position of their nests on the microhabitat and microclimate gradient in response to changing precipitation over nine years. Similarly, annual bird abundance varied with precipitation across 12 yr. Those shifts in abundance and nesting microhabitat with changing precipitation demonstrate the importance of abiotic influences on bird distributions and habitat choice. However, nest-site shifts and micro-habitat use also appear to be influenced by interactions among coexisting species. Moreover, shifts in habitat use by all species caused nest predation (i.e., biotic) costs that increased with increasing distance along the microclimate gradient. These results indicate that abiotic and biotic costs can strongly interact to influence microhabitat choice and abundances of coexisting species. Global climate change impacts have been considered largely in terms of simple distributional shifts, but these results indicate that shifts can also increase biotic costs when species move into habitat types for which they are poorly adapted or that create new biotic interactions.","author":[{"dropping-particle":"","family":"Martin","given":"Thomas E","non-dropping-particle":"","parse-names":false,"suffix":""}],"container-title":"Ecology","id":"ITEM-1","issue":"1","issued":{"date-parts":[["2001"]]},"page":"175-188","title":"Abiotic vs. Biotic Influences on Habitat Selection of Coexisting Species: Climate Change Impacts?","type":"article-journal","volume":"82"},"uris":["http://www.mendeley.com/documents/?uuid=eef897ae-5371-3fa8-adc9-a1d8ac29a1d6"]}],"mendeley":{"formattedCitation":"(Martin 2001)","plainTextFormattedCitation":"(Martin 2001)","previouslyFormattedCitation":"(Martin 2001)"},"properties":{"noteIndex":0},"schema":"https://github.com/citation-style-language/schema/raw/master/csl-citation.json"}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(Martin 2001)</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xml:space="preserve">, and </w:t>
      </w:r>
      <w:r w:rsidR="008A11FC" w:rsidRPr="00C213BD">
        <w:rPr>
          <w:rFonts w:ascii="Times New Roman" w:hAnsi="Times New Roman" w:cs="Times New Roman"/>
          <w:sz w:val="24"/>
        </w:rPr>
        <w:lastRenderedPageBreak/>
        <w:t>nest success and juvenile survival</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{"citationItems":[{"id":"ITEM-1","itemData":{"DOI":"10.1111/JAV.00536","ISSN":"1600-048X","abstract":"Although avian nesting success is much studied, little is known about the relative importance of the factors that contribute to annual reproductive success and population limitation, especially for long-distance migratory songbird species. We combined a field experiment limiting access to nests by mammalian predators with modeling of long-term field data of American redstarts (Parulidae: Setophaga ruticilla) to assess the effects of multiple environmental variables on breeding success and population limitation. Experimental treatment (baffles placed around tree boles beneath active nests; n = 71) increased nesting success of this single-brooded species significantly (77 vs 50% in controls; n = 343), demonstrating that scansorial mammals, primarily red squirrels Tamiasciurus hudsonicus and eastern chipmunks Tamias striatus, reduced reproductive success. Based on unbaffled nests (n = 466), daily nest survival varied annually, and was positively influenced by May temperature and negatively by sciurid nest predator abundance. Daily nest survival was also influenced positively by June rainfall, and declined with nest age but not with calendar date. Since nest failure was overwhelmingly caused by nest predation, these significant climate and nest-age effects in our models are indirect, likely influencing nest predator and/or nesting bird behaviors that in turn influenced nest predation. Redstart population density had no effect on nesting success, after accounting for other factors. Annual reproductive success accounted for 34% of the variability in annual population change in redstarts in our study area. Our findings document 1) breeding season population limitation in this species, 2) a link between tree masting and bird population dynamics via mammal population fluctuations, 3) the independent contributions of summer versus winter population processes in a migratory species, and 4) the potential complexity of climate-biotic interactions.","author":[{"dropping-particle":"","family":"Sherry","given":"Thomas W.","non-dropping-particle":"","parse-names":false,"suffix":""},{"dropping-particle":"","family":"Wilson","given":"Scott","non-dropping-particle":"","parse-names":false,"suffix":""},{"dropping-particle":"","family":"Hunter","given":"Sarah","non-dropping-particle":"","parse-names":false,"suffix":""},{"dropping-particle":"","family":"Holmes","given":"Richard T.","non-dropping-particle":"","parse-names":false,"suffix":""}],"container-title":"Journal of Avian Biology","id":"ITEM-1","issue":"6","issued":{"date-parts":[["2015","11","1"]]},"page":"559-569","publisher":"John Wiley &amp; Sons, Ltd","title":"Impacts of nest predators and weather on reproductive success and population limitation in a long-distance migratory songbird","type":"article-journal","volume":"46"},"uris":["http://www.mendeley.com/documents/?uuid=0c2ab52d-f760-3464-99a7-378b0c8ea7de"]}],"mendeley":{"formattedCitation":"(Sherry et al. 2015)","plainTextFormattedCitation":"(Sherry et al. 2015)","previouslyFormattedCitation":"(Sherry et al. 2015)"},"properties":{"noteIndex":0},"schema":"https://github.com/citation-style-language/schema/raw/master/csl-citation.json"}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(Sherry et al. 2015)</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xml:space="preserve">. In the </w:t>
      </w:r>
      <w:r w:rsidR="00D36A6D" w:rsidRPr="00C213BD">
        <w:rPr>
          <w:rFonts w:ascii="Times New Roman" w:hAnsi="Times New Roman" w:cs="Times New Roman"/>
          <w:sz w:val="24"/>
        </w:rPr>
        <w:t>northeastern United States</w:t>
      </w:r>
      <w:r w:rsidR="008A11FC" w:rsidRPr="00C213BD">
        <w:rPr>
          <w:rFonts w:ascii="Times New Roman" w:hAnsi="Times New Roman" w:cs="Times New Roman"/>
          <w:sz w:val="24"/>
        </w:rPr>
        <w:t xml:space="preserve">, precipitation was determined to influence bird species abundance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{"citationItems":[{"id":"ITEM-1","itemData":{"DOI":"10.1111/ddi.12968","ISSN":"1366-9516","abstract":"Aim: The stratification of organisms along elevational gradients is widely reported, with montane communities characterized by species occurring in relatively small and isolated populations; these species are of considerable interest to ecologists and con-servationists. This stratification is generally attributed to climatic zonation. Evidence that species are shifting upward in elevation has fuelled speculation that species are tracking their climatic niches in response to climate change. Uncertainty regarding the degree to which climate directly influences species abundance versus the degree to which climate has an indirect influence via vegetation represents a key impediment to understanding the ecology of montane species; here, we evaluate these direct and indirect effects. Location: White Mountains, New Hampshire, USA. Methods: We used N-mixture models to correct for imperfect detection of species, principal component analysis to represent gradients in vegetation structure and composition and structural equation models to assign variation to the direct and indirect effects of climate upon birds. Results: Analysis of 13 species revealed that climate exerts direct influences on bird abundance and indirect influences mediated by vegetation composition and structure. All species exhibited indirect effects of climate via forest habitat, with 77% exhibiting both direct and indirect effects and 53% exhibiting stronger indirect effects. Main conclusions: We provide insight into the mechanistic pathways of how climate influences the distribution of species along elevational gradients, underscoring the complex vulnerability of species to climate change. Our results reveal that the majority of species experience both direct and indirect effects of climate, implying that forests play a key role in mediating climate effects. For species that are primarily influenced by climate directly, typical climate envelope models may continue to be informative, but for the majority of the species included in this study, we show that distribution models should also include measures of habitat. K E Y W O R D S climate change, climate effects, montane bird abundance, spruce-fir ecosystems, structural equation modelling","author":[{"dropping-particle":"","family":"Duclos","given":"Timothy R.","non-dropping-particle":"","parse-names":false,"suffix":""},{"dropping-particle":"V.","family":"DeLuca","given":"William","non-dropping-particle":"","parse-names":false,"suffix":""},{"dropping-particle":"","family":"King","given":"David I.","non-dropping-particle":"","parse-names":false,"suffix":""}],"container-title":"Diversity and Distributions","id":"ITEM-1","issued":{"date-parts":[["2019","7","25"]]},"publisher":"Wiley","title":"Direct and indirect effects of climate on bird abundance along elevation gradients in the Northern Appalachian mountains","type":"article-journal"},"uris":["http://www.mendeley.com/documents/?uuid=8169aa4d-c04f-376d-b718-f0af760efc8c"]}],"mendeley":{"formattedCitation":"(Duclos et al. 2019)","plainTextFormattedCitation":"(Duclos et al. 2019)","previouslyFormattedCitation":"(Duclos et al. 2019)"},"properties":{"noteIndex":0},"schema":"https://github.com/citation-style-language/schema/raw/master/csl-citation.json"}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(Duclos et al. 2019)</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xml:space="preserve">. </w:t>
      </w:r>
      <w:r w:rsidR="0012220E" w:rsidRPr="00C213BD">
        <w:rPr>
          <w:rFonts w:ascii="Times New Roman" w:hAnsi="Times New Roman" w:cs="Times New Roman"/>
          <w:sz w:val="24"/>
        </w:rPr>
        <w:t>Previous</w:t>
      </w:r>
      <w:r w:rsidR="008A11FC" w:rsidRPr="00C213BD">
        <w:rPr>
          <w:rFonts w:ascii="Times New Roman" w:hAnsi="Times New Roman" w:cs="Times New Roman"/>
          <w:sz w:val="24"/>
        </w:rPr>
        <w:t xml:space="preserve"> studies have</w:t>
      </w:r>
      <w:r w:rsidR="0012220E" w:rsidRPr="00C213BD">
        <w:rPr>
          <w:rFonts w:ascii="Times New Roman" w:hAnsi="Times New Roman" w:cs="Times New Roman"/>
          <w:sz w:val="24"/>
        </w:rPr>
        <w:t xml:space="preserve"> also</w:t>
      </w:r>
      <w:r w:rsidR="008A11FC" w:rsidRPr="00C213BD">
        <w:rPr>
          <w:rFonts w:ascii="Times New Roman" w:hAnsi="Times New Roman" w:cs="Times New Roman"/>
          <w:sz w:val="24"/>
        </w:rPr>
        <w:t xml:space="preserve"> found</w:t>
      </w:r>
      <w:r w:rsidR="00B15C92" w:rsidRPr="00C213BD">
        <w:rPr>
          <w:rFonts w:ascii="Times New Roman" w:hAnsi="Times New Roman" w:cs="Times New Roman"/>
          <w:sz w:val="24"/>
        </w:rPr>
        <w:t xml:space="preserve"> lagged correlations between bird population trends and precipitation from the prior year</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9A6A24" w:rsidRPr="00C213BD">
        <w:rPr>
          <w:rFonts w:ascii="Times New Roman" w:hAnsi="Times New Roman" w:cs="Times New Roman"/>
          <w:sz w:val="24"/>
        </w:rPr>
        <w:instrText>ADDIN CSL_CITATION {"citationItems":[{"id":"ITEM-1","itemData":{"DOI":"10.1098/rspb.2015.1561","ISBN":"0962-8452","ISSN":"14712954","PMID":"26511054","abstract":"Abstract Despite increasing concerns about the vulnerability of species' populations to climate change, there has been little overall synthesis of how individual population responses to variation in climate differ between taxa, with trophic level or geographically. ...\\n","author":[{"dropping-particle":"","family":"Pearce-Higgins","given":"James W","non-dropping-particle":"","parse-names":false,"suffix":""},{"dropping-particle":"","family":"Ockendon","given":"Nancy","non-dropping-particle":"","parse-names":false,"suffix":""},{"dropping-particle":"","family":"Baker","given":"David J","non-dropping-particle":"","parse-names":false,"suffix":""},{"dropping-particle":"","family":"Carr","given":"Jamie","non-dropping-particle":"","parse-names":false,"suffix":""},{"dropping-particle":"","family":"White","given":"Elizabeth C","non-dropping-particle":"","parse-names":false,"suffix":""},{"dropping-particle":"","family":"Almond","given":"Rosamunde E.A.","non-dropping-particle":"","parse-names":false,"suffix":""},{"dropping-particle":"","family":"Amano","given":"Tatsuya","non-dropping-particle":"","parse-names":false,"suffix":""},{"dropping-particle":"","family":"Bertram","given":"Esther","non-dropping-particle":"","parse-names":false,"suffix":""},{"dropping-particle":"","family":"Bradbury","given":"Richard B","non-dropping-particle":"","parse-names":false,"suffix":""},{"dropping-particle":"","family":"Bradley","given":"Cassie","non-dropping-particle":"","parse-names":false,"suffix":""},{"dropping-particle":"","family":"Butchart","given":"Stuart H.M.","non-dropping-particle":"","parse-names":false,"suffix":""},{"dropping-particle":"","family":"Doswald","given":"Nathalie","non-dropping-particle":"","parse-names":false,"suffix":""},{"dropping-particle":"","family":"Foden","given":"Wendy","non-dropping-particle":"","parse-names":false,"suffix":""},{"dropping-particle":"","family":"Gill","given":"David J.C.","non-dropping-particle":"","parse-names":false,"suffix":""},{"dropping-particle":"","family":"Green","given":"Rhys E","non-dropping-particle":"","parse-names":false,"suffix":""},{"dropping-particle":"","family":"Sutherland","given":"William J","non-dropping-particle":"","parse-names":false,"suffix":""},{"dropping-particle":"","family":"Tanner","given":"Edmund V.J.","non-dropping-particle":"","parse-names":false,"suffix":""}],"container-title":"Proceedings of the Royal Society B: Biological Sciences","id":"ITEM-1","issue":"1818","issued":{"date-parts":[["2015"]]},"page":"20151561","title":"Geographical variation in species’ population responses to changes in temperature and precipitation","type":"article-journal","volume":"282"},"uris":["http://www.mendeley.com/documents/?uuid=57650603-7faa-39fc-9a80-2f7371119a92"]}],"mendeley":{"formattedCitation":"(James W Pearce-Higgins et al. 2015)","manualFormatting":"(Pearce-Higgins et al. 2015)","plainTextFormattedCitation":"(James W Pearce-Higgins et al. 2015)","previouslyFormattedCitation":"(James W Pearce-Higgins et al. 2015)"},"properties":{"noteIndex":0},"schema":"https://github.com/citation-style-language/schema/raw/master/csl-citation.json"}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(Pearce-Higgins et al. 2015)</w:t>
      </w:r>
      <w:r w:rsidR="00D92AF0" w:rsidRPr="00C213BD">
        <w:rPr>
          <w:rFonts w:ascii="Times New Roman" w:hAnsi="Times New Roman" w:cs="Times New Roman"/>
          <w:sz w:val="24"/>
        </w:rPr>
        <w:fldChar w:fldCharType="end"/>
      </w:r>
      <w:r w:rsidR="00B15C92" w:rsidRPr="00C213BD">
        <w:rPr>
          <w:rFonts w:ascii="Times New Roman" w:hAnsi="Times New Roman" w:cs="Times New Roman"/>
          <w:sz w:val="24"/>
        </w:rPr>
        <w:t>.</w:t>
      </w:r>
      <w:r w:rsidR="008A11FC" w:rsidRPr="00C213BD">
        <w:rPr>
          <w:rFonts w:ascii="Times New Roman" w:hAnsi="Times New Roman" w:cs="Times New Roman"/>
          <w:sz w:val="24"/>
        </w:rPr>
        <w:t xml:space="preserve"> Overall, </w:t>
      </w:r>
      <w:r w:rsidR="00A9358B" w:rsidRPr="00C213BD">
        <w:rPr>
          <w:rFonts w:ascii="Times New Roman" w:hAnsi="Times New Roman" w:cs="Times New Roman"/>
          <w:sz w:val="24"/>
        </w:rPr>
        <w:t xml:space="preserve">climate change </w:t>
      </w:r>
      <w:r w:rsidR="008C4F3E" w:rsidRPr="00C213BD">
        <w:rPr>
          <w:rFonts w:ascii="Times New Roman" w:hAnsi="Times New Roman" w:cs="Times New Roman"/>
          <w:sz w:val="24"/>
        </w:rPr>
        <w:t>appears to play</w:t>
      </w:r>
      <w:r w:rsidR="00A9358B" w:rsidRPr="00C213BD">
        <w:rPr>
          <w:rFonts w:ascii="Times New Roman" w:hAnsi="Times New Roman" w:cs="Times New Roman"/>
          <w:sz w:val="24"/>
        </w:rPr>
        <w:t xml:space="preserve"> a role in declining forest songbird populations </w:t>
      </w:r>
      <w:r w:rsidR="008A11FC" w:rsidRPr="00C213BD">
        <w:rPr>
          <w:rFonts w:ascii="Times New Roman" w:hAnsi="Times New Roman" w:cs="Times New Roman"/>
          <w:sz w:val="24"/>
        </w:rPr>
        <w:t xml:space="preserve">in eastern North America </w:t>
      </w:r>
      <w:r w:rsidR="00A9358B" w:rsidRPr="00C213BD">
        <w:rPr>
          <w:rFonts w:ascii="Times New Roman" w:hAnsi="Times New Roman" w:cs="Times New Roman"/>
          <w:sz w:val="24"/>
        </w:rPr>
        <w:t>through synergistic effects</w:t>
      </w:r>
      <w:r w:rsidR="008A11FC" w:rsidRPr="00C213BD">
        <w:rPr>
          <w:rFonts w:ascii="Times New Roman" w:hAnsi="Times New Roman" w:cs="Times New Roman"/>
          <w:sz w:val="24"/>
        </w:rPr>
        <w:t xml:space="preserve"> of changing temperatures and precipitation patterns</w:t>
      </w:r>
      <w:r w:rsidR="00A9358B" w:rsidRPr="00C213BD">
        <w:rPr>
          <w:rFonts w:ascii="Times New Roman" w:hAnsi="Times New Roman" w:cs="Times New Roman"/>
          <w:sz w:val="24"/>
        </w:rPr>
        <w:t xml:space="preserve">. </w:t>
      </w:r>
    </w:p>
    <w:p w14:paraId="6CFC1421" w14:textId="6BD73F50" w:rsidR="00A9358B" w:rsidRPr="00C213BD" w:rsidRDefault="0024377B" w:rsidP="00A9358B">
      <w:pPr>
        <w:spacing w:line="276" w:lineRule="auto"/>
        <w:ind w:firstLine="720"/>
        <w:rPr>
          <w:rFonts w:ascii="Times New Roman" w:hAnsi="Times New Roman" w:cs="Times New Roman"/>
          <w:sz w:val="24"/>
        </w:rPr>
      </w:pPr>
      <w:commentRangeStart w:id="2"/>
      <w:r w:rsidRPr="00C213BD">
        <w:rPr>
          <w:rFonts w:ascii="Times New Roman" w:hAnsi="Times New Roman" w:cs="Times New Roman"/>
          <w:sz w:val="24"/>
        </w:rPr>
        <w:t>However, c</w:t>
      </w:r>
      <w:r w:rsidR="009941F5" w:rsidRPr="00C213BD">
        <w:rPr>
          <w:rFonts w:ascii="Times New Roman" w:hAnsi="Times New Roman" w:cs="Times New Roman"/>
          <w:sz w:val="24"/>
        </w:rPr>
        <w:t xml:space="preserve">limate change is unlikely to affect all forest songbird species </w:t>
      </w:r>
      <w:r w:rsidR="00D84688" w:rsidRPr="00C213BD">
        <w:rPr>
          <w:rFonts w:ascii="Times New Roman" w:hAnsi="Times New Roman" w:cs="Times New Roman"/>
          <w:sz w:val="24"/>
        </w:rPr>
        <w:t>in the same way</w:t>
      </w:r>
      <w:r w:rsidR="009941F5" w:rsidRPr="00C213BD">
        <w:rPr>
          <w:rFonts w:ascii="Times New Roman" w:hAnsi="Times New Roman" w:cs="Times New Roman"/>
          <w:sz w:val="24"/>
        </w:rPr>
        <w:t>.</w:t>
      </w:r>
      <w:r w:rsidRPr="00C213BD">
        <w:rPr>
          <w:rFonts w:ascii="Times New Roman" w:hAnsi="Times New Roman" w:cs="Times New Roman"/>
          <w:sz w:val="24"/>
        </w:rPr>
        <w:t xml:space="preserve"> Negative impacts from warming temperatures may be most pronounced for </w:t>
      </w:r>
      <w:r w:rsidR="00FE4E67" w:rsidRPr="00C213BD">
        <w:rPr>
          <w:rFonts w:ascii="Times New Roman" w:hAnsi="Times New Roman" w:cs="Times New Roman"/>
          <w:sz w:val="24"/>
        </w:rPr>
        <w:t>cold-associated species (</w:t>
      </w:r>
      <w:r w:rsidRPr="00C213BD">
        <w:rPr>
          <w:rFonts w:ascii="Times New Roman" w:hAnsi="Times New Roman" w:cs="Times New Roman"/>
          <w:sz w:val="24"/>
        </w:rPr>
        <w:t>i.e., those that</w:t>
      </w:r>
      <w:r w:rsidR="00FE4E67" w:rsidRPr="00C213BD">
        <w:rPr>
          <w:rFonts w:ascii="Times New Roman" w:hAnsi="Times New Roman" w:cs="Times New Roman"/>
          <w:sz w:val="24"/>
        </w:rPr>
        <w:t xml:space="preserve"> breed </w:t>
      </w:r>
      <w:r w:rsidRPr="00C213BD">
        <w:rPr>
          <w:rFonts w:ascii="Times New Roman" w:hAnsi="Times New Roman" w:cs="Times New Roman"/>
          <w:sz w:val="24"/>
        </w:rPr>
        <w:t xml:space="preserve">primarily </w:t>
      </w:r>
      <w:r w:rsidR="00FE4E67" w:rsidRPr="00C213BD">
        <w:rPr>
          <w:rFonts w:ascii="Times New Roman" w:hAnsi="Times New Roman" w:cs="Times New Roman"/>
          <w:sz w:val="24"/>
        </w:rPr>
        <w:t xml:space="preserve">in </w:t>
      </w:r>
      <w:r w:rsidRPr="00C213BD">
        <w:rPr>
          <w:rFonts w:ascii="Times New Roman" w:hAnsi="Times New Roman" w:cs="Times New Roman"/>
          <w:sz w:val="24"/>
        </w:rPr>
        <w:t xml:space="preserve">regions with colder temperatures, such as </w:t>
      </w:r>
      <w:r w:rsidR="00FE4E67" w:rsidRPr="00C213BD">
        <w:rPr>
          <w:rFonts w:ascii="Times New Roman" w:hAnsi="Times New Roman" w:cs="Times New Roman"/>
          <w:sz w:val="24"/>
        </w:rPr>
        <w:t xml:space="preserve">northern latitudes or high elevations), </w:t>
      </w:r>
      <w:r w:rsidRPr="00C213BD">
        <w:rPr>
          <w:rFonts w:ascii="Times New Roman" w:hAnsi="Times New Roman" w:cs="Times New Roman"/>
          <w:sz w:val="24"/>
        </w:rPr>
        <w:t xml:space="preserve">whereas climate generalist species (i.e., those that breed in regions with wide-ranging temperatures, without a strong association with particular latitudes or certain elevations) and </w:t>
      </w:r>
      <w:r w:rsidR="00FE4E67" w:rsidRPr="00C213BD">
        <w:rPr>
          <w:rFonts w:ascii="Times New Roman" w:hAnsi="Times New Roman" w:cs="Times New Roman"/>
          <w:sz w:val="24"/>
        </w:rPr>
        <w:t>warm-associated species (</w:t>
      </w:r>
      <w:r w:rsidRPr="00C213BD">
        <w:rPr>
          <w:rFonts w:ascii="Times New Roman" w:hAnsi="Times New Roman" w:cs="Times New Roman"/>
          <w:sz w:val="24"/>
        </w:rPr>
        <w:t>i.e., those that</w:t>
      </w:r>
      <w:r w:rsidR="00FE4E67" w:rsidRPr="00C213BD">
        <w:rPr>
          <w:rFonts w:ascii="Times New Roman" w:hAnsi="Times New Roman" w:cs="Times New Roman"/>
          <w:sz w:val="24"/>
        </w:rPr>
        <w:t xml:space="preserve"> breed </w:t>
      </w:r>
      <w:r w:rsidRPr="00C213BD">
        <w:rPr>
          <w:rFonts w:ascii="Times New Roman" w:hAnsi="Times New Roman" w:cs="Times New Roman"/>
          <w:sz w:val="24"/>
        </w:rPr>
        <w:t xml:space="preserve">primarily </w:t>
      </w:r>
      <w:r w:rsidR="00FE4E67" w:rsidRPr="00C213BD">
        <w:rPr>
          <w:rFonts w:ascii="Times New Roman" w:hAnsi="Times New Roman" w:cs="Times New Roman"/>
          <w:sz w:val="24"/>
        </w:rPr>
        <w:t>in</w:t>
      </w:r>
      <w:r w:rsidRPr="00C213BD">
        <w:rPr>
          <w:rFonts w:ascii="Times New Roman" w:hAnsi="Times New Roman" w:cs="Times New Roman"/>
          <w:sz w:val="24"/>
        </w:rPr>
        <w:t xml:space="preserve"> regions with warmer temperatures, such as</w:t>
      </w:r>
      <w:r w:rsidR="00FE4E67" w:rsidRPr="00C213BD">
        <w:rPr>
          <w:rFonts w:ascii="Times New Roman" w:hAnsi="Times New Roman" w:cs="Times New Roman"/>
          <w:sz w:val="24"/>
        </w:rPr>
        <w:t xml:space="preserve"> southern latitudes or low elevations)</w:t>
      </w:r>
      <w:r w:rsidRPr="00C213BD">
        <w:rPr>
          <w:rFonts w:ascii="Times New Roman" w:hAnsi="Times New Roman" w:cs="Times New Roman"/>
          <w:sz w:val="24"/>
        </w:rPr>
        <w:t xml:space="preserve"> may have a neutral or positive relationship with temperatures</w:t>
      </w:r>
      <w:commentRangeEnd w:id="2"/>
      <w:r w:rsidR="002034D6">
        <w:rPr>
          <w:rStyle w:val="CommentReference"/>
        </w:rPr>
        <w:commentReference w:id="2"/>
      </w:r>
      <w:r w:rsidRPr="00C213BD">
        <w:rPr>
          <w:rFonts w:ascii="Times New Roman" w:hAnsi="Times New Roman" w:cs="Times New Roman"/>
          <w:sz w:val="24"/>
        </w:rPr>
        <w:t xml:space="preserve">. </w:t>
      </w:r>
      <w:r w:rsidR="00FE4E67" w:rsidRPr="00C213BD">
        <w:rPr>
          <w:rFonts w:ascii="Times New Roman" w:hAnsi="Times New Roman" w:cs="Times New Roman"/>
          <w:sz w:val="24"/>
        </w:rPr>
        <w:t xml:space="preserve">For instance, </w:t>
      </w:r>
      <w:r w:rsidRPr="00C213BD">
        <w:rPr>
          <w:rFonts w:ascii="Times New Roman" w:hAnsi="Times New Roman" w:cs="Times New Roman"/>
          <w:sz w:val="24"/>
        </w:rPr>
        <w:t xml:space="preserve">studies often indicate that cold-associated </w:t>
      </w:r>
      <w:r w:rsidR="00FE4E67" w:rsidRPr="00C213BD">
        <w:rPr>
          <w:rFonts w:ascii="Times New Roman" w:hAnsi="Times New Roman" w:cs="Times New Roman"/>
          <w:sz w:val="24"/>
        </w:rPr>
        <w:t xml:space="preserve">species </w:t>
      </w:r>
      <w:r w:rsidRPr="00C213BD">
        <w:rPr>
          <w:rFonts w:ascii="Times New Roman" w:hAnsi="Times New Roman" w:cs="Times New Roman"/>
          <w:sz w:val="24"/>
        </w:rPr>
        <w:t xml:space="preserve">that occur at high elevations </w:t>
      </w:r>
      <w:r w:rsidR="00FE4E67" w:rsidRPr="00C213BD">
        <w:rPr>
          <w:rFonts w:ascii="Times New Roman" w:hAnsi="Times New Roman" w:cs="Times New Roman"/>
          <w:sz w:val="24"/>
        </w:rPr>
        <w:t xml:space="preserve">are particularly vulnerable to climate change </w:t>
      </w:r>
      <w:r w:rsidR="00FE4E67" w:rsidRPr="00C213BD">
        <w:rPr>
          <w:rFonts w:ascii="Times New Roman" w:hAnsi="Times New Roman" w:cs="Times New Roman"/>
          <w:sz w:val="24"/>
        </w:rPr>
        <w:fldChar w:fldCharType="begin" w:fldLock="1"/>
      </w:r>
      <w:r w:rsidR="003E143E">
        <w:rPr>
          <w:rFonts w:ascii="Times New Roman" w:hAnsi="Times New Roman" w:cs="Times New Roman"/>
          <w:sz w:val="24"/>
        </w:rPr>
        <w:instrText>ADDIN CSL_CITATION {"citationItems":[{"id":"ITEM-1","itemData":{"DOI":"http://dx.doi.org/10.5751/ACE-00658-090107","ISBN":"1712-6568","ISSN":"1712-6568","abstract":"In a rapidly changing climate, effective bird conservation requires not\\nonly reliable information about the current vulnerability of species of\\nconservation concern, but also credible projections of their future\\nvulnerability. Such projections may enable managers to preempt or reduce\\nemerging climate-related threats through appropriate habitat management.\\nWe used NatureServe's Climate Change Vulnerability Index (CCVI) to\\npredict vulnerability to climate change of 168 bird species that breed\\nin the Sierra Nevada mountains of California, USA. The CCVI assesses\\nspecies-specific exposure and sensitivity to climate change within a\\ndefined geographic area, through the integration of (a) species' range\\nmaps, (b) information about species' natural history traits and\\necological relationships, (c) historic and current climate data, and (d)\\nspatially explicit climate change projections. We conducted the\\nassessment under two different downscaled climate models with divergent\\nprojections about future precipitation through the middle of the 21st\\ncentury. Assessments differed relatively little under the two climate\\nmodels. Of five CCVI vulnerability ranking categories, only one species,\\nWhite-tailed Ptarmigan (Lagopus leucura), received the most vulnerable\\nrank, Extremely Vulnerable. No species received the second-highest\\nvulnerability ranking, Highly Vulnerable. Sixteen species scored as\\nModerately Vulnerable using one or both climate models: Common Merganser\\n(Mergus merganser), Osprey (Pandion haliaetus), Bald Eagle (Haliaeetus\\nleucocephalus), Northern Goshawk (Accipiter gentilis), Peregrine Falcon\\n(Falco peregrinus), Prairie Falcon (Falco mexicanus), Spotted Sandpiper\\n(Actitis macularius), Great Gray Owl (Strix nebulosa), Black Swift\\n(Cypseloides niger), Clark's Nutcracker (Nucifraga columbiana), American\\nDipper (Cinclus mexicanus), Swainson's Thrush (Catharus ustulatus),\\nAmerican Pipit (Anthus rubescens), Gray-crowned Rosy-Finch (Leucosticte\\ntephrocotis), Pine Grosbeak (Pinicola enucleator), and Evening Grosbeak\\n(Coccothraustes vespertinus). Species associated with alpine/subalpine\\nhabitats and aquatic habitats received significantly more vulnerable\\nrankings than birds associated with other habitats. In contrast, species\\nof foothill, sagebrush, and chaparral habitats ranked as less vulnerable\\nthan other species, and our results suggest these species may respond to\\nclimate change in the region with population increases or range\\nex…","author":[{"dropping-particle":"","family":"Siegel","given":"Rodney B.","non-dropping-particle":"","parse-names":false,"suffix":""},{"dropping-particle":"","family":"Pyle","given":"Peter","non-dropping-particle":"","parse-names":false,"suffix":""},{"dropping-particle":"","family":"Thorne","given":"James H.","non-dropping-particle":"","parse-names":false,"suffix":""},{"dropping-particle":"","family":"Holguin","given":"Andrew J.","non-dropping-particle":"","parse-names":false,"suffix":""},{"dropping-particle":"","family":"Howell","given":"Christine A.","non-dropping-particle":"","parse-names":false,"suffix":""},{"dropping-particle":"","family":"Stock","given":"Sarah","non-dropping-particle":"","parse-names":false,"suffix":""},{"dropping-particle":"","family":"Tingley","given":"Morgan W.","non-dropping-particle":"","parse-names":false,"suffix":""}],"container-title":"Avian Conservation &amp; Ecology","id":"ITEM-1","issue":"1","issued":{"date-parts":[["2014","5","8"]]},"page":"7","title":"Vulnerability of birds to climate change in California's Sierra Nevada","type":"article-journal","volume":"9"},"uris":["http://www.mendeley.com/documents/?uuid=c08bc665-868d-38df-a838-8df3480079a7"]},{"id":"ITEM-2","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Change","id":"ITEM-2","issue":"5-6","issued":{"date-parts":[["2008"]]},"page":"517-540","title":"Potential effects of climate change on birds of the Northeast","type":"article-journal","volume":"13"},"uris":["http://www.mendeley.com/documents/?uuid=2df19d34-c2f7-3b8f-8fda-2b109fc4b273"]}],"mendeley":{"formattedCitation":"(Rodenhouse et al. 2008, Siegel et al. 2014)","plainTextFormattedCitation":"(Rodenhouse et al. 2008, Siegel et al. 2014)","previouslyFormattedCitation":"(Rodenhouse et al. 2008, Siegel et al. 2014)"},"properties":{"noteIndex":0},"schema":"https://github.com/citation-style-language/schema/raw/master/csl-citation.json"}</w:instrText>
      </w:r>
      <w:r w:rsidR="00FE4E67" w:rsidRPr="00C213BD">
        <w:rPr>
          <w:rFonts w:ascii="Times New Roman" w:hAnsi="Times New Roman" w:cs="Times New Roman"/>
          <w:sz w:val="24"/>
        </w:rPr>
        <w:fldChar w:fldCharType="separate"/>
      </w:r>
      <w:r w:rsidR="00D84688" w:rsidRPr="00C213BD">
        <w:rPr>
          <w:rFonts w:ascii="Times New Roman" w:hAnsi="Times New Roman" w:cs="Times New Roman"/>
          <w:noProof/>
          <w:sz w:val="24"/>
        </w:rPr>
        <w:t>(Rodenhouse et al. 2008, Siegel et al. 2014)</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00D84688" w:rsidRPr="00C213BD">
        <w:rPr>
          <w:rFonts w:ascii="Times New Roman" w:hAnsi="Times New Roman" w:cs="Times New Roman"/>
          <w:sz w:val="24"/>
        </w:rPr>
        <w:t>In contrast</w:t>
      </w:r>
      <w:r w:rsidR="00FE4E67" w:rsidRPr="00C213BD">
        <w:rPr>
          <w:rFonts w:ascii="Times New Roman" w:hAnsi="Times New Roman" w:cs="Times New Roman"/>
          <w:sz w:val="24"/>
        </w:rPr>
        <w:t xml:space="preserve">, </w:t>
      </w:r>
      <w:r w:rsidR="00276E6E" w:rsidRPr="00C213BD">
        <w:rPr>
          <w:rFonts w:ascii="Times New Roman" w:hAnsi="Times New Roman" w:cs="Times New Roman"/>
          <w:sz w:val="24"/>
        </w:rPr>
        <w:t>the</w:t>
      </w:r>
      <w:r w:rsidR="00D84688" w:rsidRPr="00C213BD">
        <w:rPr>
          <w:rFonts w:ascii="Times New Roman" w:hAnsi="Times New Roman" w:cs="Times New Roman"/>
          <w:sz w:val="24"/>
        </w:rPr>
        <w:t>re is evidence of the</w:t>
      </w:r>
      <w:r w:rsidR="00276E6E" w:rsidRPr="00C213BD">
        <w:rPr>
          <w:rFonts w:ascii="Times New Roman" w:hAnsi="Times New Roman" w:cs="Times New Roman"/>
          <w:sz w:val="24"/>
        </w:rPr>
        <w:t xml:space="preserve"> distribution</w:t>
      </w:r>
      <w:r w:rsidR="00D84688" w:rsidRPr="00C213BD">
        <w:rPr>
          <w:rFonts w:ascii="Times New Roman" w:hAnsi="Times New Roman" w:cs="Times New Roman"/>
          <w:sz w:val="24"/>
        </w:rPr>
        <w:t>s</w:t>
      </w:r>
      <w:r w:rsidR="00276E6E" w:rsidRPr="00C213BD">
        <w:rPr>
          <w:rFonts w:ascii="Times New Roman" w:hAnsi="Times New Roman" w:cs="Times New Roman"/>
          <w:sz w:val="24"/>
        </w:rPr>
        <w:t xml:space="preserve"> of</w:t>
      </w:r>
      <w:r w:rsidR="00046116" w:rsidRPr="00C213BD">
        <w:rPr>
          <w:rFonts w:ascii="Times New Roman" w:hAnsi="Times New Roman" w:cs="Times New Roman"/>
          <w:sz w:val="24"/>
        </w:rPr>
        <w:t xml:space="preserve"> warm-associated, </w:t>
      </w:r>
      <w:r w:rsidR="00FE4E67" w:rsidRPr="00C213BD">
        <w:rPr>
          <w:rFonts w:ascii="Times New Roman" w:hAnsi="Times New Roman" w:cs="Times New Roman"/>
          <w:sz w:val="24"/>
        </w:rPr>
        <w:t>low-elevation species</w:t>
      </w:r>
      <w:r w:rsidR="00046116" w:rsidRPr="00C213BD">
        <w:rPr>
          <w:rFonts w:ascii="Times New Roman" w:hAnsi="Times New Roman" w:cs="Times New Roman"/>
          <w:sz w:val="24"/>
        </w:rPr>
        <w:t xml:space="preserve"> </w:t>
      </w:r>
      <w:r w:rsidR="00276E6E" w:rsidRPr="00C213BD">
        <w:rPr>
          <w:rFonts w:ascii="Times New Roman" w:hAnsi="Times New Roman" w:cs="Times New Roman"/>
          <w:sz w:val="24"/>
        </w:rPr>
        <w:t>expand</w:t>
      </w:r>
      <w:r w:rsidR="00D84688" w:rsidRPr="00C213BD">
        <w:rPr>
          <w:rFonts w:ascii="Times New Roman" w:hAnsi="Times New Roman" w:cs="Times New Roman"/>
          <w:sz w:val="24"/>
        </w:rPr>
        <w:t>ing in regions where mean temperatures are rising</w:t>
      </w:r>
      <w:r w:rsidR="00243857" w:rsidRPr="00C213BD">
        <w:rPr>
          <w:rFonts w:ascii="Times New Roman" w:hAnsi="Times New Roman" w:cs="Times New Roman"/>
          <w:sz w:val="24"/>
        </w:rPr>
        <w:t xml:space="preserve"> </w:t>
      </w:r>
      <w:r w:rsidR="00FE4E67" w:rsidRPr="00C213BD">
        <w:rPr>
          <w:rFonts w:ascii="Times New Roman" w:hAnsi="Times New Roman" w:cs="Times New Roman"/>
          <w:sz w:val="24"/>
        </w:rPr>
        <w:fldChar w:fldCharType="begin" w:fldLock="1"/>
      </w:r>
      <w:r w:rsidR="00FE4E67" w:rsidRPr="00C213BD">
        <w:rPr>
          <w:rFonts w:ascii="Times New Roman" w:hAnsi="Times New Roman" w:cs="Times New Roman"/>
          <w:sz w:val="24"/>
        </w:rPr>
        <w:instrText>ADDIN CSL_CITATION {"citationItems":[{"id":"ITEM-1","itemData":{"DOI":"10.1007/s10336-016-1414-7","ISSN":"00218375","PMID":"9438629","abstract":"Montane regions support distinct animal and plant communities that are widely viewed as communities of high conservation concern due to their significant con-tribution to regional biodiversity. These communities are also thought to be particularly vulnerable to anthro-pogenically caused stressors such as climate change, which is generally expected to cause upward shifts and potential range restrictions in montane plant and animal distribu-tions. In the northern Appalachian Mountains of North America, not only is it becoming warmer at mid-elevations but the ecotone between the northern hardwood and the montane coniferous forests is also shifting. Therefore, species that are limited by climate or habitat along the elevational gradient of mountains may also be experiencing distributional shifts. We studied birds along replicate ele-vational gradients in the White Mountains of New Hamp-shire, USA, from 1993 to 2009 and used mixed effects models to estimate the rate of elevational change to test the hypothesis that northern hardwood forest-and montane forest-dependent birds are shifting upslope, consistent with climate change predictions. As predicted, the upper ele-vational boundary of 9 out of 16 low-elevation species showed evidence of shifting upslope an average of 99 m over the course of the study period. Contrary to our expectations, 9 out of 11 high-elevation species had lower elevational boundaries that shifted downslope an average of 19 m. The opposing elevational shifts of two distinct and adjacent bird communities is, to our knowledge, unprece-dented and highlights the need for caution when applying conventional expectations to species' responses to climate change.","author":[{"dropping-particle":"V.","family":"DeLuca","given":"William","non-dropping-particle":"","parse-names":false,"suffix":""},{"dropping-particle":"","family":"King","given":"David I.","non-dropping-particle":"","parse-names":false,"suffix":""}],"container-title":"Journal of Ornithology","id":"ITEM-1","issue":"2","issued":{"date-parts":[["2017"]]},"page":"493-505","title":"Montane birds shift downslope despite recent warming in the northern Appalachian Mountains","type":"article-journal","volume":"158"},"uris":["http://www.mendeley.com/documents/?uuid=6e518da4-f67b-368e-a4cc-a4631d8f031a"]}],"mendeley":{"formattedCitation":"(DeLuca and King 2017)","plainTextFormattedCitation":"(DeLuca and King 2017)","previouslyFormattedCitation":"(DeLuca and King 2017)"},"properties":{"noteIndex":0},"schema":"https://github.com/citation-style-language/schema/raw/master/csl-citation.json"}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(DeLuca and King 2017)</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commentRangeStart w:id="3"/>
      <w:r w:rsidR="00FB07B0" w:rsidRPr="00C213BD">
        <w:rPr>
          <w:rFonts w:ascii="Times New Roman" w:hAnsi="Times New Roman" w:cs="Times New Roman"/>
          <w:sz w:val="24"/>
        </w:rPr>
        <w:t>In sum</w:t>
      </w:r>
      <w:ins w:id="4" w:author="Michael Strager" w:date="2023-06-04T15:20:00Z">
        <w:r w:rsidR="0090608E">
          <w:rPr>
            <w:rFonts w:ascii="Times New Roman" w:hAnsi="Times New Roman" w:cs="Times New Roman"/>
            <w:sz w:val="24"/>
          </w:rPr>
          <w:t>mary</w:t>
        </w:r>
      </w:ins>
      <w:r w:rsidR="00FB07B0" w:rsidRPr="00C213BD">
        <w:rPr>
          <w:rFonts w:ascii="Times New Roman" w:hAnsi="Times New Roman" w:cs="Times New Roman"/>
          <w:sz w:val="24"/>
        </w:rPr>
        <w:t xml:space="preserve">, </w:t>
      </w:r>
      <w:r w:rsidR="00A9358B" w:rsidRPr="00C213BD">
        <w:rPr>
          <w:rFonts w:ascii="Times New Roman" w:hAnsi="Times New Roman" w:cs="Times New Roman"/>
          <w:sz w:val="24"/>
        </w:rPr>
        <w:t xml:space="preserve">climate change </w:t>
      </w:r>
      <w:r w:rsidR="00FB07B0" w:rsidRPr="00C213BD">
        <w:rPr>
          <w:rFonts w:ascii="Times New Roman" w:hAnsi="Times New Roman" w:cs="Times New Roman"/>
          <w:sz w:val="24"/>
        </w:rPr>
        <w:t>is expected to</w:t>
      </w:r>
      <w:r w:rsidR="00A9358B" w:rsidRPr="00C213BD">
        <w:rPr>
          <w:rFonts w:ascii="Times New Roman" w:hAnsi="Times New Roman" w:cs="Times New Roman"/>
          <w:sz w:val="24"/>
        </w:rPr>
        <w:t xml:space="preserve"> result in changes in the numbers of cold-associated species vs. climate generalist</w:t>
      </w:r>
      <w:r w:rsidR="00E93549" w:rsidRPr="00C213BD">
        <w:rPr>
          <w:rFonts w:ascii="Times New Roman" w:hAnsi="Times New Roman" w:cs="Times New Roman"/>
          <w:sz w:val="24"/>
        </w:rPr>
        <w:t xml:space="preserve"> species</w:t>
      </w:r>
      <w:r w:rsidR="00A9358B" w:rsidRPr="00C213BD">
        <w:rPr>
          <w:rFonts w:ascii="Times New Roman" w:hAnsi="Times New Roman" w:cs="Times New Roman"/>
          <w:sz w:val="24"/>
        </w:rPr>
        <w:t xml:space="preserve"> vs. warm-associated species (i.e., </w:t>
      </w:r>
      <w:r w:rsidR="00046116" w:rsidRPr="00C213BD">
        <w:rPr>
          <w:rFonts w:ascii="Times New Roman" w:hAnsi="Times New Roman" w:cs="Times New Roman"/>
          <w:sz w:val="24"/>
        </w:rPr>
        <w:t>climate-</w:t>
      </w:r>
      <w:r w:rsidR="00753528" w:rsidRPr="00C213BD">
        <w:rPr>
          <w:rFonts w:ascii="Times New Roman" w:hAnsi="Times New Roman" w:cs="Times New Roman"/>
          <w:sz w:val="24"/>
        </w:rPr>
        <w:t>relat</w:t>
      </w:r>
      <w:r w:rsidR="00046116" w:rsidRPr="00C213BD">
        <w:rPr>
          <w:rFonts w:ascii="Times New Roman" w:hAnsi="Times New Roman" w:cs="Times New Roman"/>
          <w:sz w:val="24"/>
        </w:rPr>
        <w:t xml:space="preserve">ed </w:t>
      </w:r>
      <w:r w:rsidR="00A9358B" w:rsidRPr="00C213BD">
        <w:rPr>
          <w:rFonts w:ascii="Times New Roman" w:hAnsi="Times New Roman" w:cs="Times New Roman"/>
          <w:sz w:val="24"/>
        </w:rPr>
        <w:t xml:space="preserve">guild richness) </w:t>
      </w:r>
      <w:r w:rsidR="00A9358B" w:rsidRPr="00C213BD">
        <w:rPr>
          <w:rFonts w:ascii="Times New Roman" w:hAnsi="Times New Roman" w:cs="Times New Roman"/>
          <w:sz w:val="24"/>
        </w:rPr>
        <w:fldChar w:fldCharType="begin" w:fldLock="1"/>
      </w:r>
      <w:r w:rsidR="00A9358B" w:rsidRPr="00C213BD">
        <w:rPr>
          <w:rFonts w:ascii="Times New Roman" w:hAnsi="Times New Roman" w:cs="Times New Roman"/>
          <w:sz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Northeast","type":"article-journal","volume":"13"},"uris":["http://www.mendeley.com/documents/?uuid=2df19d34-c2f7-3b8f-8fda-2b109fc4b273"]},{"id":"ITEM-2","itemData":{"DOI":"10.1371/journal.pone.0006825","ISBN":"1932-6203","ISSN":"19326203","PMID":"19724641","abstract":"By facilitating independent shifts in species' distributions, climate disruption may result in the rapid development of novel species assemblages that challenge the capacity of species to co-exist and adapt. We used a multivariate approach borrowed from paleoecology to quantify the potential change in California terrestrial breeding bird communities based on current and future species-distribution models for 60 focal species. Projections of future no-analog communities based on two climate models and two species-distribution-model algorithms indicate that by 2070 over half of California could be occupied by novel assemblages of bird species, implying the potential for dramatic community reshuffling and altered patterns of species interactions. The expected percentage of no-analog bird communities was dependent on the community scale examined, but consistent geographic patterns indicated several locations that are particularly likely to host novel bird communities in the future. These no-analog areas did not always coincide with areas of greatest projected species turnover. Efforts to conserve and manage biodiversity could be substantially improved by considering not just future changes in the distribution of individual species, but including the potential for unprecedented changes in community composition and unanticipated consequences of novel species assemblages.","author":[{"dropping-particle":"","family":"Stralberg","given":"Diana","non-dropping-particle":"","parse-names":false,"suffix":""},{"dropping-particle":"","family":"Jongsomjit","given":"Dennis","non-dropping-particle":"","parse-names":false,"suffix":""},{"dropping-particle":"","family":"Howell","given":"Christine A.","non-dropping-particle":"","parse-names":false,"suffix":""},{"dropping-particle":"","family":"Snyder","given":"Mark A.","non-dropping-particle":"","parse-names":false,"suffix":""},{"dropping-particle":"","family":"Alexander","given":"John D.","non-dropping-particle":"","parse-names":false,"suffix":""},{"dropping-particle":"","family":"Wiens","given":"John A.","non-dropping-particle":"","parse-names":false,"suffix":""},{"dropping-particle":"","family":"Root","given":"Terry L.","non-dropping-particle":"","parse-names":false,"suffix":""}],"container-title":"PLoS ONE","id":"ITEM-2","issue":"9","issued":{"date-parts":[["2009","9","2"]]},"page":"e6825","title":"Re-shuffling of species with climate disruption: a no-analog future for California birds?","type":"article-journal","volume":"4"},"uris":["http://www.mendeley.com/documents/?uuid=5545ebee-df21-3b83-ae06-ce9b2486d703"]}],"mendeley":{"formattedCitation":"(Rodenhouse et al. 2008, Stralberg et al. 2009)","plainTextFormattedCitation":"(Rodenhouse et al. 2008, Stralberg et al. 2009)","previouslyFormattedCitation":"(Rodenhouse et al. 2008, Stralberg et al. 2009)"},"properties":{"noteIndex":0},"schema":"https://github.com/citation-style-language/schema/raw/master/csl-citation.json"}</w:instrText>
      </w:r>
      <w:r w:rsidR="00A9358B" w:rsidRPr="00C213BD">
        <w:rPr>
          <w:rFonts w:ascii="Times New Roman" w:hAnsi="Times New Roman" w:cs="Times New Roman"/>
          <w:sz w:val="24"/>
        </w:rPr>
        <w:fldChar w:fldCharType="separate"/>
      </w:r>
      <w:r w:rsidR="00A9358B" w:rsidRPr="00C213BD">
        <w:rPr>
          <w:rFonts w:ascii="Times New Roman" w:hAnsi="Times New Roman" w:cs="Times New Roman"/>
          <w:noProof/>
          <w:sz w:val="24"/>
        </w:rPr>
        <w:t>(Rodenhouse et al. 2008, Stralberg et al. 2009)</w:t>
      </w:r>
      <w:r w:rsidR="00A9358B" w:rsidRPr="00C213BD">
        <w:rPr>
          <w:rFonts w:ascii="Times New Roman" w:hAnsi="Times New Roman" w:cs="Times New Roman"/>
          <w:sz w:val="24"/>
        </w:rPr>
        <w:fldChar w:fldCharType="end"/>
      </w:r>
      <w:r w:rsidR="00A9358B" w:rsidRPr="00C213BD">
        <w:rPr>
          <w:rFonts w:ascii="Times New Roman" w:hAnsi="Times New Roman" w:cs="Times New Roman"/>
          <w:sz w:val="24"/>
        </w:rPr>
        <w:t xml:space="preserve">, with climate specialists and cold-associated species </w:t>
      </w:r>
      <w:r w:rsidR="00E93549" w:rsidRPr="00C213BD">
        <w:rPr>
          <w:rFonts w:ascii="Times New Roman" w:hAnsi="Times New Roman" w:cs="Times New Roman"/>
          <w:sz w:val="24"/>
        </w:rPr>
        <w:t xml:space="preserve">likely to be </w:t>
      </w:r>
      <w:r w:rsidR="00A9358B" w:rsidRPr="00C213BD">
        <w:rPr>
          <w:rFonts w:ascii="Times New Roman" w:hAnsi="Times New Roman" w:cs="Times New Roman"/>
          <w:sz w:val="24"/>
        </w:rPr>
        <w:t xml:space="preserve">more negatively affected by higher temperatures than climate generalists or </w:t>
      </w:r>
      <w:r w:rsidR="00E93549" w:rsidRPr="00C213BD">
        <w:rPr>
          <w:rFonts w:ascii="Times New Roman" w:hAnsi="Times New Roman" w:cs="Times New Roman"/>
          <w:sz w:val="24"/>
        </w:rPr>
        <w:t>warm-associated</w:t>
      </w:r>
      <w:r w:rsidR="00A9358B" w:rsidRPr="00C213BD">
        <w:rPr>
          <w:rFonts w:ascii="Times New Roman" w:hAnsi="Times New Roman" w:cs="Times New Roman"/>
          <w:sz w:val="24"/>
        </w:rPr>
        <w:t xml:space="preserve"> species </w:t>
      </w:r>
      <w:r w:rsidR="00A9358B" w:rsidRPr="00C213BD">
        <w:rPr>
          <w:rFonts w:ascii="Times New Roman" w:hAnsi="Times New Roman" w:cs="Times New Roman"/>
          <w:sz w:val="24"/>
        </w:rPr>
        <w:fldChar w:fldCharType="begin" w:fldLock="1"/>
      </w:r>
      <w:r w:rsidR="009A6A24" w:rsidRPr="00C213BD">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communities","type":"article-journal","volume":"84"},"uris":["http://www.mendeley.com/documents/?uuid=911bac0e-ad8a-3a55-bea8-1fff006ac714"]}],"mendeley":{"formattedCitation":"(James W. Pearce-Higgins et al. 2015)","manualFormatting":"(Pearce-Higgins et al. 2015)","plainTextFormattedCitation":"(James W. Pearce-Higgins et al. 2015)","previouslyFormattedCitation":"(James W. Pearce-Higgins et al. 2015)"},"properties":{"noteIndex":0},"schema":"https://github.com/citation-style-language/schema/raw/master/csl-citation.json"}</w:instrText>
      </w:r>
      <w:r w:rsidR="00A9358B"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(Pearce-Higgins et al. 2015)</w:t>
      </w:r>
      <w:r w:rsidR="00A9358B" w:rsidRPr="00C213BD">
        <w:rPr>
          <w:rFonts w:ascii="Times New Roman" w:hAnsi="Times New Roman" w:cs="Times New Roman"/>
          <w:sz w:val="24"/>
        </w:rPr>
        <w:fldChar w:fldCharType="end"/>
      </w:r>
      <w:r w:rsidR="00A9358B" w:rsidRPr="00C213BD">
        <w:rPr>
          <w:rFonts w:ascii="Times New Roman" w:hAnsi="Times New Roman" w:cs="Times New Roman"/>
          <w:sz w:val="24"/>
        </w:rPr>
        <w:t xml:space="preserve">. </w:t>
      </w:r>
      <w:commentRangeEnd w:id="3"/>
      <w:r w:rsidR="0090608E">
        <w:rPr>
          <w:rStyle w:val="CommentReference"/>
        </w:rPr>
        <w:commentReference w:id="3"/>
      </w:r>
    </w:p>
    <w:p w14:paraId="01DE2818" w14:textId="548D02EE" w:rsidR="009244DE" w:rsidRPr="00C213BD" w:rsidRDefault="003D6B3A" w:rsidP="009244DE">
      <w:pPr>
        <w:spacing w:line="276" w:lineRule="auto"/>
        <w:ind w:firstLine="720"/>
        <w:rPr>
          <w:rFonts w:ascii="Times New Roman" w:hAnsi="Times New Roman" w:cs="Times New Roman"/>
          <w:sz w:val="24"/>
        </w:rPr>
      </w:pPr>
      <w:r w:rsidRPr="00C213BD">
        <w:rPr>
          <w:rFonts w:ascii="Times New Roman" w:hAnsi="Times New Roman" w:cs="Times New Roman"/>
          <w:sz w:val="24"/>
        </w:rPr>
        <w:t xml:space="preserve">Although </w:t>
      </w:r>
      <w:r w:rsidR="000F2249" w:rsidRPr="00C213BD">
        <w:rPr>
          <w:rFonts w:ascii="Times New Roman" w:hAnsi="Times New Roman" w:cs="Times New Roman"/>
          <w:sz w:val="24"/>
        </w:rPr>
        <w:t xml:space="preserve">it may be possible to broadly predict </w:t>
      </w:r>
      <w:r w:rsidRPr="00C213BD">
        <w:rPr>
          <w:rFonts w:ascii="Times New Roman" w:hAnsi="Times New Roman" w:cs="Times New Roman"/>
          <w:sz w:val="24"/>
        </w:rPr>
        <w:t xml:space="preserve">the effects of rising temperatures on </w:t>
      </w:r>
      <w:r w:rsidR="00895502" w:rsidRPr="00C213BD">
        <w:rPr>
          <w:rFonts w:ascii="Times New Roman" w:hAnsi="Times New Roman" w:cs="Times New Roman"/>
          <w:sz w:val="24"/>
        </w:rPr>
        <w:t>forest song</w:t>
      </w:r>
      <w:r w:rsidRPr="00C213BD">
        <w:rPr>
          <w:rFonts w:ascii="Times New Roman" w:hAnsi="Times New Roman" w:cs="Times New Roman"/>
          <w:sz w:val="24"/>
        </w:rPr>
        <w:t>bird species based on their climate guild, there is less certainty concerning the additional effects of precipitation, particularly across latitudinal and elevational gradients.</w:t>
      </w:r>
      <w:r w:rsidR="000F2249" w:rsidRPr="00C213BD">
        <w:rPr>
          <w:rFonts w:ascii="Times New Roman" w:hAnsi="Times New Roman" w:cs="Times New Roman"/>
          <w:sz w:val="24"/>
        </w:rPr>
        <w:t xml:space="preserve"> </w:t>
      </w:r>
      <w:r w:rsidR="00243857" w:rsidRPr="00C213BD">
        <w:rPr>
          <w:rFonts w:ascii="Times New Roman" w:hAnsi="Times New Roman" w:cs="Times New Roman"/>
          <w:sz w:val="24"/>
        </w:rPr>
        <w:t xml:space="preserve">The importance of considering latitude and elevation in combination with climate change has been highlighted by multiple studies that track shifts in bird species distributions over time. </w:t>
      </w:r>
      <w:r w:rsidRPr="00C213BD">
        <w:rPr>
          <w:rFonts w:ascii="Times New Roman" w:hAnsi="Times New Roman" w:cs="Times New Roman"/>
          <w:sz w:val="24"/>
        </w:rPr>
        <w:t xml:space="preserve">Previous evidence suggests that species distributions are shifting northward in response to climate change </w:t>
      </w:r>
      <w:r w:rsidR="00FE4E67" w:rsidRPr="00C213BD">
        <w:rPr>
          <w:rFonts w:ascii="Times New Roman" w:hAnsi="Times New Roman" w:cs="Times New Roman"/>
          <w:sz w:val="24"/>
        </w:rPr>
        <w:fldChar w:fldCharType="begin" w:fldLock="1"/>
      </w:r>
      <w:r w:rsidR="00DF6DAF" w:rsidRPr="00C213BD">
        <w:rPr>
          <w:rFonts w:ascii="Times New Roman" w:hAnsi="Times New Roman" w:cs="Times New Roman"/>
          <w:sz w:val="24"/>
        </w:rPr>
        <w:instrText>ADDIN CSL_CITATION {"citationItems":[{"id":"ITEM-1","itemData":{"DOI":"10.1038/20335","ISBN":"0028-0836","ISSN":"00280836","abstract":"We have analysed the breeding distributions of British birds over a 20-year period. After controlling for overall population expansions and retractions, we find that the northern margins of many species have moved further north by an average of 18.9 km during this time. This general northward shift took place during a period of climatic warming, which we propose might be causally involved.","author":[{"dropping-particle":"","family":"Thomas","given":"Chris D.","non-dropping-particle":"","parse-names":false,"suffix":""},{"dropping-particle":"","family":"Lennon","given":"Jack J.","non-dropping-particle":"","parse-names":false,"suffix":""}],"container-title":"Nature","id":"ITEM-1","issue":"6733","issued":{"date-parts":[["1999","5","20"]]},"page":"213","title":"Birds extend their ranges northwards","type":"article-journal","volume":"399"},"uris":["http://www.mendeley.com/documents/?uuid=ea3458bb-a3d9-3b7a-8f75-d307489f0655"]},{"id":"ITEM-2","itemData":{"DOI":"10.1111/j.1523-1739.2006.00609.x","ISBN":"0888-8892","ISSN":"08888892","PMID":"17391203","abstract":"Geographic changes in species distributions toward traditionally cooler climes is one hypothesized indicator of recent global climate change. We examined distribution data on 56 bird species. If global warming is affecting species distributions across the temperate northern hemisphere, these data should show the same northward range expansions of birds that have been reported for Great Britain. Because a northward shift of distributions might be due to multidirectional range expansions for multiple species, we also examined the possibility that birds with northern distributions may be expanding their ranges southward. There was no southward expansion of birds with a northern distribution, indicating that there is no evidence of overall range expansion of insectivorous and granivorous birds in North America. As predicted, the northern limit of birds with a southern distribution showed a significant shift northward (2.35 km/year). This northward shift is similar to that observed in previous work conducted in Great Britain: the widespread nature of this shift in species distributions over two distinct geographical regions and its coincidence with a period of global warming suggests a connection with global climate change.","author":[{"dropping-particle":"","family":"Hitch","given":"Alan T.","non-dropping-particle":"","parse-names":false,"suffix":""},{"dropping-particle":"","family":"Leberg","given":"Paul L.","non-dropping-particle":"","parse-names":false,"suffix":""}],"container-title":"Conservation Biology","id":"ITEM-2","issue":"2","issued":{"date-parts":[["2007","4","1"]]},"page":"534-539","publisher":"John Wiley &amp; Sons, Ltd (10.1111)","title":"Breeding distributions of North American bird species moving north as a result of climate change","type":"article-journal","volume":"21"},"uris":["http://www.mendeley.com/documents/?uuid=595b5f7e-2c25-33f9-a6cf-7f7d3971427d"]},{"id":"ITEM-3","itemData":{"DOI":"10.1890/06-1072.1","ISSN":"0012-9658","author":[{"dropping-particle":"","family":"Sorte","given":"Frank A.","non-dropping-particle":"La","parse-names":false,"suffix":""},{"dropping-particle":"","family":"Thompson III","given":"Frank R.","non-dropping-particle":"","parse-names":false,"suffix":""}],"container-title":"Ecology","id":"ITEM-3","issue":"7","issued":{"date-parts":[["2007","7","1"]]},"page":"1803-1812","title":"Poleward shifts in winter ranges of North American birds","type":"article-journal","volume":"88"},"uris":["http://www.mendeley.com/documents/?uuid=4fc4a285-8aa2-3e3d-a413-cedf067a28e6"]}],"mendeley":{"formattedCitation":"(Thomas and Lennon 1999, Hitch and Leberg 2007, La Sorte and Thompson III 2007)","plainTextFormattedCitation":"(Thomas and Lennon 1999, Hitch and Leberg 2007, La Sorte and Thompson III 2007)","previouslyFormattedCitation":"(Thomas and Lennon 1999, Hitch and Leberg 2007, La Sorte and Thompson III 2007)"},"properties":{"noteIndex":0},"schema":"https://github.com/citation-style-language/schema/raw/master/csl-citation.json"}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(Thomas and Lennon 1999, Hitch and Leberg 2007, La Sorte and Thompson III 2007)</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Pr="00C213BD">
        <w:rPr>
          <w:rFonts w:ascii="Times New Roman" w:hAnsi="Times New Roman" w:cs="Times New Roman"/>
          <w:sz w:val="24"/>
        </w:rPr>
        <w:t>and simultaneous</w:t>
      </w:r>
      <w:r w:rsidR="00FE4E67" w:rsidRPr="00C213BD">
        <w:rPr>
          <w:rFonts w:ascii="Times New Roman" w:hAnsi="Times New Roman" w:cs="Times New Roman"/>
          <w:sz w:val="24"/>
        </w:rPr>
        <w:t xml:space="preserve"> latitudinal and </w:t>
      </w:r>
      <w:r w:rsidR="00243857" w:rsidRPr="00C213BD">
        <w:rPr>
          <w:rFonts w:ascii="Times New Roman" w:hAnsi="Times New Roman" w:cs="Times New Roman"/>
          <w:sz w:val="24"/>
        </w:rPr>
        <w:t>elevational</w:t>
      </w:r>
      <w:r w:rsidR="00FE4E67" w:rsidRPr="00C213BD">
        <w:rPr>
          <w:rFonts w:ascii="Times New Roman" w:hAnsi="Times New Roman" w:cs="Times New Roman"/>
          <w:sz w:val="24"/>
        </w:rPr>
        <w:t xml:space="preserve"> shifts have been documented and projected </w:t>
      </w:r>
      <w:r w:rsidR="00243857" w:rsidRPr="00C213BD">
        <w:rPr>
          <w:rFonts w:ascii="Times New Roman" w:hAnsi="Times New Roman" w:cs="Times New Roman"/>
          <w:sz w:val="24"/>
        </w:rPr>
        <w:t xml:space="preserve">for the future </w:t>
      </w:r>
      <w:r w:rsidR="00FE4E67" w:rsidRPr="00C213BD">
        <w:rPr>
          <w:rFonts w:ascii="Times New Roman" w:hAnsi="Times New Roman" w:cs="Times New Roman"/>
          <w:sz w:val="24"/>
        </w:rPr>
        <w:fldChar w:fldCharType="begin" w:fldLock="1"/>
      </w:r>
      <w:r w:rsidR="00FE4E67" w:rsidRPr="00C213BD">
        <w:rPr>
          <w:rFonts w:ascii="Times New Roman" w:hAnsi="Times New Roman" w:cs="Times New Roman"/>
          <w:sz w:val="24"/>
        </w:rPr>
        <w:instrText>ADDIN CSL_CITATION {"citationItems":[{"id":"ITEM-1","itemData":{"DOI":"10.1038/19297","ISBN":"0028-0836","ISSN":"00280836","PMID":"1764636","abstract":"Recent warming has caused changes in species distribution and abundance, but the extent of the effects is unclear. Here we investigate whether such changes in highland forests at Monteverde, Costa Rica, are related to the increase in air temperatures that followed a step-like warming of tropical oceans in 1976. Twenty of 50 species of anurans (frogs and toads) in a 30-km2 study area, including the locally endemic golden toad (Bufo periglenes), disappeared following synchronous population crashes in 1987. Our results indicate that these crashes probably belong to a constellation of demographic changes that have altered communities of birds, reptiles and amphibians in the area and are linked to recent warming. The changes are all associated with patterns of dry-season mist frequency, which is negatively correlated with sea surface temperatures in the equatorial Pacific and has declined dramatically since the mid-1970s. The biological and climatic patterns suggest that atmospheric warming has raised the average altitude at the base of the orographic cloud bank, as predicted by the lifting-cloud-base hypothesis.","author":[{"dropping-particle":"","family":"Pounds","given":"J. Alan","non-dropping-particle":"","parse-names":false,"suffix":""},{"dropping-particle":"","family":"Fogden","given":"Michael P. L.","non-dropping-particle":"","parse-names":false,"suffix":""},{"dropping-particle":"","family":"Campbell","given":"John H.","non-dropping-particle":"","parse-names":false,"suffix":""}],"container-title":"Nature","id":"ITEM-1","issue":"6728","issued":{"date-parts":[["1999","4","15"]]},"page":"611-615","title":"Biological response to climate change on a tropical mountain","type":"article-journal","volume":"398"},"uris":["http://www.mendeley.com/documents/?uuid=a325494c-bf47-312c-9c59-9200020d11a7"]},{"id":"ITEM-2","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Change","id":"ITEM-2","issue":"5-6","issued":{"date-parts":[["2008"]]},"page":"517-540","title":"Potential effects of climate change on birds of the Northeast","type":"article-journal","volume":"13"},"uris":["http://www.mendeley.com/documents/?uuid=2df19d34-c2f7-3b8f-8fda-2b109fc4b273"]}],"mendeley":{"formattedCitation":"(Pounds et al. 1999, Rodenhouse et al. 2008)","plainTextFormattedCitation":"(Pounds et al. 1999, Rodenhouse et al. 2008)","previouslyFormattedCitation":"(Pounds et al. 1999, Rodenhouse et al. 2008)"},"properties":{"noteIndex":0},"schema":"https://github.com/citation-style-language/schema/raw/master/csl-citation.json"}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(Pounds et al. 1999, Rodenhouse et al. 2008)</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Pr="00C213BD">
        <w:rPr>
          <w:rFonts w:ascii="Times New Roman" w:hAnsi="Times New Roman" w:cs="Times New Roman"/>
          <w:sz w:val="24"/>
          <w:szCs w:val="24"/>
        </w:rPr>
        <w:t xml:space="preserve">For instance, populations of </w:t>
      </w:r>
      <w:r w:rsidR="00243857" w:rsidRPr="00C213BD">
        <w:rPr>
          <w:rFonts w:ascii="Times New Roman" w:hAnsi="Times New Roman" w:cs="Times New Roman"/>
          <w:sz w:val="24"/>
          <w:szCs w:val="24"/>
        </w:rPr>
        <w:t xml:space="preserve">cold-associated, </w:t>
      </w:r>
      <w:r w:rsidRPr="00C213BD">
        <w:rPr>
          <w:rFonts w:ascii="Times New Roman" w:hAnsi="Times New Roman" w:cs="Times New Roman"/>
          <w:sz w:val="24"/>
          <w:szCs w:val="24"/>
        </w:rPr>
        <w:t xml:space="preserve">high-elevation species </w:t>
      </w:r>
      <w:r w:rsidR="00243857" w:rsidRPr="00C213BD">
        <w:rPr>
          <w:rFonts w:ascii="Times New Roman" w:hAnsi="Times New Roman" w:cs="Times New Roman"/>
          <w:sz w:val="24"/>
          <w:szCs w:val="24"/>
        </w:rPr>
        <w:t>are likely to</w:t>
      </w:r>
      <w:r w:rsidRPr="00C213BD">
        <w:rPr>
          <w:rFonts w:ascii="Times New Roman" w:hAnsi="Times New Roman" w:cs="Times New Roman"/>
          <w:sz w:val="24"/>
          <w:szCs w:val="24"/>
        </w:rPr>
        <w:t xml:space="preserve"> decline and </w:t>
      </w:r>
      <w:r w:rsidR="005C6FA6" w:rsidRPr="00C213BD">
        <w:rPr>
          <w:rFonts w:ascii="Times New Roman" w:hAnsi="Times New Roman" w:cs="Times New Roman"/>
          <w:sz w:val="24"/>
          <w:szCs w:val="24"/>
        </w:rPr>
        <w:t xml:space="preserve">warm-associated, </w:t>
      </w:r>
      <w:r w:rsidRPr="00C213BD">
        <w:rPr>
          <w:rFonts w:ascii="Times New Roman" w:hAnsi="Times New Roman" w:cs="Times New Roman"/>
          <w:sz w:val="24"/>
          <w:szCs w:val="24"/>
        </w:rPr>
        <w:t xml:space="preserve">low-elevation species may begin to expand into higher elevations in response to increasing temperatures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{"citationItems":[{"id":"ITEM-1","itemData":{"DOI":"10.1371/journal.pone.0028535","ISBN":"1932-6203","ISSN":"19326203","PMID":"22163309","abstract":"BACKGROUND: Species may respond to a warming climate by moving to higher latitudes or elevations. Shifts in geographic ranges are common responses in temperate regions. For the tropics, latitudinal temperature gradients are shallow; the only escape for species may be to move to higher elevations. There are few data to suggest that they do. Yet, the greatest loss of species from climate disruption may be for tropical montane species.\\n\\nMETHODOLOGY/PRINCIPAL FINDINGS: We repeat a historical transect in Peru and find an average upward shift of 49 m for 55 bird species over a 41 year interval. This shift is significantly upward, but also significantly smaller than the 152 m one expects from warming in the region. To estimate the expected shift in elevation we first determined the magnitude of warming in the locality from historical data. Then we used the temperature lapse rate to infer the required shift in altitude to compensate for warming. The range shifts in elevation were similar across different trophic guilds.\\n\\nCONCLUSIONS: Endothermy may provide birds with some flexibility to temperature changes and allow them to move less than expected. Instead of being directly dependent on temperature, birds may be responding to gradual changes in the nature of the habitat or availability of food resources, and presence of competitors. If so, this has important implications for estimates of mountaintop extinctions from climate change.","author":[{"dropping-particle":"","family":"Forero-Medina","given":"German","non-dropping-particle":"","parse-names":false,"suffix":""},{"dropping-particle":"","family":"Terborgh","given":"John","non-dropping-particle":"","parse-names":false,"suffix":""},{"dropping-particle":"","family":"Socolar","given":"S. Jacob","non-dropping-particle":"","parse-names":false,"suffix":""},{"dropping-particle":"","family":"Pimm","given":"Stuart L.","non-dropping-particle":"","parse-names":false,"suffix":""}],"container-title":"PLoS ONE","id":"ITEM-1","issue":"12","issued":{"date-parts":[["2011","12","7"]]},"page":"e28535","title":"Elevational ranges of birds on a tropical montane gradient lag behind warming temperatures","type":"article-journal","volume":"6"},"uris":["http://www.mendeley.com/documents/?uuid=8445d08d-4579-3521-9a1a-7a68e658b566"]},{"id":"ITEM-2","itemData":{"DOI":"10.1111/j.1365-2486.2012.02784.x","ISBN":"1365-2486","ISSN":"13541013","abstract":"Projected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Biology","id":"ITEM-2","issue":"11","issued":{"date-parts":[["2012","11","1"]]},"page":"3279-3290","title":"The push and pull of climate change causes heterogeneous shifts in avian elevational ranges","type":"article-journal","volume":"18"},"uris":["http://www.mendeley.com/documents/?uuid=655afc59-bf7a-320c-a71f-9c833d8a1d49"]}],"mendeley":{"formattedCitation":"(Forero-Medina et al. 2011, Tingley et al. 2012)","plainTextFormattedCitation":"(Forero-Medina et al. 2011, Tingley et al. 2012)","previouslyFormattedCitation":"(Forero-Medina et al. 2011, Tingley et al. 2012)"},"properties":{"noteIndex":0},"schema":"https://github.com/citation-style-language/schema/raw/master/csl-citation.json"}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(Forero-Medina et al. 2011, Tingley et al. 2012)</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w:t>
      </w:r>
      <w:r w:rsidRPr="00C213BD">
        <w:rPr>
          <w:rFonts w:ascii="Times New Roman" w:hAnsi="Times New Roman" w:cs="Times New Roman"/>
          <w:sz w:val="24"/>
        </w:rPr>
        <w:t xml:space="preserve">However, </w:t>
      </w:r>
      <w:r w:rsidR="005C6FA6" w:rsidRPr="00C213BD">
        <w:rPr>
          <w:rFonts w:ascii="Times New Roman" w:hAnsi="Times New Roman" w:cs="Times New Roman"/>
          <w:sz w:val="24"/>
        </w:rPr>
        <w:t>elevational</w:t>
      </w:r>
      <w:r w:rsidRPr="00C213BD">
        <w:rPr>
          <w:rFonts w:ascii="Times New Roman" w:hAnsi="Times New Roman" w:cs="Times New Roman"/>
          <w:sz w:val="24"/>
        </w:rPr>
        <w:t xml:space="preserve"> shifts are not always upward; </w:t>
      </w:r>
      <w:r w:rsidR="00FE4E67" w:rsidRPr="00C213BD">
        <w:rPr>
          <w:rFonts w:ascii="Times New Roman" w:hAnsi="Times New Roman" w:cs="Times New Roman"/>
          <w:sz w:val="24"/>
        </w:rPr>
        <w:t xml:space="preserve">along elevational gradients, climate change has caused heterogeneous range shifts, as rising temperature pushes species upslope while increased precipitation pulls them downslope </w:t>
      </w:r>
      <w:r w:rsidR="00FE4E67" w:rsidRPr="00C213BD">
        <w:rPr>
          <w:rFonts w:ascii="Times New Roman" w:hAnsi="Times New Roman" w:cs="Times New Roman"/>
          <w:sz w:val="24"/>
        </w:rPr>
        <w:fldChar w:fldCharType="begin" w:fldLock="1"/>
      </w:r>
      <w:r w:rsidR="00FE4E67" w:rsidRPr="00C213BD">
        <w:rPr>
          <w:rFonts w:ascii="Times New Roman" w:hAnsi="Times New Roman" w:cs="Times New Roman"/>
          <w:sz w:val="24"/>
        </w:rPr>
        <w:instrText>ADDIN CSL_CITATION {"citationItems":[{"id":"ITEM-1","itemData":{"DOI":"10.1111/j.1365-2486.2012.02784.x","ISBN":"1365-2486","ISSN":"13541013","abstract":"Projected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Biology","id":"ITEM-1","issue":"11","issued":{"date-parts":[["2012","11","1"]]},"page":"3279-3290","title":"The push and pull of climate change causes heterogeneous shifts in avian elevational ranges","type":"article-journal","volume":"18"},"uris":["http://www.mendeley.com/documents/?uuid=655afc59-bf7a-320c-a71f-9c833d8a1d49"]}],"mendeley":{"formattedCitation":"(Tingley et al. 2012)","plainTextFormattedCitation":"(Tingley et al. 2012)","previouslyFormattedCitation":"(Tingley et al. 2012)"},"properties":{"noteIndex":0},"schema":"https://github.com/citation-style-language/schema/raw/master/csl-citation.json"}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(Tingley et al. 2012)</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w:t>
      </w:r>
      <w:r w:rsidR="006B603F" w:rsidRPr="00C213BD">
        <w:rPr>
          <w:rFonts w:ascii="Times New Roman" w:hAnsi="Times New Roman" w:cs="Times New Roman"/>
          <w:sz w:val="24"/>
        </w:rPr>
        <w:t xml:space="preserve"> A common assumption in these studies is that relationships with temperature and precipitation are static across latitudinal and elevational gradients. </w:t>
      </w:r>
      <w:r w:rsidR="00042870" w:rsidRPr="00C213BD">
        <w:rPr>
          <w:rFonts w:ascii="Times New Roman" w:hAnsi="Times New Roman" w:cs="Times New Roman"/>
          <w:sz w:val="24"/>
        </w:rPr>
        <w:t>However,</w:t>
      </w:r>
      <w:r w:rsidR="006B603F" w:rsidRPr="00C213BD">
        <w:rPr>
          <w:rFonts w:ascii="Times New Roman" w:hAnsi="Times New Roman" w:cs="Times New Roman"/>
          <w:sz w:val="24"/>
        </w:rPr>
        <w:t xml:space="preserve"> to accurately </w:t>
      </w:r>
      <w:r w:rsidR="006B603F" w:rsidRPr="00C213BD">
        <w:rPr>
          <w:rFonts w:ascii="Times New Roman" w:hAnsi="Times New Roman" w:cs="Times New Roman"/>
          <w:sz w:val="24"/>
          <w:szCs w:val="24"/>
        </w:rPr>
        <w:t xml:space="preserve">predict how climate change will affect forest songbirds in the future and to better inform conservation efforts, it is imperative </w:t>
      </w:r>
      <w:r w:rsidR="006B603F" w:rsidRPr="00C213BD">
        <w:rPr>
          <w:rFonts w:ascii="Times New Roman" w:hAnsi="Times New Roman" w:cs="Times New Roman"/>
          <w:sz w:val="24"/>
          <w:szCs w:val="24"/>
        </w:rPr>
        <w:lastRenderedPageBreak/>
        <w:t xml:space="preserve">to verify whether </w:t>
      </w:r>
      <w:r w:rsidR="008D722C" w:rsidRPr="00C213BD">
        <w:rPr>
          <w:rFonts w:ascii="Times New Roman" w:hAnsi="Times New Roman" w:cs="Times New Roman"/>
          <w:sz w:val="24"/>
          <w:szCs w:val="24"/>
        </w:rPr>
        <w:t>the influence of changing temperatures and precipitation amounts is mediated by latitude and elevation.</w:t>
      </w:r>
    </w:p>
    <w:p w14:paraId="5A395CAC" w14:textId="5ED91CCD" w:rsidR="009244DE" w:rsidRPr="00C213BD" w:rsidRDefault="00C849F9" w:rsidP="005F19A0">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Looking forward, there is a critical need to address this research question, as climate change is affecting and will continue to affect the forest songbirds of eastern North America. Over the last several decades, this region has become warmer and wetter</w:t>
      </w:r>
      <w:r w:rsidR="00D359D9" w:rsidRPr="00C213BD">
        <w:rPr>
          <w:rFonts w:ascii="Times New Roman" w:hAnsi="Times New Roman" w:cs="Times New Roman"/>
          <w:sz w:val="24"/>
          <w:szCs w:val="24"/>
        </w:rPr>
        <w:t xml:space="preserve"> </w:t>
      </w:r>
      <w:r w:rsidR="00D359D9" w:rsidRPr="00C213BD">
        <w:rPr>
          <w:rFonts w:ascii="Times New Roman" w:hAnsi="Times New Roman" w:cs="Times New Roman"/>
          <w:sz w:val="24"/>
          <w:szCs w:val="24"/>
        </w:rPr>
        <w:fldChar w:fldCharType="begin" w:fldLock="1"/>
      </w:r>
      <w:r w:rsidR="00D359D9" w:rsidRPr="00C213BD">
        <w:rPr>
          <w:rFonts w:ascii="Times New Roman" w:hAnsi="Times New Roman" w:cs="Times New Roman"/>
          <w:sz w:val="24"/>
          <w:szCs w:val="24"/>
        </w:rPr>
        <w:instrText>ADDIN CSL_CITATION {"citationItems":[{"id":"ITEM-1","itemData":{"DOI":"10.1007/s00382-006-0187-8","ISBN":"09307575","ISSN":"09307575","PMID":"23710191","abstract":"To assess the influence of global climate change at the regional scale, we examine past and future changes in key climate, hydrological, and biophysical indicators across the US Northeast (NE). We first consider the extent to which simulations of twentieth century climate from nine atmosphere-ocean general circulation models (AOGCMs) are able to reproduce observed changes in these indicators. We then evaluate projected future trends in primary climate characteristics and indicators of change, including seasonal temperatures, rainfall and drought, snow cover, soil moisture, streamflow, and changes in biometeorological indicators that depend on threshold or accumulated temperatures such as growing season, frost days, and Spring Indices (SI). Changes in indicators for which temperature-related signals have already been observed (seasonal warming patterns, advances in high-spring streamflow, decreases in snow depth, extended growing seasons, earlier bloom dates) are generally reproduced by past model simulations and are projected to continue in the future. Other indicators for which trends have not yet been observed also show projected future changes consistent with a warmer climate (shrinking snow cover, more frequent droughts, and extended low-flow periods in summer). The magnitude of temperature-driven trends in the future are generally projected to be higher under the Special Report on Emission Scenarios (SRES) mid-high (A2) and higher (A1FI) emissions scenarios than under the lower (B1) scenario. These results provide confidence regarding the direction of many regional climate trends, and highlight the fundamental role of future emissions in determining the potential magnitude of changes we can expect over the coming century. [ABSTRACT FROM AUTHOR] Copyright of Climate Dynamics is the property of Springer Science &amp; Business Media B.V.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Abstracts.)","author":[{"dropping-particle":"","family":"Hayhoe","given":"Katharine","non-dropping-particle":"","parse-names":false,"suffix":""},{"dropping-particle":"","family":"Wake","given":"Cameron P","non-dropping-particle":"","parse-names":false,"suffix":""},{"dropping-particle":"","family":"Huntington","given":"Thomas G","non-dropping-particle":"","parse-names":false,"suffix":""},{"dropping-particle":"","family":"Luo","given":"Lifeng","non-dropping-particle":"","parse-names":false,"suffix":""},{"dropping-particle":"","family":"Schwartz","given":"Mark D","non-dropping-particle":"","parse-names":false,"suffix":""},{"dropping-particle":"","family":"Sheffield","given":"Justin","non-dropping-particle":"","parse-names":false,"suffix":""},{"dropping-particle":"","family":"Wood","given":"Eric","non-dropping-particle":"","parse-names":false,"suffix":""},{"dropping-particle":"","family":"Anderson","given":"Bruce","non-dropping-particle":"","parse-names":false,"suffix":""},{"dropping-particle":"","family":"Bradbury","given":"James","non-dropping-particle":"","parse-names":false,"suffix":""},{"dropping-particle":"","family":"DeGaetano","given":"Art","non-dropping-particle":"","parse-names":false,"suffix":""},{"dropping-particle":"","family":"Troy","given":"Tara J.","non-dropping-particle":"","parse-names":false,"suffix":""},{"dropping-particle":"","family":"Wolfe","given":"David","non-dropping-particle":"","parse-names":false,"suffix":""}],"container-title":"Climate Dynamics","id":"ITEM-1","issue":"4","issued":{"date-parts":[["2007"]]},"page":"381-407","title":"Past and future changes in climate and hydrological indicators in the US Northeast","type":"article-journal","volume":"28"},"uris":["http://www.mendeley.com/documents/?uuid=4ab30f71-84c6-3152-846a-de02259ff900"]},{"id":"ITEM-2","itemData":{"DOI":"10.1139/X08-116","abstract":"We review twentieth century and projected twenty-first century changes in climatic and hydrologic conditions in the northeastern United States and the implications of these changes for forest ecosy...","author":[{"dropping-particle":"","family":"Huntington","given":"Thomas G. HuntingtonT.G.","non-dropping-particle":"","parse-names":false,"suffix":""},{"dropping-particle":"","family":"Richardson","given":"Andrew D. RichardsonA.D.","non-dropping-particle":"","parse-names":false,"suffix":""},{"dropping-particle":"","family":"McGuire","given":"Kevin J. McGuireK.J.","non-dropping-particle":"","parse-names":false,"suffix":""},{"dropping-particle":"","family":"Hayhoe","given":"Katharine HayhoeK.","non-dropping-particle":"","parse-names":false,"suffix":""}],"container-title":"https://doi.org/10.1139/X08-116","id":"ITEM-2","issue":"2","issued":{"date-parts":[["2009","2"]]},"page":"199-212","title":"Climate and hydrological changes in the northeastern United States: recent trends and implications for forested and aquatic ecosystemsThis article is one of a selection of papers from NE Forests 2100: A Synthesis of Climate Change Impacts on Forests of the Northeastern US and Eastern Canada.","type":"article-journal","volume":"39"},"uris":["http://www.mendeley.com/documents/?uuid=a057ac14-86d2-34da-b36f-ac4d6975614d"]}],"mendeley":{"formattedCitation":"(Hayhoe et al. 2007, Huntington et al. 2009)","plainTextFormattedCitation":"(Hayhoe et al. 2007, Huntington et al. 2009)","previouslyFormattedCitation":"(Hayhoe et al. 2007, Huntington et al. 2009)"},"properties":{"noteIndex":0},"schema":"https://github.com/citation-style-language/schema/raw/master/csl-citation.json"}</w:instrText>
      </w:r>
      <w:r w:rsidR="00D359D9" w:rsidRPr="00C213BD">
        <w:rPr>
          <w:rFonts w:ascii="Times New Roman" w:hAnsi="Times New Roman" w:cs="Times New Roman"/>
          <w:sz w:val="24"/>
          <w:szCs w:val="24"/>
        </w:rPr>
        <w:fldChar w:fldCharType="separate"/>
      </w:r>
      <w:r w:rsidR="00D359D9" w:rsidRPr="00C213BD">
        <w:rPr>
          <w:rFonts w:ascii="Times New Roman" w:hAnsi="Times New Roman" w:cs="Times New Roman"/>
          <w:noProof/>
          <w:sz w:val="24"/>
          <w:szCs w:val="24"/>
        </w:rPr>
        <w:t>(Hayhoe et al. 2007, Huntington et al. 2009)</w:t>
      </w:r>
      <w:r w:rsidR="00D359D9"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though there is spatial variation in precipitation </w:t>
      </w:r>
      <w:r w:rsidR="00BB580A" w:rsidRPr="00C213BD">
        <w:rPr>
          <w:rFonts w:ascii="Times New Roman" w:hAnsi="Times New Roman" w:cs="Times New Roman"/>
          <w:sz w:val="24"/>
          <w:szCs w:val="24"/>
        </w:rPr>
        <w:t>patterns</w:t>
      </w:r>
      <w:r w:rsidRPr="00C213BD">
        <w:rPr>
          <w:rFonts w:ascii="Times New Roman" w:hAnsi="Times New Roman" w:cs="Times New Roman"/>
          <w:sz w:val="24"/>
          <w:szCs w:val="24"/>
        </w:rPr>
        <w:t xml:space="preserve">. These trends of increasing temperatures and precipitation amounts are projected to continue in the future </w:t>
      </w:r>
      <w:r w:rsidR="00D359D9" w:rsidRPr="00C213BD">
        <w:rPr>
          <w:rFonts w:ascii="Times New Roman" w:hAnsi="Times New Roman" w:cs="Times New Roman"/>
          <w:sz w:val="24"/>
          <w:szCs w:val="24"/>
        </w:rPr>
        <w:fldChar w:fldCharType="begin" w:fldLock="1"/>
      </w:r>
      <w:r w:rsidR="00FF24C0" w:rsidRPr="00C213BD">
        <w:rPr>
          <w:rFonts w:ascii="Times New Roman" w:hAnsi="Times New Roman" w:cs="Times New Roman"/>
          <w:sz w:val="24"/>
          <w:szCs w:val="24"/>
        </w:rPr>
        <w:instrText>ADDIN CSL_CITATION {"citationItems":[{"id":"ITEM-1","itemData":{"DOI":"10.3354/cr00953","ISBN":"0936-577X","ISSN":"0936577X","PMID":"22080880","abstract":"There is a direct influence of global warming on precipitation. Increased heating leads to greater evaporation and thus surface drying, thereby increasing the intensity and duration of drought. However, the water holding capacity of air increases by about 7% per 1C warming, which leads to increased water vapor in the atmosphere. Hence, storms, whether individual thunderstorms, extratropical rain or snow storms, or tropical cyclones, supplied with increased moisture, produce more intense precipitation events. Such events are observed to be widely occurring, even where total precipitation is decreasing: it never rains but it pours! This increases the risk of flooding. The atmospheric and surface energy budget plays a critical role in the hydrological cycle, and also in the slower rate of change that occurs in total precipitation than total column water vapor. With modest changes in winds, patterns of precipitation do not change much, but result in dry areas becoming drier (generally throughout the subtropics) and wet areas becoming wetter, especially in the mid- to high latitudes: the rich get richer and the poor get poorer. This pattern is simulated by climate models and is projected to continue into the future. Because, with warming, more precipitation occurs as rain instead of snow and snow melts earlier, there is increased runoff and risk of flooding in early spring, but increased risk of drought in summer, especially over continental areas. However, with more precipitation per unit of upward motion in the atmosphere, i.e. more bang for the buck, atmospheric circulation weakens, causing monsoons to falter. In the tropics and subtropics, precipitation patterns are dominated by shifts as sea surface temperatures change, with El Ni o a good example. The volcanic eruption of Mount Pinatubo in 1991 led to an unprecedented drop in land precipitation and runoff, and to widespread drought, as precipitation shifted from land to oceans and evaporation faltered, providing lessons for possible geoengineering. Most models simulate precipitation that occurs prematurely and too often, and with insufficient intensity, resulting in recycling that is too large and a lifetime of moisture in the atmosphere that is too short, which affects runoff and soil moisture.","author":[{"dropping-particle":"","family":"Trenberth","given":"Kevin E.","non-dropping-particle":"","parse-names":false,"suffix":""}],"container-title":"Climate Research","id":"ITEM-1","issue":"1-2","issued":{"date-parts":[["2011","3","31"]]},"page":"123-138","title":"Changes in precipitation with climate change","type":"article-journal","volume":"47"},"uris":["http://www.mendeley.com/documents/?uuid=22f2c2c9-d186-3ad5-9002-9540b6c21f47"]},{"id":"ITEM-2","itemData":{"DOI":"10.5822/978-1-61091-713-1_11","abstract":"Forests of the Appalachian Landscape Conservation Cooperative provide critical ecological and management functions. The moist climate of the eastern United States fosters productive stands that store relatively high amounts of carbon; for example, the Appalachian Landscape Conservation Cooperative (Appalachian LCC) accounts for only 7.6 percent of the contiguous United States but contains 18.8 percent of its aboveground forest biomass (derived from Kellndorfer et al. 2012). The Appalachian Mountains create substantial topographic and microclimatic diversity, and forests in the southern Appalachian LCC have some of the highest levels of endemic mammal, bird, amphibian, reptile, freshwater fish, and tree species biodiversity in the conterminous United States (Jenkins et al. 2015). Forest types vary from commercial pine plantations in the south to temperate hardwoods in the central Appalachians to high-elevation spruce-fir forests in the north.","author":[{"dropping-particle":"","family":"Rogers","given":"Brendan M.","non-dropping-particle":"","parse-names":false,"suffix":""},{"dropping-particle":"","family":"Jantz","given":"Patrick","non-dropping-particle":"","parse-names":false,"suffix":""},{"dropping-particle":"","family":"Goetz","given":"Scott J.","non-dropping-particle":"","parse-names":false,"suffix":""},{"dropping-particle":"","family":"Theobald","given":"David M.","non-dropping-particle":"","parse-names":false,"suffix":""}],"container-title":"Climate Change in Wildlands: Pioneering Approaches to Science and Management","id":"ITEM-2","issued":{"date-parts":[["2016","1","1"]]},"page":"212-233","publisher":"Island Press, Washington, DC","title":"Vulnerability of Tree Species to Climate Change in the Appalachian Landscape Conservation Cooperative","type":"article-journal"},"uris":["http://www.mendeley.com/documents/?uuid=11215ace-3d35-308c-89b8-23208e5c0a14"]},{"id":"ITEM-3","itemData":{"DOI":"10.1175/JAMC-D-18-0093.1","ISSN":"1558-8424","abstract":"The Appalachian Mountains serve as a water source for important population centers in the eastern and midwestern United States. Despite this, the effects of climate change on the hydroclimatology of the region have not been thoroughly assessed, and its effects for water resources remain uncertain. In this study, we analyze the effects of climate change in a holistic approach to consider differential changes between atmospheric water supply (precipitation) and atmospheric water demand (potential evapotranspiration). We analyze the absolute and relative changes in both variables, as well as their relation (aridity index) and future projected shifts in their seasonality. Our findings show that precipitation is projected to increase in the northeastern part of the region and decrease in the southwest with a transition zone in the central Appalachians. Potential evapotranspiration increases consistently throughout the twenty-first century at a higher rate than precipitation, increasing the aridity of the region except for some small localized pockets at high elevations. The seasonality of precipitation indicates different shifts across the region related to changes in the dominant synoptic drivers of the region and changes in the seasonal characteristics of the land surface. All changes are exacerbated in the most extreme future climate scenario, highlighting the importance of local to global policies toward a more sustainable water resources development. In addition, we perform a basin-scale assessment on 20 major rivers with headwaters within the \"Appalachian Region.\" Our basin-scale results enforce the gridded regional results and indicate that, as temperatures continue to increase, lowland areas will rely more heavily on higher-elevation forested headwater catchments for water supply.","author":[{"dropping-particle":"","family":"Fernandez","given":"Rodrigo","non-dropping-particle":"","parse-names":false,"suffix":""},{"dropping-particle":"","family":"Zegre","given":"Nicolas","non-dropping-particle":"","parse-names":false,"suffix":""}],"container-title":"Journal of Applied Meteorology and Climatology","id":"ITEM-3","issue":"5","issued":{"date-parts":[["2019","5","1"]]},"page":"1079-1102","publisher":"American Meteorological Society","title":"Seasonal Changes in Water and Energy Balances over the Appalachian Region and Beyond throughout the Twenty-First Century","type":"article-journal","volume":"58"},"uris":["http://www.mendeley.com/documents/?uuid=e8f19cc2-77f1-33e9-ae52-598d2fabd81a"]}],"mendeley":{"formattedCitation":"(Trenberth 2011, Rogers et al. 2016, Fernandez and Zegre 2019)","plainTextFormattedCitation":"(Trenberth 2011, Rogers et al. 2016, Fernandez and Zegre 2019)","previouslyFormattedCitation":"(Trenberth 2011, Rogers et al. 2016, Fernandez and Zegre 2019)"},"properties":{"noteIndex":0},"schema":"https://github.com/citation-style-language/schema/raw/master/csl-citation.json"}</w:instrText>
      </w:r>
      <w:r w:rsidR="00D359D9" w:rsidRPr="00C213BD">
        <w:rPr>
          <w:rFonts w:ascii="Times New Roman" w:hAnsi="Times New Roman" w:cs="Times New Roman"/>
          <w:sz w:val="24"/>
          <w:szCs w:val="24"/>
        </w:rPr>
        <w:fldChar w:fldCharType="separate"/>
      </w:r>
      <w:r w:rsidR="00D359D9" w:rsidRPr="00C213BD">
        <w:rPr>
          <w:rFonts w:ascii="Times New Roman" w:hAnsi="Times New Roman" w:cs="Times New Roman"/>
          <w:noProof/>
          <w:sz w:val="24"/>
          <w:szCs w:val="24"/>
        </w:rPr>
        <w:t>(Trenberth 2011, Rogers et al. 2016, Fernandez and Zegre 2019)</w:t>
      </w:r>
      <w:r w:rsidR="00D359D9"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w:t>
      </w:r>
      <w:r w:rsidR="005F19A0" w:rsidRPr="00C213BD">
        <w:rPr>
          <w:rFonts w:ascii="Times New Roman" w:hAnsi="Times New Roman" w:cs="Times New Roman"/>
          <w:sz w:val="24"/>
          <w:szCs w:val="24"/>
        </w:rPr>
        <w:t>To understand the role that temperature and precipitation have played in</w:t>
      </w:r>
      <w:r w:rsidR="009244DE" w:rsidRPr="00C213BD">
        <w:rPr>
          <w:rFonts w:ascii="Times New Roman" w:hAnsi="Times New Roman" w:cs="Times New Roman"/>
          <w:sz w:val="24"/>
          <w:szCs w:val="24"/>
        </w:rPr>
        <w:t xml:space="preserve"> the</w:t>
      </w:r>
      <w:r w:rsidR="005F19A0" w:rsidRPr="00C213BD">
        <w:rPr>
          <w:rFonts w:ascii="Times New Roman" w:hAnsi="Times New Roman" w:cs="Times New Roman"/>
          <w:sz w:val="24"/>
          <w:szCs w:val="24"/>
        </w:rPr>
        <w:t xml:space="preserve"> ongoing declines in forest songbird</w:t>
      </w:r>
      <w:r w:rsidRPr="00C213BD">
        <w:rPr>
          <w:rFonts w:ascii="Times New Roman" w:hAnsi="Times New Roman" w:cs="Times New Roman"/>
          <w:sz w:val="24"/>
          <w:szCs w:val="24"/>
        </w:rPr>
        <w:t xml:space="preserve"> populations in eastern North America</w:t>
      </w:r>
      <w:r w:rsidR="005F19A0" w:rsidRPr="00C213BD">
        <w:rPr>
          <w:rFonts w:ascii="Times New Roman" w:hAnsi="Times New Roman" w:cs="Times New Roman"/>
          <w:sz w:val="24"/>
          <w:szCs w:val="24"/>
        </w:rPr>
        <w:t xml:space="preserve"> and </w:t>
      </w:r>
      <w:r w:rsidR="009244DE" w:rsidRPr="00C213BD">
        <w:rPr>
          <w:rFonts w:ascii="Times New Roman" w:hAnsi="Times New Roman" w:cs="Times New Roman"/>
          <w:sz w:val="24"/>
          <w:szCs w:val="24"/>
        </w:rPr>
        <w:t xml:space="preserve">to </w:t>
      </w:r>
      <w:r w:rsidR="005F19A0" w:rsidRPr="00C213BD">
        <w:rPr>
          <w:rFonts w:ascii="Times New Roman" w:hAnsi="Times New Roman" w:cs="Times New Roman"/>
          <w:sz w:val="24"/>
          <w:szCs w:val="24"/>
        </w:rPr>
        <w:t xml:space="preserve">predict the effects of future climate change, we need to </w:t>
      </w:r>
      <w:r w:rsidR="00EF3768" w:rsidRPr="00C213BD">
        <w:rPr>
          <w:rFonts w:ascii="Times New Roman" w:hAnsi="Times New Roman" w:cs="Times New Roman"/>
          <w:sz w:val="24"/>
          <w:szCs w:val="24"/>
        </w:rPr>
        <w:t>evaluate</w:t>
      </w:r>
      <w:r w:rsidR="005F19A0" w:rsidRPr="00C213BD">
        <w:rPr>
          <w:rFonts w:ascii="Times New Roman" w:hAnsi="Times New Roman" w:cs="Times New Roman"/>
          <w:sz w:val="24"/>
          <w:szCs w:val="24"/>
        </w:rPr>
        <w:t xml:space="preserve"> historic temporal changes in abundance of individual species and in diversity of avian communities </w:t>
      </w:r>
      <w:r w:rsidR="005F19A0" w:rsidRPr="00C213BD">
        <w:rPr>
          <w:rFonts w:ascii="Times New Roman" w:hAnsi="Times New Roman" w:cs="Times New Roman"/>
          <w:sz w:val="24"/>
          <w:szCs w:val="24"/>
        </w:rPr>
        <w:fldChar w:fldCharType="begin" w:fldLock="1"/>
      </w:r>
      <w:r w:rsidR="005F19A0" w:rsidRPr="00C213BD">
        <w:rPr>
          <w:rFonts w:ascii="Times New Roman" w:hAnsi="Times New Roman" w:cs="Times New Roman"/>
          <w:sz w:val="24"/>
          <w:szCs w:val="24"/>
        </w:rPr>
        <w:instrText xml:space="preserve">ADDIN CSL_CITATION {"citationItems":[{"id":"ITEM-1","itemData":{"DOI":"10.1016/j.tree.2010.06.016","ISBN":"0169-5347","ISSN":"01695347","PMID":"20656371","abstract":"The growing need for baseline data against which efforts to reduce the rate of biodiversity loss can be judged highlights the importance of long-term datasets, some of which are as old as ecology itself. We review methods of evaluating change in biodiversity at the community level using these datasets, and contrast whole-community approaches with those that combine information from different species and habitats. As all communities experience temporal turnover, one of the biggest challenges is distinguishing change that can be attributed to external factors, such as anthropogenic activities, from underlying natural change. We also discuss methodological issues, such as false alerts and modifications in design, of which users of these data sets need to be aware.","author":[{"dropping-particle":"","family":"Magurran","given":"Anne E","non-dropping-particle":"","parse-names":false,"suffix":""},{"dropping-particle":"","family":"Baillie","given":"Stephen R","non-dropping-particle":"","parse-names":false,"suffix":""},{"dropping-particle":"","family":"Buckland","given":"Stephen T","non-dropping-particle":"","parse-names":false,"suffix":""},{"dropping-particle":"","family":"Dick","given":"Jan Mcp","non-dropping-particle":"","parse-names":false,"suffix":""},{"dropping-particle":"","family":"Elston","given":"David A","non-dropping-particle":"","parse-names":false,"suffix":""},{"dropping-particle":"","family":"Scott","given":"E Marian","non-dropping-particle":"","parse-names":false,"suffix":""},{"dropping-particle":"","family":"Smith","given":"Rognvald I","non-dropping-particle":"","parse-names":false,"suffix":""},{"dropping-particle":"","family":"Somerfield","given":"Paul J","non-dropping-particle":"","parse-names":false,"suffix":""},{"dropping-particle":"","family":"Watt","given":"Allan D","non-dropping-particle":"","parse-names":false,"suffix":""}],"container-title":"Trends in Ecology &amp; Evolution","id":"ITEM-1","issue":"10","issued":{"date-parts":[["2010"]]},"page":"574-582","title":"Long-term datasets in biodiversity research and monitoring: assessing change in ecological communities through time","type":"article-journal","volume":"25"},"uris":["http://www.mendeley.com/documents/?uuid=372f3f94-9ab3-3883-ab1e-f2c615c914ea"]},{"id":"ITEM-2","itemData":{"DOI":"10.1371/journal.pone.0011938","ISBN":"1932-6203","ISSN":"19326203","PMID":"20689854","abstract":"Background \\nQuantifying changes in forest bird diversity is an essential task for developing effective conservation actions. When subtle changes in diversity accumulate over time, annual comparisons may offer an incomplete perspective of changes in diversity. In this case, progressive change, the comparison of changes in diversity from a baseline condition, may offer greater insight because changes in diversity are assessed over longer periods of times. Our objectives were to determine how forest bird diversity has changed over time and whether those changes were associated with forest disturbance. \\n \\nMethodology/Principal Findings \\nWe used North American Breeding Bird Survey data, a time series of Landsat images classified with respect to land cover change, and mixed-effects models to associate changes in forest bird community structure with forest disturbance, latitude, and longitude in the conterminous United States for the years 1985 to 2006. We document a significant divergence from the baseline structure for all birds of similar migratory habit and nest location, and all forest birds as a group from 1985 to 2006. Unexpectedly, decreases in progressive similarity resulted from small changes in richness (&lt;1 species per route for the 22-year study period) and modest losses in abundance (−28.7–−10.2 individuals per route) that varied by migratory habit and nest location. Forest disturbance increased progressive similarity for Neotropical migrants, permanent residents, ground nesting, and cavity nesting species. We also documented highest progressive similarity in the eastern United States. \\n \\nConclusions/Significance \\nContemporary forest bird community structure is changing rapidly over a relatively short period of time (e.g., </w:instrText>
      </w:r>
      <w:r w:rsidR="005F19A0" w:rsidRPr="00C213BD">
        <w:rPr>
          <w:rFonts w:ascii="Cambria Math" w:hAnsi="Cambria Math" w:cs="Cambria Math"/>
          <w:sz w:val="24"/>
          <w:szCs w:val="24"/>
        </w:rPr>
        <w:instrText>∼</w:instrText>
      </w:r>
      <w:r w:rsidR="005F19A0" w:rsidRPr="00C213BD">
        <w:rPr>
          <w:rFonts w:ascii="Times New Roman" w:hAnsi="Times New Roman" w:cs="Times New Roman"/>
          <w:sz w:val="24"/>
          <w:szCs w:val="24"/>
        </w:rPr>
        <w:instrText>22 years). Forest disturbance and forest regeneration are primary factors associated with contemporary forest bird community structure, longitude and latitude are secondary factors, and forest loss is a tertiary factor. Importantly, these findings suggest some regions of the United States may already fall below the habitat amount threshold where fragmentation effects become important predictors of forest bird community structure.","author":[{"dropping-particle":"","family":"Rittenhouse","given":"Chadwick D.","non-dropping-particle":"","parse-names":false,"suffix":""},{"dropping-particle":"","family":"Pidgeon","given":"Anna M.","non-dropping-particle":"","parse-names":false,"suffix":""},{"dropping-particle":"","family":"Albright","given":"Thomas P.","non-dropping-particle":"","parse-names":false,"suffix":""},{"dropping-particle":"","family":"Culbert","given":"Patrick D.","non-dropping-particle":"","parse-names":false,"suffix":""},{"dropping-particle":"","family":"Clayton","given":"Murray K.","non-dropping-particle":"","parse-names":false,"suffix":""},{"dropping-particle":"","family":"Flather","given":"Curtis H.","non-dropping-particle":"","parse-names":false,"suffix":""},{"dropping-particle":"","family":"Huang","given":"Chengquan","non-dropping-particle":"","parse-names":false,"suffix":""},{"dropping-particle":"","family":"Masek","given":"Jeffrey G.","non-dropping-particle":"","parse-names":false,"suffix":""},{"dropping-particle":"","family":"Stewart","given":"Susan I.","non-dropping-particle":"","parse-names":false,"suffix":""},{"dropping-particle":"","family":"Radeloff","given":"Volker C.","non-dropping-particle":"","parse-names":false,"suffix":""}],"container-title":"PLoS ONE","id":"ITEM-2","issue":"8","issued":{"date-parts":[["2010","8","2"]]},"page":"e11938","title":"Conservation of forest birds: Evidence of a shifting baseline in community structure","type":"article-journal","volume":"5"},"uris":["http://www.mendeley.com/documents/?uuid=bec0fe6a-e0d6-33a6-a02a-201d4fdd3b9a"]}],"mendeley":{"formattedCitation":"(Magurran et al. 2010, Rittenhouse et al. 2010)","plainTextFormattedCitation":"(Magurran et al. 2010, Rittenhouse et al. 2010)","previouslyFormattedCitation":"(Magurran et al. 2010, Rittenhouse et al. 2010)"},"properties":{"noteIndex":0},"schema":"https://github.com/citation-style-language/schema/raw/master/csl-citation.json"}</w:instrText>
      </w:r>
      <w:r w:rsidR="005F19A0" w:rsidRPr="00C213BD">
        <w:rPr>
          <w:rFonts w:ascii="Times New Roman" w:hAnsi="Times New Roman" w:cs="Times New Roman"/>
          <w:sz w:val="24"/>
          <w:szCs w:val="24"/>
        </w:rPr>
        <w:fldChar w:fldCharType="separate"/>
      </w:r>
      <w:r w:rsidR="005F19A0" w:rsidRPr="00C213BD">
        <w:rPr>
          <w:rFonts w:ascii="Times New Roman" w:hAnsi="Times New Roman" w:cs="Times New Roman"/>
          <w:noProof/>
          <w:sz w:val="24"/>
          <w:szCs w:val="24"/>
        </w:rPr>
        <w:t>(Magurran et al. 2010, Rittenhouse et al. 2010)</w:t>
      </w:r>
      <w:r w:rsidR="005F19A0" w:rsidRPr="00C213BD">
        <w:rPr>
          <w:rFonts w:ascii="Times New Roman" w:hAnsi="Times New Roman" w:cs="Times New Roman"/>
          <w:sz w:val="24"/>
          <w:szCs w:val="24"/>
        </w:rPr>
        <w:fldChar w:fldCharType="end"/>
      </w:r>
      <w:r w:rsidR="00B40A26" w:rsidRPr="00C213BD">
        <w:rPr>
          <w:rFonts w:ascii="Times New Roman" w:hAnsi="Times New Roman" w:cs="Times New Roman"/>
          <w:sz w:val="24"/>
          <w:szCs w:val="24"/>
        </w:rPr>
        <w:t xml:space="preserve"> across both latitudinal and elevational gradients, such as provided by the Appalachian Mountains</w:t>
      </w:r>
      <w:r w:rsidR="005F19A0" w:rsidRPr="00C213BD">
        <w:rPr>
          <w:rFonts w:ascii="Times New Roman" w:hAnsi="Times New Roman" w:cs="Times New Roman"/>
          <w:sz w:val="24"/>
          <w:szCs w:val="24"/>
        </w:rPr>
        <w:t>.</w:t>
      </w:r>
    </w:p>
    <w:p w14:paraId="4ACFC4A8" w14:textId="5A99FD2C" w:rsidR="001220A2" w:rsidRPr="00C213BD" w:rsidRDefault="009244DE" w:rsidP="001220A2">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The Appalachian Mountains, </w:t>
      </w:r>
      <w:r w:rsidRPr="00C213BD">
        <w:rPr>
          <w:rFonts w:ascii="Times New Roman" w:hAnsi="Times New Roman" w:cs="Times New Roman"/>
          <w:sz w:val="24"/>
        </w:rPr>
        <w:t>which first formed ~480 million years ago during the Ordovician Period,</w:t>
      </w:r>
      <w:r w:rsidRPr="00C213BD">
        <w:rPr>
          <w:rFonts w:ascii="Times New Roman" w:hAnsi="Times New Roman" w:cs="Times New Roman"/>
          <w:sz w:val="24"/>
          <w:szCs w:val="24"/>
        </w:rPr>
        <w:t xml:space="preserve"> are a dominant land feature of the eastern United States. They contain a range of elevations and primarily forested habitats, from temperate deciduous forests at lower </w:t>
      </w:r>
      <w:r w:rsidR="00BF5EE4" w:rsidRPr="00C213BD">
        <w:rPr>
          <w:rFonts w:ascii="Times New Roman" w:hAnsi="Times New Roman" w:cs="Times New Roman"/>
          <w:sz w:val="24"/>
          <w:szCs w:val="24"/>
        </w:rPr>
        <w:t>latitudes/</w:t>
      </w:r>
      <w:r w:rsidRPr="00C213BD">
        <w:rPr>
          <w:rFonts w:ascii="Times New Roman" w:hAnsi="Times New Roman" w:cs="Times New Roman"/>
          <w:sz w:val="24"/>
          <w:szCs w:val="24"/>
        </w:rPr>
        <w:t xml:space="preserve">elevations to boreal coniferous forests at higher </w:t>
      </w:r>
      <w:r w:rsidR="00BF5EE4" w:rsidRPr="00C213BD">
        <w:rPr>
          <w:rFonts w:ascii="Times New Roman" w:hAnsi="Times New Roman" w:cs="Times New Roman"/>
          <w:sz w:val="24"/>
          <w:szCs w:val="24"/>
        </w:rPr>
        <w:t>latitudes/elevations</w:t>
      </w:r>
      <w:r w:rsidRPr="00C213BD">
        <w:rPr>
          <w:rFonts w:ascii="Times New Roman" w:hAnsi="Times New Roman" w:cs="Times New Roman"/>
          <w:sz w:val="24"/>
          <w:szCs w:val="24"/>
        </w:rPr>
        <w:t xml:space="preserve">. The biota in this extensive region reflects that habitat diversity, with forest songbird communities comprising species from a plethora of families. </w:t>
      </w:r>
      <w:r w:rsidR="00F317B0" w:rsidRPr="00C213BD">
        <w:rPr>
          <w:rFonts w:ascii="Times New Roman" w:hAnsi="Times New Roman" w:cs="Times New Roman"/>
          <w:sz w:val="24"/>
          <w:szCs w:val="24"/>
        </w:rPr>
        <w:t xml:space="preserve">With their elevational variability and latitudinal range, the Appalachian Mountains provide a twofold gradient over which to study avian communities and allow for the opportunity to simultaneously study multiple climate-related guilds. </w:t>
      </w:r>
      <w:r w:rsidRPr="00C213BD">
        <w:rPr>
          <w:rFonts w:ascii="Times New Roman" w:hAnsi="Times New Roman" w:cs="Times New Roman"/>
          <w:sz w:val="24"/>
          <w:szCs w:val="24"/>
        </w:rPr>
        <w:t xml:space="preserve">Within the Appalachian Mountains, there are cold-associated species that can be divided into </w:t>
      </w:r>
      <w:r w:rsidR="003D466F" w:rsidRPr="00C213BD">
        <w:rPr>
          <w:rFonts w:ascii="Times New Roman" w:hAnsi="Times New Roman" w:cs="Times New Roman"/>
          <w:sz w:val="24"/>
          <w:szCs w:val="24"/>
        </w:rPr>
        <w:t>2</w:t>
      </w:r>
      <w:r w:rsidRPr="00C213BD">
        <w:rPr>
          <w:rFonts w:ascii="Times New Roman" w:hAnsi="Times New Roman" w:cs="Times New Roman"/>
          <w:sz w:val="24"/>
          <w:szCs w:val="24"/>
        </w:rPr>
        <w:t xml:space="preserve"> sub-categories: </w:t>
      </w:r>
      <w:r w:rsidR="00EF3768" w:rsidRPr="00C213BD">
        <w:rPr>
          <w:rFonts w:ascii="Times New Roman" w:hAnsi="Times New Roman" w:cs="Times New Roman"/>
          <w:sz w:val="24"/>
          <w:szCs w:val="24"/>
        </w:rPr>
        <w:t xml:space="preserve">(1) </w:t>
      </w:r>
      <w:r w:rsidRPr="00C213BD">
        <w:rPr>
          <w:rFonts w:ascii="Times New Roman" w:hAnsi="Times New Roman" w:cs="Times New Roman"/>
          <w:sz w:val="24"/>
          <w:szCs w:val="24"/>
        </w:rPr>
        <w:t>northern species</w:t>
      </w:r>
      <w:r w:rsidR="00EF3768" w:rsidRPr="00C213BD">
        <w:rPr>
          <w:rFonts w:ascii="Times New Roman" w:hAnsi="Times New Roman" w:cs="Times New Roman"/>
          <w:sz w:val="24"/>
          <w:szCs w:val="24"/>
        </w:rPr>
        <w:t>,</w:t>
      </w:r>
      <w:r w:rsidRPr="00C213BD">
        <w:rPr>
          <w:rFonts w:ascii="Times New Roman" w:hAnsi="Times New Roman" w:cs="Times New Roman"/>
          <w:sz w:val="24"/>
          <w:szCs w:val="24"/>
        </w:rPr>
        <w:t xml:space="preserve"> which occur only in the northern and central latitudinal gradient of the mountain range (hereafter, Northern and Central Appalachians)</w:t>
      </w:r>
      <w:r w:rsidR="00EF3768" w:rsidRPr="00C213BD">
        <w:rPr>
          <w:rFonts w:ascii="Times New Roman" w:hAnsi="Times New Roman" w:cs="Times New Roman"/>
          <w:sz w:val="24"/>
          <w:szCs w:val="24"/>
        </w:rPr>
        <w:t>,</w:t>
      </w:r>
      <w:r w:rsidRPr="00C213BD">
        <w:rPr>
          <w:rFonts w:ascii="Times New Roman" w:hAnsi="Times New Roman" w:cs="Times New Roman"/>
          <w:sz w:val="24"/>
          <w:szCs w:val="24"/>
        </w:rPr>
        <w:t xml:space="preserve"> and </w:t>
      </w:r>
      <w:r w:rsidR="00EF3768" w:rsidRPr="00C213BD">
        <w:rPr>
          <w:rFonts w:ascii="Times New Roman" w:hAnsi="Times New Roman" w:cs="Times New Roman"/>
          <w:sz w:val="24"/>
          <w:szCs w:val="24"/>
        </w:rPr>
        <w:t xml:space="preserve">(2) </w:t>
      </w:r>
      <w:r w:rsidRPr="00C213BD">
        <w:rPr>
          <w:rFonts w:ascii="Times New Roman" w:hAnsi="Times New Roman" w:cs="Times New Roman"/>
          <w:sz w:val="24"/>
          <w:szCs w:val="24"/>
        </w:rPr>
        <w:t>trailing species</w:t>
      </w:r>
      <w:r w:rsidR="00EF3768" w:rsidRPr="00C213BD">
        <w:rPr>
          <w:rFonts w:ascii="Times New Roman" w:hAnsi="Times New Roman" w:cs="Times New Roman"/>
          <w:sz w:val="24"/>
          <w:szCs w:val="24"/>
        </w:rPr>
        <w:t>, which have</w:t>
      </w:r>
      <w:r w:rsidRPr="00C213BD">
        <w:rPr>
          <w:rFonts w:ascii="Times New Roman" w:hAnsi="Times New Roman" w:cs="Times New Roman"/>
          <w:sz w:val="24"/>
          <w:szCs w:val="24"/>
        </w:rPr>
        <w:t xml:space="preserve"> core populations </w:t>
      </w:r>
      <w:r w:rsidR="008C4F3E" w:rsidRPr="00C213BD">
        <w:rPr>
          <w:rFonts w:ascii="Times New Roman" w:hAnsi="Times New Roman" w:cs="Times New Roman"/>
          <w:sz w:val="24"/>
          <w:szCs w:val="24"/>
        </w:rPr>
        <w:t xml:space="preserve">in </w:t>
      </w:r>
      <w:r w:rsidRPr="00C213BD">
        <w:rPr>
          <w:rFonts w:ascii="Times New Roman" w:hAnsi="Times New Roman" w:cs="Times New Roman"/>
          <w:sz w:val="24"/>
          <w:szCs w:val="24"/>
        </w:rPr>
        <w:t>the northern latitudes and trailing-edge populations at higher elevations in the central and southern latitudes (i.e., Central and Southern Appalachians). Warm-associated species in the Appalachian Mountains comprise southern species which occur only in the Central and Southern Appalachians, and climate generalist species can be found throughout the entire mountain range.</w:t>
      </w:r>
    </w:p>
    <w:p w14:paraId="261EF7ED" w14:textId="0B348961" w:rsidR="00314504" w:rsidRPr="00C213BD" w:rsidRDefault="00314504" w:rsidP="007A1808">
      <w:pPr>
        <w:widowControl w:val="0"/>
        <w:spacing w:line="276" w:lineRule="auto"/>
        <w:rPr>
          <w:rFonts w:ascii="Times New Roman" w:hAnsi="Times New Roman" w:cs="Times New Roman"/>
          <w:b/>
          <w:sz w:val="24"/>
          <w:szCs w:val="24"/>
        </w:rPr>
      </w:pPr>
      <w:r w:rsidRPr="00C213BD">
        <w:rPr>
          <w:rFonts w:ascii="Times New Roman" w:hAnsi="Times New Roman" w:cs="Times New Roman"/>
          <w:b/>
          <w:sz w:val="24"/>
          <w:szCs w:val="24"/>
        </w:rPr>
        <w:t>Purpose</w:t>
      </w:r>
      <w:r w:rsidR="000B69DB" w:rsidRPr="00C213BD">
        <w:rPr>
          <w:rFonts w:ascii="Times New Roman" w:hAnsi="Times New Roman" w:cs="Times New Roman"/>
          <w:b/>
          <w:sz w:val="24"/>
          <w:szCs w:val="24"/>
        </w:rPr>
        <w:t xml:space="preserve">, </w:t>
      </w:r>
      <w:r w:rsidRPr="00C213BD">
        <w:rPr>
          <w:rFonts w:ascii="Times New Roman" w:hAnsi="Times New Roman" w:cs="Times New Roman"/>
          <w:b/>
          <w:sz w:val="24"/>
          <w:szCs w:val="24"/>
        </w:rPr>
        <w:t>objectives</w:t>
      </w:r>
      <w:r w:rsidR="000B69DB" w:rsidRPr="00C213BD">
        <w:rPr>
          <w:rFonts w:ascii="Times New Roman" w:hAnsi="Times New Roman" w:cs="Times New Roman"/>
          <w:b/>
          <w:sz w:val="24"/>
          <w:szCs w:val="24"/>
        </w:rPr>
        <w:t>, and hypotheses</w:t>
      </w:r>
    </w:p>
    <w:p w14:paraId="4ED845FC" w14:textId="60E319C9" w:rsidR="00C472D3" w:rsidRPr="00C213BD" w:rsidRDefault="005F19A0" w:rsidP="005F19A0">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The purpose of this collaborative study </w:t>
      </w:r>
      <w:r w:rsidR="00BF07F6" w:rsidRPr="00C213BD">
        <w:rPr>
          <w:rFonts w:ascii="Times New Roman" w:hAnsi="Times New Roman" w:cs="Times New Roman"/>
          <w:sz w:val="24"/>
          <w:szCs w:val="24"/>
        </w:rPr>
        <w:t>was</w:t>
      </w:r>
      <w:r w:rsidRPr="00C213BD">
        <w:rPr>
          <w:rFonts w:ascii="Times New Roman" w:hAnsi="Times New Roman" w:cs="Times New Roman"/>
          <w:sz w:val="24"/>
          <w:szCs w:val="24"/>
        </w:rPr>
        <w:t xml:space="preserve"> to </w:t>
      </w:r>
      <w:r w:rsidR="00890B61" w:rsidRPr="00C213BD">
        <w:rPr>
          <w:rFonts w:ascii="Times New Roman" w:hAnsi="Times New Roman" w:cs="Times New Roman"/>
          <w:sz w:val="24"/>
          <w:szCs w:val="24"/>
        </w:rPr>
        <w:t>quantify</w:t>
      </w:r>
      <w:r w:rsidR="00717D65" w:rsidRPr="00C213BD">
        <w:rPr>
          <w:rFonts w:ascii="Times New Roman" w:hAnsi="Times New Roman" w:cs="Times New Roman"/>
          <w:sz w:val="24"/>
          <w:szCs w:val="24"/>
        </w:rPr>
        <w:t xml:space="preserve"> </w:t>
      </w:r>
      <w:r w:rsidR="0074309A" w:rsidRPr="00C213BD">
        <w:rPr>
          <w:rFonts w:ascii="Times New Roman" w:hAnsi="Times New Roman" w:cs="Times New Roman"/>
          <w:sz w:val="24"/>
          <w:szCs w:val="24"/>
        </w:rPr>
        <w:t xml:space="preserve">how </w:t>
      </w:r>
      <w:r w:rsidR="00890B61" w:rsidRPr="00C213BD">
        <w:rPr>
          <w:rFonts w:ascii="Times New Roman" w:hAnsi="Times New Roman" w:cs="Times New Roman"/>
          <w:sz w:val="24"/>
          <w:szCs w:val="24"/>
        </w:rPr>
        <w:t xml:space="preserve">forest </w:t>
      </w:r>
      <w:r w:rsidR="006571D5" w:rsidRPr="00C213BD">
        <w:rPr>
          <w:rFonts w:ascii="Times New Roman" w:hAnsi="Times New Roman" w:cs="Times New Roman"/>
          <w:sz w:val="24"/>
          <w:szCs w:val="24"/>
        </w:rPr>
        <w:t>song</w:t>
      </w:r>
      <w:r w:rsidR="00890B61" w:rsidRPr="00C213BD">
        <w:rPr>
          <w:rFonts w:ascii="Times New Roman" w:hAnsi="Times New Roman" w:cs="Times New Roman"/>
          <w:sz w:val="24"/>
          <w:szCs w:val="24"/>
        </w:rPr>
        <w:t xml:space="preserve">bird communities </w:t>
      </w:r>
      <w:r w:rsidR="0074309A" w:rsidRPr="00C213BD">
        <w:rPr>
          <w:rFonts w:ascii="Times New Roman" w:hAnsi="Times New Roman" w:cs="Times New Roman"/>
          <w:sz w:val="24"/>
          <w:szCs w:val="24"/>
        </w:rPr>
        <w:t>are affected by</w:t>
      </w:r>
      <w:r w:rsidR="00717D65" w:rsidRPr="00C213BD">
        <w:rPr>
          <w:rFonts w:ascii="Times New Roman" w:hAnsi="Times New Roman" w:cs="Times New Roman"/>
          <w:sz w:val="24"/>
          <w:szCs w:val="24"/>
        </w:rPr>
        <w:t xml:space="preserve"> climate factors </w:t>
      </w:r>
      <w:r w:rsidR="00890B61" w:rsidRPr="00C213BD">
        <w:rPr>
          <w:rFonts w:ascii="Times New Roman" w:hAnsi="Times New Roman" w:cs="Times New Roman"/>
          <w:sz w:val="24"/>
          <w:szCs w:val="24"/>
        </w:rPr>
        <w:t xml:space="preserve">and </w:t>
      </w:r>
      <w:r w:rsidR="001A5256" w:rsidRPr="00C213BD">
        <w:rPr>
          <w:rFonts w:ascii="Times New Roman" w:hAnsi="Times New Roman" w:cs="Times New Roman"/>
          <w:sz w:val="24"/>
          <w:szCs w:val="24"/>
        </w:rPr>
        <w:t xml:space="preserve">to </w:t>
      </w:r>
      <w:r w:rsidR="00890B61" w:rsidRPr="00C213BD">
        <w:rPr>
          <w:rFonts w:ascii="Times New Roman" w:hAnsi="Times New Roman" w:cs="Times New Roman"/>
          <w:sz w:val="24"/>
          <w:szCs w:val="24"/>
        </w:rPr>
        <w:t xml:space="preserve">explore additional temporal trends </w:t>
      </w:r>
      <w:r w:rsidRPr="00C213BD">
        <w:rPr>
          <w:rFonts w:ascii="Times New Roman" w:hAnsi="Times New Roman" w:cs="Times New Roman"/>
          <w:sz w:val="24"/>
          <w:szCs w:val="24"/>
        </w:rPr>
        <w:t>across</w:t>
      </w:r>
      <w:r w:rsidR="00717D65" w:rsidRPr="00C213BD">
        <w:rPr>
          <w:rFonts w:ascii="Times New Roman" w:hAnsi="Times New Roman" w:cs="Times New Roman"/>
          <w:sz w:val="24"/>
          <w:szCs w:val="24"/>
        </w:rPr>
        <w:t xml:space="preserve"> latitudinal and </w:t>
      </w:r>
      <w:r w:rsidRPr="00C213BD">
        <w:rPr>
          <w:rFonts w:ascii="Times New Roman" w:hAnsi="Times New Roman" w:cs="Times New Roman"/>
          <w:sz w:val="24"/>
          <w:szCs w:val="24"/>
        </w:rPr>
        <w:t xml:space="preserve">elevational gradients within the Appalachian Mountains. </w:t>
      </w:r>
      <w:commentRangeStart w:id="5"/>
      <w:r w:rsidR="00D517C1" w:rsidRPr="00C213BD">
        <w:rPr>
          <w:rFonts w:ascii="Times New Roman" w:hAnsi="Times New Roman" w:cs="Times New Roman"/>
          <w:sz w:val="24"/>
          <w:szCs w:val="24"/>
        </w:rPr>
        <w:t>My specific</w:t>
      </w:r>
      <w:r w:rsidRPr="00C213BD">
        <w:rPr>
          <w:rFonts w:ascii="Times New Roman" w:hAnsi="Times New Roman" w:cs="Times New Roman"/>
          <w:sz w:val="24"/>
          <w:szCs w:val="24"/>
        </w:rPr>
        <w:t xml:space="preserve"> objectives </w:t>
      </w:r>
      <w:r w:rsidR="00BF07F6" w:rsidRPr="00C213BD">
        <w:rPr>
          <w:rFonts w:ascii="Times New Roman" w:hAnsi="Times New Roman" w:cs="Times New Roman"/>
          <w:sz w:val="24"/>
          <w:szCs w:val="24"/>
        </w:rPr>
        <w:t>were</w:t>
      </w:r>
      <w:r w:rsidRPr="00C213BD">
        <w:rPr>
          <w:rFonts w:ascii="Times New Roman" w:hAnsi="Times New Roman" w:cs="Times New Roman"/>
          <w:sz w:val="24"/>
          <w:szCs w:val="24"/>
        </w:rPr>
        <w:t xml:space="preserve"> to</w:t>
      </w:r>
      <w:r w:rsidR="00717D65" w:rsidRPr="00C213BD">
        <w:rPr>
          <w:rFonts w:ascii="Times New Roman" w:hAnsi="Times New Roman" w:cs="Times New Roman"/>
          <w:sz w:val="24"/>
          <w:szCs w:val="24"/>
        </w:rPr>
        <w:t xml:space="preserve"> apply </w:t>
      </w:r>
      <w:r w:rsidR="00D517C1" w:rsidRPr="00C213BD">
        <w:rPr>
          <w:rFonts w:ascii="Times New Roman" w:hAnsi="Times New Roman" w:cs="Times New Roman"/>
          <w:sz w:val="24"/>
          <w:szCs w:val="24"/>
        </w:rPr>
        <w:t>interactions</w:t>
      </w:r>
      <w:r w:rsidR="00717D65" w:rsidRPr="00C213BD">
        <w:rPr>
          <w:rFonts w:ascii="Times New Roman" w:hAnsi="Times New Roman" w:cs="Times New Roman"/>
          <w:sz w:val="24"/>
          <w:szCs w:val="24"/>
        </w:rPr>
        <w:t xml:space="preserve"> </w:t>
      </w:r>
      <w:r w:rsidR="00725CCC" w:rsidRPr="00C213BD">
        <w:rPr>
          <w:rFonts w:ascii="Times New Roman" w:hAnsi="Times New Roman" w:cs="Times New Roman"/>
          <w:sz w:val="24"/>
          <w:szCs w:val="24"/>
        </w:rPr>
        <w:t>with</w:t>
      </w:r>
      <w:r w:rsidR="00717D65" w:rsidRPr="00C213BD">
        <w:rPr>
          <w:rFonts w:ascii="Times New Roman" w:hAnsi="Times New Roman" w:cs="Times New Roman"/>
          <w:sz w:val="24"/>
          <w:szCs w:val="24"/>
        </w:rPr>
        <w:t xml:space="preserve"> latitude and elevation </w:t>
      </w:r>
      <w:r w:rsidR="00883A3D" w:rsidRPr="00C213BD">
        <w:rPr>
          <w:rFonts w:ascii="Times New Roman" w:hAnsi="Times New Roman" w:cs="Times New Roman"/>
          <w:sz w:val="24"/>
          <w:szCs w:val="24"/>
        </w:rPr>
        <w:t xml:space="preserve">in </w:t>
      </w:r>
      <w:r w:rsidRPr="00C213BD">
        <w:rPr>
          <w:rFonts w:ascii="Times New Roman" w:hAnsi="Times New Roman" w:cs="Times New Roman"/>
          <w:sz w:val="24"/>
          <w:szCs w:val="24"/>
        </w:rPr>
        <w:t>quantify</w:t>
      </w:r>
      <w:r w:rsidR="00883A3D" w:rsidRPr="00C213BD">
        <w:rPr>
          <w:rFonts w:ascii="Times New Roman" w:hAnsi="Times New Roman" w:cs="Times New Roman"/>
          <w:sz w:val="24"/>
          <w:szCs w:val="24"/>
        </w:rPr>
        <w:t>ing</w:t>
      </w:r>
      <w:r w:rsidRPr="00C213BD">
        <w:rPr>
          <w:rFonts w:ascii="Times New Roman" w:hAnsi="Times New Roman" w:cs="Times New Roman"/>
          <w:sz w:val="24"/>
          <w:szCs w:val="24"/>
        </w:rPr>
        <w:t xml:space="preserve"> </w:t>
      </w:r>
      <w:r w:rsidR="00883A3D" w:rsidRPr="00C213BD">
        <w:rPr>
          <w:rFonts w:ascii="Times New Roman" w:hAnsi="Times New Roman" w:cs="Times New Roman"/>
          <w:sz w:val="24"/>
          <w:szCs w:val="24"/>
        </w:rPr>
        <w:t>how temperature, precipitation</w:t>
      </w:r>
      <w:commentRangeEnd w:id="5"/>
      <w:r w:rsidR="0090608E">
        <w:rPr>
          <w:rStyle w:val="CommentReference"/>
        </w:rPr>
        <w:commentReference w:id="5"/>
      </w:r>
      <w:r w:rsidR="00883A3D" w:rsidRPr="00C213BD">
        <w:rPr>
          <w:rFonts w:ascii="Times New Roman" w:hAnsi="Times New Roman" w:cs="Times New Roman"/>
          <w:sz w:val="24"/>
          <w:szCs w:val="24"/>
        </w:rPr>
        <w:t>, and other temporal factors influence</w:t>
      </w:r>
      <w:r w:rsidRPr="00C213BD">
        <w:rPr>
          <w:rFonts w:ascii="Times New Roman" w:hAnsi="Times New Roman" w:cs="Times New Roman"/>
          <w:sz w:val="24"/>
          <w:szCs w:val="24"/>
        </w:rPr>
        <w:t xml:space="preserve"> </w:t>
      </w:r>
      <w:r w:rsidR="00883A3D" w:rsidRPr="00C213BD">
        <w:rPr>
          <w:rFonts w:ascii="Times New Roman" w:hAnsi="Times New Roman" w:cs="Times New Roman"/>
          <w:sz w:val="24"/>
          <w:szCs w:val="24"/>
        </w:rPr>
        <w:t xml:space="preserve">climate-related </w:t>
      </w:r>
      <w:r w:rsidRPr="00C213BD">
        <w:rPr>
          <w:rFonts w:ascii="Times New Roman" w:hAnsi="Times New Roman" w:cs="Times New Roman"/>
          <w:sz w:val="24"/>
          <w:szCs w:val="24"/>
        </w:rPr>
        <w:t xml:space="preserve">guild richness and the abundance of specific focal species </w:t>
      </w:r>
      <w:r w:rsidR="00725CCC" w:rsidRPr="00C213BD">
        <w:rPr>
          <w:rFonts w:ascii="Times New Roman" w:hAnsi="Times New Roman" w:cs="Times New Roman"/>
          <w:sz w:val="24"/>
          <w:szCs w:val="24"/>
        </w:rPr>
        <w:t>during the breeding season</w:t>
      </w:r>
      <w:r w:rsidRPr="00C213BD">
        <w:rPr>
          <w:rFonts w:ascii="Times New Roman" w:hAnsi="Times New Roman" w:cs="Times New Roman"/>
          <w:sz w:val="24"/>
          <w:szCs w:val="24"/>
        </w:rPr>
        <w:t xml:space="preserve">. </w:t>
      </w:r>
      <w:commentRangeStart w:id="6"/>
      <w:r w:rsidRPr="00C213BD">
        <w:rPr>
          <w:rFonts w:ascii="Times New Roman" w:hAnsi="Times New Roman" w:cs="Times New Roman"/>
          <w:sz w:val="24"/>
          <w:szCs w:val="24"/>
        </w:rPr>
        <w:t>To better capture the potential effects of climate factors and limit habitat variability, I focus</w:t>
      </w:r>
      <w:r w:rsidR="00BF07F6" w:rsidRPr="00C213BD">
        <w:rPr>
          <w:rFonts w:ascii="Times New Roman" w:hAnsi="Times New Roman" w:cs="Times New Roman"/>
          <w:sz w:val="24"/>
          <w:szCs w:val="24"/>
        </w:rPr>
        <w:t>ed</w:t>
      </w:r>
      <w:r w:rsidRPr="00C213BD">
        <w:rPr>
          <w:rFonts w:ascii="Times New Roman" w:hAnsi="Times New Roman" w:cs="Times New Roman"/>
          <w:sz w:val="24"/>
          <w:szCs w:val="24"/>
        </w:rPr>
        <w:t xml:space="preserve"> exclusively on </w:t>
      </w:r>
      <w:r w:rsidR="006571D5" w:rsidRPr="00C213BD">
        <w:rPr>
          <w:rFonts w:ascii="Times New Roman" w:hAnsi="Times New Roman" w:cs="Times New Roman"/>
          <w:sz w:val="24"/>
          <w:szCs w:val="24"/>
        </w:rPr>
        <w:t>sampling</w:t>
      </w:r>
      <w:r w:rsidRPr="00C213BD">
        <w:rPr>
          <w:rFonts w:ascii="Times New Roman" w:hAnsi="Times New Roman" w:cs="Times New Roman"/>
          <w:sz w:val="24"/>
          <w:szCs w:val="24"/>
        </w:rPr>
        <w:t xml:space="preserve">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located in mature, primarily deciduous or mixed forests that </w:t>
      </w:r>
      <w:r w:rsidR="00BF07F6" w:rsidRPr="00C213BD">
        <w:rPr>
          <w:rFonts w:ascii="Times New Roman" w:hAnsi="Times New Roman" w:cs="Times New Roman"/>
          <w:sz w:val="24"/>
          <w:szCs w:val="24"/>
        </w:rPr>
        <w:t>had</w:t>
      </w:r>
      <w:r w:rsidRPr="00C213BD">
        <w:rPr>
          <w:rFonts w:ascii="Times New Roman" w:hAnsi="Times New Roman" w:cs="Times New Roman"/>
          <w:sz w:val="24"/>
          <w:szCs w:val="24"/>
        </w:rPr>
        <w:t xml:space="preserve"> not been harvested in &gt;60 years.</w:t>
      </w:r>
      <w:commentRangeEnd w:id="6"/>
      <w:r w:rsidR="0090608E">
        <w:rPr>
          <w:rStyle w:val="CommentReference"/>
        </w:rPr>
        <w:commentReference w:id="6"/>
      </w:r>
    </w:p>
    <w:p w14:paraId="1D3EA70E" w14:textId="6481AC25" w:rsidR="00F15A58" w:rsidRPr="00C213BD" w:rsidRDefault="00BF07F6" w:rsidP="005F19A0">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lastRenderedPageBreak/>
        <w:t>In this study</w:t>
      </w:r>
      <w:r w:rsidR="00F15A58" w:rsidRPr="00C213BD">
        <w:rPr>
          <w:rFonts w:ascii="Times New Roman" w:hAnsi="Times New Roman" w:cs="Times New Roman"/>
          <w:sz w:val="24"/>
          <w:szCs w:val="24"/>
        </w:rPr>
        <w:t>, I test</w:t>
      </w:r>
      <w:r w:rsidRPr="00C213BD">
        <w:rPr>
          <w:rFonts w:ascii="Times New Roman" w:hAnsi="Times New Roman" w:cs="Times New Roman"/>
          <w:sz w:val="24"/>
          <w:szCs w:val="24"/>
        </w:rPr>
        <w:t xml:space="preserve">ed the hypothesis that </w:t>
      </w:r>
      <w:r w:rsidR="00042870" w:rsidRPr="00C213BD">
        <w:rPr>
          <w:rFonts w:ascii="Times New Roman" w:hAnsi="Times New Roman" w:cs="Times New Roman"/>
          <w:sz w:val="24"/>
          <w:szCs w:val="24"/>
        </w:rPr>
        <w:t>the effects of climate change on</w:t>
      </w:r>
      <w:r w:rsidR="00F15A58" w:rsidRPr="00C213BD">
        <w:rPr>
          <w:rFonts w:ascii="Times New Roman" w:hAnsi="Times New Roman" w:cs="Times New Roman"/>
          <w:sz w:val="24"/>
          <w:szCs w:val="24"/>
        </w:rPr>
        <w:t xml:space="preserve"> forest </w:t>
      </w:r>
      <w:r w:rsidR="006571D5" w:rsidRPr="00C213BD">
        <w:rPr>
          <w:rFonts w:ascii="Times New Roman" w:hAnsi="Times New Roman" w:cs="Times New Roman"/>
          <w:sz w:val="24"/>
          <w:szCs w:val="24"/>
        </w:rPr>
        <w:t>song</w:t>
      </w:r>
      <w:r w:rsidR="00F15A58" w:rsidRPr="00C213BD">
        <w:rPr>
          <w:rFonts w:ascii="Times New Roman" w:hAnsi="Times New Roman" w:cs="Times New Roman"/>
          <w:sz w:val="24"/>
          <w:szCs w:val="24"/>
        </w:rPr>
        <w:t xml:space="preserve">bird communities during the breeding season are </w:t>
      </w:r>
      <w:bookmarkStart w:id="7" w:name="_Hlk128419981"/>
      <w:r w:rsidR="00F15A58" w:rsidRPr="00C213BD">
        <w:rPr>
          <w:rFonts w:ascii="Times New Roman" w:hAnsi="Times New Roman" w:cs="Times New Roman"/>
          <w:sz w:val="24"/>
          <w:szCs w:val="24"/>
        </w:rPr>
        <w:t>mediated by latitude and elevation</w:t>
      </w:r>
      <w:bookmarkEnd w:id="7"/>
      <w:r w:rsidR="00F15A58" w:rsidRPr="00C213BD">
        <w:rPr>
          <w:rFonts w:ascii="Times New Roman" w:hAnsi="Times New Roman" w:cs="Times New Roman"/>
          <w:sz w:val="24"/>
          <w:szCs w:val="24"/>
        </w:rPr>
        <w:t>.</w:t>
      </w:r>
      <w:r w:rsidRPr="00C213BD">
        <w:rPr>
          <w:rFonts w:ascii="Times New Roman" w:hAnsi="Times New Roman" w:cs="Times New Roman"/>
          <w:sz w:val="24"/>
          <w:szCs w:val="24"/>
        </w:rPr>
        <w:t xml:space="preserve"> I predicted that </w:t>
      </w:r>
      <w:r w:rsidR="00F15A58" w:rsidRPr="00C213BD">
        <w:rPr>
          <w:rFonts w:ascii="Times New Roman" w:hAnsi="Times New Roman" w:cs="Times New Roman"/>
          <w:sz w:val="24"/>
          <w:szCs w:val="24"/>
        </w:rPr>
        <w:t xml:space="preserve">relationships with climate factors </w:t>
      </w:r>
      <w:r w:rsidR="00EE768A" w:rsidRPr="00C213BD">
        <w:rPr>
          <w:rFonts w:ascii="Times New Roman" w:hAnsi="Times New Roman" w:cs="Times New Roman"/>
          <w:sz w:val="24"/>
          <w:szCs w:val="24"/>
        </w:rPr>
        <w:t xml:space="preserve">and long-term temporal trends </w:t>
      </w:r>
      <w:r w:rsidR="00042870" w:rsidRPr="00C213BD">
        <w:rPr>
          <w:rFonts w:ascii="Times New Roman" w:hAnsi="Times New Roman" w:cs="Times New Roman"/>
          <w:sz w:val="24"/>
          <w:szCs w:val="24"/>
        </w:rPr>
        <w:t>would vary by</w:t>
      </w:r>
      <w:r w:rsidR="00F15A58" w:rsidRPr="00C213BD">
        <w:rPr>
          <w:rFonts w:ascii="Times New Roman" w:hAnsi="Times New Roman" w:cs="Times New Roman"/>
          <w:sz w:val="24"/>
          <w:szCs w:val="24"/>
        </w:rPr>
        <w:t xml:space="preserve"> guild designation, latitude, and elevation.</w:t>
      </w:r>
      <w:r w:rsidR="00740581" w:rsidRPr="00C213BD">
        <w:rPr>
          <w:rFonts w:ascii="Times New Roman" w:hAnsi="Times New Roman" w:cs="Times New Roman"/>
          <w:sz w:val="24"/>
          <w:szCs w:val="24"/>
        </w:rPr>
        <w:t xml:space="preserve"> </w:t>
      </w:r>
      <w:r w:rsidR="00763390" w:rsidRPr="00C213BD">
        <w:rPr>
          <w:rFonts w:ascii="Times New Roman" w:hAnsi="Times New Roman" w:cs="Times New Roman"/>
          <w:sz w:val="24"/>
          <w:szCs w:val="24"/>
        </w:rPr>
        <w:t>For example</w:t>
      </w:r>
      <w:r w:rsidR="00042870" w:rsidRPr="00C213BD">
        <w:rPr>
          <w:rFonts w:ascii="Times New Roman" w:hAnsi="Times New Roman" w:cs="Times New Roman"/>
          <w:sz w:val="24"/>
          <w:szCs w:val="24"/>
        </w:rPr>
        <w:t>, I expected</w:t>
      </w:r>
      <w:r w:rsidR="004D30D8" w:rsidRPr="00C213BD">
        <w:rPr>
          <w:rFonts w:ascii="Times New Roman" w:hAnsi="Times New Roman" w:cs="Times New Roman"/>
          <w:sz w:val="24"/>
          <w:szCs w:val="24"/>
        </w:rPr>
        <w:t xml:space="preserve"> increasing temperatures to negatively affect northern and trailing species but positively affect southern species</w:t>
      </w:r>
      <w:r w:rsidR="001B2A95" w:rsidRPr="00C213BD">
        <w:rPr>
          <w:rFonts w:ascii="Times New Roman" w:hAnsi="Times New Roman" w:cs="Times New Roman"/>
          <w:sz w:val="24"/>
          <w:szCs w:val="24"/>
        </w:rPr>
        <w:t>, and I expected increasing temperature variability (i.e., temperature extremes)</w:t>
      </w:r>
      <w:r w:rsidR="001D632C" w:rsidRPr="00C213BD">
        <w:rPr>
          <w:rFonts w:ascii="Times New Roman" w:hAnsi="Times New Roman" w:cs="Times New Roman"/>
          <w:sz w:val="24"/>
          <w:szCs w:val="24"/>
        </w:rPr>
        <w:t xml:space="preserve"> and precipitation amounts</w:t>
      </w:r>
      <w:r w:rsidR="001B2A95" w:rsidRPr="00C213BD">
        <w:rPr>
          <w:rFonts w:ascii="Times New Roman" w:hAnsi="Times New Roman" w:cs="Times New Roman"/>
          <w:sz w:val="24"/>
          <w:szCs w:val="24"/>
        </w:rPr>
        <w:t xml:space="preserve"> to negatively affect all guilds</w:t>
      </w:r>
      <w:r w:rsidR="004D30D8" w:rsidRPr="00C213BD">
        <w:rPr>
          <w:rFonts w:ascii="Times New Roman" w:hAnsi="Times New Roman" w:cs="Times New Roman"/>
          <w:sz w:val="24"/>
          <w:szCs w:val="24"/>
        </w:rPr>
        <w:t>.</w:t>
      </w:r>
      <w:r w:rsidR="001B2A95" w:rsidRPr="00C213BD">
        <w:rPr>
          <w:rFonts w:ascii="Times New Roman" w:hAnsi="Times New Roman" w:cs="Times New Roman"/>
          <w:sz w:val="24"/>
          <w:szCs w:val="24"/>
        </w:rPr>
        <w:t xml:space="preserve"> </w:t>
      </w:r>
      <w:r w:rsidR="004D30D8" w:rsidRPr="00C213BD">
        <w:rPr>
          <w:rFonts w:ascii="Times New Roman" w:hAnsi="Times New Roman" w:cs="Times New Roman"/>
          <w:sz w:val="24"/>
          <w:szCs w:val="24"/>
        </w:rPr>
        <w:t xml:space="preserve">Furthermore, I conjectured that the magnitude of effect would increase near range limits, such that northern species would respond most strongly at low elevations in the Central Appalachians, trailing species would respond most strongly at low elevations in the Southern Appalachians, and southern species would respond most strongly at high elevations in the Central Appalachians. </w:t>
      </w:r>
      <w:r w:rsidR="00D71F76" w:rsidRPr="00C213BD">
        <w:rPr>
          <w:rFonts w:ascii="Times New Roman" w:hAnsi="Times New Roman" w:cs="Times New Roman"/>
          <w:sz w:val="24"/>
          <w:szCs w:val="24"/>
        </w:rPr>
        <w:t>T</w:t>
      </w:r>
      <w:r w:rsidR="001A5256" w:rsidRPr="00C213BD">
        <w:rPr>
          <w:rFonts w:ascii="Times New Roman" w:hAnsi="Times New Roman" w:cs="Times New Roman"/>
          <w:sz w:val="24"/>
          <w:szCs w:val="24"/>
        </w:rPr>
        <w:t>aking a holistic approach</w:t>
      </w:r>
      <w:r w:rsidR="00740581" w:rsidRPr="00C213BD">
        <w:rPr>
          <w:rFonts w:ascii="Times New Roman" w:hAnsi="Times New Roman" w:cs="Times New Roman"/>
          <w:sz w:val="24"/>
          <w:szCs w:val="24"/>
        </w:rPr>
        <w:t xml:space="preserve">, I assessed statistical significance and effect sizes of interactions </w:t>
      </w:r>
      <w:r w:rsidR="001A5256" w:rsidRPr="00C213BD">
        <w:rPr>
          <w:rFonts w:ascii="Times New Roman" w:hAnsi="Times New Roman" w:cs="Times New Roman"/>
          <w:sz w:val="24"/>
          <w:szCs w:val="24"/>
        </w:rPr>
        <w:t>with both</w:t>
      </w:r>
      <w:r w:rsidR="00740581" w:rsidRPr="00C213BD">
        <w:rPr>
          <w:rFonts w:ascii="Times New Roman" w:hAnsi="Times New Roman" w:cs="Times New Roman"/>
          <w:sz w:val="24"/>
          <w:szCs w:val="24"/>
        </w:rPr>
        <w:t xml:space="preserve"> latitude and elevation</w:t>
      </w:r>
      <w:r w:rsidR="001A5256" w:rsidRPr="00C213BD">
        <w:rPr>
          <w:rFonts w:ascii="Times New Roman" w:hAnsi="Times New Roman" w:cs="Times New Roman"/>
          <w:sz w:val="24"/>
          <w:szCs w:val="24"/>
        </w:rPr>
        <w:t xml:space="preserve"> for overall species richness, 4 guild designations, and 16 focal forest songbird species (Table 1)</w:t>
      </w:r>
      <w:r w:rsidR="00740581" w:rsidRPr="00C213BD">
        <w:rPr>
          <w:rFonts w:ascii="Times New Roman" w:hAnsi="Times New Roman" w:cs="Times New Roman"/>
          <w:sz w:val="24"/>
          <w:szCs w:val="24"/>
        </w:rPr>
        <w:t>.</w:t>
      </w:r>
    </w:p>
    <w:p w14:paraId="5223804C" w14:textId="77777777" w:rsidR="005F19A0" w:rsidRPr="00C213BD" w:rsidRDefault="005F19A0" w:rsidP="005F19A0">
      <w:pPr>
        <w:spacing w:line="276" w:lineRule="auto"/>
        <w:ind w:firstLine="720"/>
        <w:rPr>
          <w:rFonts w:ascii="Times New Roman" w:hAnsi="Times New Roman" w:cs="Times New Roman"/>
          <w:sz w:val="24"/>
          <w:szCs w:val="24"/>
        </w:rPr>
      </w:pPr>
    </w:p>
    <w:p w14:paraId="20F97719" w14:textId="0D45FD11" w:rsidR="003D46EE" w:rsidRPr="00C213BD" w:rsidRDefault="005F19A0" w:rsidP="00B30D35">
      <w:pPr>
        <w:widowControl w:val="0"/>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METHODS</w:t>
      </w:r>
    </w:p>
    <w:p w14:paraId="1F32B764" w14:textId="64FB8A67" w:rsidR="00C472D3" w:rsidRPr="00C213BD" w:rsidRDefault="003D46EE" w:rsidP="00B30D35">
      <w:pPr>
        <w:widowControl w:val="0"/>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Study area</w:t>
      </w:r>
    </w:p>
    <w:p w14:paraId="1E1F0B85" w14:textId="61F2DD02" w:rsidR="0033391A" w:rsidRPr="00C213BD" w:rsidRDefault="0033391A" w:rsidP="0033391A">
      <w:pPr>
        <w:widowControl w:val="0"/>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Sampling </w:t>
      </w:r>
      <w:r w:rsidR="000203C5" w:rsidRPr="00C213BD">
        <w:rPr>
          <w:rFonts w:ascii="Times New Roman" w:hAnsi="Times New Roman" w:cs="Times New Roman"/>
          <w:sz w:val="24"/>
          <w:szCs w:val="24"/>
        </w:rPr>
        <w:t>points</w:t>
      </w:r>
      <w:r w:rsidR="00280987" w:rsidRPr="00C213BD">
        <w:rPr>
          <w:rFonts w:ascii="Times New Roman" w:hAnsi="Times New Roman" w:cs="Times New Roman"/>
          <w:sz w:val="24"/>
          <w:szCs w:val="24"/>
        </w:rPr>
        <w:t xml:space="preserve"> for this study</w:t>
      </w:r>
      <w:r w:rsidRPr="00C213BD">
        <w:rPr>
          <w:rFonts w:ascii="Times New Roman" w:hAnsi="Times New Roman" w:cs="Times New Roman"/>
          <w:sz w:val="24"/>
          <w:szCs w:val="24"/>
        </w:rPr>
        <w:t xml:space="preserve"> </w:t>
      </w:r>
      <w:r w:rsidR="00280987" w:rsidRPr="00C213BD">
        <w:rPr>
          <w:rFonts w:ascii="Times New Roman" w:hAnsi="Times New Roman" w:cs="Times New Roman"/>
          <w:sz w:val="24"/>
          <w:szCs w:val="24"/>
        </w:rPr>
        <w:t>were</w:t>
      </w:r>
      <w:r w:rsidRPr="00C213BD">
        <w:rPr>
          <w:rFonts w:ascii="Times New Roman" w:hAnsi="Times New Roman" w:cs="Times New Roman"/>
          <w:sz w:val="24"/>
          <w:szCs w:val="24"/>
        </w:rPr>
        <w:t xml:space="preserve"> located throughout </w:t>
      </w:r>
      <w:r w:rsidR="00280987" w:rsidRPr="00C213BD">
        <w:rPr>
          <w:rFonts w:ascii="Times New Roman" w:hAnsi="Times New Roman" w:cs="Times New Roman"/>
          <w:sz w:val="24"/>
          <w:szCs w:val="24"/>
        </w:rPr>
        <w:t>3</w:t>
      </w:r>
      <w:r w:rsidRPr="00C213BD">
        <w:rPr>
          <w:rFonts w:ascii="Times New Roman" w:hAnsi="Times New Roman" w:cs="Times New Roman"/>
          <w:sz w:val="24"/>
          <w:szCs w:val="24"/>
        </w:rPr>
        <w:t xml:space="preserve"> study regions within the northern, central, and southern Appalachian Mountains (Figure </w:t>
      </w:r>
      <w:r w:rsidR="00280987" w:rsidRPr="00C213BD">
        <w:rPr>
          <w:rFonts w:ascii="Times New Roman" w:hAnsi="Times New Roman" w:cs="Times New Roman"/>
          <w:sz w:val="24"/>
          <w:szCs w:val="24"/>
        </w:rPr>
        <w:t>1</w:t>
      </w:r>
      <w:r w:rsidRPr="00C213BD">
        <w:rPr>
          <w:rFonts w:ascii="Times New Roman" w:hAnsi="Times New Roman" w:cs="Times New Roman"/>
          <w:sz w:val="24"/>
          <w:szCs w:val="24"/>
        </w:rPr>
        <w:t xml:space="preserve">). </w:t>
      </w:r>
      <w:r w:rsidR="00280987" w:rsidRPr="00C213BD">
        <w:rPr>
          <w:rFonts w:ascii="Times New Roman" w:hAnsi="Times New Roman" w:cs="Times New Roman"/>
          <w:sz w:val="24"/>
          <w:szCs w:val="24"/>
        </w:rPr>
        <w:t>I used data from</w:t>
      </w:r>
      <w:r w:rsidR="00DE75A1" w:rsidRPr="00C213BD">
        <w:rPr>
          <w:rFonts w:ascii="Times New Roman" w:hAnsi="Times New Roman" w:cs="Times New Roman"/>
          <w:sz w:val="24"/>
          <w:szCs w:val="24"/>
        </w:rPr>
        <w:t xml:space="preserve"> a total of </w:t>
      </w:r>
      <w:r w:rsidR="00E42EFA" w:rsidRPr="00C213BD">
        <w:rPr>
          <w:rFonts w:ascii="Times New Roman" w:hAnsi="Times New Roman" w:cs="Times New Roman"/>
          <w:sz w:val="24"/>
          <w:szCs w:val="24"/>
        </w:rPr>
        <w:t>1733</w:t>
      </w:r>
      <w:r w:rsidR="00DE75A1"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00DE75A1" w:rsidRPr="00C213BD">
        <w:rPr>
          <w:rFonts w:ascii="Times New Roman" w:hAnsi="Times New Roman" w:cs="Times New Roman"/>
          <w:sz w:val="24"/>
          <w:szCs w:val="24"/>
        </w:rPr>
        <w:t xml:space="preserve"> (Figure 2), consisting of</w:t>
      </w:r>
      <w:r w:rsidRPr="00C213BD">
        <w:rPr>
          <w:rFonts w:ascii="Times New Roman" w:hAnsi="Times New Roman" w:cs="Times New Roman"/>
          <w:sz w:val="24"/>
          <w:szCs w:val="24"/>
        </w:rPr>
        <w:t xml:space="preserve"> </w:t>
      </w:r>
      <w:r w:rsidR="00E42EFA" w:rsidRPr="00C213BD">
        <w:rPr>
          <w:rFonts w:ascii="Times New Roman" w:hAnsi="Times New Roman" w:cs="Times New Roman"/>
          <w:sz w:val="24"/>
          <w:szCs w:val="24"/>
        </w:rPr>
        <w:t>373</w:t>
      </w:r>
      <w:r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in the Hubbard Brook Experimental Forest</w:t>
      </w:r>
      <w:r w:rsidR="008501AD" w:rsidRPr="00C213BD">
        <w:rPr>
          <w:rFonts w:ascii="Times New Roman" w:hAnsi="Times New Roman" w:cs="Times New Roman"/>
          <w:sz w:val="24"/>
          <w:szCs w:val="24"/>
        </w:rPr>
        <w:t xml:space="preserve"> (HBEF)</w:t>
      </w:r>
      <w:r w:rsidRPr="00C213BD">
        <w:rPr>
          <w:rFonts w:ascii="Times New Roman" w:hAnsi="Times New Roman" w:cs="Times New Roman"/>
          <w:sz w:val="24"/>
          <w:szCs w:val="24"/>
        </w:rPr>
        <w:t xml:space="preserve"> in the White Mountains of New Hampshire (~43.9° latitude), </w:t>
      </w:r>
      <w:r w:rsidR="00280987" w:rsidRPr="00C213BD">
        <w:rPr>
          <w:rFonts w:ascii="Times New Roman" w:hAnsi="Times New Roman" w:cs="Times New Roman"/>
          <w:sz w:val="24"/>
          <w:szCs w:val="24"/>
        </w:rPr>
        <w:t>11</w:t>
      </w:r>
      <w:r w:rsidR="00E42EFA" w:rsidRPr="00C213BD">
        <w:rPr>
          <w:rFonts w:ascii="Times New Roman" w:hAnsi="Times New Roman" w:cs="Times New Roman"/>
          <w:sz w:val="24"/>
          <w:szCs w:val="24"/>
        </w:rPr>
        <w:t>49</w:t>
      </w:r>
      <w:r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in the Monongahela National Forest </w:t>
      </w:r>
      <w:r w:rsidR="008501AD" w:rsidRPr="00C213BD">
        <w:rPr>
          <w:rFonts w:ascii="Times New Roman" w:hAnsi="Times New Roman" w:cs="Times New Roman"/>
          <w:sz w:val="24"/>
          <w:szCs w:val="24"/>
        </w:rPr>
        <w:t xml:space="preserve">(MNF) </w:t>
      </w:r>
      <w:r w:rsidRPr="00C213BD">
        <w:rPr>
          <w:rFonts w:ascii="Times New Roman" w:hAnsi="Times New Roman" w:cs="Times New Roman"/>
          <w:sz w:val="24"/>
          <w:szCs w:val="24"/>
        </w:rPr>
        <w:t xml:space="preserve">in the Allegheny Mountains of West Virginia (~38.5° latitude), and </w:t>
      </w:r>
      <w:r w:rsidR="00E42EFA" w:rsidRPr="00C213BD">
        <w:rPr>
          <w:rFonts w:ascii="Times New Roman" w:hAnsi="Times New Roman" w:cs="Times New Roman"/>
          <w:sz w:val="24"/>
          <w:szCs w:val="24"/>
        </w:rPr>
        <w:t>211</w:t>
      </w:r>
      <w:r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in the </w:t>
      </w:r>
      <w:r w:rsidR="00AC6AC6" w:rsidRPr="00C213BD">
        <w:rPr>
          <w:rFonts w:ascii="Times New Roman" w:hAnsi="Times New Roman" w:cs="Times New Roman"/>
          <w:sz w:val="24"/>
          <w:szCs w:val="24"/>
        </w:rPr>
        <w:t xml:space="preserve">Pisgah </w:t>
      </w:r>
      <w:r w:rsidRPr="00C213BD">
        <w:rPr>
          <w:rFonts w:ascii="Times New Roman" w:hAnsi="Times New Roman" w:cs="Times New Roman"/>
          <w:sz w:val="24"/>
          <w:szCs w:val="24"/>
        </w:rPr>
        <w:t xml:space="preserve">and </w:t>
      </w:r>
      <w:r w:rsidR="00AC6AC6" w:rsidRPr="00C213BD">
        <w:rPr>
          <w:rFonts w:ascii="Times New Roman" w:hAnsi="Times New Roman" w:cs="Times New Roman"/>
          <w:sz w:val="24"/>
          <w:szCs w:val="24"/>
        </w:rPr>
        <w:t xml:space="preserve">Nantahala </w:t>
      </w:r>
      <w:r w:rsidRPr="00C213BD">
        <w:rPr>
          <w:rFonts w:ascii="Times New Roman" w:hAnsi="Times New Roman" w:cs="Times New Roman"/>
          <w:sz w:val="24"/>
          <w:szCs w:val="24"/>
        </w:rPr>
        <w:t>National Forests</w:t>
      </w:r>
      <w:r w:rsidR="008501AD" w:rsidRPr="00C213BD">
        <w:rPr>
          <w:rFonts w:ascii="Times New Roman" w:hAnsi="Times New Roman" w:cs="Times New Roman"/>
          <w:sz w:val="24"/>
          <w:szCs w:val="24"/>
        </w:rPr>
        <w:t xml:space="preserve"> (PNF / NNF</w:t>
      </w:r>
      <w:r w:rsidR="00A87309" w:rsidRPr="00C213BD">
        <w:rPr>
          <w:rFonts w:ascii="Times New Roman" w:hAnsi="Times New Roman" w:cs="Times New Roman"/>
          <w:sz w:val="24"/>
          <w:szCs w:val="24"/>
        </w:rPr>
        <w:t>; collectively referred to as NCNF hereafter</w:t>
      </w:r>
      <w:r w:rsidR="008501AD" w:rsidRPr="00C213BD">
        <w:rPr>
          <w:rFonts w:ascii="Times New Roman" w:hAnsi="Times New Roman" w:cs="Times New Roman"/>
          <w:sz w:val="24"/>
          <w:szCs w:val="24"/>
        </w:rPr>
        <w:t>)</w:t>
      </w:r>
      <w:r w:rsidRPr="00C213BD">
        <w:rPr>
          <w:rFonts w:ascii="Times New Roman" w:hAnsi="Times New Roman" w:cs="Times New Roman"/>
          <w:sz w:val="24"/>
          <w:szCs w:val="24"/>
        </w:rPr>
        <w:t xml:space="preserve"> in the Blue Ridge Mountains of North Carolina (~35.2° latitude).</w:t>
      </w:r>
      <w:r w:rsidR="00864266" w:rsidRPr="00C213BD">
        <w:rPr>
          <w:rFonts w:ascii="Times New Roman" w:hAnsi="Times New Roman" w:cs="Times New Roman"/>
          <w:sz w:val="24"/>
          <w:szCs w:val="24"/>
        </w:rPr>
        <w:t xml:space="preserve"> All sampling </w:t>
      </w:r>
      <w:r w:rsidR="000203C5" w:rsidRPr="00C213BD">
        <w:rPr>
          <w:rFonts w:ascii="Times New Roman" w:hAnsi="Times New Roman" w:cs="Times New Roman"/>
          <w:sz w:val="24"/>
          <w:szCs w:val="24"/>
        </w:rPr>
        <w:t>points</w:t>
      </w:r>
      <w:r w:rsidR="00864266" w:rsidRPr="00C213BD">
        <w:rPr>
          <w:rFonts w:ascii="Times New Roman" w:hAnsi="Times New Roman" w:cs="Times New Roman"/>
          <w:sz w:val="24"/>
          <w:szCs w:val="24"/>
        </w:rPr>
        <w:t xml:space="preserve"> </w:t>
      </w:r>
      <w:r w:rsidR="00FF5D2E" w:rsidRPr="00C213BD">
        <w:rPr>
          <w:rFonts w:ascii="Times New Roman" w:hAnsi="Times New Roman" w:cs="Times New Roman"/>
          <w:sz w:val="24"/>
          <w:szCs w:val="24"/>
        </w:rPr>
        <w:t>used</w:t>
      </w:r>
      <w:r w:rsidR="00864266" w:rsidRPr="00C213BD">
        <w:rPr>
          <w:rFonts w:ascii="Times New Roman" w:hAnsi="Times New Roman" w:cs="Times New Roman"/>
          <w:sz w:val="24"/>
          <w:szCs w:val="24"/>
        </w:rPr>
        <w:t xml:space="preserve"> in this study were located in forest stands that had </w:t>
      </w:r>
      <w:commentRangeStart w:id="8"/>
      <w:r w:rsidR="00864266" w:rsidRPr="00C213BD">
        <w:rPr>
          <w:rFonts w:ascii="Times New Roman" w:hAnsi="Times New Roman" w:cs="Times New Roman"/>
          <w:sz w:val="24"/>
          <w:szCs w:val="24"/>
        </w:rPr>
        <w:t>not been harvested in &gt;60 years at the time of sampling</w:t>
      </w:r>
      <w:r w:rsidR="00154783" w:rsidRPr="00C213BD">
        <w:rPr>
          <w:rFonts w:ascii="Times New Roman" w:hAnsi="Times New Roman" w:cs="Times New Roman"/>
          <w:sz w:val="24"/>
          <w:szCs w:val="24"/>
        </w:rPr>
        <w:t xml:space="preserve">, and distances between sampling </w:t>
      </w:r>
      <w:r w:rsidR="000203C5" w:rsidRPr="00C213BD">
        <w:rPr>
          <w:rFonts w:ascii="Times New Roman" w:hAnsi="Times New Roman" w:cs="Times New Roman"/>
          <w:sz w:val="24"/>
          <w:szCs w:val="24"/>
        </w:rPr>
        <w:t>points</w:t>
      </w:r>
      <w:r w:rsidR="00154783" w:rsidRPr="00C213BD">
        <w:rPr>
          <w:rFonts w:ascii="Times New Roman" w:hAnsi="Times New Roman" w:cs="Times New Roman"/>
          <w:sz w:val="24"/>
          <w:szCs w:val="24"/>
        </w:rPr>
        <w:t xml:space="preserve"> were at least 200 m</w:t>
      </w:r>
      <w:commentRangeEnd w:id="8"/>
      <w:r w:rsidR="0090608E">
        <w:rPr>
          <w:rStyle w:val="CommentReference"/>
        </w:rPr>
        <w:commentReference w:id="8"/>
      </w:r>
      <w:r w:rsidR="00154783" w:rsidRPr="00C213BD">
        <w:rPr>
          <w:rFonts w:ascii="Times New Roman" w:hAnsi="Times New Roman" w:cs="Times New Roman"/>
          <w:sz w:val="24"/>
          <w:szCs w:val="24"/>
        </w:rPr>
        <w:t>.</w:t>
      </w:r>
    </w:p>
    <w:p w14:paraId="2809ADAE" w14:textId="5E5E4F50" w:rsidR="0033391A" w:rsidRPr="00C213BD" w:rsidRDefault="00841398" w:rsidP="0033391A">
      <w:pPr>
        <w:widowControl w:val="0"/>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L</w:t>
      </w:r>
      <w:r w:rsidR="008501AD" w:rsidRPr="00C213BD">
        <w:rPr>
          <w:rFonts w:ascii="Times New Roman" w:hAnsi="Times New Roman" w:cs="Times New Roman"/>
          <w:sz w:val="24"/>
          <w:szCs w:val="24"/>
        </w:rPr>
        <w:t>ocated in north-central New Hampshire</w:t>
      </w:r>
      <w:r w:rsidRPr="00C213BD">
        <w:rPr>
          <w:rFonts w:ascii="Times New Roman" w:hAnsi="Times New Roman" w:cs="Times New Roman"/>
          <w:sz w:val="24"/>
          <w:szCs w:val="24"/>
        </w:rPr>
        <w:t xml:space="preserve">, </w:t>
      </w:r>
      <w:r w:rsidR="00667569" w:rsidRPr="00C213BD">
        <w:rPr>
          <w:rFonts w:ascii="Times New Roman" w:hAnsi="Times New Roman" w:cs="Times New Roman"/>
          <w:sz w:val="24"/>
          <w:szCs w:val="24"/>
        </w:rPr>
        <w:t xml:space="preserve">the </w:t>
      </w:r>
      <w:r w:rsidRPr="00C213BD">
        <w:rPr>
          <w:rFonts w:ascii="Times New Roman" w:hAnsi="Times New Roman" w:cs="Times New Roman"/>
          <w:sz w:val="24"/>
          <w:szCs w:val="24"/>
        </w:rPr>
        <w:t xml:space="preserve">HBEF </w:t>
      </w:r>
      <w:r w:rsidR="008501AD" w:rsidRPr="00C213BD">
        <w:rPr>
          <w:rFonts w:ascii="Times New Roman" w:hAnsi="Times New Roman" w:cs="Times New Roman"/>
          <w:sz w:val="24"/>
          <w:szCs w:val="24"/>
        </w:rPr>
        <w:t xml:space="preserve">was the source of data for the Northern Appalachians study region. The experimental forest </w:t>
      </w:r>
      <w:r w:rsidR="0033391A" w:rsidRPr="00C213BD">
        <w:rPr>
          <w:rFonts w:ascii="Times New Roman" w:hAnsi="Times New Roman" w:cs="Times New Roman"/>
          <w:sz w:val="24"/>
          <w:szCs w:val="24"/>
        </w:rPr>
        <w:t>was established in 1955 by the U.S. Forest Service and</w:t>
      </w:r>
      <w:r w:rsidR="008501AD" w:rsidRPr="00C213BD">
        <w:rPr>
          <w:rFonts w:ascii="Times New Roman" w:hAnsi="Times New Roman" w:cs="Times New Roman"/>
          <w:sz w:val="24"/>
          <w:szCs w:val="24"/>
        </w:rPr>
        <w:t xml:space="preserve"> </w:t>
      </w:r>
      <w:r w:rsidR="0033391A" w:rsidRPr="00C213BD">
        <w:rPr>
          <w:rFonts w:ascii="Times New Roman" w:hAnsi="Times New Roman" w:cs="Times New Roman"/>
          <w:sz w:val="24"/>
          <w:szCs w:val="24"/>
        </w:rPr>
        <w:t>consist</w:t>
      </w:r>
      <w:r w:rsidR="008501AD" w:rsidRPr="00C213BD">
        <w:rPr>
          <w:rFonts w:ascii="Times New Roman" w:hAnsi="Times New Roman" w:cs="Times New Roman"/>
          <w:sz w:val="24"/>
          <w:szCs w:val="24"/>
        </w:rPr>
        <w:t>s</w:t>
      </w:r>
      <w:r w:rsidR="0033391A" w:rsidRPr="00C213BD">
        <w:rPr>
          <w:rFonts w:ascii="Times New Roman" w:hAnsi="Times New Roman" w:cs="Times New Roman"/>
          <w:sz w:val="24"/>
          <w:szCs w:val="24"/>
        </w:rPr>
        <w:t xml:space="preserve"> of a 3,160-ha bowl-shaped valley within the White Mountains National Forest.</w:t>
      </w:r>
      <w:r w:rsidR="00667569" w:rsidRPr="00C213BD">
        <w:rPr>
          <w:rFonts w:ascii="Times New Roman" w:hAnsi="Times New Roman" w:cs="Times New Roman"/>
          <w:sz w:val="24"/>
          <w:szCs w:val="24"/>
        </w:rPr>
        <w:t xml:space="preserve"> The </w:t>
      </w:r>
      <w:r w:rsidRPr="00C213BD">
        <w:rPr>
          <w:rFonts w:ascii="Times New Roman" w:hAnsi="Times New Roman" w:cs="Times New Roman"/>
          <w:sz w:val="24"/>
          <w:szCs w:val="24"/>
        </w:rPr>
        <w:t>HBEF</w:t>
      </w:r>
      <w:r w:rsidR="0033391A" w:rsidRPr="00C213BD">
        <w:rPr>
          <w:rFonts w:ascii="Times New Roman" w:hAnsi="Times New Roman" w:cs="Times New Roman"/>
          <w:sz w:val="24"/>
          <w:szCs w:val="24"/>
        </w:rPr>
        <w:t xml:space="preserve"> lies in the New England physiographic province, specifically the Northern Appalachian and Atlantic Maritime Highlands ecoregion</w:t>
      </w:r>
      <w:r w:rsidR="00667569" w:rsidRPr="00C213BD">
        <w:rPr>
          <w:rFonts w:ascii="Times New Roman" w:hAnsi="Times New Roman" w:cs="Times New Roman"/>
          <w:sz w:val="24"/>
          <w:szCs w:val="24"/>
        </w:rPr>
        <w:t>, and is characterized by sloping and steep terrain, ranging from 222</w:t>
      </w:r>
      <w:r w:rsidR="00667569" w:rsidRPr="00C213BD">
        <w:rPr>
          <w:rFonts w:ascii="Times New Roman" w:hAnsi="Times New Roman" w:cs="Times New Roman"/>
          <w:sz w:val="24"/>
        </w:rPr>
        <w:t>–</w:t>
      </w:r>
      <w:r w:rsidR="00667569" w:rsidRPr="00C213BD">
        <w:rPr>
          <w:rFonts w:ascii="Times New Roman" w:hAnsi="Times New Roman" w:cs="Times New Roman"/>
          <w:sz w:val="24"/>
          <w:szCs w:val="24"/>
        </w:rPr>
        <w:t>1015 m in elevation</w:t>
      </w:r>
      <w:r w:rsidR="0033391A" w:rsidRPr="00C213BD">
        <w:rPr>
          <w:rFonts w:ascii="Times New Roman" w:hAnsi="Times New Roman" w:cs="Times New Roman"/>
          <w:sz w:val="24"/>
          <w:szCs w:val="24"/>
        </w:rPr>
        <w:t xml:space="preserve">. The majority of </w:t>
      </w:r>
      <w:r w:rsidR="00667569" w:rsidRPr="00C213BD">
        <w:rPr>
          <w:rFonts w:ascii="Times New Roman" w:hAnsi="Times New Roman" w:cs="Times New Roman"/>
          <w:sz w:val="24"/>
          <w:szCs w:val="24"/>
        </w:rPr>
        <w:t xml:space="preserve">the </w:t>
      </w:r>
      <w:r w:rsidR="00861A5B" w:rsidRPr="00C213BD">
        <w:rPr>
          <w:rFonts w:ascii="Times New Roman" w:hAnsi="Times New Roman" w:cs="Times New Roman"/>
          <w:sz w:val="24"/>
          <w:szCs w:val="24"/>
        </w:rPr>
        <w:t>HBEF</w:t>
      </w:r>
      <w:r w:rsidR="0033391A" w:rsidRPr="00C213BD">
        <w:rPr>
          <w:rFonts w:ascii="Times New Roman" w:hAnsi="Times New Roman" w:cs="Times New Roman"/>
          <w:sz w:val="24"/>
          <w:szCs w:val="24"/>
        </w:rPr>
        <w:t xml:space="preserve"> consists of second-growth, uneven-aged, and unmanaged northern hardwoods that grade into boreal forests at higher elevations </w:t>
      </w:r>
      <w:r w:rsidR="0033391A" w:rsidRPr="00C213BD">
        <w:rPr>
          <w:rFonts w:ascii="Times New Roman" w:hAnsi="Times New Roman" w:cs="Times New Roman"/>
          <w:sz w:val="24"/>
          <w:szCs w:val="24"/>
        </w:rPr>
        <w:fldChar w:fldCharType="begin" w:fldLock="1"/>
      </w:r>
      <w:r w:rsidR="0033391A" w:rsidRPr="00C213BD">
        <w:rPr>
          <w:rFonts w:ascii="Times New Roman" w:hAnsi="Times New Roman" w:cs="Times New Roman"/>
          <w:sz w:val="24"/>
          <w:szCs w:val="24"/>
        </w:rPr>
        <w:instrText>ADDIN CSL_CITATION {"citationItems":[{"id":"ITEM-1","itemData":{"DOI":"10.1016/J.FORECO.2010.06.021","ISSN":"0378-1127","abstract":"Long-term studies in relatively undisturbed forest ecosystems, such as occur in many of the USFS’ Experimental Forests, provide valuable insight into bird population and community processes, information pertinent to forest management and bird conservation. Major findings from 40 years of research in the Hubbard Brook Experimental Forest in north-central New Hampshire reviewed here show that the distributions and abundances of bird species are dynamic, even within well-developed and mature forests, and that species respond differently to habitat (vegetation) structure, food availability, and other features of the forest environment. At the local scale, bird population demography is most affected by factors that influence fecundity and recruitment, mainly food availability, weather, nest predators, and density dependent processes. Fecundity is strongly correlated with subsequent recruitment and is critical for maintaining breeding population size. Events in the non-breeding season, however, also influence the abundance and demography of breeding populations, indicating the need to assess factors operating throughout the species’ annual cycle. At the landscape scale, populations in temperate forests are spatially structured by each species’ response to habitat and environmental patterns, but also by social interactions such as competition and conspecific attraction. Settlement patterns and ultimately reproductive performance depend on habitat quality, based on vegetation structure, food availability and nest predator effects that vary across the landscape. Results from these long-term studies centered at Hubbard Brook provide a mechanistic understanding of avian population dynamics and community responses. The results provide a framework for predicting how future changes in habitat quality, climate, and other environmental threats may influence bird populations and communities in north-temperate forests.","author":[{"dropping-particle":"","family":"Holmes","given":"Richard T.","non-dropping-particle":"","parse-names":false,"suffix":""}],"container-title":"Forest Ecology and Management","id":"ITEM-1","issue":"1","issued":{"date-parts":[["2011","7","1"]]},"page":"20-32","publisher":"Elsevier","title":"Avian population and community processes in forest ecosystems: Long-term research in the Hubbard Brook Experimental Forest","type":"article-journal","volume":"262"},"uris":["http://www.mendeley.com/documents/?uuid=b4cb86b2-2111-3cb7-bc28-0a32394c0570"]}],"mendeley":{"formattedCitation":"(Holmes 2011)","plainTextFormattedCitation":"(Holmes 2011)","previouslyFormattedCitation":"(Holmes 2011)"},"properties":{"noteIndex":0},"schema":"https://github.com/citation-style-language/schema/raw/master/csl-citation.json"}</w:instrText>
      </w:r>
      <w:r w:rsidR="0033391A" w:rsidRPr="00C213BD">
        <w:rPr>
          <w:rFonts w:ascii="Times New Roman" w:hAnsi="Times New Roman" w:cs="Times New Roman"/>
          <w:sz w:val="24"/>
          <w:szCs w:val="24"/>
        </w:rPr>
        <w:fldChar w:fldCharType="separate"/>
      </w:r>
      <w:r w:rsidR="0033391A" w:rsidRPr="00C213BD">
        <w:rPr>
          <w:rFonts w:ascii="Times New Roman" w:hAnsi="Times New Roman" w:cs="Times New Roman"/>
          <w:noProof/>
          <w:sz w:val="24"/>
          <w:szCs w:val="24"/>
        </w:rPr>
        <w:t>(Holmes 2011)</w:t>
      </w:r>
      <w:r w:rsidR="0033391A" w:rsidRPr="00C213BD">
        <w:rPr>
          <w:rFonts w:ascii="Times New Roman" w:hAnsi="Times New Roman" w:cs="Times New Roman"/>
          <w:sz w:val="24"/>
          <w:szCs w:val="24"/>
        </w:rPr>
        <w:fldChar w:fldCharType="end"/>
      </w:r>
      <w:r w:rsidR="0033391A" w:rsidRPr="00C213BD">
        <w:rPr>
          <w:rFonts w:ascii="Times New Roman" w:hAnsi="Times New Roman" w:cs="Times New Roman"/>
          <w:sz w:val="24"/>
          <w:szCs w:val="24"/>
        </w:rPr>
        <w:t xml:space="preserve">. The forest has remained uncut since the early 1900s, but periodic severe weather events, such as ice storms, </w:t>
      </w:r>
      <w:commentRangeStart w:id="9"/>
      <w:r w:rsidR="0033391A" w:rsidRPr="00C213BD">
        <w:rPr>
          <w:rFonts w:ascii="Times New Roman" w:hAnsi="Times New Roman" w:cs="Times New Roman"/>
          <w:sz w:val="24"/>
          <w:szCs w:val="24"/>
        </w:rPr>
        <w:t>contribute to heterogeneity in vegetation structure</w:t>
      </w:r>
      <w:commentRangeEnd w:id="9"/>
      <w:r w:rsidR="000A29F8">
        <w:rPr>
          <w:rStyle w:val="CommentReference"/>
        </w:rPr>
        <w:commentReference w:id="9"/>
      </w:r>
      <w:r w:rsidR="0033391A" w:rsidRPr="00C213BD">
        <w:rPr>
          <w:rFonts w:ascii="Times New Roman" w:hAnsi="Times New Roman" w:cs="Times New Roman"/>
          <w:sz w:val="24"/>
          <w:szCs w:val="24"/>
        </w:rPr>
        <w:t>. Average annual precipitation is ~140 cm, of which 25–33% is snow. Vegetation consists primarily of sugar maple (</w:t>
      </w:r>
      <w:r w:rsidR="0033391A" w:rsidRPr="00C213BD">
        <w:rPr>
          <w:rFonts w:ascii="Times New Roman" w:hAnsi="Times New Roman" w:cs="Times New Roman"/>
          <w:i/>
          <w:sz w:val="24"/>
          <w:szCs w:val="24"/>
        </w:rPr>
        <w:t>Acer saccharum</w:t>
      </w:r>
      <w:r w:rsidR="0033391A" w:rsidRPr="00C213BD">
        <w:rPr>
          <w:rFonts w:ascii="Times New Roman" w:hAnsi="Times New Roman" w:cs="Times New Roman"/>
          <w:sz w:val="24"/>
          <w:szCs w:val="24"/>
        </w:rPr>
        <w:t>), American beech (</w:t>
      </w:r>
      <w:r w:rsidR="0033391A" w:rsidRPr="00C213BD">
        <w:rPr>
          <w:rFonts w:ascii="Times New Roman" w:hAnsi="Times New Roman" w:cs="Times New Roman"/>
          <w:i/>
          <w:sz w:val="24"/>
          <w:szCs w:val="24"/>
        </w:rPr>
        <w:t>Fagus grandifolia</w:t>
      </w:r>
      <w:r w:rsidR="0033391A" w:rsidRPr="00C213BD">
        <w:rPr>
          <w:rFonts w:ascii="Times New Roman" w:hAnsi="Times New Roman" w:cs="Times New Roman"/>
          <w:sz w:val="24"/>
          <w:szCs w:val="24"/>
        </w:rPr>
        <w:t>), and yellow birch (</w:t>
      </w:r>
      <w:r w:rsidR="0033391A" w:rsidRPr="00C213BD">
        <w:rPr>
          <w:rFonts w:ascii="Times New Roman" w:hAnsi="Times New Roman" w:cs="Times New Roman"/>
          <w:i/>
          <w:sz w:val="24"/>
          <w:szCs w:val="24"/>
        </w:rPr>
        <w:t>Betula alleghaniensis</w:t>
      </w:r>
      <w:r w:rsidR="0033391A" w:rsidRPr="00C213BD">
        <w:rPr>
          <w:rFonts w:ascii="Times New Roman" w:hAnsi="Times New Roman" w:cs="Times New Roman"/>
          <w:sz w:val="24"/>
          <w:szCs w:val="24"/>
        </w:rPr>
        <w:t>), with white ash (</w:t>
      </w:r>
      <w:r w:rsidR="0033391A" w:rsidRPr="00C213BD">
        <w:rPr>
          <w:rFonts w:ascii="Times New Roman" w:hAnsi="Times New Roman" w:cs="Times New Roman"/>
          <w:i/>
          <w:sz w:val="24"/>
          <w:szCs w:val="24"/>
        </w:rPr>
        <w:t>Fraxinus americana</w:t>
      </w:r>
      <w:r w:rsidR="0033391A" w:rsidRPr="00C213BD">
        <w:rPr>
          <w:rFonts w:ascii="Times New Roman" w:hAnsi="Times New Roman" w:cs="Times New Roman"/>
          <w:sz w:val="24"/>
          <w:szCs w:val="24"/>
        </w:rPr>
        <w:t xml:space="preserve">) on </w:t>
      </w:r>
      <w:r w:rsidR="0033391A" w:rsidRPr="00C213BD">
        <w:rPr>
          <w:rFonts w:ascii="Times New Roman" w:hAnsi="Times New Roman" w:cs="Times New Roman"/>
          <w:sz w:val="24"/>
          <w:szCs w:val="24"/>
        </w:rPr>
        <w:lastRenderedPageBreak/>
        <w:t>lower and middle slopes and eastern hemlock (</w:t>
      </w:r>
      <w:r w:rsidR="0033391A" w:rsidRPr="00C213BD">
        <w:rPr>
          <w:rFonts w:ascii="Times New Roman" w:hAnsi="Times New Roman" w:cs="Times New Roman"/>
          <w:i/>
          <w:sz w:val="24"/>
          <w:szCs w:val="24"/>
        </w:rPr>
        <w:t>Tsuga canadensis</w:t>
      </w:r>
      <w:r w:rsidR="0033391A" w:rsidRPr="00C213BD">
        <w:rPr>
          <w:rFonts w:ascii="Times New Roman" w:hAnsi="Times New Roman" w:cs="Times New Roman"/>
          <w:sz w:val="24"/>
          <w:szCs w:val="24"/>
        </w:rPr>
        <w:t>) near stream drainages. At high elevations, red spruce (</w:t>
      </w:r>
      <w:r w:rsidR="0033391A" w:rsidRPr="00C213BD">
        <w:rPr>
          <w:rFonts w:ascii="Times New Roman" w:hAnsi="Times New Roman" w:cs="Times New Roman"/>
          <w:i/>
          <w:sz w:val="24"/>
          <w:szCs w:val="24"/>
        </w:rPr>
        <w:t>Picea rubens</w:t>
      </w:r>
      <w:r w:rsidR="0033391A" w:rsidRPr="00C213BD">
        <w:rPr>
          <w:rFonts w:ascii="Times New Roman" w:hAnsi="Times New Roman" w:cs="Times New Roman"/>
          <w:sz w:val="24"/>
          <w:szCs w:val="24"/>
        </w:rPr>
        <w:t>), balsam fir (</w:t>
      </w:r>
      <w:r w:rsidR="0033391A" w:rsidRPr="00C213BD">
        <w:rPr>
          <w:rFonts w:ascii="Times New Roman" w:hAnsi="Times New Roman" w:cs="Times New Roman"/>
          <w:i/>
          <w:sz w:val="24"/>
          <w:szCs w:val="24"/>
        </w:rPr>
        <w:t>Abies balsamea</w:t>
      </w:r>
      <w:r w:rsidR="0033391A" w:rsidRPr="00C213BD">
        <w:rPr>
          <w:rFonts w:ascii="Times New Roman" w:hAnsi="Times New Roman" w:cs="Times New Roman"/>
          <w:sz w:val="24"/>
          <w:szCs w:val="24"/>
        </w:rPr>
        <w:t>), and white birch (</w:t>
      </w:r>
      <w:r w:rsidR="0033391A" w:rsidRPr="00C213BD">
        <w:rPr>
          <w:rFonts w:ascii="Times New Roman" w:hAnsi="Times New Roman" w:cs="Times New Roman"/>
          <w:i/>
          <w:sz w:val="24"/>
          <w:szCs w:val="24"/>
        </w:rPr>
        <w:t>Betula papyrifera</w:t>
      </w:r>
      <w:r w:rsidR="0033391A" w:rsidRPr="00C213BD">
        <w:rPr>
          <w:rFonts w:ascii="Times New Roman" w:hAnsi="Times New Roman" w:cs="Times New Roman"/>
          <w:sz w:val="24"/>
          <w:szCs w:val="24"/>
        </w:rPr>
        <w:t xml:space="preserve"> var. </w:t>
      </w:r>
      <w:r w:rsidR="0033391A" w:rsidRPr="00C213BD">
        <w:rPr>
          <w:rFonts w:ascii="Times New Roman" w:hAnsi="Times New Roman" w:cs="Times New Roman"/>
          <w:i/>
          <w:sz w:val="24"/>
          <w:szCs w:val="24"/>
        </w:rPr>
        <w:t>cordifolia</w:t>
      </w:r>
      <w:r w:rsidR="0033391A" w:rsidRPr="00C213BD">
        <w:rPr>
          <w:rFonts w:ascii="Times New Roman" w:hAnsi="Times New Roman" w:cs="Times New Roman"/>
          <w:sz w:val="24"/>
          <w:szCs w:val="24"/>
        </w:rPr>
        <w:t>) are common. The understory generally contains seedlings and saplings of the major tree species, as well as hobblebush (</w:t>
      </w:r>
      <w:r w:rsidR="0033391A" w:rsidRPr="00C213BD">
        <w:rPr>
          <w:rFonts w:ascii="Times New Roman" w:hAnsi="Times New Roman" w:cs="Times New Roman"/>
          <w:i/>
          <w:sz w:val="24"/>
          <w:szCs w:val="24"/>
        </w:rPr>
        <w:t>Viburnum alnifolium</w:t>
      </w:r>
      <w:r w:rsidR="0033391A" w:rsidRPr="00C213BD">
        <w:rPr>
          <w:rFonts w:ascii="Times New Roman" w:hAnsi="Times New Roman" w:cs="Times New Roman"/>
          <w:sz w:val="24"/>
          <w:szCs w:val="24"/>
        </w:rPr>
        <w:t>), striped (</w:t>
      </w:r>
      <w:r w:rsidR="0033391A" w:rsidRPr="00C213BD">
        <w:rPr>
          <w:rFonts w:ascii="Times New Roman" w:hAnsi="Times New Roman" w:cs="Times New Roman"/>
          <w:i/>
          <w:sz w:val="24"/>
          <w:szCs w:val="24"/>
        </w:rPr>
        <w:t>A</w:t>
      </w:r>
      <w:r w:rsidR="00861A5B" w:rsidRPr="00C213BD">
        <w:rPr>
          <w:rFonts w:ascii="Times New Roman" w:hAnsi="Times New Roman" w:cs="Times New Roman"/>
          <w:i/>
          <w:sz w:val="24"/>
          <w:szCs w:val="24"/>
        </w:rPr>
        <w:t>cer</w:t>
      </w:r>
      <w:r w:rsidR="0033391A" w:rsidRPr="00C213BD">
        <w:rPr>
          <w:rFonts w:ascii="Times New Roman" w:hAnsi="Times New Roman" w:cs="Times New Roman"/>
          <w:i/>
          <w:sz w:val="24"/>
          <w:szCs w:val="24"/>
        </w:rPr>
        <w:t xml:space="preserve"> pensylvanicum</w:t>
      </w:r>
      <w:r w:rsidR="0033391A" w:rsidRPr="00C213BD">
        <w:rPr>
          <w:rFonts w:ascii="Times New Roman" w:hAnsi="Times New Roman" w:cs="Times New Roman"/>
          <w:sz w:val="24"/>
          <w:szCs w:val="24"/>
        </w:rPr>
        <w:t>) and mountain maple (</w:t>
      </w:r>
      <w:r w:rsidR="0033391A" w:rsidRPr="00C213BD">
        <w:rPr>
          <w:rFonts w:ascii="Times New Roman" w:hAnsi="Times New Roman" w:cs="Times New Roman"/>
          <w:i/>
          <w:sz w:val="24"/>
          <w:szCs w:val="24"/>
        </w:rPr>
        <w:t>A. spicatum</w:t>
      </w:r>
      <w:r w:rsidR="0033391A" w:rsidRPr="00C213BD">
        <w:rPr>
          <w:rFonts w:ascii="Times New Roman" w:hAnsi="Times New Roman" w:cs="Times New Roman"/>
          <w:sz w:val="24"/>
          <w:szCs w:val="24"/>
        </w:rPr>
        <w:t xml:space="preserve">), and various ferns and forbs </w:t>
      </w:r>
      <w:r w:rsidR="0033391A" w:rsidRPr="00C213BD">
        <w:rPr>
          <w:rFonts w:ascii="Times New Roman" w:hAnsi="Times New Roman" w:cs="Times New Roman"/>
          <w:sz w:val="24"/>
          <w:szCs w:val="24"/>
        </w:rPr>
        <w:fldChar w:fldCharType="begin" w:fldLock="1"/>
      </w:r>
      <w:r w:rsidR="0033391A" w:rsidRPr="00C213BD">
        <w:rPr>
          <w:rFonts w:ascii="Times New Roman" w:hAnsi="Times New Roman" w:cs="Times New Roman"/>
          <w:sz w:val="24"/>
          <w:szCs w:val="24"/>
        </w:rPr>
        <w:instrText>ADDIN CSL_CITATION {"citationItems":[{"id":"ITEM-1","itemData":{"DOI":"10.1016/J.FORECO.2010.06.021","ISSN":"0378-1127","abstract":"Long-term studies in relatively undisturbed forest ecosystems, such as occur in many of the USFS’ Experimental Forests, provide valuable insight into bird population and community processes, information pertinent to forest management and bird conservation. Major findings from 40 years of research in the Hubbard Brook Experimental Forest in north-central New Hampshire reviewed here show that the distributions and abundances of bird species are dynamic, even within well-developed and mature forests, and that species respond differently to habitat (vegetation) structure, food availability, and other features of the forest environment. At the local scale, bird population demography is most affected by factors that influence fecundity and recruitment, mainly food availability, weather, nest predators, and density dependent processes. Fecundity is strongly correlated with subsequent recruitment and is critical for maintaining breeding population size. Events in the non-breeding season, however, also influence the abundance and demography of breeding populations, indicating the need to assess factors operating throughout the species’ annual cycle. At the landscape scale, populations in temperate forests are spatially structured by each species’ response to habitat and environmental patterns, but also by social interactions such as competition and conspecific attraction. Settlement patterns and ultimately reproductive performance depend on habitat quality, based on vegetation structure, food availability and nest predator effects that vary across the landscape. Results from these long-term studies centered at Hubbard Brook provide a mechanistic understanding of avian population dynamics and community responses. The results provide a framework for predicting how future changes in habitat quality, climate, and other environmental threats may influence bird populations and communities in north-temperate forests.","author":[{"dropping-particle":"","family":"Holmes","given":"Richard T.","non-dropping-particle":"","parse-names":false,"suffix":""}],"container-title":"Forest Ecology and Management","id":"ITEM-1","issue":"1","issued":{"date-parts":[["2011","7","1"]]},"page":"20-32","publisher":"Elsevier","title":"Avian population and community processes in forest ecosystems: Long-term research in the Hubbard Brook Experimental Forest","type":"article-journal","volume":"262"},"uris":["http://www.mendeley.com/documents/?uuid=b4cb86b2-2111-3cb7-bc28-0a32394c0570"]}],"mendeley":{"formattedCitation":"(Holmes 2011)","plainTextFormattedCitation":"(Holmes 2011)","previouslyFormattedCitation":"(Holmes 2011)"},"properties":{"noteIndex":0},"schema":"https://github.com/citation-style-language/schema/raw/master/csl-citation.json"}</w:instrText>
      </w:r>
      <w:r w:rsidR="0033391A" w:rsidRPr="00C213BD">
        <w:rPr>
          <w:rFonts w:ascii="Times New Roman" w:hAnsi="Times New Roman" w:cs="Times New Roman"/>
          <w:sz w:val="24"/>
          <w:szCs w:val="24"/>
        </w:rPr>
        <w:fldChar w:fldCharType="separate"/>
      </w:r>
      <w:r w:rsidR="0033391A" w:rsidRPr="00C213BD">
        <w:rPr>
          <w:rFonts w:ascii="Times New Roman" w:hAnsi="Times New Roman" w:cs="Times New Roman"/>
          <w:noProof/>
          <w:sz w:val="24"/>
          <w:szCs w:val="24"/>
        </w:rPr>
        <w:t>(Holmes 2011)</w:t>
      </w:r>
      <w:r w:rsidR="0033391A" w:rsidRPr="00C213BD">
        <w:rPr>
          <w:rFonts w:ascii="Times New Roman" w:hAnsi="Times New Roman" w:cs="Times New Roman"/>
          <w:sz w:val="24"/>
          <w:szCs w:val="24"/>
        </w:rPr>
        <w:fldChar w:fldCharType="end"/>
      </w:r>
      <w:r w:rsidR="0033391A" w:rsidRPr="00C213BD">
        <w:rPr>
          <w:rFonts w:ascii="Times New Roman" w:hAnsi="Times New Roman" w:cs="Times New Roman"/>
          <w:sz w:val="24"/>
          <w:szCs w:val="24"/>
        </w:rPr>
        <w:t>.</w:t>
      </w:r>
    </w:p>
    <w:p w14:paraId="1658C72D" w14:textId="583EC5FF" w:rsidR="0033391A" w:rsidRPr="00C213BD" w:rsidRDefault="007E79D7" w:rsidP="00D62382">
      <w:pPr>
        <w:widowControl w:val="0"/>
        <w:spacing w:line="276" w:lineRule="auto"/>
        <w:ind w:firstLine="720"/>
        <w:rPr>
          <w:rFonts w:ascii="Times New Roman" w:hAnsi="Times New Roman" w:cs="Times New Roman"/>
          <w:sz w:val="24"/>
        </w:rPr>
      </w:pPr>
      <w:r w:rsidRPr="00C213BD">
        <w:rPr>
          <w:rFonts w:ascii="Times New Roman" w:hAnsi="Times New Roman" w:cs="Times New Roman"/>
          <w:sz w:val="24"/>
          <w:szCs w:val="24"/>
        </w:rPr>
        <w:t>L</w:t>
      </w:r>
      <w:r w:rsidR="00681F7F" w:rsidRPr="00C213BD">
        <w:rPr>
          <w:rFonts w:ascii="Times New Roman" w:hAnsi="Times New Roman" w:cs="Times New Roman"/>
          <w:sz w:val="24"/>
          <w:szCs w:val="24"/>
        </w:rPr>
        <w:t>ocated in east-central West Virginia</w:t>
      </w:r>
      <w:r w:rsidRPr="00C213BD">
        <w:rPr>
          <w:rFonts w:ascii="Times New Roman" w:hAnsi="Times New Roman" w:cs="Times New Roman"/>
          <w:sz w:val="24"/>
          <w:szCs w:val="24"/>
        </w:rPr>
        <w:t xml:space="preserve">, </w:t>
      </w:r>
      <w:r w:rsidR="00667569" w:rsidRPr="00C213BD">
        <w:rPr>
          <w:rFonts w:ascii="Times New Roman" w:hAnsi="Times New Roman" w:cs="Times New Roman"/>
          <w:sz w:val="24"/>
          <w:szCs w:val="24"/>
        </w:rPr>
        <w:t xml:space="preserve">the </w:t>
      </w:r>
      <w:r w:rsidRPr="00C213BD">
        <w:rPr>
          <w:rFonts w:ascii="Times New Roman" w:hAnsi="Times New Roman" w:cs="Times New Roman"/>
          <w:sz w:val="24"/>
          <w:szCs w:val="24"/>
        </w:rPr>
        <w:t>MNF</w:t>
      </w:r>
      <w:r w:rsidR="00681F7F" w:rsidRPr="00C213BD">
        <w:rPr>
          <w:rFonts w:ascii="Times New Roman" w:hAnsi="Times New Roman" w:cs="Times New Roman"/>
          <w:sz w:val="24"/>
          <w:szCs w:val="24"/>
        </w:rPr>
        <w:t xml:space="preserve"> was the source of data for the Central Appalachians study region. </w:t>
      </w:r>
      <w:r w:rsidR="00D62382" w:rsidRPr="00C213BD">
        <w:rPr>
          <w:rFonts w:ascii="Times New Roman" w:hAnsi="Times New Roman" w:cs="Times New Roman"/>
          <w:sz w:val="24"/>
          <w:szCs w:val="24"/>
        </w:rPr>
        <w:t xml:space="preserve">The national forest was established in 1920 and </w:t>
      </w:r>
      <w:r w:rsidR="0033391A" w:rsidRPr="00C213BD">
        <w:rPr>
          <w:rFonts w:ascii="Times New Roman" w:hAnsi="Times New Roman" w:cs="Times New Roman"/>
          <w:sz w:val="24"/>
          <w:szCs w:val="24"/>
        </w:rPr>
        <w:t>encompasses 371,906 ha</w:t>
      </w:r>
      <w:r w:rsidR="0033391A" w:rsidRPr="00C213BD">
        <w:rPr>
          <w:rFonts w:ascii="Times New Roman" w:hAnsi="Times New Roman" w:cs="Times New Roman"/>
          <w:sz w:val="24"/>
        </w:rPr>
        <w:t xml:space="preserve"> of public, federally owned land</w:t>
      </w:r>
      <w:r w:rsidR="0033391A" w:rsidRPr="00C213BD">
        <w:rPr>
          <w:rFonts w:ascii="Times New Roman" w:hAnsi="Times New Roman" w:cs="Times New Roman"/>
          <w:sz w:val="24"/>
          <w:szCs w:val="24"/>
        </w:rPr>
        <w:t xml:space="preserve">. </w:t>
      </w:r>
      <w:r w:rsidR="0033391A" w:rsidRPr="00C213BD">
        <w:rPr>
          <w:rFonts w:ascii="Times New Roman" w:hAnsi="Times New Roman" w:cs="Times New Roman"/>
          <w:sz w:val="24"/>
        </w:rPr>
        <w:t>It</w:t>
      </w:r>
      <w:r w:rsidR="0033391A" w:rsidRPr="00C213BD">
        <w:rPr>
          <w:rFonts w:ascii="Times New Roman" w:hAnsi="Times New Roman" w:cs="Times New Roman"/>
          <w:sz w:val="24"/>
          <w:szCs w:val="24"/>
        </w:rPr>
        <w:t xml:space="preserve"> </w:t>
      </w:r>
      <w:r w:rsidR="0033391A" w:rsidRPr="00C213BD">
        <w:rPr>
          <w:rFonts w:ascii="Times New Roman" w:hAnsi="Times New Roman" w:cs="Times New Roman"/>
          <w:sz w:val="24"/>
        </w:rPr>
        <w:t xml:space="preserve">stretches across a latitudinal range of nearly 200 km and lies within </w:t>
      </w:r>
      <w:r w:rsidR="003D466F" w:rsidRPr="00C213BD">
        <w:rPr>
          <w:rFonts w:ascii="Times New Roman" w:hAnsi="Times New Roman" w:cs="Times New Roman"/>
          <w:sz w:val="24"/>
        </w:rPr>
        <w:t>2</w:t>
      </w:r>
      <w:r w:rsidR="0033391A" w:rsidRPr="00C213BD">
        <w:rPr>
          <w:rFonts w:ascii="Times New Roman" w:hAnsi="Times New Roman" w:cs="Times New Roman"/>
          <w:sz w:val="24"/>
        </w:rPr>
        <w:t xml:space="preserve"> ecoregions</w:t>
      </w:r>
      <w:r w:rsidR="00D62382" w:rsidRPr="00C213BD">
        <w:rPr>
          <w:rFonts w:ascii="Times New Roman" w:hAnsi="Times New Roman" w:cs="Times New Roman"/>
          <w:sz w:val="24"/>
        </w:rPr>
        <w:t xml:space="preserve"> </w:t>
      </w:r>
      <w:r w:rsidR="0033391A" w:rsidRPr="00C213BD">
        <w:rPr>
          <w:rFonts w:ascii="Times New Roman" w:hAnsi="Times New Roman" w:cs="Times New Roman"/>
          <w:sz w:val="24"/>
        </w:rPr>
        <w:t>/</w:t>
      </w:r>
      <w:r w:rsidR="00D62382" w:rsidRPr="00C213BD">
        <w:rPr>
          <w:rFonts w:ascii="Times New Roman" w:hAnsi="Times New Roman" w:cs="Times New Roman"/>
          <w:sz w:val="24"/>
        </w:rPr>
        <w:t xml:space="preserve"> </w:t>
      </w:r>
      <w:r w:rsidR="0033391A" w:rsidRPr="00C213BD">
        <w:rPr>
          <w:rFonts w:ascii="Times New Roman" w:hAnsi="Times New Roman" w:cs="Times New Roman"/>
          <w:sz w:val="24"/>
        </w:rPr>
        <w:t>physiographic provinces, the Central Appalachians (Allegheny Mountains) and the Ridge and Valley. The eastern section, which overlaps the Ridge and Valley physiographic province, lies in the rain shadow of the Allegheny Mountains, so it receives significantly less precipitation (~75 cm</w:t>
      </w:r>
      <w:r w:rsidR="00D62382" w:rsidRPr="00C213BD">
        <w:rPr>
          <w:rFonts w:ascii="Times New Roman" w:hAnsi="Times New Roman" w:cs="Times New Roman"/>
          <w:sz w:val="24"/>
        </w:rPr>
        <w:t xml:space="preserve"> per </w:t>
      </w:r>
      <w:r w:rsidR="0033391A" w:rsidRPr="00C213BD">
        <w:rPr>
          <w:rFonts w:ascii="Times New Roman" w:hAnsi="Times New Roman" w:cs="Times New Roman"/>
          <w:sz w:val="24"/>
        </w:rPr>
        <w:t>year) compared to the rest of the forest, which experiences 115–150 cm</w:t>
      </w:r>
      <w:r w:rsidR="00D62382" w:rsidRPr="00C213BD">
        <w:rPr>
          <w:rFonts w:ascii="Times New Roman" w:hAnsi="Times New Roman" w:cs="Times New Roman"/>
          <w:sz w:val="24"/>
        </w:rPr>
        <w:t xml:space="preserve"> per </w:t>
      </w:r>
      <w:r w:rsidR="0033391A" w:rsidRPr="00C213BD">
        <w:rPr>
          <w:rFonts w:ascii="Times New Roman" w:hAnsi="Times New Roman" w:cs="Times New Roman"/>
          <w:sz w:val="24"/>
        </w:rPr>
        <w:t>year</w:t>
      </w:r>
      <w:r w:rsidR="00710084" w:rsidRPr="00C213BD">
        <w:rPr>
          <w:rFonts w:ascii="Times New Roman" w:hAnsi="Times New Roman" w:cs="Times New Roman"/>
          <w:sz w:val="24"/>
        </w:rPr>
        <w:t xml:space="preserve"> </w:t>
      </w:r>
      <w:r w:rsidR="00710084" w:rsidRPr="00C213BD">
        <w:rPr>
          <w:rFonts w:ascii="Times New Roman" w:hAnsi="Times New Roman" w:cs="Times New Roman"/>
          <w:sz w:val="24"/>
        </w:rPr>
        <w:fldChar w:fldCharType="begin" w:fldLock="1"/>
      </w:r>
      <w:r w:rsidR="00710084" w:rsidRPr="00C213BD">
        <w:rPr>
          <w:rFonts w:ascii="Times New Roman" w:hAnsi="Times New Roman" w:cs="Times New Roman"/>
          <w:sz w:val="24"/>
        </w:rPr>
        <w:instrText>ADDIN CSL_CITATION {"citationItems":[{"id":"ITEM-1","itemData":{"author":[{"dropping-particle":"","family":"Clarkson","given":"RB","non-dropping-particle":"","parse-names":false,"suffix":""}],"container-title":"Castanea","id":"ITEM-1","issue":"1","issued":{"date-parts":[["1966"]]},"page":"1-119","title":"The vascular flora of the Monongahela national forest, West Virginia","type":"article-journal","volume":"31"},"uris":["http://www.mendeley.com/documents/?uuid=4ab2bb15-8100-3ee4-b2fd-92a05e2cde66"]}],"mendeley":{"formattedCitation":"(Clarkson 1966)","plainTextFormattedCitation":"(Clarkson 1966)","previouslyFormattedCitation":"(Clarkson 1966)"},"properties":{"noteIndex":0},"schema":"https://github.com/citation-style-language/schema/raw/master/csl-citation.json"}</w:instrText>
      </w:r>
      <w:r w:rsidR="00710084" w:rsidRPr="00C213BD">
        <w:rPr>
          <w:rFonts w:ascii="Times New Roman" w:hAnsi="Times New Roman" w:cs="Times New Roman"/>
          <w:sz w:val="24"/>
        </w:rPr>
        <w:fldChar w:fldCharType="separate"/>
      </w:r>
      <w:r w:rsidR="00710084" w:rsidRPr="00C213BD">
        <w:rPr>
          <w:rFonts w:ascii="Times New Roman" w:hAnsi="Times New Roman" w:cs="Times New Roman"/>
          <w:noProof/>
          <w:sz w:val="24"/>
        </w:rPr>
        <w:t>(Clarkson 1966)</w:t>
      </w:r>
      <w:r w:rsidR="00710084" w:rsidRPr="00C213BD">
        <w:rPr>
          <w:rFonts w:ascii="Times New Roman" w:hAnsi="Times New Roman" w:cs="Times New Roman"/>
          <w:sz w:val="24"/>
        </w:rPr>
        <w:fldChar w:fldCharType="end"/>
      </w:r>
      <w:r w:rsidR="0033391A" w:rsidRPr="00C213BD">
        <w:rPr>
          <w:rFonts w:ascii="Times New Roman" w:hAnsi="Times New Roman" w:cs="Times New Roman"/>
          <w:sz w:val="24"/>
        </w:rPr>
        <w:t xml:space="preserve">. Elevation ranges 275–1480 m. </w:t>
      </w:r>
      <w:r w:rsidR="00667569" w:rsidRPr="00C213BD">
        <w:rPr>
          <w:rFonts w:ascii="Times New Roman" w:hAnsi="Times New Roman" w:cs="Times New Roman"/>
          <w:sz w:val="24"/>
        </w:rPr>
        <w:t xml:space="preserve">The </w:t>
      </w:r>
      <w:r w:rsidRPr="00C213BD">
        <w:rPr>
          <w:rFonts w:ascii="Times New Roman" w:hAnsi="Times New Roman" w:cs="Times New Roman"/>
          <w:sz w:val="24"/>
        </w:rPr>
        <w:t>MNF hosts</w:t>
      </w:r>
      <w:r w:rsidR="0033391A" w:rsidRPr="00C213BD">
        <w:rPr>
          <w:rFonts w:ascii="Times New Roman" w:hAnsi="Times New Roman" w:cs="Times New Roman"/>
          <w:sz w:val="24"/>
        </w:rPr>
        <w:t xml:space="preserve"> high regional tree diversity</w:t>
      </w:r>
      <w:r w:rsidRPr="00C213BD">
        <w:rPr>
          <w:rFonts w:ascii="Times New Roman" w:hAnsi="Times New Roman" w:cs="Times New Roman"/>
          <w:sz w:val="24"/>
        </w:rPr>
        <w:t xml:space="preserve">, with </w:t>
      </w:r>
      <w:r w:rsidR="003D466F" w:rsidRPr="00C213BD">
        <w:rPr>
          <w:rFonts w:ascii="Times New Roman" w:hAnsi="Times New Roman" w:cs="Times New Roman"/>
          <w:sz w:val="24"/>
        </w:rPr>
        <w:t>4</w:t>
      </w:r>
      <w:r w:rsidR="0033391A" w:rsidRPr="00C213BD">
        <w:rPr>
          <w:rFonts w:ascii="Times New Roman" w:hAnsi="Times New Roman" w:cs="Times New Roman"/>
          <w:sz w:val="24"/>
        </w:rPr>
        <w:t xml:space="preserve"> major forest zones (mixed mesophytic, northern hardwoods, red spruce, and dry oaks)</w:t>
      </w:r>
      <w:r w:rsidR="00710084" w:rsidRPr="00C213BD">
        <w:rPr>
          <w:rFonts w:ascii="Times New Roman" w:hAnsi="Times New Roman" w:cs="Times New Roman"/>
          <w:sz w:val="24"/>
        </w:rPr>
        <w:t xml:space="preserve"> </w:t>
      </w:r>
      <w:r w:rsidR="00710084" w:rsidRPr="00C213BD">
        <w:rPr>
          <w:rFonts w:ascii="Times New Roman" w:hAnsi="Times New Roman" w:cs="Times New Roman"/>
          <w:sz w:val="24"/>
        </w:rPr>
        <w:fldChar w:fldCharType="begin" w:fldLock="1"/>
      </w:r>
      <w:r w:rsidR="00710084" w:rsidRPr="00C213BD">
        <w:rPr>
          <w:rFonts w:ascii="Times New Roman" w:hAnsi="Times New Roman" w:cs="Times New Roman"/>
          <w:sz w:val="24"/>
        </w:rPr>
        <w:instrText>ADDIN CSL_CITATION {"citationItems":[{"id":"ITEM-1","itemData":{"DOI":"10.2307/2996582","ISSN":"10955674","abstract":"Vegetation/environment relationships in two contiguous physiographic regions in eastern West Virginia were examined to determine local and sub-regional gradients underlying vegetation patterns. For 258 plots sampled in the Monongahela National Forest, West Virginia, broad vegetation patterns expressed along ordination axes were strongly related to elevation. Plots were ordered along the first ordination axis from high-elevation, mesic sites in the Allegheny Mountains to sandy, steep, lower-elevation sites in the Ridge and Valley. A comparison of mean soil-site factors between physiographic regions indicated that only depth of A horizon differed significantly. These similarities were reflected in the community types derived from TWINSPAN analysis. All seven community types were represented in both regions, although some regional affinity was apparent. Subsequent separate ordinations of plots within the Ridge and Valley and Allegheny Mountains showed community variation correlated with elevation. In the Ridge and Valley, geographic location, surface rock cover, topographic moisture and stand age were secondary gradients related to community distribution. In contrast, secondary gradients in the Allegheny Mountains included topographic moisture and solar radiation.","author":[{"dropping-particle":"","family":"McCay","given":"Deanna H.","non-dropping-particle":"","parse-names":false,"suffix":""},{"dropping-particle":"","family":"Abrams","given":"Marc D","non-dropping-particle":"","parse-names":false,"suffix":""},{"dropping-particle":"","family":"DeMeo","given":"Thomas E.","non-dropping-particle":"","parse-names":false,"suffix":""}],"container-title":"Journal of the Torrey Botanical Society","id":"ITEM-1","issue":"2","issued":{"date-parts":[["1997"]]},"page":"160-173","title":"Gradient analysis of secondary forests of eastern west virginia","type":"article-journal","volume":"124"},"uris":["http://www.mendeley.com/documents/?uuid=768751ad-b019-3a83-a751-a957d324c87b"]},{"id":"ITEM-2","itemData":{"author":[{"dropping-particle":"","family":"DeMeo","given":"Thomas Eugene","non-dropping-particle":"","parse-names":false,"suffix":""}],"id":"ITEM-2","issued":{"date-parts":[["1999"]]},"publisher":"West Virginia University","title":"Forest songbird abundance and viability at multiple scales on the Monongahela National Forest, West Virginia","type":"thesis"},"uris":["http://www.mendeley.com/documents/?uuid=76f94e25-5118-4de9-9082-bcd155cfbed3"]}],"mendeley":{"formattedCitation":"(McCay et al. 1997, DeMeo 1999)","plainTextFormattedCitation":"(McCay et al. 1997, DeMeo 1999)","previouslyFormattedCitation":"(McCay et al. 1997, DeMeo 1999)"},"properties":{"noteIndex":0},"schema":"https://github.com/citation-style-language/schema/raw/master/csl-citation.json"}</w:instrText>
      </w:r>
      <w:r w:rsidR="00710084" w:rsidRPr="00C213BD">
        <w:rPr>
          <w:rFonts w:ascii="Times New Roman" w:hAnsi="Times New Roman" w:cs="Times New Roman"/>
          <w:sz w:val="24"/>
        </w:rPr>
        <w:fldChar w:fldCharType="separate"/>
      </w:r>
      <w:r w:rsidR="00710084" w:rsidRPr="00C213BD">
        <w:rPr>
          <w:rFonts w:ascii="Times New Roman" w:hAnsi="Times New Roman" w:cs="Times New Roman"/>
          <w:noProof/>
          <w:sz w:val="24"/>
        </w:rPr>
        <w:t>(McCay et al. 1997, DeMeo 1999)</w:t>
      </w:r>
      <w:r w:rsidR="00710084" w:rsidRPr="00C213BD">
        <w:rPr>
          <w:rFonts w:ascii="Times New Roman" w:hAnsi="Times New Roman" w:cs="Times New Roman"/>
          <w:sz w:val="24"/>
        </w:rPr>
        <w:fldChar w:fldCharType="end"/>
      </w:r>
      <w:r w:rsidR="0033391A" w:rsidRPr="00C213BD">
        <w:rPr>
          <w:rFonts w:ascii="Times New Roman" w:hAnsi="Times New Roman" w:cs="Times New Roman"/>
          <w:sz w:val="24"/>
        </w:rPr>
        <w:t xml:space="preserve">. Mixed mesophytic forests are present at low elevations (&lt;900 m), with </w:t>
      </w:r>
      <w:r w:rsidR="00A4737F" w:rsidRPr="00C213BD">
        <w:rPr>
          <w:rFonts w:ascii="Times New Roman" w:hAnsi="Times New Roman" w:cs="Times New Roman"/>
          <w:sz w:val="24"/>
        </w:rPr>
        <w:t xml:space="preserve">northern </w:t>
      </w:r>
      <w:r w:rsidR="0033391A" w:rsidRPr="00C213BD">
        <w:rPr>
          <w:rFonts w:ascii="Times New Roman" w:hAnsi="Times New Roman" w:cs="Times New Roman"/>
          <w:sz w:val="24"/>
        </w:rPr>
        <w:t>red oak (</w:t>
      </w:r>
      <w:r w:rsidR="0033391A" w:rsidRPr="00C213BD">
        <w:rPr>
          <w:rFonts w:ascii="Times New Roman" w:hAnsi="Times New Roman" w:cs="Times New Roman"/>
          <w:i/>
          <w:sz w:val="24"/>
        </w:rPr>
        <w:t>Quercus rubra</w:t>
      </w:r>
      <w:r w:rsidR="0033391A" w:rsidRPr="00C213BD">
        <w:rPr>
          <w:rFonts w:ascii="Times New Roman" w:hAnsi="Times New Roman" w:cs="Times New Roman"/>
          <w:sz w:val="24"/>
        </w:rPr>
        <w:t xml:space="preserve">), </w:t>
      </w:r>
      <w:r w:rsidR="00710084" w:rsidRPr="00C213BD">
        <w:rPr>
          <w:rFonts w:ascii="Times New Roman" w:hAnsi="Times New Roman" w:cs="Times New Roman"/>
          <w:sz w:val="24"/>
        </w:rPr>
        <w:t xml:space="preserve">sugar maple, </w:t>
      </w:r>
      <w:r w:rsidR="0033391A" w:rsidRPr="00C213BD">
        <w:rPr>
          <w:rFonts w:ascii="Times New Roman" w:hAnsi="Times New Roman" w:cs="Times New Roman"/>
          <w:sz w:val="24"/>
        </w:rPr>
        <w:t>hickory (</w:t>
      </w:r>
      <w:r w:rsidR="0033391A" w:rsidRPr="00C213BD">
        <w:rPr>
          <w:rFonts w:ascii="Times New Roman" w:hAnsi="Times New Roman" w:cs="Times New Roman"/>
          <w:i/>
          <w:sz w:val="24"/>
        </w:rPr>
        <w:t>Carya</w:t>
      </w:r>
      <w:r w:rsidR="0033391A" w:rsidRPr="00C213BD">
        <w:rPr>
          <w:rFonts w:ascii="Times New Roman" w:hAnsi="Times New Roman" w:cs="Times New Roman"/>
          <w:sz w:val="24"/>
        </w:rPr>
        <w:t xml:space="preserve"> spp.), and </w:t>
      </w:r>
      <w:r w:rsidR="00710084" w:rsidRPr="00C213BD">
        <w:rPr>
          <w:rFonts w:ascii="Times New Roman" w:hAnsi="Times New Roman" w:cs="Times New Roman"/>
          <w:sz w:val="24"/>
        </w:rPr>
        <w:t>tulip</w:t>
      </w:r>
      <w:r w:rsidR="0033391A" w:rsidRPr="00C213BD">
        <w:rPr>
          <w:rFonts w:ascii="Times New Roman" w:hAnsi="Times New Roman" w:cs="Times New Roman"/>
          <w:sz w:val="24"/>
        </w:rPr>
        <w:t>-poplar (</w:t>
      </w:r>
      <w:r w:rsidR="0033391A" w:rsidRPr="00C213BD">
        <w:rPr>
          <w:rFonts w:ascii="Times New Roman" w:hAnsi="Times New Roman" w:cs="Times New Roman"/>
          <w:i/>
          <w:sz w:val="24"/>
        </w:rPr>
        <w:t>Liriodendron tulipifera</w:t>
      </w:r>
      <w:r w:rsidR="0033391A" w:rsidRPr="00C213BD">
        <w:rPr>
          <w:rFonts w:ascii="Times New Roman" w:hAnsi="Times New Roman" w:cs="Times New Roman"/>
          <w:sz w:val="24"/>
        </w:rPr>
        <w:t>) as the dominant species</w:t>
      </w:r>
      <w:r w:rsidR="00710084" w:rsidRPr="00C213BD">
        <w:rPr>
          <w:rFonts w:ascii="Times New Roman" w:hAnsi="Times New Roman" w:cs="Times New Roman"/>
          <w:sz w:val="24"/>
        </w:rPr>
        <w:t xml:space="preserve"> (Madarish et al. 2002)</w:t>
      </w:r>
      <w:r w:rsidR="0033391A" w:rsidRPr="00C213BD">
        <w:rPr>
          <w:rFonts w:ascii="Times New Roman" w:hAnsi="Times New Roman" w:cs="Times New Roman"/>
          <w:sz w:val="24"/>
        </w:rPr>
        <w:t xml:space="preserve">. Northern hardwoods, including </w:t>
      </w:r>
      <w:r w:rsidR="00A4737F" w:rsidRPr="00C213BD">
        <w:rPr>
          <w:rFonts w:ascii="Times New Roman" w:hAnsi="Times New Roman" w:cs="Times New Roman"/>
          <w:sz w:val="24"/>
        </w:rPr>
        <w:t xml:space="preserve">sugar maple, </w:t>
      </w:r>
      <w:r w:rsidR="0033391A" w:rsidRPr="00C213BD">
        <w:rPr>
          <w:rFonts w:ascii="Times New Roman" w:hAnsi="Times New Roman" w:cs="Times New Roman"/>
          <w:sz w:val="24"/>
        </w:rPr>
        <w:t>American beech, and black cherry (</w:t>
      </w:r>
      <w:r w:rsidR="0033391A" w:rsidRPr="00C213BD">
        <w:rPr>
          <w:rFonts w:ascii="Times New Roman" w:hAnsi="Times New Roman" w:cs="Times New Roman"/>
          <w:i/>
          <w:sz w:val="24"/>
        </w:rPr>
        <w:t>Prunus serotina</w:t>
      </w:r>
      <w:r w:rsidR="0033391A" w:rsidRPr="00C213BD">
        <w:rPr>
          <w:rFonts w:ascii="Times New Roman" w:hAnsi="Times New Roman" w:cs="Times New Roman"/>
          <w:sz w:val="24"/>
        </w:rPr>
        <w:t>), dominate mid-elevations</w:t>
      </w:r>
      <w:r w:rsidR="00710084" w:rsidRPr="00C213BD">
        <w:rPr>
          <w:rFonts w:ascii="Times New Roman" w:hAnsi="Times New Roman" w:cs="Times New Roman"/>
          <w:sz w:val="24"/>
        </w:rPr>
        <w:t xml:space="preserve"> (Stephenson 1993)</w:t>
      </w:r>
      <w:r w:rsidR="0033391A" w:rsidRPr="00C213BD">
        <w:rPr>
          <w:rFonts w:ascii="Times New Roman" w:hAnsi="Times New Roman" w:cs="Times New Roman"/>
          <w:sz w:val="24"/>
        </w:rPr>
        <w:t>. At the highest elevations (&gt;1150 m), remnant boreal forest ecosystems consist of red spruce. Dry oaks are common in the Ridge and Valley area, consisting of white (</w:t>
      </w:r>
      <w:r w:rsidR="0033391A" w:rsidRPr="00C213BD">
        <w:rPr>
          <w:rFonts w:ascii="Times New Roman" w:hAnsi="Times New Roman" w:cs="Times New Roman"/>
          <w:i/>
          <w:sz w:val="24"/>
        </w:rPr>
        <w:t>Quercus alba</w:t>
      </w:r>
      <w:r w:rsidR="0033391A" w:rsidRPr="00C213BD">
        <w:rPr>
          <w:rFonts w:ascii="Times New Roman" w:hAnsi="Times New Roman" w:cs="Times New Roman"/>
          <w:sz w:val="24"/>
        </w:rPr>
        <w:t>), chestnut (</w:t>
      </w:r>
      <w:r w:rsidR="0033391A" w:rsidRPr="00C213BD">
        <w:rPr>
          <w:rFonts w:ascii="Times New Roman" w:hAnsi="Times New Roman" w:cs="Times New Roman"/>
          <w:i/>
          <w:sz w:val="24"/>
        </w:rPr>
        <w:t>Q. prinus</w:t>
      </w:r>
      <w:r w:rsidR="0033391A" w:rsidRPr="00C213BD">
        <w:rPr>
          <w:rFonts w:ascii="Times New Roman" w:hAnsi="Times New Roman" w:cs="Times New Roman"/>
          <w:sz w:val="24"/>
        </w:rPr>
        <w:t>), scarlet (</w:t>
      </w:r>
      <w:r w:rsidR="0033391A" w:rsidRPr="00C213BD">
        <w:rPr>
          <w:rFonts w:ascii="Times New Roman" w:hAnsi="Times New Roman" w:cs="Times New Roman"/>
          <w:i/>
          <w:sz w:val="24"/>
        </w:rPr>
        <w:t>Q. coccinea</w:t>
      </w:r>
      <w:r w:rsidR="0033391A" w:rsidRPr="00C213BD">
        <w:rPr>
          <w:rFonts w:ascii="Times New Roman" w:hAnsi="Times New Roman" w:cs="Times New Roman"/>
          <w:sz w:val="24"/>
        </w:rPr>
        <w:t>), and black (</w:t>
      </w:r>
      <w:r w:rsidR="0033391A" w:rsidRPr="00C213BD">
        <w:rPr>
          <w:rFonts w:ascii="Times New Roman" w:hAnsi="Times New Roman" w:cs="Times New Roman"/>
          <w:i/>
          <w:sz w:val="24"/>
        </w:rPr>
        <w:t>Q. velutina</w:t>
      </w:r>
      <w:r w:rsidR="0033391A" w:rsidRPr="00C213BD">
        <w:rPr>
          <w:rFonts w:ascii="Times New Roman" w:hAnsi="Times New Roman" w:cs="Times New Roman"/>
          <w:sz w:val="24"/>
        </w:rPr>
        <w:t>) oaks, as well as pines (</w:t>
      </w:r>
      <w:r w:rsidR="0033391A" w:rsidRPr="00C213BD">
        <w:rPr>
          <w:rFonts w:ascii="Times New Roman" w:hAnsi="Times New Roman" w:cs="Times New Roman"/>
          <w:i/>
          <w:sz w:val="24"/>
        </w:rPr>
        <w:t>Pinus</w:t>
      </w:r>
      <w:r w:rsidR="0033391A" w:rsidRPr="00C213BD">
        <w:rPr>
          <w:rFonts w:ascii="Times New Roman" w:hAnsi="Times New Roman" w:cs="Times New Roman"/>
          <w:sz w:val="24"/>
        </w:rPr>
        <w:t xml:space="preserve"> spp</w:t>
      </w:r>
      <w:r w:rsidR="00C213BD">
        <w:rPr>
          <w:rFonts w:ascii="Times New Roman" w:hAnsi="Times New Roman" w:cs="Times New Roman"/>
          <w:sz w:val="24"/>
        </w:rPr>
        <w:t>.</w:t>
      </w:r>
      <w:r w:rsidR="0033391A" w:rsidRPr="00C213BD">
        <w:rPr>
          <w:rFonts w:ascii="Times New Roman" w:hAnsi="Times New Roman" w:cs="Times New Roman"/>
          <w:sz w:val="24"/>
        </w:rPr>
        <w:t>).</w:t>
      </w:r>
      <w:r w:rsidR="00667569" w:rsidRPr="00C213BD">
        <w:rPr>
          <w:rFonts w:ascii="Times New Roman" w:hAnsi="Times New Roman" w:cs="Times New Roman"/>
          <w:sz w:val="24"/>
        </w:rPr>
        <w:t xml:space="preserve"> Forest</w:t>
      </w:r>
      <w:r w:rsidR="00667569" w:rsidRPr="00C213BD">
        <w:rPr>
          <w:rFonts w:ascii="Times New Roman" w:hAnsi="Times New Roman" w:cs="Times New Roman"/>
          <w:sz w:val="24"/>
          <w:szCs w:val="24"/>
        </w:rPr>
        <w:t xml:space="preserve"> </w:t>
      </w:r>
      <w:r w:rsidR="00667569" w:rsidRPr="00C213BD">
        <w:rPr>
          <w:rFonts w:ascii="Times New Roman" w:hAnsi="Times New Roman" w:cs="Times New Roman"/>
          <w:sz w:val="24"/>
        </w:rPr>
        <w:t>stands in the MNF were</w:t>
      </w:r>
      <w:r w:rsidR="00667569" w:rsidRPr="00C213BD">
        <w:rPr>
          <w:rFonts w:ascii="Times New Roman" w:hAnsi="Times New Roman" w:cs="Times New Roman"/>
          <w:sz w:val="24"/>
          <w:szCs w:val="24"/>
        </w:rPr>
        <w:t xml:space="preserve"> generally</w:t>
      </w:r>
      <w:r w:rsidR="00667569" w:rsidRPr="00C213BD">
        <w:rPr>
          <w:rFonts w:ascii="Times New Roman" w:hAnsi="Times New Roman" w:cs="Times New Roman"/>
          <w:sz w:val="24"/>
        </w:rPr>
        <w:t xml:space="preserve"> 70–100 years old at the start of the study period.</w:t>
      </w:r>
    </w:p>
    <w:p w14:paraId="755EB3A2" w14:textId="2E3C5B12" w:rsidR="00927AD5" w:rsidRPr="00C213BD" w:rsidRDefault="007E79D7" w:rsidP="007029EE">
      <w:pPr>
        <w:spacing w:line="276" w:lineRule="auto"/>
        <w:ind w:firstLine="720"/>
        <w:rPr>
          <w:rFonts w:ascii="Times New Roman" w:hAnsi="Times New Roman" w:cs="Times New Roman"/>
          <w:sz w:val="24"/>
        </w:rPr>
      </w:pPr>
      <w:commentRangeStart w:id="10"/>
      <w:r w:rsidRPr="00C213BD">
        <w:rPr>
          <w:rFonts w:ascii="Times New Roman" w:hAnsi="Times New Roman" w:cs="Times New Roman"/>
          <w:sz w:val="24"/>
          <w:szCs w:val="24"/>
        </w:rPr>
        <w:t>L</w:t>
      </w:r>
      <w:r w:rsidR="007029EE" w:rsidRPr="00C213BD">
        <w:rPr>
          <w:rFonts w:ascii="Times New Roman" w:hAnsi="Times New Roman" w:cs="Times New Roman"/>
          <w:sz w:val="24"/>
          <w:szCs w:val="24"/>
        </w:rPr>
        <w:t>ocated in western North Carolina</w:t>
      </w:r>
      <w:r w:rsidRPr="00C213BD">
        <w:rPr>
          <w:rFonts w:ascii="Times New Roman" w:hAnsi="Times New Roman" w:cs="Times New Roman"/>
          <w:sz w:val="24"/>
          <w:szCs w:val="24"/>
        </w:rPr>
        <w:t xml:space="preserve">, </w:t>
      </w:r>
      <w:r w:rsidR="00667569" w:rsidRPr="00C213BD">
        <w:rPr>
          <w:rFonts w:ascii="Times New Roman" w:hAnsi="Times New Roman" w:cs="Times New Roman"/>
          <w:sz w:val="24"/>
          <w:szCs w:val="24"/>
        </w:rPr>
        <w:t xml:space="preserve">the NCNF (i.e., combined </w:t>
      </w:r>
      <w:r w:rsidRPr="00C213BD">
        <w:rPr>
          <w:rFonts w:ascii="Times New Roman" w:hAnsi="Times New Roman" w:cs="Times New Roman"/>
          <w:sz w:val="24"/>
          <w:szCs w:val="24"/>
        </w:rPr>
        <w:t>PNF and NNF</w:t>
      </w:r>
      <w:r w:rsidR="00667569" w:rsidRPr="00C213BD">
        <w:rPr>
          <w:rFonts w:ascii="Times New Roman" w:hAnsi="Times New Roman" w:cs="Times New Roman"/>
          <w:sz w:val="24"/>
          <w:szCs w:val="24"/>
        </w:rPr>
        <w:t>)</w:t>
      </w:r>
      <w:r w:rsidRPr="00C213BD">
        <w:rPr>
          <w:rFonts w:ascii="Times New Roman" w:hAnsi="Times New Roman" w:cs="Times New Roman"/>
          <w:sz w:val="24"/>
          <w:szCs w:val="24"/>
        </w:rPr>
        <w:t xml:space="preserve"> </w:t>
      </w:r>
      <w:r w:rsidR="007029EE" w:rsidRPr="00C213BD">
        <w:rPr>
          <w:rFonts w:ascii="Times New Roman" w:hAnsi="Times New Roman" w:cs="Times New Roman"/>
          <w:sz w:val="24"/>
          <w:szCs w:val="24"/>
        </w:rPr>
        <w:t xml:space="preserve">were the sources of data for the Southern Appalachians study region. </w:t>
      </w:r>
      <w:r w:rsidRPr="00C213BD">
        <w:rPr>
          <w:rFonts w:ascii="Times New Roman" w:hAnsi="Times New Roman" w:cs="Times New Roman"/>
          <w:sz w:val="24"/>
          <w:szCs w:val="24"/>
        </w:rPr>
        <w:t>The U.S. Forest Service established</w:t>
      </w:r>
      <w:r w:rsidR="00667569" w:rsidRPr="00C213BD">
        <w:rPr>
          <w:rFonts w:ascii="Times New Roman" w:hAnsi="Times New Roman" w:cs="Times New Roman"/>
          <w:sz w:val="24"/>
          <w:szCs w:val="24"/>
        </w:rPr>
        <w:t xml:space="preserve"> the</w:t>
      </w:r>
      <w:r w:rsidRPr="00C213BD">
        <w:rPr>
          <w:rFonts w:ascii="Times New Roman" w:hAnsi="Times New Roman" w:cs="Times New Roman"/>
          <w:sz w:val="24"/>
          <w:szCs w:val="24"/>
        </w:rPr>
        <w:t xml:space="preserve"> </w:t>
      </w:r>
      <w:r w:rsidR="007029EE" w:rsidRPr="00C213BD">
        <w:rPr>
          <w:rFonts w:ascii="Times New Roman" w:hAnsi="Times New Roman" w:cs="Times New Roman"/>
          <w:sz w:val="24"/>
          <w:szCs w:val="24"/>
        </w:rPr>
        <w:t>PNF in 1911</w:t>
      </w:r>
      <w:r w:rsidRPr="00C213BD">
        <w:rPr>
          <w:rFonts w:ascii="Times New Roman" w:hAnsi="Times New Roman" w:cs="Times New Roman"/>
          <w:sz w:val="24"/>
          <w:szCs w:val="24"/>
        </w:rPr>
        <w:t>,</w:t>
      </w:r>
      <w:r w:rsidR="007029EE" w:rsidRPr="00C213BD">
        <w:rPr>
          <w:rFonts w:ascii="Times New Roman" w:hAnsi="Times New Roman" w:cs="Times New Roman"/>
          <w:sz w:val="24"/>
          <w:szCs w:val="24"/>
        </w:rPr>
        <w:t xml:space="preserve"> and </w:t>
      </w:r>
      <w:r w:rsidRPr="00C213BD">
        <w:rPr>
          <w:rFonts w:ascii="Times New Roman" w:hAnsi="Times New Roman" w:cs="Times New Roman"/>
          <w:sz w:val="24"/>
          <w:szCs w:val="24"/>
        </w:rPr>
        <w:t xml:space="preserve">it </w:t>
      </w:r>
      <w:r w:rsidR="007029EE" w:rsidRPr="00C213BD">
        <w:rPr>
          <w:rFonts w:ascii="Times New Roman" w:hAnsi="Times New Roman" w:cs="Times New Roman"/>
          <w:sz w:val="24"/>
          <w:szCs w:val="24"/>
        </w:rPr>
        <w:t xml:space="preserve">comprises &gt;20,200 ha of primarily hardwood forest, whereas </w:t>
      </w:r>
      <w:r w:rsidR="00667569" w:rsidRPr="00C213BD">
        <w:rPr>
          <w:rFonts w:ascii="Times New Roman" w:hAnsi="Times New Roman" w:cs="Times New Roman"/>
          <w:sz w:val="24"/>
          <w:szCs w:val="24"/>
        </w:rPr>
        <w:t xml:space="preserve">the </w:t>
      </w:r>
      <w:r w:rsidR="007029EE" w:rsidRPr="00C213BD">
        <w:rPr>
          <w:rFonts w:ascii="Times New Roman" w:hAnsi="Times New Roman" w:cs="Times New Roman"/>
          <w:sz w:val="24"/>
          <w:szCs w:val="24"/>
        </w:rPr>
        <w:t xml:space="preserve">NNF </w:t>
      </w:r>
      <w:r w:rsidR="0033391A" w:rsidRPr="00C213BD">
        <w:rPr>
          <w:rFonts w:ascii="Times New Roman" w:hAnsi="Times New Roman" w:cs="Times New Roman"/>
          <w:sz w:val="24"/>
          <w:szCs w:val="24"/>
        </w:rPr>
        <w:t xml:space="preserve">was established in 1920 and </w:t>
      </w:r>
      <w:r w:rsidR="00414A4B" w:rsidRPr="00C213BD">
        <w:rPr>
          <w:rFonts w:ascii="Times New Roman" w:hAnsi="Times New Roman" w:cs="Times New Roman"/>
          <w:sz w:val="24"/>
          <w:szCs w:val="24"/>
        </w:rPr>
        <w:t>covers</w:t>
      </w:r>
      <w:r w:rsidR="0033391A" w:rsidRPr="00C213BD">
        <w:rPr>
          <w:rFonts w:ascii="Times New Roman" w:hAnsi="Times New Roman" w:cs="Times New Roman"/>
          <w:sz w:val="24"/>
          <w:szCs w:val="24"/>
        </w:rPr>
        <w:t xml:space="preserve"> ~214,950 ha</w:t>
      </w:r>
      <w:r w:rsidR="00414A4B" w:rsidRPr="00C213BD">
        <w:rPr>
          <w:rFonts w:ascii="Times New Roman" w:hAnsi="Times New Roman" w:cs="Times New Roman"/>
          <w:sz w:val="24"/>
          <w:szCs w:val="24"/>
        </w:rPr>
        <w:t xml:space="preserve"> in area</w:t>
      </w:r>
      <w:r w:rsidR="0033391A" w:rsidRPr="00C213BD">
        <w:rPr>
          <w:rFonts w:ascii="Times New Roman" w:hAnsi="Times New Roman" w:cs="Times New Roman"/>
          <w:sz w:val="24"/>
          <w:szCs w:val="24"/>
        </w:rPr>
        <w:t xml:space="preserve">. Both </w:t>
      </w:r>
      <w:r w:rsidR="007029EE" w:rsidRPr="00C213BD">
        <w:rPr>
          <w:rFonts w:ascii="Times New Roman" w:hAnsi="Times New Roman" w:cs="Times New Roman"/>
          <w:sz w:val="24"/>
          <w:szCs w:val="24"/>
        </w:rPr>
        <w:t>n</w:t>
      </w:r>
      <w:r w:rsidR="0033391A" w:rsidRPr="00C213BD">
        <w:rPr>
          <w:rFonts w:ascii="Times New Roman" w:hAnsi="Times New Roman" w:cs="Times New Roman"/>
          <w:sz w:val="24"/>
          <w:szCs w:val="24"/>
        </w:rPr>
        <w:t xml:space="preserve">ational </w:t>
      </w:r>
      <w:r w:rsidR="007029EE" w:rsidRPr="00C213BD">
        <w:rPr>
          <w:rFonts w:ascii="Times New Roman" w:hAnsi="Times New Roman" w:cs="Times New Roman"/>
          <w:sz w:val="24"/>
          <w:szCs w:val="24"/>
        </w:rPr>
        <w:t>f</w:t>
      </w:r>
      <w:r w:rsidR="0033391A" w:rsidRPr="00C213BD">
        <w:rPr>
          <w:rFonts w:ascii="Times New Roman" w:hAnsi="Times New Roman" w:cs="Times New Roman"/>
          <w:sz w:val="24"/>
          <w:szCs w:val="24"/>
        </w:rPr>
        <w:t xml:space="preserve">orests have elevations ranging 360–1770 m and lie within the Blue Ridge ecoregion and physiographic province, with a mean annual precipitation of 152 cm. Vegetation in </w:t>
      </w:r>
      <w:r w:rsidR="00667569" w:rsidRPr="00C213BD">
        <w:rPr>
          <w:rFonts w:ascii="Times New Roman" w:hAnsi="Times New Roman" w:cs="Times New Roman"/>
          <w:sz w:val="24"/>
          <w:szCs w:val="24"/>
        </w:rPr>
        <w:t>the NCNF</w:t>
      </w:r>
      <w:r w:rsidR="0033391A" w:rsidRPr="00C213BD">
        <w:rPr>
          <w:rFonts w:ascii="Times New Roman" w:hAnsi="Times New Roman" w:cs="Times New Roman"/>
          <w:sz w:val="24"/>
          <w:szCs w:val="24"/>
        </w:rPr>
        <w:t xml:space="preserve"> consists of mature (</w:t>
      </w:r>
      <w:r w:rsidR="00414A4B" w:rsidRPr="00C213BD">
        <w:rPr>
          <w:rFonts w:ascii="Times New Roman" w:hAnsi="Times New Roman" w:cs="Times New Roman"/>
          <w:sz w:val="24"/>
          <w:szCs w:val="24"/>
        </w:rPr>
        <w:t xml:space="preserve">i.e., </w:t>
      </w:r>
      <w:r w:rsidR="0033391A" w:rsidRPr="00C213BD">
        <w:rPr>
          <w:rFonts w:ascii="Times New Roman" w:hAnsi="Times New Roman" w:cs="Times New Roman"/>
          <w:sz w:val="24"/>
          <w:szCs w:val="24"/>
        </w:rPr>
        <w:t>&gt;75 years since last logging) southern Appalachian hardwood forest dominated by oaks and other hardwood species, including yellow birch, black birch</w:t>
      </w:r>
      <w:r w:rsidR="00A4737F" w:rsidRPr="00C213BD">
        <w:rPr>
          <w:rFonts w:ascii="Times New Roman" w:hAnsi="Times New Roman" w:cs="Times New Roman"/>
          <w:sz w:val="24"/>
          <w:szCs w:val="24"/>
        </w:rPr>
        <w:t xml:space="preserve"> (</w:t>
      </w:r>
      <w:r w:rsidR="00A4737F" w:rsidRPr="00C213BD">
        <w:rPr>
          <w:rFonts w:ascii="Times New Roman" w:hAnsi="Times New Roman" w:cs="Times New Roman"/>
          <w:i/>
          <w:iCs/>
          <w:sz w:val="24"/>
          <w:szCs w:val="24"/>
        </w:rPr>
        <w:t>Betula lenta</w:t>
      </w:r>
      <w:r w:rsidR="00A4737F" w:rsidRPr="00C213BD">
        <w:rPr>
          <w:rFonts w:ascii="Times New Roman" w:hAnsi="Times New Roman" w:cs="Times New Roman"/>
          <w:sz w:val="24"/>
          <w:szCs w:val="24"/>
        </w:rPr>
        <w:t>)</w:t>
      </w:r>
      <w:r w:rsidR="0033391A" w:rsidRPr="00C213BD">
        <w:rPr>
          <w:rFonts w:ascii="Times New Roman" w:hAnsi="Times New Roman" w:cs="Times New Roman"/>
          <w:sz w:val="24"/>
          <w:szCs w:val="24"/>
        </w:rPr>
        <w:t>, sugar maple, and American beech.</w:t>
      </w:r>
      <w:commentRangeEnd w:id="10"/>
      <w:r w:rsidR="000A29F8">
        <w:rPr>
          <w:rStyle w:val="CommentReference"/>
        </w:rPr>
        <w:commentReference w:id="10"/>
      </w:r>
    </w:p>
    <w:p w14:paraId="4C477024" w14:textId="5DD6F90C" w:rsidR="0008353F" w:rsidRPr="00C213BD" w:rsidRDefault="00354FC7" w:rsidP="007A1808">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Guild designations</w:t>
      </w:r>
    </w:p>
    <w:p w14:paraId="27A63805" w14:textId="5F873361" w:rsidR="008B1BA5" w:rsidRPr="00C213BD" w:rsidRDefault="00676ED3"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To assess </w:t>
      </w:r>
      <w:r w:rsidR="00BE16F6" w:rsidRPr="00C213BD">
        <w:rPr>
          <w:rFonts w:ascii="Times New Roman" w:hAnsi="Times New Roman" w:cs="Times New Roman"/>
          <w:sz w:val="24"/>
          <w:szCs w:val="24"/>
        </w:rPr>
        <w:t>climate</w:t>
      </w:r>
      <w:r w:rsidRPr="00C213BD">
        <w:rPr>
          <w:rFonts w:ascii="Times New Roman" w:hAnsi="Times New Roman" w:cs="Times New Roman"/>
          <w:sz w:val="24"/>
          <w:szCs w:val="24"/>
        </w:rPr>
        <w:t xml:space="preserve"> relationships</w:t>
      </w:r>
      <w:r w:rsidR="004D3672" w:rsidRPr="00C213BD">
        <w:rPr>
          <w:rFonts w:ascii="Times New Roman" w:hAnsi="Times New Roman" w:cs="Times New Roman"/>
          <w:sz w:val="24"/>
          <w:szCs w:val="24"/>
        </w:rPr>
        <w:t xml:space="preserve"> </w:t>
      </w:r>
      <w:r w:rsidR="00BE16F6" w:rsidRPr="00C213BD">
        <w:rPr>
          <w:rFonts w:ascii="Times New Roman" w:hAnsi="Times New Roman" w:cs="Times New Roman"/>
          <w:sz w:val="24"/>
          <w:szCs w:val="24"/>
        </w:rPr>
        <w:t xml:space="preserve">and temporal trends </w:t>
      </w:r>
      <w:r w:rsidR="004D3672" w:rsidRPr="00C213BD">
        <w:rPr>
          <w:rFonts w:ascii="Times New Roman" w:hAnsi="Times New Roman" w:cs="Times New Roman"/>
          <w:sz w:val="24"/>
          <w:szCs w:val="24"/>
        </w:rPr>
        <w:t>for</w:t>
      </w:r>
      <w:r w:rsidRPr="00C213BD">
        <w:rPr>
          <w:rFonts w:ascii="Times New Roman" w:hAnsi="Times New Roman" w:cs="Times New Roman"/>
          <w:sz w:val="24"/>
          <w:szCs w:val="24"/>
        </w:rPr>
        <w:t xml:space="preserve"> overall species richness</w:t>
      </w:r>
      <w:r w:rsidR="004D3672" w:rsidRPr="00C213BD">
        <w:rPr>
          <w:rFonts w:ascii="Times New Roman" w:hAnsi="Times New Roman" w:cs="Times New Roman"/>
          <w:sz w:val="24"/>
          <w:szCs w:val="24"/>
        </w:rPr>
        <w:t xml:space="preserve"> and guild richness, I </w:t>
      </w:r>
      <w:r w:rsidR="008B1BA5" w:rsidRPr="00C213BD">
        <w:rPr>
          <w:rFonts w:ascii="Times New Roman" w:hAnsi="Times New Roman" w:cs="Times New Roman"/>
          <w:sz w:val="24"/>
          <w:szCs w:val="24"/>
        </w:rPr>
        <w:t xml:space="preserve">used a specific subset </w:t>
      </w:r>
      <w:r w:rsidR="004D3672" w:rsidRPr="00C213BD">
        <w:rPr>
          <w:rFonts w:ascii="Times New Roman" w:hAnsi="Times New Roman" w:cs="Times New Roman"/>
          <w:sz w:val="24"/>
          <w:szCs w:val="24"/>
        </w:rPr>
        <w:t>of forest songbird species</w:t>
      </w:r>
      <w:r w:rsidR="008B1BA5" w:rsidRPr="00C213BD">
        <w:rPr>
          <w:rFonts w:ascii="Times New Roman" w:hAnsi="Times New Roman" w:cs="Times New Roman"/>
          <w:sz w:val="24"/>
          <w:szCs w:val="24"/>
        </w:rPr>
        <w:t xml:space="preserve">. </w:t>
      </w:r>
      <w:r w:rsidR="004D3672" w:rsidRPr="00C213BD">
        <w:rPr>
          <w:rFonts w:ascii="Times New Roman" w:hAnsi="Times New Roman" w:cs="Times New Roman"/>
          <w:sz w:val="24"/>
          <w:szCs w:val="24"/>
        </w:rPr>
        <w:t>Although a total of 153 bird species were detected across all surveys in all years from all 3 study regions, I limited the richness analyses to 40 species</w:t>
      </w:r>
      <w:r w:rsidR="0064179E" w:rsidRPr="00C213BD">
        <w:rPr>
          <w:rFonts w:ascii="Times New Roman" w:hAnsi="Times New Roman" w:cs="Times New Roman"/>
          <w:sz w:val="24"/>
          <w:szCs w:val="24"/>
        </w:rPr>
        <w:t xml:space="preserve"> (see Appendix A for full list)</w:t>
      </w:r>
      <w:r w:rsidR="004D3672" w:rsidRPr="00C213BD">
        <w:rPr>
          <w:rFonts w:ascii="Times New Roman" w:hAnsi="Times New Roman" w:cs="Times New Roman"/>
          <w:sz w:val="24"/>
          <w:szCs w:val="24"/>
        </w:rPr>
        <w:t xml:space="preserve"> </w:t>
      </w:r>
      <w:r w:rsidR="008B1BA5" w:rsidRPr="00C213BD">
        <w:rPr>
          <w:rFonts w:ascii="Times New Roman" w:hAnsi="Times New Roman" w:cs="Times New Roman"/>
          <w:sz w:val="24"/>
          <w:szCs w:val="24"/>
        </w:rPr>
        <w:t>in Order Passeriformes that were</w:t>
      </w:r>
      <w:r w:rsidR="004D3672" w:rsidRPr="00C213BD">
        <w:rPr>
          <w:rFonts w:ascii="Times New Roman" w:hAnsi="Times New Roman" w:cs="Times New Roman"/>
          <w:sz w:val="24"/>
          <w:szCs w:val="24"/>
        </w:rPr>
        <w:t xml:space="preserve"> mature forest obligates with breeding ranges that overlapped at least 1 of the 3 study regions. </w:t>
      </w:r>
      <w:r w:rsidR="00BC2D1C" w:rsidRPr="00C213BD">
        <w:rPr>
          <w:rFonts w:ascii="Times New Roman" w:hAnsi="Times New Roman" w:cs="Times New Roman"/>
          <w:sz w:val="24"/>
          <w:szCs w:val="24"/>
        </w:rPr>
        <w:t xml:space="preserve">I enacted </w:t>
      </w:r>
      <w:r w:rsidR="00BC2D1C" w:rsidRPr="00C213BD">
        <w:rPr>
          <w:rFonts w:ascii="Times New Roman" w:hAnsi="Times New Roman" w:cs="Times New Roman"/>
          <w:sz w:val="24"/>
          <w:szCs w:val="24"/>
        </w:rPr>
        <w:lastRenderedPageBreak/>
        <w:t>these species restrictions for several reasons: (1)</w:t>
      </w:r>
      <w:r w:rsidR="004D3672" w:rsidRPr="00C213BD">
        <w:rPr>
          <w:rFonts w:ascii="Times New Roman" w:hAnsi="Times New Roman" w:cs="Times New Roman"/>
          <w:sz w:val="24"/>
          <w:szCs w:val="24"/>
        </w:rPr>
        <w:t xml:space="preserve"> the </w:t>
      </w:r>
      <w:r w:rsidR="008B1BA5" w:rsidRPr="00C213BD">
        <w:rPr>
          <w:rFonts w:ascii="Times New Roman" w:hAnsi="Times New Roman" w:cs="Times New Roman"/>
          <w:sz w:val="24"/>
          <w:szCs w:val="24"/>
        </w:rPr>
        <w:t xml:space="preserve">bird count </w:t>
      </w:r>
      <w:r w:rsidR="004D3672" w:rsidRPr="00C213BD">
        <w:rPr>
          <w:rFonts w:ascii="Times New Roman" w:hAnsi="Times New Roman" w:cs="Times New Roman"/>
          <w:sz w:val="24"/>
          <w:szCs w:val="24"/>
        </w:rPr>
        <w:t>data were from avian point count surveys, which are primarily designed to detect passerines (i.e., songbirds)</w:t>
      </w:r>
      <w:r w:rsidR="00BC2D1C" w:rsidRPr="00C213BD">
        <w:rPr>
          <w:rFonts w:ascii="Times New Roman" w:hAnsi="Times New Roman" w:cs="Times New Roman"/>
          <w:sz w:val="24"/>
          <w:szCs w:val="24"/>
        </w:rPr>
        <w:t xml:space="preserve">; (2) this study focused on breeding birds rather than migrants; and (3) by concentrating on bird species with similar breeding habitat requirements or preferences, I </w:t>
      </w:r>
      <w:r w:rsidR="00BB580A" w:rsidRPr="00C213BD">
        <w:rPr>
          <w:rFonts w:ascii="Times New Roman" w:hAnsi="Times New Roman" w:cs="Times New Roman"/>
          <w:sz w:val="24"/>
          <w:szCs w:val="24"/>
        </w:rPr>
        <w:t>sought to</w:t>
      </w:r>
      <w:r w:rsidR="00BC2D1C" w:rsidRPr="00C213BD">
        <w:rPr>
          <w:rFonts w:ascii="Times New Roman" w:hAnsi="Times New Roman" w:cs="Times New Roman"/>
          <w:sz w:val="24"/>
          <w:szCs w:val="24"/>
        </w:rPr>
        <w:t xml:space="preserve"> minimize differences in species responses due to </w:t>
      </w:r>
      <w:r w:rsidR="00B1653B" w:rsidRPr="00C213BD">
        <w:rPr>
          <w:rFonts w:ascii="Times New Roman" w:hAnsi="Times New Roman" w:cs="Times New Roman"/>
          <w:sz w:val="24"/>
          <w:szCs w:val="24"/>
        </w:rPr>
        <w:t xml:space="preserve">forest </w:t>
      </w:r>
      <w:r w:rsidR="00BC2D1C" w:rsidRPr="00C213BD">
        <w:rPr>
          <w:rFonts w:ascii="Times New Roman" w:hAnsi="Times New Roman" w:cs="Times New Roman"/>
          <w:sz w:val="24"/>
          <w:szCs w:val="24"/>
        </w:rPr>
        <w:t xml:space="preserve">habitat change, since the primary variables of interest </w:t>
      </w:r>
      <w:r w:rsidR="00BB580A" w:rsidRPr="00C213BD">
        <w:rPr>
          <w:rFonts w:ascii="Times New Roman" w:hAnsi="Times New Roman" w:cs="Times New Roman"/>
          <w:sz w:val="24"/>
          <w:szCs w:val="24"/>
        </w:rPr>
        <w:t>were</w:t>
      </w:r>
      <w:r w:rsidR="00BC2D1C" w:rsidRPr="00C213BD">
        <w:rPr>
          <w:rFonts w:ascii="Times New Roman" w:hAnsi="Times New Roman" w:cs="Times New Roman"/>
          <w:sz w:val="24"/>
          <w:szCs w:val="24"/>
        </w:rPr>
        <w:t xml:space="preserve"> climate factors.</w:t>
      </w:r>
      <w:r w:rsidR="008B1BA5" w:rsidRPr="00C213BD">
        <w:rPr>
          <w:rFonts w:ascii="Times New Roman" w:hAnsi="Times New Roman" w:cs="Times New Roman"/>
          <w:sz w:val="24"/>
          <w:szCs w:val="24"/>
        </w:rPr>
        <w:t xml:space="preserve"> </w:t>
      </w:r>
    </w:p>
    <w:p w14:paraId="4F6B2818" w14:textId="737EDB10" w:rsidR="0064179E" w:rsidRPr="00C213BD" w:rsidRDefault="00B1653B" w:rsidP="00B1653B">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Climate-</w:t>
      </w:r>
      <w:r w:rsidR="00753528" w:rsidRPr="00C213BD">
        <w:rPr>
          <w:rFonts w:ascii="Times New Roman" w:hAnsi="Times New Roman" w:cs="Times New Roman"/>
          <w:sz w:val="24"/>
          <w:szCs w:val="24"/>
        </w:rPr>
        <w:t>rela</w:t>
      </w:r>
      <w:r w:rsidRPr="00C213BD">
        <w:rPr>
          <w:rFonts w:ascii="Times New Roman" w:hAnsi="Times New Roman" w:cs="Times New Roman"/>
          <w:sz w:val="24"/>
          <w:szCs w:val="24"/>
        </w:rPr>
        <w:t>ted g</w:t>
      </w:r>
      <w:r w:rsidR="00480458" w:rsidRPr="00C213BD">
        <w:rPr>
          <w:rFonts w:ascii="Times New Roman" w:hAnsi="Times New Roman" w:cs="Times New Roman"/>
          <w:sz w:val="24"/>
          <w:szCs w:val="24"/>
        </w:rPr>
        <w:t xml:space="preserve">uild designations for the 40 forest songbird species </w:t>
      </w:r>
      <w:r w:rsidRPr="00C213BD">
        <w:rPr>
          <w:rFonts w:ascii="Times New Roman" w:hAnsi="Times New Roman" w:cs="Times New Roman"/>
          <w:sz w:val="24"/>
          <w:szCs w:val="24"/>
        </w:rPr>
        <w:t xml:space="preserve">were assigned based on their ranges within the Appalachian Mountains and </w:t>
      </w:r>
      <w:r w:rsidR="00480458" w:rsidRPr="00C213BD">
        <w:rPr>
          <w:rFonts w:ascii="Times New Roman" w:hAnsi="Times New Roman" w:cs="Times New Roman"/>
          <w:sz w:val="24"/>
          <w:szCs w:val="24"/>
        </w:rPr>
        <w:t>comprised 4 mutually exclusive categories</w:t>
      </w:r>
      <w:r w:rsidR="008514C0" w:rsidRPr="00C213BD">
        <w:rPr>
          <w:rFonts w:ascii="Times New Roman" w:hAnsi="Times New Roman" w:cs="Times New Roman"/>
          <w:sz w:val="24"/>
          <w:szCs w:val="24"/>
        </w:rPr>
        <w:t xml:space="preserve"> (Appendix A)</w:t>
      </w:r>
      <w:r w:rsidRPr="00C213BD">
        <w:rPr>
          <w:rFonts w:ascii="Times New Roman" w:hAnsi="Times New Roman" w:cs="Times New Roman"/>
          <w:sz w:val="24"/>
          <w:szCs w:val="24"/>
        </w:rPr>
        <w:t>: north, south, trailing, and general</w:t>
      </w:r>
      <w:r w:rsidR="00480458" w:rsidRPr="00C213BD">
        <w:rPr>
          <w:rFonts w:ascii="Times New Roman" w:hAnsi="Times New Roman" w:cs="Times New Roman"/>
          <w:sz w:val="24"/>
          <w:szCs w:val="24"/>
        </w:rPr>
        <w:t xml:space="preserve">. </w:t>
      </w:r>
      <w:r w:rsidRPr="00C213BD">
        <w:rPr>
          <w:rFonts w:ascii="Times New Roman" w:hAnsi="Times New Roman" w:cs="Times New Roman"/>
          <w:sz w:val="24"/>
          <w:szCs w:val="24"/>
        </w:rPr>
        <w:t>Species</w:t>
      </w:r>
      <w:r w:rsidR="0064179E" w:rsidRPr="00C213BD">
        <w:rPr>
          <w:rFonts w:ascii="Times New Roman" w:hAnsi="Times New Roman" w:cs="Times New Roman"/>
          <w:sz w:val="24"/>
          <w:szCs w:val="24"/>
        </w:rPr>
        <w:t xml:space="preserve"> in the north guild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only found in the Northern or Central Appalachians</w:t>
      </w:r>
      <w:r w:rsidRPr="00C213BD">
        <w:rPr>
          <w:rFonts w:ascii="Times New Roman" w:hAnsi="Times New Roman" w:cs="Times New Roman"/>
          <w:sz w:val="24"/>
          <w:szCs w:val="24"/>
        </w:rPr>
        <w:t xml:space="preserve"> study regions, whereas</w:t>
      </w:r>
      <w:r w:rsidR="0064179E" w:rsidRPr="00C213BD">
        <w:rPr>
          <w:rFonts w:ascii="Times New Roman" w:hAnsi="Times New Roman" w:cs="Times New Roman"/>
          <w:sz w:val="24"/>
          <w:szCs w:val="24"/>
        </w:rPr>
        <w:t xml:space="preserve"> species in the south guild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only found in the Southern or Central Appalachians</w:t>
      </w:r>
      <w:r w:rsidRPr="00C213BD">
        <w:rPr>
          <w:rFonts w:ascii="Times New Roman" w:hAnsi="Times New Roman" w:cs="Times New Roman"/>
          <w:sz w:val="24"/>
          <w:szCs w:val="24"/>
        </w:rPr>
        <w:t xml:space="preserve"> study regions. S</w:t>
      </w:r>
      <w:r w:rsidR="0064179E" w:rsidRPr="00C213BD">
        <w:rPr>
          <w:rFonts w:ascii="Times New Roman" w:hAnsi="Times New Roman" w:cs="Times New Roman"/>
          <w:sz w:val="24"/>
          <w:szCs w:val="24"/>
        </w:rPr>
        <w:t xml:space="preserve">pecies in the trailing guild </w:t>
      </w:r>
      <w:r w:rsidR="00BB580A" w:rsidRPr="00C213BD">
        <w:rPr>
          <w:rFonts w:ascii="Times New Roman" w:hAnsi="Times New Roman" w:cs="Times New Roman"/>
          <w:sz w:val="24"/>
          <w:szCs w:val="24"/>
        </w:rPr>
        <w:t>could</w:t>
      </w:r>
      <w:r w:rsidRPr="00C213BD">
        <w:rPr>
          <w:rFonts w:ascii="Times New Roman" w:hAnsi="Times New Roman" w:cs="Times New Roman"/>
          <w:sz w:val="24"/>
          <w:szCs w:val="24"/>
        </w:rPr>
        <w:t xml:space="preserve"> be found in all 3 study regions in the Appalachian Mountains but </w:t>
      </w:r>
      <w:r w:rsidR="00BB580A" w:rsidRPr="00C213BD">
        <w:rPr>
          <w:rFonts w:ascii="Times New Roman" w:hAnsi="Times New Roman" w:cs="Times New Roman"/>
          <w:sz w:val="24"/>
          <w:szCs w:val="24"/>
        </w:rPr>
        <w:t>had</w:t>
      </w:r>
      <w:r w:rsidRPr="00C213BD">
        <w:rPr>
          <w:rFonts w:ascii="Times New Roman" w:hAnsi="Times New Roman" w:cs="Times New Roman"/>
          <w:sz w:val="24"/>
          <w:szCs w:val="24"/>
        </w:rPr>
        <w:t xml:space="preserve"> </w:t>
      </w:r>
      <w:r w:rsidR="0064179E" w:rsidRPr="00C213BD">
        <w:rPr>
          <w:rFonts w:ascii="Times New Roman" w:hAnsi="Times New Roman" w:cs="Times New Roman"/>
          <w:sz w:val="24"/>
          <w:szCs w:val="24"/>
        </w:rPr>
        <w:t xml:space="preserve">trailing-edge populations </w:t>
      </w:r>
      <w:r w:rsidRPr="00C213BD">
        <w:rPr>
          <w:rFonts w:ascii="Times New Roman" w:hAnsi="Times New Roman" w:cs="Times New Roman"/>
          <w:sz w:val="24"/>
          <w:szCs w:val="24"/>
        </w:rPr>
        <w:t>that</w:t>
      </w:r>
      <w:r w:rsidR="0064179E" w:rsidRPr="00C213BD">
        <w:rPr>
          <w:rFonts w:ascii="Times New Roman" w:hAnsi="Times New Roman" w:cs="Times New Roman"/>
          <w:sz w:val="24"/>
          <w:szCs w:val="24"/>
        </w:rPr>
        <w:t xml:space="preserve">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w:t>
      </w:r>
      <w:r w:rsidR="00A722CA" w:rsidRPr="00C213BD">
        <w:rPr>
          <w:rFonts w:ascii="Times New Roman" w:hAnsi="Times New Roman" w:cs="Times New Roman"/>
          <w:sz w:val="24"/>
          <w:szCs w:val="24"/>
        </w:rPr>
        <w:t>most abundant in the Northern Appalachians and at</w:t>
      </w:r>
      <w:r w:rsidR="0064179E" w:rsidRPr="00C213BD">
        <w:rPr>
          <w:rFonts w:ascii="Times New Roman" w:hAnsi="Times New Roman" w:cs="Times New Roman"/>
          <w:sz w:val="24"/>
          <w:szCs w:val="24"/>
        </w:rPr>
        <w:t xml:space="preserve"> higher elevations in the </w:t>
      </w:r>
      <w:r w:rsidRPr="00C213BD">
        <w:rPr>
          <w:rFonts w:ascii="Times New Roman" w:hAnsi="Times New Roman" w:cs="Times New Roman"/>
          <w:sz w:val="24"/>
          <w:szCs w:val="24"/>
        </w:rPr>
        <w:t xml:space="preserve">Central or </w:t>
      </w:r>
      <w:r w:rsidR="0064179E" w:rsidRPr="00C213BD">
        <w:rPr>
          <w:rFonts w:ascii="Times New Roman" w:hAnsi="Times New Roman" w:cs="Times New Roman"/>
          <w:sz w:val="24"/>
          <w:szCs w:val="24"/>
        </w:rPr>
        <w:t>Southern Appalachians</w:t>
      </w:r>
      <w:r w:rsidRPr="00C213BD">
        <w:rPr>
          <w:rFonts w:ascii="Times New Roman" w:hAnsi="Times New Roman" w:cs="Times New Roman"/>
          <w:sz w:val="24"/>
          <w:szCs w:val="24"/>
        </w:rPr>
        <w:t xml:space="preserve"> study regions. In contrast, </w:t>
      </w:r>
      <w:r w:rsidR="0064179E" w:rsidRPr="00C213BD">
        <w:rPr>
          <w:rFonts w:ascii="Times New Roman" w:hAnsi="Times New Roman" w:cs="Times New Roman"/>
          <w:sz w:val="24"/>
          <w:szCs w:val="24"/>
        </w:rPr>
        <w:t xml:space="preserve">species in the general guild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found </w:t>
      </w:r>
      <w:r w:rsidRPr="00C213BD">
        <w:rPr>
          <w:rFonts w:ascii="Times New Roman" w:hAnsi="Times New Roman" w:cs="Times New Roman"/>
          <w:sz w:val="24"/>
          <w:szCs w:val="24"/>
        </w:rPr>
        <w:t xml:space="preserve">throughout all 3 study regions in </w:t>
      </w:r>
      <w:r w:rsidR="0064179E" w:rsidRPr="00C213BD">
        <w:rPr>
          <w:rFonts w:ascii="Times New Roman" w:hAnsi="Times New Roman" w:cs="Times New Roman"/>
          <w:sz w:val="24"/>
          <w:szCs w:val="24"/>
        </w:rPr>
        <w:t>the Appalachian Mountains.</w:t>
      </w:r>
    </w:p>
    <w:p w14:paraId="2566F58F" w14:textId="6A865B42" w:rsidR="004D3672" w:rsidRPr="00C213BD" w:rsidRDefault="00674B29" w:rsidP="00674B29">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Focal species</w:t>
      </w:r>
    </w:p>
    <w:p w14:paraId="63E07303" w14:textId="64AFCF00" w:rsidR="00711DA1" w:rsidRPr="00C213BD" w:rsidRDefault="00711DA1"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To assess </w:t>
      </w:r>
      <w:r w:rsidR="00BE16F6" w:rsidRPr="00C213BD">
        <w:rPr>
          <w:rFonts w:ascii="Times New Roman" w:hAnsi="Times New Roman" w:cs="Times New Roman"/>
          <w:sz w:val="24"/>
          <w:szCs w:val="24"/>
        </w:rPr>
        <w:t>climate</w:t>
      </w:r>
      <w:r w:rsidRPr="00C213BD">
        <w:rPr>
          <w:rFonts w:ascii="Times New Roman" w:hAnsi="Times New Roman" w:cs="Times New Roman"/>
          <w:sz w:val="24"/>
          <w:szCs w:val="24"/>
        </w:rPr>
        <w:t xml:space="preserve"> relationships</w:t>
      </w:r>
      <w:r w:rsidR="00BE16F6" w:rsidRPr="00C213BD">
        <w:rPr>
          <w:rFonts w:ascii="Times New Roman" w:hAnsi="Times New Roman" w:cs="Times New Roman"/>
          <w:sz w:val="24"/>
          <w:szCs w:val="24"/>
        </w:rPr>
        <w:t xml:space="preserve"> and</w:t>
      </w:r>
      <w:r w:rsidRPr="00C213BD">
        <w:rPr>
          <w:rFonts w:ascii="Times New Roman" w:hAnsi="Times New Roman" w:cs="Times New Roman"/>
          <w:sz w:val="24"/>
          <w:szCs w:val="24"/>
        </w:rPr>
        <w:t xml:space="preserve"> </w:t>
      </w:r>
      <w:r w:rsidR="00BE16F6" w:rsidRPr="00C213BD">
        <w:rPr>
          <w:rFonts w:ascii="Times New Roman" w:hAnsi="Times New Roman" w:cs="Times New Roman"/>
          <w:sz w:val="24"/>
          <w:szCs w:val="24"/>
        </w:rPr>
        <w:t xml:space="preserve">temporal trends </w:t>
      </w:r>
      <w:r w:rsidRPr="00C213BD">
        <w:rPr>
          <w:rFonts w:ascii="Times New Roman" w:hAnsi="Times New Roman" w:cs="Times New Roman"/>
          <w:sz w:val="24"/>
          <w:szCs w:val="24"/>
        </w:rPr>
        <w:t>for focal species belonging to each guild designation, I selected 16 forest songbird species</w:t>
      </w:r>
      <w:r w:rsidR="00A15CE4" w:rsidRPr="00C213BD">
        <w:rPr>
          <w:rFonts w:ascii="Times New Roman" w:hAnsi="Times New Roman" w:cs="Times New Roman"/>
          <w:sz w:val="24"/>
          <w:szCs w:val="24"/>
        </w:rPr>
        <w:t xml:space="preserve"> commonly found within the Appalachian Mountains</w:t>
      </w:r>
      <w:r w:rsidRPr="00C213BD">
        <w:rPr>
          <w:rFonts w:ascii="Times New Roman" w:hAnsi="Times New Roman" w:cs="Times New Roman"/>
          <w:sz w:val="24"/>
          <w:szCs w:val="24"/>
        </w:rPr>
        <w:t xml:space="preserve"> (Table 1)</w:t>
      </w:r>
      <w:r w:rsidR="00A15CE4" w:rsidRPr="00C213BD">
        <w:rPr>
          <w:rFonts w:ascii="Times New Roman" w:hAnsi="Times New Roman" w:cs="Times New Roman"/>
          <w:sz w:val="24"/>
          <w:szCs w:val="24"/>
        </w:rPr>
        <w:t xml:space="preserve">. In addition to limiting the focal species by taxonomic order, breeding range, and primary breeding habitat as described above for the richness analyses, I </w:t>
      </w:r>
      <w:r w:rsidR="00871A3F" w:rsidRPr="00C213BD">
        <w:rPr>
          <w:rFonts w:ascii="Times New Roman" w:hAnsi="Times New Roman" w:cs="Times New Roman"/>
          <w:sz w:val="24"/>
          <w:szCs w:val="24"/>
        </w:rPr>
        <w:t>considered</w:t>
      </w:r>
      <w:r w:rsidR="00A15CE4" w:rsidRPr="00C213BD">
        <w:rPr>
          <w:rFonts w:ascii="Times New Roman" w:hAnsi="Times New Roman" w:cs="Times New Roman"/>
          <w:sz w:val="24"/>
          <w:szCs w:val="24"/>
        </w:rPr>
        <w:t xml:space="preserve"> only long-distance migrants to keep migration status consistent</w:t>
      </w:r>
      <w:r w:rsidR="00871A3F" w:rsidRPr="00C213BD">
        <w:rPr>
          <w:rFonts w:ascii="Times New Roman" w:hAnsi="Times New Roman" w:cs="Times New Roman"/>
          <w:sz w:val="24"/>
          <w:szCs w:val="24"/>
        </w:rPr>
        <w:t xml:space="preserve"> and selected at least 3 </w:t>
      </w:r>
      <w:r w:rsidR="00A15CE4" w:rsidRPr="00C213BD">
        <w:rPr>
          <w:rFonts w:ascii="Times New Roman" w:hAnsi="Times New Roman" w:cs="Times New Roman"/>
          <w:sz w:val="24"/>
          <w:szCs w:val="24"/>
        </w:rPr>
        <w:t xml:space="preserve">relatively abundant (i.e., &gt;250 detections; Appendix A) species from the 3 taxonomic families </w:t>
      </w:r>
      <w:r w:rsidR="00D8516C" w:rsidRPr="00C213BD">
        <w:rPr>
          <w:rFonts w:ascii="Times New Roman" w:hAnsi="Times New Roman" w:cs="Times New Roman"/>
          <w:sz w:val="24"/>
          <w:szCs w:val="24"/>
        </w:rPr>
        <w:t xml:space="preserve">(Parulidae, Turdidae, and Tyrannidae) </w:t>
      </w:r>
      <w:r w:rsidR="00A15CE4" w:rsidRPr="00C213BD">
        <w:rPr>
          <w:rFonts w:ascii="Times New Roman" w:hAnsi="Times New Roman" w:cs="Times New Roman"/>
          <w:sz w:val="24"/>
          <w:szCs w:val="24"/>
        </w:rPr>
        <w:t>with the most</w:t>
      </w:r>
      <w:r w:rsidR="00871A3F" w:rsidRPr="00C213BD">
        <w:rPr>
          <w:rFonts w:ascii="Times New Roman" w:hAnsi="Times New Roman" w:cs="Times New Roman"/>
          <w:sz w:val="24"/>
          <w:szCs w:val="24"/>
        </w:rPr>
        <w:t xml:space="preserve"> species meeting all the criteria. These selection decisions were made to ensure that models would run efficiently and to compare any </w:t>
      </w:r>
      <w:r w:rsidR="00E42010" w:rsidRPr="00C213BD">
        <w:rPr>
          <w:rFonts w:ascii="Times New Roman" w:hAnsi="Times New Roman" w:cs="Times New Roman"/>
          <w:sz w:val="24"/>
          <w:szCs w:val="24"/>
        </w:rPr>
        <w:t xml:space="preserve">potential </w:t>
      </w:r>
      <w:r w:rsidR="00871A3F" w:rsidRPr="00C213BD">
        <w:rPr>
          <w:rFonts w:ascii="Times New Roman" w:hAnsi="Times New Roman" w:cs="Times New Roman"/>
          <w:sz w:val="24"/>
          <w:szCs w:val="24"/>
        </w:rPr>
        <w:t xml:space="preserve">differences between the 4 guilds within </w:t>
      </w:r>
      <w:r w:rsidR="005036AB" w:rsidRPr="00C213BD">
        <w:rPr>
          <w:rFonts w:ascii="Times New Roman" w:hAnsi="Times New Roman" w:cs="Times New Roman"/>
          <w:sz w:val="24"/>
          <w:szCs w:val="24"/>
        </w:rPr>
        <w:t xml:space="preserve">taxonomic </w:t>
      </w:r>
      <w:r w:rsidR="00871A3F" w:rsidRPr="00C213BD">
        <w:rPr>
          <w:rFonts w:ascii="Times New Roman" w:hAnsi="Times New Roman" w:cs="Times New Roman"/>
          <w:sz w:val="24"/>
          <w:szCs w:val="24"/>
        </w:rPr>
        <w:t>families.</w:t>
      </w:r>
    </w:p>
    <w:p w14:paraId="4770A788" w14:textId="3ED9B922" w:rsidR="003D46EE" w:rsidRPr="00C213BD" w:rsidRDefault="00DA59E3" w:rsidP="00C42C36">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 xml:space="preserve">Bird </w:t>
      </w:r>
      <w:r w:rsidR="006C324B" w:rsidRPr="00C213BD">
        <w:rPr>
          <w:rFonts w:ascii="Times New Roman" w:hAnsi="Times New Roman" w:cs="Times New Roman"/>
          <w:b/>
          <w:bCs/>
          <w:sz w:val="24"/>
          <w:szCs w:val="24"/>
        </w:rPr>
        <w:t>count</w:t>
      </w:r>
      <w:r w:rsidRPr="00C213BD">
        <w:rPr>
          <w:rFonts w:ascii="Times New Roman" w:hAnsi="Times New Roman" w:cs="Times New Roman"/>
          <w:b/>
          <w:bCs/>
          <w:sz w:val="24"/>
          <w:szCs w:val="24"/>
        </w:rPr>
        <w:t xml:space="preserve"> data</w:t>
      </w:r>
    </w:p>
    <w:p w14:paraId="3DA68398" w14:textId="5841EA13" w:rsidR="00A72731" w:rsidRPr="00C213BD" w:rsidRDefault="00DC02F8"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A</w:t>
      </w:r>
      <w:r w:rsidR="00C42C36" w:rsidRPr="00C213BD">
        <w:rPr>
          <w:rFonts w:ascii="Times New Roman" w:hAnsi="Times New Roman" w:cs="Times New Roman"/>
          <w:sz w:val="24"/>
          <w:szCs w:val="24"/>
        </w:rPr>
        <w:t xml:space="preserve">vian point count </w:t>
      </w:r>
      <w:r w:rsidR="00FC36B3" w:rsidRPr="00C213BD">
        <w:rPr>
          <w:rFonts w:ascii="Times New Roman" w:hAnsi="Times New Roman" w:cs="Times New Roman"/>
          <w:sz w:val="24"/>
          <w:szCs w:val="24"/>
        </w:rPr>
        <w:t xml:space="preserve">survey </w:t>
      </w:r>
      <w:r w:rsidR="00C42C36" w:rsidRPr="00C213BD">
        <w:rPr>
          <w:rFonts w:ascii="Times New Roman" w:hAnsi="Times New Roman" w:cs="Times New Roman"/>
          <w:sz w:val="24"/>
          <w:szCs w:val="24"/>
        </w:rPr>
        <w:t xml:space="preserve">data </w:t>
      </w:r>
      <w:r w:rsidR="002370F0" w:rsidRPr="00C213BD">
        <w:rPr>
          <w:rFonts w:ascii="Times New Roman" w:hAnsi="Times New Roman" w:cs="Times New Roman"/>
          <w:sz w:val="24"/>
          <w:szCs w:val="24"/>
        </w:rPr>
        <w:t xml:space="preserve">for the 3 study regions </w:t>
      </w:r>
      <w:r w:rsidR="00E610B4" w:rsidRPr="00C213BD">
        <w:rPr>
          <w:rFonts w:ascii="Times New Roman" w:hAnsi="Times New Roman" w:cs="Times New Roman"/>
          <w:sz w:val="24"/>
          <w:szCs w:val="24"/>
        </w:rPr>
        <w:t>were</w:t>
      </w:r>
      <w:r w:rsidR="00C42C36" w:rsidRPr="00C213BD">
        <w:rPr>
          <w:rFonts w:ascii="Times New Roman" w:hAnsi="Times New Roman" w:cs="Times New Roman"/>
          <w:sz w:val="24"/>
          <w:szCs w:val="24"/>
        </w:rPr>
        <w:t xml:space="preserve"> collected </w:t>
      </w:r>
      <w:r w:rsidR="002370F0" w:rsidRPr="00C213BD">
        <w:rPr>
          <w:rFonts w:ascii="Times New Roman" w:hAnsi="Times New Roman" w:cs="Times New Roman"/>
          <w:sz w:val="24"/>
          <w:szCs w:val="24"/>
        </w:rPr>
        <w:t>in</w:t>
      </w:r>
      <w:r w:rsidR="00C42C36" w:rsidRPr="00C213BD">
        <w:rPr>
          <w:rFonts w:ascii="Times New Roman" w:hAnsi="Times New Roman" w:cs="Times New Roman"/>
          <w:sz w:val="24"/>
          <w:szCs w:val="24"/>
        </w:rPr>
        <w:t xml:space="preserve"> 1999</w:t>
      </w:r>
      <w:r w:rsidR="00773199" w:rsidRPr="00C213BD">
        <w:rPr>
          <w:rFonts w:ascii="Times New Roman" w:hAnsi="Times New Roman" w:cs="Times New Roman"/>
          <w:sz w:val="24"/>
          <w:szCs w:val="24"/>
        </w:rPr>
        <w:t>–2002 and 2005–</w:t>
      </w:r>
      <w:r w:rsidR="00C42C36" w:rsidRPr="00C213BD">
        <w:rPr>
          <w:rFonts w:ascii="Times New Roman" w:hAnsi="Times New Roman" w:cs="Times New Roman"/>
          <w:sz w:val="24"/>
          <w:szCs w:val="24"/>
        </w:rPr>
        <w:t xml:space="preserve">2019 at 373 </w:t>
      </w:r>
      <w:r w:rsidR="00773199" w:rsidRPr="00C213BD">
        <w:rPr>
          <w:rFonts w:ascii="Times New Roman" w:hAnsi="Times New Roman" w:cs="Times New Roman"/>
          <w:sz w:val="24"/>
          <w:szCs w:val="24"/>
        </w:rPr>
        <w:t xml:space="preserve">HBEF </w:t>
      </w:r>
      <w:r w:rsidR="00C42C36" w:rsidRPr="00C213BD">
        <w:rPr>
          <w:rFonts w:ascii="Times New Roman" w:hAnsi="Times New Roman" w:cs="Times New Roman"/>
          <w:sz w:val="24"/>
          <w:szCs w:val="24"/>
        </w:rPr>
        <w:t xml:space="preserve">sampling </w:t>
      </w:r>
      <w:r w:rsidR="000203C5" w:rsidRPr="00C213BD">
        <w:rPr>
          <w:rFonts w:ascii="Times New Roman" w:hAnsi="Times New Roman" w:cs="Times New Roman"/>
          <w:sz w:val="24"/>
          <w:szCs w:val="24"/>
        </w:rPr>
        <w:t>points</w:t>
      </w:r>
      <w:r w:rsidR="00C42C36" w:rsidRPr="00C213BD">
        <w:rPr>
          <w:rFonts w:ascii="Times New Roman" w:hAnsi="Times New Roman" w:cs="Times New Roman"/>
          <w:sz w:val="24"/>
          <w:szCs w:val="24"/>
        </w:rPr>
        <w:t xml:space="preserve">, </w:t>
      </w:r>
      <w:r w:rsidR="002370F0" w:rsidRPr="00C213BD">
        <w:rPr>
          <w:rFonts w:ascii="Times New Roman" w:hAnsi="Times New Roman" w:cs="Times New Roman"/>
          <w:sz w:val="24"/>
          <w:szCs w:val="24"/>
        </w:rPr>
        <w:t>in</w:t>
      </w:r>
      <w:r w:rsidR="00C42C36" w:rsidRPr="00C213BD">
        <w:rPr>
          <w:rFonts w:ascii="Times New Roman" w:hAnsi="Times New Roman" w:cs="Times New Roman"/>
          <w:sz w:val="24"/>
          <w:szCs w:val="24"/>
        </w:rPr>
        <w:t xml:space="preserve"> 1993</w:t>
      </w:r>
      <w:r w:rsidR="00773199" w:rsidRPr="00C213BD">
        <w:rPr>
          <w:rFonts w:ascii="Times New Roman" w:hAnsi="Times New Roman" w:cs="Times New Roman"/>
          <w:sz w:val="24"/>
          <w:szCs w:val="24"/>
        </w:rPr>
        <w:t>–2013 and 2017–</w:t>
      </w:r>
      <w:r w:rsidR="00C42C36" w:rsidRPr="00C213BD">
        <w:rPr>
          <w:rFonts w:ascii="Times New Roman" w:hAnsi="Times New Roman" w:cs="Times New Roman"/>
          <w:sz w:val="24"/>
          <w:szCs w:val="24"/>
        </w:rPr>
        <w:t>20</w:t>
      </w:r>
      <w:r w:rsidR="00773199" w:rsidRPr="00C213BD">
        <w:rPr>
          <w:rFonts w:ascii="Times New Roman" w:hAnsi="Times New Roman" w:cs="Times New Roman"/>
          <w:sz w:val="24"/>
          <w:szCs w:val="24"/>
        </w:rPr>
        <w:t>20</w:t>
      </w:r>
      <w:r w:rsidR="00C42C36" w:rsidRPr="00C213BD">
        <w:rPr>
          <w:rFonts w:ascii="Times New Roman" w:hAnsi="Times New Roman" w:cs="Times New Roman"/>
          <w:sz w:val="24"/>
          <w:szCs w:val="24"/>
        </w:rPr>
        <w:t xml:space="preserve"> at </w:t>
      </w:r>
      <w:r w:rsidR="00773199" w:rsidRPr="00C213BD">
        <w:rPr>
          <w:rFonts w:ascii="Times New Roman" w:hAnsi="Times New Roman" w:cs="Times New Roman"/>
          <w:sz w:val="24"/>
          <w:szCs w:val="24"/>
        </w:rPr>
        <w:t>1149</w:t>
      </w:r>
      <w:r w:rsidR="00C42C36" w:rsidRPr="00C213BD">
        <w:rPr>
          <w:rFonts w:ascii="Times New Roman" w:hAnsi="Times New Roman" w:cs="Times New Roman"/>
          <w:sz w:val="24"/>
          <w:szCs w:val="24"/>
        </w:rPr>
        <w:t xml:space="preserve"> </w:t>
      </w:r>
      <w:r w:rsidR="00773199" w:rsidRPr="00C213BD">
        <w:rPr>
          <w:rFonts w:ascii="Times New Roman" w:hAnsi="Times New Roman" w:cs="Times New Roman"/>
          <w:sz w:val="24"/>
          <w:szCs w:val="24"/>
        </w:rPr>
        <w:t xml:space="preserve">MNF </w:t>
      </w:r>
      <w:r w:rsidR="00C42C36" w:rsidRPr="00C213BD">
        <w:rPr>
          <w:rFonts w:ascii="Times New Roman" w:hAnsi="Times New Roman" w:cs="Times New Roman"/>
          <w:sz w:val="24"/>
          <w:szCs w:val="24"/>
        </w:rPr>
        <w:t xml:space="preserve">sampling </w:t>
      </w:r>
      <w:r w:rsidR="000203C5" w:rsidRPr="00C213BD">
        <w:rPr>
          <w:rFonts w:ascii="Times New Roman" w:hAnsi="Times New Roman" w:cs="Times New Roman"/>
          <w:sz w:val="24"/>
          <w:szCs w:val="24"/>
        </w:rPr>
        <w:t>points</w:t>
      </w:r>
      <w:r w:rsidR="00C42C36" w:rsidRPr="00C213BD">
        <w:rPr>
          <w:rFonts w:ascii="Times New Roman" w:hAnsi="Times New Roman" w:cs="Times New Roman"/>
          <w:sz w:val="24"/>
          <w:szCs w:val="24"/>
        </w:rPr>
        <w:t xml:space="preserve">, and </w:t>
      </w:r>
      <w:r w:rsidR="002370F0" w:rsidRPr="00C213BD">
        <w:rPr>
          <w:rFonts w:ascii="Times New Roman" w:hAnsi="Times New Roman" w:cs="Times New Roman"/>
          <w:sz w:val="24"/>
          <w:szCs w:val="24"/>
        </w:rPr>
        <w:t>in</w:t>
      </w:r>
      <w:r w:rsidR="00C42C36" w:rsidRPr="00C213BD">
        <w:rPr>
          <w:rFonts w:ascii="Times New Roman" w:hAnsi="Times New Roman" w:cs="Times New Roman"/>
          <w:sz w:val="24"/>
          <w:szCs w:val="24"/>
        </w:rPr>
        <w:t xml:space="preserve"> 1997</w:t>
      </w:r>
      <w:r w:rsidR="00773199" w:rsidRPr="00C213BD">
        <w:rPr>
          <w:rFonts w:ascii="Times New Roman" w:hAnsi="Times New Roman" w:cs="Times New Roman"/>
          <w:sz w:val="24"/>
          <w:szCs w:val="24"/>
        </w:rPr>
        <w:t>–2018</w:t>
      </w:r>
      <w:r w:rsidR="00C42C36" w:rsidRPr="00C213BD">
        <w:rPr>
          <w:rFonts w:ascii="Times New Roman" w:hAnsi="Times New Roman" w:cs="Times New Roman"/>
          <w:sz w:val="24"/>
          <w:szCs w:val="24"/>
        </w:rPr>
        <w:t xml:space="preserve"> </w:t>
      </w:r>
      <w:r w:rsidR="00773199" w:rsidRPr="00C213BD">
        <w:rPr>
          <w:rFonts w:ascii="Times New Roman" w:hAnsi="Times New Roman" w:cs="Times New Roman"/>
          <w:sz w:val="24"/>
          <w:szCs w:val="24"/>
        </w:rPr>
        <w:t>and</w:t>
      </w:r>
      <w:r w:rsidR="00C42C36" w:rsidRPr="00C213BD">
        <w:rPr>
          <w:rFonts w:ascii="Times New Roman" w:hAnsi="Times New Roman" w:cs="Times New Roman"/>
          <w:sz w:val="24"/>
          <w:szCs w:val="24"/>
        </w:rPr>
        <w:t xml:space="preserve"> </w:t>
      </w:r>
      <w:r w:rsidR="00864266" w:rsidRPr="00C213BD">
        <w:rPr>
          <w:rFonts w:ascii="Times New Roman" w:hAnsi="Times New Roman" w:cs="Times New Roman"/>
          <w:sz w:val="24"/>
          <w:szCs w:val="24"/>
        </w:rPr>
        <w:t>2020</w:t>
      </w:r>
      <w:r w:rsidR="00C42C36" w:rsidRPr="00C213BD">
        <w:rPr>
          <w:rFonts w:ascii="Times New Roman" w:hAnsi="Times New Roman" w:cs="Times New Roman"/>
          <w:sz w:val="24"/>
          <w:szCs w:val="24"/>
        </w:rPr>
        <w:t xml:space="preserve"> at </w:t>
      </w:r>
      <w:r w:rsidR="00773199" w:rsidRPr="00C213BD">
        <w:rPr>
          <w:rFonts w:ascii="Times New Roman" w:hAnsi="Times New Roman" w:cs="Times New Roman"/>
          <w:sz w:val="24"/>
          <w:szCs w:val="24"/>
        </w:rPr>
        <w:t>211 NCNF</w:t>
      </w:r>
      <w:r w:rsidR="00C42C36"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00C42C36" w:rsidRPr="00C213BD">
        <w:rPr>
          <w:rFonts w:ascii="Times New Roman" w:hAnsi="Times New Roman" w:cs="Times New Roman"/>
          <w:sz w:val="24"/>
          <w:szCs w:val="24"/>
        </w:rPr>
        <w:t xml:space="preserve">. </w:t>
      </w:r>
      <w:r w:rsidR="00FC36B3" w:rsidRPr="00C213BD">
        <w:rPr>
          <w:rFonts w:ascii="Times New Roman" w:hAnsi="Times New Roman" w:cs="Times New Roman"/>
          <w:sz w:val="24"/>
          <w:szCs w:val="24"/>
        </w:rPr>
        <w:t xml:space="preserve">Avian point count surveys were not </w:t>
      </w:r>
      <w:r w:rsidR="002370F0" w:rsidRPr="00C213BD">
        <w:rPr>
          <w:rFonts w:ascii="Times New Roman" w:hAnsi="Times New Roman" w:cs="Times New Roman"/>
          <w:sz w:val="24"/>
          <w:szCs w:val="24"/>
        </w:rPr>
        <w:t>completed</w:t>
      </w:r>
      <w:r w:rsidR="00FC36B3" w:rsidRPr="00C213BD">
        <w:rPr>
          <w:rFonts w:ascii="Times New Roman" w:hAnsi="Times New Roman" w:cs="Times New Roman"/>
          <w:sz w:val="24"/>
          <w:szCs w:val="24"/>
        </w:rPr>
        <w:t xml:space="preserve"> every year at </w:t>
      </w:r>
      <w:r w:rsidR="002370F0" w:rsidRPr="00C213BD">
        <w:rPr>
          <w:rFonts w:ascii="Times New Roman" w:hAnsi="Times New Roman" w:cs="Times New Roman"/>
          <w:sz w:val="24"/>
          <w:szCs w:val="24"/>
        </w:rPr>
        <w:t>every</w:t>
      </w:r>
      <w:r w:rsidR="00FC36B3"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w:t>
      </w:r>
      <w:r w:rsidR="00FC36B3" w:rsidRPr="00C213BD">
        <w:rPr>
          <w:rFonts w:ascii="Times New Roman" w:hAnsi="Times New Roman" w:cs="Times New Roman"/>
          <w:sz w:val="24"/>
          <w:szCs w:val="24"/>
        </w:rPr>
        <w:t xml:space="preserve">. </w:t>
      </w:r>
      <w:r w:rsidR="00A72731" w:rsidRPr="00C213BD">
        <w:rPr>
          <w:rFonts w:ascii="Times New Roman" w:hAnsi="Times New Roman" w:cs="Times New Roman"/>
          <w:sz w:val="24"/>
          <w:szCs w:val="24"/>
        </w:rPr>
        <w:t xml:space="preserve">The number of years </w:t>
      </w:r>
      <w:r w:rsidR="00D54DED" w:rsidRPr="00C213BD">
        <w:rPr>
          <w:rFonts w:ascii="Times New Roman" w:hAnsi="Times New Roman" w:cs="Times New Roman"/>
          <w:sz w:val="24"/>
          <w:szCs w:val="24"/>
        </w:rPr>
        <w:t xml:space="preserve">of data </w:t>
      </w:r>
      <w:r w:rsidR="00A72731" w:rsidRPr="00C213BD">
        <w:rPr>
          <w:rFonts w:ascii="Times New Roman" w:hAnsi="Times New Roman" w:cs="Times New Roman"/>
          <w:sz w:val="24"/>
          <w:szCs w:val="24"/>
        </w:rPr>
        <w:t xml:space="preserve">associated with each sampling </w:t>
      </w:r>
      <w:r w:rsidR="000203C5" w:rsidRPr="00C213BD">
        <w:rPr>
          <w:rFonts w:ascii="Times New Roman" w:hAnsi="Times New Roman" w:cs="Times New Roman"/>
          <w:sz w:val="24"/>
          <w:szCs w:val="24"/>
        </w:rPr>
        <w:t xml:space="preserve">point </w:t>
      </w:r>
      <w:r w:rsidR="00A72731" w:rsidRPr="00C213BD">
        <w:rPr>
          <w:rFonts w:ascii="Times New Roman" w:hAnsi="Times New Roman" w:cs="Times New Roman"/>
          <w:sz w:val="24"/>
          <w:szCs w:val="24"/>
        </w:rPr>
        <w:t xml:space="preserve">ranged 1–19 years (mean = 17.5 ± 1.6 years) in </w:t>
      </w:r>
      <w:r w:rsidR="000A2153" w:rsidRPr="00C213BD">
        <w:rPr>
          <w:rFonts w:ascii="Times New Roman" w:hAnsi="Times New Roman" w:cs="Times New Roman"/>
          <w:sz w:val="24"/>
          <w:szCs w:val="24"/>
        </w:rPr>
        <w:t xml:space="preserve">the </w:t>
      </w:r>
      <w:r w:rsidR="00A72731" w:rsidRPr="00C213BD">
        <w:rPr>
          <w:rFonts w:ascii="Times New Roman" w:hAnsi="Times New Roman" w:cs="Times New Roman"/>
          <w:sz w:val="24"/>
          <w:szCs w:val="24"/>
        </w:rPr>
        <w:t xml:space="preserve">HBEF, 1–17 years (mean = 4.6 ± 3.9 years) in </w:t>
      </w:r>
      <w:r w:rsidR="000A2153" w:rsidRPr="00C213BD">
        <w:rPr>
          <w:rFonts w:ascii="Times New Roman" w:hAnsi="Times New Roman" w:cs="Times New Roman"/>
          <w:sz w:val="24"/>
          <w:szCs w:val="24"/>
        </w:rPr>
        <w:t xml:space="preserve">the </w:t>
      </w:r>
      <w:r w:rsidR="00A72731" w:rsidRPr="00C213BD">
        <w:rPr>
          <w:rFonts w:ascii="Times New Roman" w:hAnsi="Times New Roman" w:cs="Times New Roman"/>
          <w:sz w:val="24"/>
          <w:szCs w:val="24"/>
        </w:rPr>
        <w:t xml:space="preserve">MNF, and 8–23 years (mean = 17.6 ± 3.3 years) in </w:t>
      </w:r>
      <w:r w:rsidR="000A2153" w:rsidRPr="00C213BD">
        <w:rPr>
          <w:rFonts w:ascii="Times New Roman" w:hAnsi="Times New Roman" w:cs="Times New Roman"/>
          <w:sz w:val="24"/>
          <w:szCs w:val="24"/>
        </w:rPr>
        <w:t xml:space="preserve">the </w:t>
      </w:r>
      <w:r w:rsidR="00A72731" w:rsidRPr="00C213BD">
        <w:rPr>
          <w:rFonts w:ascii="Times New Roman" w:hAnsi="Times New Roman" w:cs="Times New Roman"/>
          <w:sz w:val="24"/>
          <w:szCs w:val="24"/>
        </w:rPr>
        <w:t>NCNF.</w:t>
      </w:r>
      <w:r w:rsidR="00D54DED" w:rsidRPr="00C213BD">
        <w:rPr>
          <w:rFonts w:ascii="Times New Roman" w:hAnsi="Times New Roman" w:cs="Times New Roman"/>
          <w:sz w:val="24"/>
          <w:szCs w:val="24"/>
        </w:rPr>
        <w:t xml:space="preserve"> Within a year that avian point count survey data were collected, the number of </w:t>
      </w:r>
      <w:r w:rsidR="00A160AF" w:rsidRPr="00C213BD">
        <w:rPr>
          <w:rFonts w:ascii="Times New Roman" w:hAnsi="Times New Roman" w:cs="Times New Roman"/>
          <w:sz w:val="24"/>
          <w:szCs w:val="24"/>
        </w:rPr>
        <w:t xml:space="preserve">repeated visits (i.e., </w:t>
      </w:r>
      <w:r w:rsidR="00D54DED" w:rsidRPr="00C213BD">
        <w:rPr>
          <w:rFonts w:ascii="Times New Roman" w:hAnsi="Times New Roman" w:cs="Times New Roman"/>
          <w:sz w:val="24"/>
          <w:szCs w:val="24"/>
        </w:rPr>
        <w:t>replicate surveys</w:t>
      </w:r>
      <w:r w:rsidR="00A160AF" w:rsidRPr="00C213BD">
        <w:rPr>
          <w:rFonts w:ascii="Times New Roman" w:hAnsi="Times New Roman" w:cs="Times New Roman"/>
          <w:sz w:val="24"/>
          <w:szCs w:val="24"/>
        </w:rPr>
        <w:t>)</w:t>
      </w:r>
      <w:r w:rsidR="00D54DED" w:rsidRPr="00C213BD">
        <w:rPr>
          <w:rFonts w:ascii="Times New Roman" w:hAnsi="Times New Roman" w:cs="Times New Roman"/>
          <w:sz w:val="24"/>
          <w:szCs w:val="24"/>
        </w:rPr>
        <w:t xml:space="preserve"> ranged</w:t>
      </w:r>
      <w:r w:rsidRPr="00C213BD">
        <w:rPr>
          <w:rFonts w:ascii="Times New Roman" w:hAnsi="Times New Roman" w:cs="Times New Roman"/>
          <w:sz w:val="24"/>
          <w:szCs w:val="24"/>
        </w:rPr>
        <w:t xml:space="preserve"> from</w:t>
      </w:r>
      <w:r w:rsidR="00D54DED" w:rsidRPr="00C213BD">
        <w:rPr>
          <w:rFonts w:ascii="Times New Roman" w:hAnsi="Times New Roman" w:cs="Times New Roman"/>
          <w:sz w:val="24"/>
          <w:szCs w:val="24"/>
        </w:rPr>
        <w:t xml:space="preserve"> 1–5 </w:t>
      </w:r>
      <w:r w:rsidR="00A160AF" w:rsidRPr="00C213BD">
        <w:rPr>
          <w:rFonts w:ascii="Times New Roman" w:hAnsi="Times New Roman" w:cs="Times New Roman"/>
          <w:sz w:val="24"/>
          <w:szCs w:val="24"/>
        </w:rPr>
        <w:t>visits</w:t>
      </w:r>
      <w:r w:rsidR="00D54DED" w:rsidRPr="00C213BD">
        <w:rPr>
          <w:rFonts w:ascii="Times New Roman" w:hAnsi="Times New Roman" w:cs="Times New Roman"/>
          <w:sz w:val="24"/>
          <w:szCs w:val="24"/>
        </w:rPr>
        <w:t xml:space="preserve"> (mean = 3.0 ± 0.8 </w:t>
      </w:r>
      <w:r w:rsidR="00A160AF" w:rsidRPr="00C213BD">
        <w:rPr>
          <w:rFonts w:ascii="Times New Roman" w:hAnsi="Times New Roman" w:cs="Times New Roman"/>
          <w:sz w:val="24"/>
          <w:szCs w:val="24"/>
        </w:rPr>
        <w:t>visits</w:t>
      </w:r>
      <w:r w:rsidR="00D54DED" w:rsidRPr="00C213BD">
        <w:rPr>
          <w:rFonts w:ascii="Times New Roman" w:hAnsi="Times New Roman" w:cs="Times New Roman"/>
          <w:sz w:val="24"/>
          <w:szCs w:val="24"/>
        </w:rPr>
        <w:t xml:space="preserve">) in </w:t>
      </w:r>
      <w:r w:rsidR="000A2153" w:rsidRPr="00C213BD">
        <w:rPr>
          <w:rFonts w:ascii="Times New Roman" w:hAnsi="Times New Roman" w:cs="Times New Roman"/>
          <w:sz w:val="24"/>
          <w:szCs w:val="24"/>
        </w:rPr>
        <w:t xml:space="preserve">the </w:t>
      </w:r>
      <w:r w:rsidR="00D54DED" w:rsidRPr="00C213BD">
        <w:rPr>
          <w:rFonts w:ascii="Times New Roman" w:hAnsi="Times New Roman" w:cs="Times New Roman"/>
          <w:sz w:val="24"/>
          <w:szCs w:val="24"/>
        </w:rPr>
        <w:t>HBEF</w:t>
      </w:r>
      <w:r w:rsidR="00957FFA" w:rsidRPr="00C213BD">
        <w:rPr>
          <w:rFonts w:ascii="Times New Roman" w:hAnsi="Times New Roman" w:cs="Times New Roman"/>
          <w:sz w:val="24"/>
          <w:szCs w:val="24"/>
        </w:rPr>
        <w:t xml:space="preserve"> and</w:t>
      </w:r>
      <w:r w:rsidR="00D54DED" w:rsidRPr="00C213BD">
        <w:rPr>
          <w:rFonts w:ascii="Times New Roman" w:hAnsi="Times New Roman" w:cs="Times New Roman"/>
          <w:sz w:val="24"/>
          <w:szCs w:val="24"/>
        </w:rPr>
        <w:t xml:space="preserve"> 1–4 </w:t>
      </w:r>
      <w:r w:rsidR="00A160AF" w:rsidRPr="00C213BD">
        <w:rPr>
          <w:rFonts w:ascii="Times New Roman" w:hAnsi="Times New Roman" w:cs="Times New Roman"/>
          <w:sz w:val="24"/>
          <w:szCs w:val="24"/>
        </w:rPr>
        <w:t xml:space="preserve">visits </w:t>
      </w:r>
      <w:r w:rsidR="00D54DED" w:rsidRPr="00C213BD">
        <w:rPr>
          <w:rFonts w:ascii="Times New Roman" w:hAnsi="Times New Roman" w:cs="Times New Roman"/>
          <w:sz w:val="24"/>
          <w:szCs w:val="24"/>
        </w:rPr>
        <w:t xml:space="preserve">(mean = 1.2 ± 0.4 </w:t>
      </w:r>
      <w:r w:rsidR="00A160AF" w:rsidRPr="00C213BD">
        <w:rPr>
          <w:rFonts w:ascii="Times New Roman" w:hAnsi="Times New Roman" w:cs="Times New Roman"/>
          <w:sz w:val="24"/>
          <w:szCs w:val="24"/>
        </w:rPr>
        <w:t>visits</w:t>
      </w:r>
      <w:r w:rsidR="00D54DED" w:rsidRPr="00C213BD">
        <w:rPr>
          <w:rFonts w:ascii="Times New Roman" w:hAnsi="Times New Roman" w:cs="Times New Roman"/>
          <w:sz w:val="24"/>
          <w:szCs w:val="24"/>
        </w:rPr>
        <w:t xml:space="preserve">) in </w:t>
      </w:r>
      <w:r w:rsidR="000A2153" w:rsidRPr="00C213BD">
        <w:rPr>
          <w:rFonts w:ascii="Times New Roman" w:hAnsi="Times New Roman" w:cs="Times New Roman"/>
          <w:sz w:val="24"/>
          <w:szCs w:val="24"/>
        </w:rPr>
        <w:t xml:space="preserve">the </w:t>
      </w:r>
      <w:r w:rsidR="00D54DED" w:rsidRPr="00C213BD">
        <w:rPr>
          <w:rFonts w:ascii="Times New Roman" w:hAnsi="Times New Roman" w:cs="Times New Roman"/>
          <w:sz w:val="24"/>
          <w:szCs w:val="24"/>
        </w:rPr>
        <w:t>MNF</w:t>
      </w:r>
      <w:r w:rsidR="00957FFA" w:rsidRPr="00C213BD">
        <w:rPr>
          <w:rFonts w:ascii="Times New Roman" w:hAnsi="Times New Roman" w:cs="Times New Roman"/>
          <w:sz w:val="24"/>
          <w:szCs w:val="24"/>
        </w:rPr>
        <w:t xml:space="preserve">; in </w:t>
      </w:r>
      <w:r w:rsidR="000A2153" w:rsidRPr="00C213BD">
        <w:rPr>
          <w:rFonts w:ascii="Times New Roman" w:hAnsi="Times New Roman" w:cs="Times New Roman"/>
          <w:sz w:val="24"/>
          <w:szCs w:val="24"/>
        </w:rPr>
        <w:t xml:space="preserve">the </w:t>
      </w:r>
      <w:r w:rsidR="00957FFA" w:rsidRPr="00C213BD">
        <w:rPr>
          <w:rFonts w:ascii="Times New Roman" w:hAnsi="Times New Roman" w:cs="Times New Roman"/>
          <w:sz w:val="24"/>
          <w:szCs w:val="24"/>
        </w:rPr>
        <w:t xml:space="preserve">NCNF, only 1 avian point count survey was </w:t>
      </w:r>
      <w:r w:rsidR="00154783" w:rsidRPr="00C213BD">
        <w:rPr>
          <w:rFonts w:ascii="Times New Roman" w:hAnsi="Times New Roman" w:cs="Times New Roman"/>
          <w:sz w:val="24"/>
          <w:szCs w:val="24"/>
        </w:rPr>
        <w:t>completed</w:t>
      </w:r>
      <w:r w:rsidR="00957FFA" w:rsidRPr="00C213BD">
        <w:rPr>
          <w:rFonts w:ascii="Times New Roman" w:hAnsi="Times New Roman" w:cs="Times New Roman"/>
          <w:sz w:val="24"/>
          <w:szCs w:val="24"/>
        </w:rPr>
        <w:t xml:space="preserve"> per year.</w:t>
      </w:r>
      <w:r w:rsidR="00BE0971" w:rsidRPr="00C213BD">
        <w:rPr>
          <w:rFonts w:ascii="Times New Roman" w:hAnsi="Times New Roman" w:cs="Times New Roman"/>
          <w:sz w:val="24"/>
          <w:szCs w:val="24"/>
        </w:rPr>
        <w:t xml:space="preserve"> I included all replicate surveys per sampling </w:t>
      </w:r>
      <w:r w:rsidR="000203C5" w:rsidRPr="00C213BD">
        <w:rPr>
          <w:rFonts w:ascii="Times New Roman" w:hAnsi="Times New Roman" w:cs="Times New Roman"/>
          <w:sz w:val="24"/>
          <w:szCs w:val="24"/>
        </w:rPr>
        <w:t>point</w:t>
      </w:r>
      <w:r w:rsidR="00BE0971" w:rsidRPr="00C213BD">
        <w:rPr>
          <w:rFonts w:ascii="Times New Roman" w:hAnsi="Times New Roman" w:cs="Times New Roman"/>
          <w:sz w:val="24"/>
          <w:szCs w:val="24"/>
        </w:rPr>
        <w:t xml:space="preserve"> per year</w:t>
      </w:r>
      <w:r w:rsidR="003C47B1" w:rsidRPr="00C213BD">
        <w:rPr>
          <w:rFonts w:ascii="Times New Roman" w:hAnsi="Times New Roman" w:cs="Times New Roman"/>
          <w:sz w:val="24"/>
          <w:szCs w:val="24"/>
        </w:rPr>
        <w:t xml:space="preserve"> in my data analyses</w:t>
      </w:r>
      <w:r w:rsidR="00484EBF" w:rsidRPr="00C213BD">
        <w:rPr>
          <w:rFonts w:ascii="Times New Roman" w:hAnsi="Times New Roman" w:cs="Times New Roman"/>
          <w:sz w:val="24"/>
          <w:szCs w:val="24"/>
        </w:rPr>
        <w:t xml:space="preserve">, for a total of 29,610 replicate surveys across </w:t>
      </w:r>
      <w:r w:rsidRPr="00C213BD">
        <w:rPr>
          <w:rFonts w:ascii="Times New Roman" w:hAnsi="Times New Roman" w:cs="Times New Roman"/>
          <w:sz w:val="24"/>
          <w:szCs w:val="24"/>
        </w:rPr>
        <w:t>15,494</w:t>
      </w:r>
      <w:r w:rsidR="00484EBF" w:rsidRPr="00C213BD">
        <w:rPr>
          <w:rFonts w:ascii="Times New Roman" w:hAnsi="Times New Roman" w:cs="Times New Roman"/>
          <w:sz w:val="24"/>
          <w:szCs w:val="24"/>
        </w:rPr>
        <w:t xml:space="preserve"> site </w:t>
      </w:r>
      <w:r w:rsidRPr="00C213BD">
        <w:rPr>
          <w:rFonts w:ascii="Times New Roman" w:hAnsi="Times New Roman" w:cs="Times New Roman"/>
          <w:sz w:val="24"/>
          <w:szCs w:val="24"/>
        </w:rPr>
        <w:t xml:space="preserve">× </w:t>
      </w:r>
      <w:r w:rsidR="00484EBF" w:rsidRPr="00C213BD">
        <w:rPr>
          <w:rFonts w:ascii="Times New Roman" w:hAnsi="Times New Roman" w:cs="Times New Roman"/>
          <w:sz w:val="24"/>
          <w:szCs w:val="24"/>
        </w:rPr>
        <w:t>year combinations.</w:t>
      </w:r>
    </w:p>
    <w:p w14:paraId="0398D7C4" w14:textId="0795713A" w:rsidR="00853C46" w:rsidRPr="00C213BD" w:rsidRDefault="00154783" w:rsidP="00853C4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lastRenderedPageBreak/>
        <w:t>Avian point count surveys</w:t>
      </w:r>
      <w:r w:rsidR="00853C46" w:rsidRPr="00C213BD">
        <w:rPr>
          <w:rFonts w:ascii="Times New Roman" w:hAnsi="Times New Roman" w:cs="Times New Roman"/>
          <w:sz w:val="24"/>
          <w:szCs w:val="24"/>
        </w:rPr>
        <w:t xml:space="preserve"> were conducted from </w:t>
      </w:r>
      <w:r w:rsidR="00D44B46" w:rsidRPr="00C213BD">
        <w:rPr>
          <w:rFonts w:ascii="Times New Roman" w:hAnsi="Times New Roman" w:cs="Times New Roman"/>
          <w:sz w:val="24"/>
          <w:szCs w:val="24"/>
        </w:rPr>
        <w:t>mid-</w:t>
      </w:r>
      <w:r w:rsidR="00853C46" w:rsidRPr="00C213BD">
        <w:rPr>
          <w:rFonts w:ascii="Times New Roman" w:hAnsi="Times New Roman" w:cs="Times New Roman"/>
          <w:sz w:val="24"/>
          <w:szCs w:val="24"/>
        </w:rPr>
        <w:t xml:space="preserve">May to </w:t>
      </w:r>
      <w:r w:rsidR="00D44B46" w:rsidRPr="00C213BD">
        <w:rPr>
          <w:rFonts w:ascii="Times New Roman" w:hAnsi="Times New Roman" w:cs="Times New Roman"/>
          <w:sz w:val="24"/>
          <w:szCs w:val="24"/>
        </w:rPr>
        <w:t xml:space="preserve">early </w:t>
      </w:r>
      <w:r w:rsidR="00853C46" w:rsidRPr="00C213BD">
        <w:rPr>
          <w:rFonts w:ascii="Times New Roman" w:hAnsi="Times New Roman" w:cs="Times New Roman"/>
          <w:sz w:val="24"/>
          <w:szCs w:val="24"/>
        </w:rPr>
        <w:t>July (i.e., during the bird breeding season)</w:t>
      </w:r>
      <w:r w:rsidRPr="00C213BD">
        <w:rPr>
          <w:rFonts w:ascii="Times New Roman" w:hAnsi="Times New Roman" w:cs="Times New Roman"/>
          <w:sz w:val="24"/>
          <w:szCs w:val="24"/>
        </w:rPr>
        <w:t xml:space="preserve"> </w:t>
      </w:r>
      <w:r w:rsidR="00853C46" w:rsidRPr="00C213BD">
        <w:rPr>
          <w:rFonts w:ascii="Times New Roman" w:hAnsi="Times New Roman" w:cs="Times New Roman"/>
          <w:sz w:val="24"/>
          <w:szCs w:val="24"/>
        </w:rPr>
        <w:t xml:space="preserve">and </w:t>
      </w:r>
      <w:r w:rsidRPr="00C213BD">
        <w:rPr>
          <w:rFonts w:ascii="Times New Roman" w:hAnsi="Times New Roman" w:cs="Times New Roman"/>
          <w:sz w:val="24"/>
          <w:szCs w:val="24"/>
        </w:rPr>
        <w:t>consisted of 10-minute stationary counts</w:t>
      </w:r>
      <w:r w:rsidR="00853C46" w:rsidRPr="00C213BD">
        <w:rPr>
          <w:rFonts w:ascii="Times New Roman" w:hAnsi="Times New Roman" w:cs="Times New Roman"/>
          <w:sz w:val="24"/>
          <w:szCs w:val="24"/>
        </w:rPr>
        <w:t xml:space="preserve">, during which </w:t>
      </w:r>
      <w:r w:rsidRPr="00C213BD">
        <w:rPr>
          <w:rFonts w:ascii="Times New Roman" w:hAnsi="Times New Roman" w:cs="Times New Roman"/>
          <w:sz w:val="24"/>
          <w:szCs w:val="24"/>
        </w:rPr>
        <w:t>a single observer recorded the species and number of all birds heard or seen.</w:t>
      </w:r>
      <w:r w:rsidR="00D74B87" w:rsidRPr="00C213BD">
        <w:rPr>
          <w:rFonts w:ascii="Times New Roman" w:hAnsi="Times New Roman" w:cs="Times New Roman"/>
          <w:sz w:val="24"/>
          <w:szCs w:val="24"/>
        </w:rPr>
        <w:t xml:space="preserve"> </w:t>
      </w:r>
      <w:r w:rsidR="00853C46" w:rsidRPr="00C213BD">
        <w:rPr>
          <w:rFonts w:ascii="Times New Roman" w:hAnsi="Times New Roman" w:cs="Times New Roman"/>
          <w:sz w:val="24"/>
          <w:szCs w:val="24"/>
        </w:rPr>
        <w:t>Up to 4 detection covariates were recorded for each survey: date, start time, wind code or wind speed, and sky code.</w:t>
      </w:r>
      <w:r w:rsidR="00DD381D" w:rsidRPr="00C213BD">
        <w:rPr>
          <w:rFonts w:ascii="Times New Roman" w:hAnsi="Times New Roman" w:cs="Times New Roman"/>
          <w:sz w:val="24"/>
          <w:szCs w:val="24"/>
        </w:rPr>
        <w:t xml:space="preserve"> </w:t>
      </w:r>
      <w:r w:rsidR="002370F0" w:rsidRPr="00C213BD">
        <w:rPr>
          <w:rFonts w:ascii="Times New Roman" w:hAnsi="Times New Roman" w:cs="Times New Roman"/>
          <w:sz w:val="24"/>
          <w:szCs w:val="24"/>
        </w:rPr>
        <w:t xml:space="preserve">For data standardization, any recorded wind speed measurements were converted to wind codes using the Beaufort wind scale. </w:t>
      </w:r>
      <w:r w:rsidR="00912E51" w:rsidRPr="00C213BD">
        <w:rPr>
          <w:rFonts w:ascii="Times New Roman" w:hAnsi="Times New Roman" w:cs="Times New Roman"/>
          <w:sz w:val="24"/>
          <w:szCs w:val="24"/>
        </w:rPr>
        <w:t>While d</w:t>
      </w:r>
      <w:r w:rsidR="00DD381D" w:rsidRPr="00C213BD">
        <w:rPr>
          <w:rFonts w:ascii="Times New Roman" w:hAnsi="Times New Roman" w:cs="Times New Roman"/>
          <w:sz w:val="24"/>
          <w:szCs w:val="24"/>
        </w:rPr>
        <w:t xml:space="preserve">ate was recorded for all surveys, a subset of surveys </w:t>
      </w:r>
      <w:r w:rsidR="00E610B4" w:rsidRPr="00C213BD">
        <w:rPr>
          <w:rFonts w:ascii="Times New Roman" w:hAnsi="Times New Roman" w:cs="Times New Roman"/>
          <w:sz w:val="24"/>
          <w:szCs w:val="24"/>
        </w:rPr>
        <w:t>was</w:t>
      </w:r>
      <w:r w:rsidR="00DD381D" w:rsidRPr="00C213BD">
        <w:rPr>
          <w:rFonts w:ascii="Times New Roman" w:hAnsi="Times New Roman" w:cs="Times New Roman"/>
          <w:sz w:val="24"/>
          <w:szCs w:val="24"/>
        </w:rPr>
        <w:t xml:space="preserve"> missing start times</w:t>
      </w:r>
      <w:r w:rsidR="00C239F7" w:rsidRPr="00C213BD">
        <w:rPr>
          <w:rFonts w:ascii="Times New Roman" w:hAnsi="Times New Roman" w:cs="Times New Roman"/>
          <w:sz w:val="24"/>
          <w:szCs w:val="24"/>
        </w:rPr>
        <w:t xml:space="preserve"> (55% of MNF data, 4% of NCNF data)</w:t>
      </w:r>
      <w:r w:rsidR="00DD381D" w:rsidRPr="00C213BD">
        <w:rPr>
          <w:rFonts w:ascii="Times New Roman" w:hAnsi="Times New Roman" w:cs="Times New Roman"/>
          <w:sz w:val="24"/>
          <w:szCs w:val="24"/>
        </w:rPr>
        <w:t>, wind codes or wind speeds</w:t>
      </w:r>
      <w:r w:rsidR="00C239F7" w:rsidRPr="00C213BD">
        <w:rPr>
          <w:rFonts w:ascii="Times New Roman" w:hAnsi="Times New Roman" w:cs="Times New Roman"/>
          <w:sz w:val="24"/>
          <w:szCs w:val="24"/>
        </w:rPr>
        <w:t xml:space="preserve"> (59% of MNF data, 7% of NCNF data)</w:t>
      </w:r>
      <w:r w:rsidR="00DD381D" w:rsidRPr="00C213BD">
        <w:rPr>
          <w:rFonts w:ascii="Times New Roman" w:hAnsi="Times New Roman" w:cs="Times New Roman"/>
          <w:sz w:val="24"/>
          <w:szCs w:val="24"/>
        </w:rPr>
        <w:t>, or sky codes</w:t>
      </w:r>
      <w:r w:rsidR="00C239F7" w:rsidRPr="00C213BD">
        <w:rPr>
          <w:rFonts w:ascii="Times New Roman" w:hAnsi="Times New Roman" w:cs="Times New Roman"/>
          <w:sz w:val="24"/>
          <w:szCs w:val="24"/>
        </w:rPr>
        <w:t xml:space="preserve"> (</w:t>
      </w:r>
      <w:r w:rsidR="00A77D11" w:rsidRPr="00C213BD">
        <w:rPr>
          <w:rFonts w:ascii="Times New Roman" w:hAnsi="Times New Roman" w:cs="Times New Roman"/>
          <w:sz w:val="24"/>
          <w:szCs w:val="24"/>
        </w:rPr>
        <w:t xml:space="preserve">&lt;1% of HBEF data, </w:t>
      </w:r>
      <w:r w:rsidR="00C239F7" w:rsidRPr="00C213BD">
        <w:rPr>
          <w:rFonts w:ascii="Times New Roman" w:hAnsi="Times New Roman" w:cs="Times New Roman"/>
          <w:sz w:val="24"/>
          <w:szCs w:val="24"/>
        </w:rPr>
        <w:t>60% of MNF data, 7% of NCNF data)</w:t>
      </w:r>
      <w:r w:rsidR="00DD381D" w:rsidRPr="00C213BD">
        <w:rPr>
          <w:rFonts w:ascii="Times New Roman" w:hAnsi="Times New Roman" w:cs="Times New Roman"/>
          <w:sz w:val="24"/>
          <w:szCs w:val="24"/>
        </w:rPr>
        <w:t xml:space="preserve">. </w:t>
      </w:r>
      <w:r w:rsidR="002370F0" w:rsidRPr="00C213BD">
        <w:rPr>
          <w:rFonts w:ascii="Times New Roman" w:hAnsi="Times New Roman" w:cs="Times New Roman"/>
          <w:sz w:val="24"/>
          <w:szCs w:val="24"/>
        </w:rPr>
        <w:t>However, all surveys began within 30 minutes of sunrise and continued until approximately 4 hours after sunrise, and no surveys were conducted on days with rain, heavy fog, or high wind speed, following the guidelines of Ralph et al. (1993).</w:t>
      </w:r>
    </w:p>
    <w:p w14:paraId="4FC54E04" w14:textId="4EB78BF9" w:rsidR="00853C46" w:rsidRPr="00C213BD" w:rsidRDefault="00853C46"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The 10-minute point count</w:t>
      </w:r>
      <w:r w:rsidR="00ED2BF8" w:rsidRPr="00C213BD">
        <w:rPr>
          <w:rFonts w:ascii="Times New Roman" w:hAnsi="Times New Roman" w:cs="Times New Roman"/>
          <w:sz w:val="24"/>
          <w:szCs w:val="24"/>
        </w:rPr>
        <w:t xml:space="preserve"> survey was</w:t>
      </w:r>
      <w:r w:rsidRPr="00C213BD">
        <w:rPr>
          <w:rFonts w:ascii="Times New Roman" w:hAnsi="Times New Roman" w:cs="Times New Roman"/>
          <w:sz w:val="24"/>
          <w:szCs w:val="24"/>
        </w:rPr>
        <w:t xml:space="preserve"> divided into </w:t>
      </w:r>
      <w:r w:rsidR="00ED2BF8" w:rsidRPr="00C213BD">
        <w:rPr>
          <w:rFonts w:ascii="Times New Roman" w:hAnsi="Times New Roman" w:cs="Times New Roman"/>
          <w:sz w:val="24"/>
          <w:szCs w:val="24"/>
        </w:rPr>
        <w:t>3</w:t>
      </w:r>
      <w:r w:rsidRPr="00C213BD">
        <w:rPr>
          <w:rFonts w:ascii="Times New Roman" w:hAnsi="Times New Roman" w:cs="Times New Roman"/>
          <w:sz w:val="24"/>
          <w:szCs w:val="24"/>
        </w:rPr>
        <w:t xml:space="preserve"> time intervals</w:t>
      </w:r>
      <w:r w:rsidR="0033018E" w:rsidRPr="00C213BD">
        <w:rPr>
          <w:rFonts w:ascii="Times New Roman" w:hAnsi="Times New Roman" w:cs="Times New Roman"/>
          <w:sz w:val="24"/>
          <w:szCs w:val="24"/>
        </w:rPr>
        <w:t xml:space="preserve"> (i.e., within-survey replicates)</w:t>
      </w:r>
      <w:r w:rsidRPr="00C213BD">
        <w:rPr>
          <w:rFonts w:ascii="Times New Roman" w:hAnsi="Times New Roman" w:cs="Times New Roman"/>
          <w:sz w:val="24"/>
          <w:szCs w:val="24"/>
        </w:rPr>
        <w:t>: 0:00–3:20, 3:21–6:40, and 6:41–10:00 minutes (</w:t>
      </w:r>
      <w:r w:rsidR="00ED2BF8" w:rsidRPr="00C213BD">
        <w:rPr>
          <w:rFonts w:ascii="Times New Roman" w:hAnsi="Times New Roman" w:cs="Times New Roman"/>
          <w:sz w:val="24"/>
          <w:szCs w:val="24"/>
        </w:rPr>
        <w:t>HBEF</w:t>
      </w:r>
      <w:r w:rsidRPr="00C213BD">
        <w:rPr>
          <w:rFonts w:ascii="Times New Roman" w:hAnsi="Times New Roman" w:cs="Times New Roman"/>
          <w:sz w:val="24"/>
          <w:szCs w:val="24"/>
        </w:rPr>
        <w:t>)</w:t>
      </w:r>
      <w:r w:rsidR="00ED2BF8" w:rsidRPr="00C213BD">
        <w:rPr>
          <w:rFonts w:ascii="Times New Roman" w:hAnsi="Times New Roman" w:cs="Times New Roman"/>
          <w:sz w:val="24"/>
          <w:szCs w:val="24"/>
        </w:rPr>
        <w:t>;</w:t>
      </w:r>
      <w:r w:rsidRPr="00C213BD">
        <w:rPr>
          <w:rFonts w:ascii="Times New Roman" w:hAnsi="Times New Roman" w:cs="Times New Roman"/>
          <w:sz w:val="24"/>
          <w:szCs w:val="24"/>
        </w:rPr>
        <w:t xml:space="preserve"> 0:00–3:00, 3:01–5:00, and 5:01–10:00 minutes (</w:t>
      </w:r>
      <w:r w:rsidR="00ED2BF8" w:rsidRPr="00C213BD">
        <w:rPr>
          <w:rFonts w:ascii="Times New Roman" w:hAnsi="Times New Roman" w:cs="Times New Roman"/>
          <w:sz w:val="24"/>
          <w:szCs w:val="24"/>
        </w:rPr>
        <w:t>MNF</w:t>
      </w:r>
      <w:r w:rsidRPr="00C213BD">
        <w:rPr>
          <w:rFonts w:ascii="Times New Roman" w:hAnsi="Times New Roman" w:cs="Times New Roman"/>
          <w:sz w:val="24"/>
          <w:szCs w:val="24"/>
        </w:rPr>
        <w:t>)</w:t>
      </w:r>
      <w:r w:rsidR="00ED2BF8" w:rsidRPr="00C213BD">
        <w:rPr>
          <w:rFonts w:ascii="Times New Roman" w:hAnsi="Times New Roman" w:cs="Times New Roman"/>
          <w:sz w:val="24"/>
          <w:szCs w:val="24"/>
        </w:rPr>
        <w:t>;</w:t>
      </w:r>
      <w:r w:rsidRPr="00C213BD">
        <w:rPr>
          <w:rFonts w:ascii="Times New Roman" w:hAnsi="Times New Roman" w:cs="Times New Roman"/>
          <w:sz w:val="24"/>
          <w:szCs w:val="24"/>
        </w:rPr>
        <w:t xml:space="preserve"> or 0:00–3:59, 4:00–5:59, and 6:00–10:00 minutes (</w:t>
      </w:r>
      <w:r w:rsidR="00ED2BF8" w:rsidRPr="00C213BD">
        <w:rPr>
          <w:rFonts w:ascii="Times New Roman" w:hAnsi="Times New Roman" w:cs="Times New Roman"/>
          <w:sz w:val="24"/>
          <w:szCs w:val="24"/>
        </w:rPr>
        <w:t>NCNF</w:t>
      </w:r>
      <w:r w:rsidRPr="00C213BD">
        <w:rPr>
          <w:rFonts w:ascii="Times New Roman" w:hAnsi="Times New Roman" w:cs="Times New Roman"/>
          <w:sz w:val="24"/>
          <w:szCs w:val="24"/>
        </w:rPr>
        <w:t>). For each individual bird</w:t>
      </w:r>
      <w:r w:rsidR="00A2318E" w:rsidRPr="00C213BD">
        <w:rPr>
          <w:rFonts w:ascii="Times New Roman" w:hAnsi="Times New Roman" w:cs="Times New Roman"/>
          <w:sz w:val="24"/>
          <w:szCs w:val="24"/>
        </w:rPr>
        <w:t xml:space="preserve"> that was detected</w:t>
      </w:r>
      <w:r w:rsidRPr="00C213BD">
        <w:rPr>
          <w:rFonts w:ascii="Times New Roman" w:hAnsi="Times New Roman" w:cs="Times New Roman"/>
          <w:sz w:val="24"/>
          <w:szCs w:val="24"/>
        </w:rPr>
        <w:t xml:space="preserve">, observers recorded the </w:t>
      </w:r>
      <w:r w:rsidR="00A2318E" w:rsidRPr="00C213BD">
        <w:rPr>
          <w:rFonts w:ascii="Times New Roman" w:hAnsi="Times New Roman" w:cs="Times New Roman"/>
          <w:sz w:val="24"/>
          <w:szCs w:val="24"/>
        </w:rPr>
        <w:t xml:space="preserve">corresponding </w:t>
      </w:r>
      <w:r w:rsidR="00ED2BF8" w:rsidRPr="00C213BD">
        <w:rPr>
          <w:rFonts w:ascii="Times New Roman" w:hAnsi="Times New Roman" w:cs="Times New Roman"/>
          <w:sz w:val="24"/>
          <w:szCs w:val="24"/>
        </w:rPr>
        <w:t xml:space="preserve">time interval and </w:t>
      </w:r>
      <w:r w:rsidRPr="00C213BD">
        <w:rPr>
          <w:rFonts w:ascii="Times New Roman" w:hAnsi="Times New Roman" w:cs="Times New Roman"/>
          <w:sz w:val="24"/>
          <w:szCs w:val="24"/>
        </w:rPr>
        <w:t>distance band (≤50 m or &gt;50 m). During point count</w:t>
      </w:r>
      <w:r w:rsidR="00ED2BF8" w:rsidRPr="00C213BD">
        <w:rPr>
          <w:rFonts w:ascii="Times New Roman" w:hAnsi="Times New Roman" w:cs="Times New Roman"/>
          <w:sz w:val="24"/>
          <w:szCs w:val="24"/>
        </w:rPr>
        <w:t xml:space="preserve"> surveys</w:t>
      </w:r>
      <w:r w:rsidRPr="00C213BD">
        <w:rPr>
          <w:rFonts w:ascii="Times New Roman" w:hAnsi="Times New Roman" w:cs="Times New Roman"/>
          <w:sz w:val="24"/>
          <w:szCs w:val="24"/>
        </w:rPr>
        <w:t xml:space="preserve"> within </w:t>
      </w:r>
      <w:r w:rsidR="00616649" w:rsidRPr="00C213BD">
        <w:rPr>
          <w:rFonts w:ascii="Times New Roman" w:hAnsi="Times New Roman" w:cs="Times New Roman"/>
          <w:sz w:val="24"/>
          <w:szCs w:val="24"/>
        </w:rPr>
        <w:t xml:space="preserve">the </w:t>
      </w:r>
      <w:r w:rsidR="00ED2BF8" w:rsidRPr="00C213BD">
        <w:rPr>
          <w:rFonts w:ascii="Times New Roman" w:hAnsi="Times New Roman" w:cs="Times New Roman"/>
          <w:sz w:val="24"/>
          <w:szCs w:val="24"/>
        </w:rPr>
        <w:t>HBEF</w:t>
      </w:r>
      <w:r w:rsidRPr="00C213BD">
        <w:rPr>
          <w:rFonts w:ascii="Times New Roman" w:hAnsi="Times New Roman" w:cs="Times New Roman"/>
          <w:sz w:val="24"/>
          <w:szCs w:val="24"/>
        </w:rPr>
        <w:t xml:space="preserve">, each 3:20-minute interval was treated as a new sampling period (i.e., the presence of an individual bird would be recorded </w:t>
      </w:r>
      <w:r w:rsidR="00ED2BF8" w:rsidRPr="00C213BD">
        <w:rPr>
          <w:rFonts w:ascii="Times New Roman" w:hAnsi="Times New Roman" w:cs="Times New Roman"/>
          <w:sz w:val="24"/>
          <w:szCs w:val="24"/>
        </w:rPr>
        <w:t>3</w:t>
      </w:r>
      <w:r w:rsidRPr="00C213BD">
        <w:rPr>
          <w:rFonts w:ascii="Times New Roman" w:hAnsi="Times New Roman" w:cs="Times New Roman"/>
          <w:sz w:val="24"/>
          <w:szCs w:val="24"/>
        </w:rPr>
        <w:t xml:space="preserve"> separate times if the bird sang in all </w:t>
      </w:r>
      <w:r w:rsidR="00ED2BF8" w:rsidRPr="00C213BD">
        <w:rPr>
          <w:rFonts w:ascii="Times New Roman" w:hAnsi="Times New Roman" w:cs="Times New Roman"/>
          <w:sz w:val="24"/>
          <w:szCs w:val="24"/>
        </w:rPr>
        <w:t>3</w:t>
      </w:r>
      <w:r w:rsidRPr="00C213BD">
        <w:rPr>
          <w:rFonts w:ascii="Times New Roman" w:hAnsi="Times New Roman" w:cs="Times New Roman"/>
          <w:sz w:val="24"/>
          <w:szCs w:val="24"/>
        </w:rPr>
        <w:t xml:space="preserve"> time intervals), but observers indicated if a bird appeared for the first time or not during a time interval. </w:t>
      </w:r>
      <w:r w:rsidR="00616649" w:rsidRPr="00C213BD">
        <w:rPr>
          <w:rFonts w:ascii="Times New Roman" w:hAnsi="Times New Roman" w:cs="Times New Roman"/>
          <w:sz w:val="24"/>
          <w:szCs w:val="24"/>
        </w:rPr>
        <w:t xml:space="preserve">Thus, I was able to convert all HBEF data to </w:t>
      </w:r>
      <w:r w:rsidR="000F59B5" w:rsidRPr="00C213BD">
        <w:rPr>
          <w:rFonts w:ascii="Times New Roman" w:hAnsi="Times New Roman" w:cs="Times New Roman"/>
          <w:sz w:val="24"/>
          <w:szCs w:val="24"/>
        </w:rPr>
        <w:t xml:space="preserve">a </w:t>
      </w:r>
      <w:r w:rsidR="00616649" w:rsidRPr="00C213BD">
        <w:rPr>
          <w:rFonts w:ascii="Times New Roman" w:hAnsi="Times New Roman" w:cs="Times New Roman"/>
          <w:sz w:val="24"/>
          <w:szCs w:val="24"/>
        </w:rPr>
        <w:t xml:space="preserve">removal sampling format prior to data analyses. </w:t>
      </w:r>
      <w:r w:rsidRPr="00C213BD">
        <w:rPr>
          <w:rFonts w:ascii="Times New Roman" w:hAnsi="Times New Roman" w:cs="Times New Roman"/>
          <w:sz w:val="24"/>
          <w:szCs w:val="24"/>
        </w:rPr>
        <w:t>During point count</w:t>
      </w:r>
      <w:r w:rsidR="00ED2BF8" w:rsidRPr="00C213BD">
        <w:rPr>
          <w:rFonts w:ascii="Times New Roman" w:hAnsi="Times New Roman" w:cs="Times New Roman"/>
          <w:sz w:val="24"/>
          <w:szCs w:val="24"/>
        </w:rPr>
        <w:t xml:space="preserve"> </w:t>
      </w:r>
      <w:r w:rsidRPr="00C213BD">
        <w:rPr>
          <w:rFonts w:ascii="Times New Roman" w:hAnsi="Times New Roman" w:cs="Times New Roman"/>
          <w:sz w:val="24"/>
          <w:szCs w:val="24"/>
        </w:rPr>
        <w:t>s</w:t>
      </w:r>
      <w:r w:rsidR="00ED2BF8" w:rsidRPr="00C213BD">
        <w:rPr>
          <w:rFonts w:ascii="Times New Roman" w:hAnsi="Times New Roman" w:cs="Times New Roman"/>
          <w:sz w:val="24"/>
          <w:szCs w:val="24"/>
        </w:rPr>
        <w:t>urveys</w:t>
      </w:r>
      <w:r w:rsidRPr="00C213BD">
        <w:rPr>
          <w:rFonts w:ascii="Times New Roman" w:hAnsi="Times New Roman" w:cs="Times New Roman"/>
          <w:sz w:val="24"/>
          <w:szCs w:val="24"/>
        </w:rPr>
        <w:t xml:space="preserve"> within </w:t>
      </w:r>
      <w:r w:rsidR="000A2153" w:rsidRPr="00C213BD">
        <w:rPr>
          <w:rFonts w:ascii="Times New Roman" w:hAnsi="Times New Roman" w:cs="Times New Roman"/>
          <w:sz w:val="24"/>
          <w:szCs w:val="24"/>
        </w:rPr>
        <w:t xml:space="preserve">the </w:t>
      </w:r>
      <w:r w:rsidR="00ED2BF8" w:rsidRPr="00C213BD">
        <w:rPr>
          <w:rFonts w:ascii="Times New Roman" w:hAnsi="Times New Roman" w:cs="Times New Roman"/>
          <w:sz w:val="24"/>
          <w:szCs w:val="24"/>
        </w:rPr>
        <w:t>MNF and NCNF</w:t>
      </w:r>
      <w:r w:rsidRPr="00C213BD">
        <w:rPr>
          <w:rFonts w:ascii="Times New Roman" w:hAnsi="Times New Roman" w:cs="Times New Roman"/>
          <w:sz w:val="24"/>
          <w:szCs w:val="24"/>
        </w:rPr>
        <w:t>, individual birds were only recorded the first time they were observed</w:t>
      </w:r>
      <w:r w:rsidR="00ED2BF8" w:rsidRPr="00C213BD">
        <w:rPr>
          <w:rFonts w:ascii="Times New Roman" w:hAnsi="Times New Roman" w:cs="Times New Roman"/>
          <w:sz w:val="24"/>
          <w:szCs w:val="24"/>
        </w:rPr>
        <w:t xml:space="preserve">, following </w:t>
      </w:r>
      <w:r w:rsidRPr="00C213BD">
        <w:rPr>
          <w:rFonts w:ascii="Times New Roman" w:hAnsi="Times New Roman" w:cs="Times New Roman"/>
          <w:sz w:val="24"/>
          <w:szCs w:val="24"/>
        </w:rPr>
        <w:t>removal sampling method</w:t>
      </w:r>
      <w:r w:rsidR="00ED2BF8" w:rsidRPr="00C213BD">
        <w:rPr>
          <w:rFonts w:ascii="Times New Roman" w:hAnsi="Times New Roman" w:cs="Times New Roman"/>
          <w:sz w:val="24"/>
          <w:szCs w:val="24"/>
        </w:rPr>
        <w:t>s</w:t>
      </w:r>
      <w:r w:rsidRPr="00C213BD">
        <w:rPr>
          <w:rFonts w:ascii="Times New Roman" w:hAnsi="Times New Roman" w:cs="Times New Roman"/>
          <w:sz w:val="24"/>
          <w:szCs w:val="24"/>
        </w:rPr>
        <w:t>.</w:t>
      </w:r>
      <w:r w:rsidR="00E93656" w:rsidRPr="00C213BD">
        <w:rPr>
          <w:rFonts w:ascii="Times New Roman" w:hAnsi="Times New Roman" w:cs="Times New Roman"/>
          <w:sz w:val="24"/>
          <w:szCs w:val="24"/>
        </w:rPr>
        <w:t xml:space="preserve"> To </w:t>
      </w:r>
      <w:r w:rsidR="003C47B1" w:rsidRPr="00C213BD">
        <w:rPr>
          <w:rFonts w:ascii="Times New Roman" w:hAnsi="Times New Roman" w:cs="Times New Roman"/>
          <w:sz w:val="24"/>
          <w:szCs w:val="24"/>
        </w:rPr>
        <w:t>limit detection variability due to distance, I restricted all data analyses to birds detected within 50 m.</w:t>
      </w:r>
    </w:p>
    <w:p w14:paraId="547783B6" w14:textId="12ED31D4" w:rsidR="00DA59E3" w:rsidRPr="00C213BD" w:rsidRDefault="005F19A0" w:rsidP="00DA59E3">
      <w:pPr>
        <w:spacing w:line="276" w:lineRule="auto"/>
        <w:rPr>
          <w:rFonts w:ascii="Times New Roman" w:hAnsi="Times New Roman" w:cs="Times New Roman"/>
          <w:b/>
          <w:bCs/>
          <w:sz w:val="24"/>
        </w:rPr>
      </w:pPr>
      <w:r w:rsidRPr="00C213BD">
        <w:rPr>
          <w:rFonts w:ascii="Times New Roman" w:hAnsi="Times New Roman" w:cs="Times New Roman"/>
          <w:b/>
          <w:bCs/>
          <w:sz w:val="24"/>
        </w:rPr>
        <w:t>E</w:t>
      </w:r>
      <w:r w:rsidR="00DA59E3" w:rsidRPr="00C213BD">
        <w:rPr>
          <w:rFonts w:ascii="Times New Roman" w:hAnsi="Times New Roman" w:cs="Times New Roman"/>
          <w:b/>
          <w:bCs/>
          <w:sz w:val="24"/>
        </w:rPr>
        <w:t>nvironmental data</w:t>
      </w:r>
    </w:p>
    <w:p w14:paraId="2B2BCBA3" w14:textId="46F49542" w:rsidR="006A5D5D" w:rsidRPr="00C213BD" w:rsidRDefault="00CD4B85" w:rsidP="007A1808">
      <w:pPr>
        <w:spacing w:line="276" w:lineRule="auto"/>
        <w:ind w:firstLine="720"/>
        <w:rPr>
          <w:rFonts w:ascii="Times New Roman" w:hAnsi="Times New Roman" w:cs="Times New Roman"/>
          <w:sz w:val="24"/>
        </w:rPr>
      </w:pPr>
      <w:bookmarkStart w:id="11" w:name="_Hlk127185543"/>
      <w:r w:rsidRPr="00C213BD">
        <w:rPr>
          <w:rFonts w:ascii="Times New Roman" w:hAnsi="Times New Roman" w:cs="Times New Roman"/>
          <w:sz w:val="24"/>
        </w:rPr>
        <w:t>The full set of s</w:t>
      </w:r>
      <w:r w:rsidR="002A31A6" w:rsidRPr="00C213BD">
        <w:rPr>
          <w:rFonts w:ascii="Times New Roman" w:hAnsi="Times New Roman" w:cs="Times New Roman"/>
          <w:sz w:val="24"/>
        </w:rPr>
        <w:t xml:space="preserve">ite covariates included </w:t>
      </w:r>
      <w:r w:rsidRPr="00C213BD">
        <w:rPr>
          <w:rFonts w:ascii="Times New Roman" w:hAnsi="Times New Roman" w:cs="Times New Roman"/>
          <w:sz w:val="24"/>
        </w:rPr>
        <w:t>year</w:t>
      </w:r>
      <w:r w:rsidR="00DE2144" w:rsidRPr="00C213BD">
        <w:rPr>
          <w:rFonts w:ascii="Times New Roman" w:hAnsi="Times New Roman" w:cs="Times New Roman"/>
          <w:sz w:val="24"/>
        </w:rPr>
        <w:t xml:space="preserve"> of data collection</w:t>
      </w:r>
      <w:r w:rsidRPr="00C213BD">
        <w:rPr>
          <w:rFonts w:ascii="Times New Roman" w:hAnsi="Times New Roman" w:cs="Times New Roman"/>
          <w:sz w:val="24"/>
        </w:rPr>
        <w:t xml:space="preserve">, </w:t>
      </w:r>
      <w:r w:rsidR="00DC7485" w:rsidRPr="00C213BD">
        <w:rPr>
          <w:rFonts w:ascii="Times New Roman" w:hAnsi="Times New Roman" w:cs="Times New Roman"/>
          <w:sz w:val="24"/>
        </w:rPr>
        <w:t xml:space="preserve">latitude, </w:t>
      </w:r>
      <w:r w:rsidR="002A31A6" w:rsidRPr="00C213BD">
        <w:rPr>
          <w:rFonts w:ascii="Times New Roman" w:hAnsi="Times New Roman" w:cs="Times New Roman"/>
          <w:sz w:val="24"/>
        </w:rPr>
        <w:t xml:space="preserve">elevation, </w:t>
      </w:r>
      <w:r w:rsidR="00F54F32" w:rsidRPr="00C213BD">
        <w:rPr>
          <w:rFonts w:ascii="Times New Roman" w:hAnsi="Times New Roman" w:cs="Times New Roman"/>
          <w:sz w:val="24"/>
        </w:rPr>
        <w:t xml:space="preserve">4 focal climate variables, </w:t>
      </w:r>
      <w:r w:rsidR="002A31A6" w:rsidRPr="00C213BD">
        <w:rPr>
          <w:rFonts w:ascii="Times New Roman" w:hAnsi="Times New Roman" w:cs="Times New Roman"/>
          <w:sz w:val="24"/>
        </w:rPr>
        <w:t>and 4 environmental variables that were included to control for their known effects</w:t>
      </w:r>
      <w:r w:rsidR="00184AEE" w:rsidRPr="00C213BD">
        <w:rPr>
          <w:rFonts w:ascii="Times New Roman" w:hAnsi="Times New Roman" w:cs="Times New Roman"/>
          <w:sz w:val="24"/>
        </w:rPr>
        <w:t xml:space="preserve"> (Table 2)</w:t>
      </w:r>
      <w:r w:rsidR="002A31A6" w:rsidRPr="00C213BD">
        <w:rPr>
          <w:rFonts w:ascii="Times New Roman" w:hAnsi="Times New Roman" w:cs="Times New Roman"/>
          <w:sz w:val="24"/>
        </w:rPr>
        <w:t xml:space="preserve">. </w:t>
      </w:r>
      <w:r w:rsidR="00F54F32" w:rsidRPr="00C213BD">
        <w:rPr>
          <w:rFonts w:ascii="Times New Roman" w:hAnsi="Times New Roman" w:cs="Times New Roman"/>
          <w:sz w:val="24"/>
        </w:rPr>
        <w:t xml:space="preserve">Latitude corresponded to the </w:t>
      </w:r>
      <w:r w:rsidR="0028751F" w:rsidRPr="00C213BD">
        <w:rPr>
          <w:rFonts w:ascii="Times New Roman" w:hAnsi="Times New Roman" w:cs="Times New Roman"/>
          <w:sz w:val="24"/>
        </w:rPr>
        <w:t xml:space="preserve">location of the </w:t>
      </w:r>
      <w:r w:rsidR="00F54F32" w:rsidRPr="00C213BD">
        <w:rPr>
          <w:rFonts w:ascii="Times New Roman" w:hAnsi="Times New Roman" w:cs="Times New Roman"/>
          <w:sz w:val="24"/>
        </w:rPr>
        <w:t xml:space="preserve">sampling </w:t>
      </w:r>
      <w:r w:rsidR="0028751F" w:rsidRPr="00C213BD">
        <w:rPr>
          <w:rFonts w:ascii="Times New Roman" w:hAnsi="Times New Roman" w:cs="Times New Roman"/>
          <w:sz w:val="24"/>
        </w:rPr>
        <w:t>point</w:t>
      </w:r>
      <w:r w:rsidR="00F54F32" w:rsidRPr="00C213BD">
        <w:rPr>
          <w:rFonts w:ascii="Times New Roman" w:hAnsi="Times New Roman" w:cs="Times New Roman"/>
          <w:sz w:val="24"/>
        </w:rPr>
        <w:t xml:space="preserve">. Mean elevation within 50 m of each sampling </w:t>
      </w:r>
      <w:r w:rsidR="0028751F" w:rsidRPr="00C213BD">
        <w:rPr>
          <w:rFonts w:ascii="Times New Roman" w:hAnsi="Times New Roman" w:cs="Times New Roman"/>
          <w:sz w:val="24"/>
        </w:rPr>
        <w:t>point</w:t>
      </w:r>
      <w:r w:rsidR="00F54F32" w:rsidRPr="00C213BD">
        <w:rPr>
          <w:rFonts w:ascii="Times New Roman" w:hAnsi="Times New Roman" w:cs="Times New Roman"/>
          <w:sz w:val="24"/>
        </w:rPr>
        <w:t xml:space="preserve"> was calculated using </w:t>
      </w:r>
      <w:commentRangeStart w:id="12"/>
      <w:r w:rsidR="00F54F32" w:rsidRPr="00C213BD">
        <w:rPr>
          <w:rFonts w:ascii="Times New Roman" w:hAnsi="Times New Roman" w:cs="Times New Roman"/>
          <w:sz w:val="24"/>
        </w:rPr>
        <w:t>Shuttle Radar Topography Mission digital elevation data</w:t>
      </w:r>
      <w:commentRangeEnd w:id="12"/>
      <w:r w:rsidR="000A29F8">
        <w:rPr>
          <w:rStyle w:val="CommentReference"/>
        </w:rPr>
        <w:commentReference w:id="12"/>
      </w:r>
      <w:r w:rsidR="00F54F32" w:rsidRPr="00C213BD">
        <w:rPr>
          <w:rFonts w:ascii="Times New Roman" w:hAnsi="Times New Roman" w:cs="Times New Roman"/>
          <w:sz w:val="24"/>
        </w:rPr>
        <w:t xml:space="preserve"> (Table 2). </w:t>
      </w:r>
      <w:r w:rsidR="002A31A6" w:rsidRPr="00C213BD">
        <w:rPr>
          <w:rFonts w:ascii="Times New Roman" w:hAnsi="Times New Roman" w:cs="Times New Roman"/>
          <w:sz w:val="24"/>
        </w:rPr>
        <w:t xml:space="preserve">The focal climate variables consisted of </w:t>
      </w:r>
      <w:r w:rsidR="007C1137" w:rsidRPr="00C213BD">
        <w:rPr>
          <w:rFonts w:ascii="Times New Roman" w:hAnsi="Times New Roman" w:cs="Times New Roman"/>
          <w:sz w:val="24"/>
        </w:rPr>
        <w:t xml:space="preserve">mean </w:t>
      </w:r>
      <w:r w:rsidR="002A31A6" w:rsidRPr="00C213BD">
        <w:rPr>
          <w:rFonts w:ascii="Times New Roman" w:hAnsi="Times New Roman" w:cs="Times New Roman"/>
          <w:sz w:val="24"/>
        </w:rPr>
        <w:t>breeding season (i.e., 15 May to 30 June) temperature during the year of data collection</w:t>
      </w:r>
      <w:r w:rsidR="00D44B46" w:rsidRPr="00C213BD">
        <w:rPr>
          <w:rFonts w:ascii="Times New Roman" w:hAnsi="Times New Roman" w:cs="Times New Roman"/>
          <w:sz w:val="24"/>
        </w:rPr>
        <w:t xml:space="preserve"> (hereafter mean temperature)</w:t>
      </w:r>
      <w:r w:rsidR="002A31A6" w:rsidRPr="00C213BD">
        <w:rPr>
          <w:rFonts w:ascii="Times New Roman" w:hAnsi="Times New Roman" w:cs="Times New Roman"/>
          <w:sz w:val="24"/>
        </w:rPr>
        <w:t xml:space="preserve">, standard deviation of </w:t>
      </w:r>
      <w:r w:rsidR="007C1137" w:rsidRPr="00C213BD">
        <w:rPr>
          <w:rFonts w:ascii="Times New Roman" w:hAnsi="Times New Roman" w:cs="Times New Roman"/>
          <w:sz w:val="24"/>
        </w:rPr>
        <w:t xml:space="preserve">mean </w:t>
      </w:r>
      <w:r w:rsidR="002A31A6" w:rsidRPr="00C213BD">
        <w:rPr>
          <w:rFonts w:ascii="Times New Roman" w:hAnsi="Times New Roman" w:cs="Times New Roman"/>
          <w:sz w:val="24"/>
        </w:rPr>
        <w:t>breeding season temperature</w:t>
      </w:r>
      <w:r w:rsidR="00D44B46" w:rsidRPr="00C213BD">
        <w:rPr>
          <w:rFonts w:ascii="Times New Roman" w:hAnsi="Times New Roman" w:cs="Times New Roman"/>
          <w:sz w:val="24"/>
        </w:rPr>
        <w:t xml:space="preserve"> (hereafter SD temperature)</w:t>
      </w:r>
      <w:r w:rsidR="002A31A6" w:rsidRPr="00C213BD">
        <w:rPr>
          <w:rFonts w:ascii="Times New Roman" w:hAnsi="Times New Roman" w:cs="Times New Roman"/>
          <w:sz w:val="24"/>
        </w:rPr>
        <w:t xml:space="preserve">, and </w:t>
      </w:r>
      <w:r w:rsidR="007C1137" w:rsidRPr="00C213BD">
        <w:rPr>
          <w:rFonts w:ascii="Times New Roman" w:hAnsi="Times New Roman" w:cs="Times New Roman"/>
          <w:sz w:val="24"/>
        </w:rPr>
        <w:t xml:space="preserve">mean </w:t>
      </w:r>
      <w:r w:rsidR="002A31A6" w:rsidRPr="00C213BD">
        <w:rPr>
          <w:rFonts w:ascii="Times New Roman" w:hAnsi="Times New Roman" w:cs="Times New Roman"/>
          <w:sz w:val="24"/>
        </w:rPr>
        <w:t>total breeding season precipitation during the year of data collection and during the previous year</w:t>
      </w:r>
      <w:r w:rsidR="00D44B46" w:rsidRPr="00C213BD">
        <w:rPr>
          <w:rFonts w:ascii="Times New Roman" w:hAnsi="Times New Roman" w:cs="Times New Roman"/>
          <w:sz w:val="24"/>
        </w:rPr>
        <w:t xml:space="preserve"> (hereafter current precipitation and previous precipitation, respectively)</w:t>
      </w:r>
      <w:r w:rsidR="002A31A6" w:rsidRPr="00C213BD">
        <w:rPr>
          <w:rFonts w:ascii="Times New Roman" w:hAnsi="Times New Roman" w:cs="Times New Roman"/>
          <w:sz w:val="24"/>
        </w:rPr>
        <w:t>.</w:t>
      </w:r>
      <w:r w:rsidR="000B16A5" w:rsidRPr="00C213BD">
        <w:rPr>
          <w:rFonts w:ascii="Times New Roman" w:hAnsi="Times New Roman" w:cs="Times New Roman"/>
          <w:sz w:val="24"/>
        </w:rPr>
        <w:t xml:space="preserve"> All climate data were calculated from PRISM Climate Group daily temperature and precipitation data</w:t>
      </w:r>
      <w:r w:rsidR="00FF24C0" w:rsidRPr="00C213BD">
        <w:rPr>
          <w:rFonts w:ascii="Times New Roman" w:hAnsi="Times New Roman" w:cs="Times New Roman"/>
          <w:sz w:val="24"/>
        </w:rPr>
        <w:t xml:space="preserve"> </w:t>
      </w:r>
      <w:r w:rsidR="00FF24C0" w:rsidRPr="00C213BD">
        <w:rPr>
          <w:rFonts w:ascii="Times New Roman" w:hAnsi="Times New Roman" w:cs="Times New Roman"/>
          <w:sz w:val="24"/>
        </w:rPr>
        <w:fldChar w:fldCharType="begin" w:fldLock="1"/>
      </w:r>
      <w:r w:rsidR="00FF24C0" w:rsidRPr="00C213BD">
        <w:rPr>
          <w:rFonts w:ascii="Times New Roman" w:hAnsi="Times New Roman" w:cs="Times New Roman"/>
          <w:sz w:val="24"/>
        </w:rPr>
        <w:instrText>ADDIN CSL_CITATION {"citationItems":[{"id":"ITEM-1","itemData":{"DOI":"10.1002/joc.1688","abstract":"Spatial climate data sets of 1971-2000 mean monthly precipitation and minimum and maximum temperature were developed for the conterminous United States. These 30-arcsec (</w:instrText>
      </w:r>
      <w:r w:rsidR="00FF24C0" w:rsidRPr="00C213BD">
        <w:rPr>
          <w:rFonts w:ascii="Cambria Math" w:hAnsi="Cambria Math" w:cs="Cambria Math"/>
          <w:sz w:val="24"/>
        </w:rPr>
        <w:instrText>∼</w:instrText>
      </w:r>
      <w:r w:rsidR="00FF24C0" w:rsidRPr="00C213BD">
        <w:rPr>
          <w:rFonts w:ascii="Times New Roman" w:hAnsi="Times New Roman" w:cs="Times New Roman"/>
          <w:sz w:val="24"/>
        </w:rPr>
        <w:instrText>800-m) grids are the official spatial climate data sets of the U.S. Department of Agriculture. The PRISM (Parameter-elevation Relationships on Independent Slopes Model) interpolation method was used to develop data sets that reflected, as closely as possible, the current state of knowledge of spatial climate patterns in the United States. PRISM calculates a climate-elevation regression for each digital elevation model (DEM) grid cell, and stations entering the regression are assigned weights based primarily on the physiographic similarity of the station to the grid cell. Factors considered are location, elevation, coastal proximity, topographic facet orientation, vertical atmospheric layer, topographic position, and orographic effectiveness of the terrain. Surface stations used in the analysis numbered nearly 13 000 for precipitation and 10 000 for temperature. Station data were spatially quality controlled, and short-period-of-record averages adjusted to better reflect the 1971-2000 period. PRISM interpolation uncertainties were estimated with cross-validation (C-V) mean absolute error (MAE) and the 70% prediction interval of the climate-elevation regression function. The two measures were not well correlated at the point level, but were similar when averaged over large regions. The PRISM data set was compared with the WorldClim and Daymet spatial climate data sets. The comparison demonstrated that using a relatively dense station data set and the physiographically sensitive PRISM interpolation process resulted in substantially improved climate grids over those of WorldClim and Daymet. The improvement varied, however, depending on the complexity of the region. Mountainous and coastal areas of the western United States, characterized by sparse data coverage, large elevation gradients, rain shadows, inversions, cold air drainage, and coastal effects, showed the greatest improvement. The PRISM data set benefited from a peer review procedure that incorporated local knowledge and data into the development process.","author":[{"dropping-particle":"","family":"Daly","given":"Christopher","non-dropping-particle":"","parse-names":false,"suffix":""},{"dropping-particle":"","family":"Halbleib","given":"Michael","non-dropping-particle":"","parse-names":false,"suffix":""},{"dropping-particle":"","family":"Smith","given":"Joseph I","non-dropping-particle":"","parse-names":false,"suffix":""},{"dropping-particle":"","family":"Gibson","given":"Wayne P","non-dropping-particle":"","parse-names":false,"suffix":""},{"dropping-particle":"","family":"Doggett","given":"Matthew K","non-dropping-particle":"","parse-names":false,"suffix":""},{"dropping-particle":"","family":"Taylor","given":"George H","non-dropping-particle":"","parse-names":false,"suffix":""},{"dropping-particle":"","family":"Curtis","given":"Jan","non-dropping-particle":"","parse-names":false,"suffix":""},{"dropping-particle":"","family":"Pasteris","given":"Phillip P","non-dropping-particle":"","parse-names":false,"suffix":""}],"container-title":"INTERNATIONAL JOURNAL OF CLIMATOLOGY Int. J. Climatol","id":"ITEM-1","issued":{"date-parts":[["2008"]]},"title":"Physiographically sensitive mapping of climatological temperature and precipitation across the conterminous United States","type":"article-journal"},"uris":["http://www.mendeley.com/documents/?uuid=be58a231-c3d0-3098-be0d-39afd4ac7e84"]}],"mendeley":{"formattedCitation":"(Daly et al. 2008)","plainTextFormattedCitation":"(Daly et al. 2008)","previouslyFormattedCitation":"(Daly et al. 2008)"},"properties":{"noteIndex":0},"schema":"https://github.com/citation-style-language/schema/raw/master/csl-citation.json"}</w:instrText>
      </w:r>
      <w:r w:rsidR="00FF24C0" w:rsidRPr="00C213BD">
        <w:rPr>
          <w:rFonts w:ascii="Times New Roman" w:hAnsi="Times New Roman" w:cs="Times New Roman"/>
          <w:sz w:val="24"/>
        </w:rPr>
        <w:fldChar w:fldCharType="separate"/>
      </w:r>
      <w:r w:rsidR="00FF24C0" w:rsidRPr="00C213BD">
        <w:rPr>
          <w:rFonts w:ascii="Times New Roman" w:hAnsi="Times New Roman" w:cs="Times New Roman"/>
          <w:noProof/>
          <w:sz w:val="24"/>
        </w:rPr>
        <w:t>(Daly et al. 2008)</w:t>
      </w:r>
      <w:r w:rsidR="00FF24C0" w:rsidRPr="00C213BD">
        <w:rPr>
          <w:rFonts w:ascii="Times New Roman" w:hAnsi="Times New Roman" w:cs="Times New Roman"/>
          <w:sz w:val="24"/>
        </w:rPr>
        <w:fldChar w:fldCharType="end"/>
      </w:r>
      <w:r w:rsidR="000B16A5" w:rsidRPr="00C213BD">
        <w:rPr>
          <w:rFonts w:ascii="Times New Roman" w:hAnsi="Times New Roman" w:cs="Times New Roman"/>
          <w:sz w:val="24"/>
        </w:rPr>
        <w:t xml:space="preserve"> corresponding to </w:t>
      </w:r>
      <w:r w:rsidR="000A643D" w:rsidRPr="00C213BD">
        <w:rPr>
          <w:rFonts w:ascii="Times New Roman" w:hAnsi="Times New Roman" w:cs="Times New Roman"/>
          <w:sz w:val="24"/>
        </w:rPr>
        <w:t xml:space="preserve">15 </w:t>
      </w:r>
      <w:r w:rsidR="000B16A5" w:rsidRPr="00C213BD">
        <w:rPr>
          <w:rFonts w:ascii="Times New Roman" w:hAnsi="Times New Roman" w:cs="Times New Roman"/>
          <w:sz w:val="24"/>
        </w:rPr>
        <w:t xml:space="preserve">May through </w:t>
      </w:r>
      <w:r w:rsidR="000A643D" w:rsidRPr="00C213BD">
        <w:rPr>
          <w:rFonts w:ascii="Times New Roman" w:hAnsi="Times New Roman" w:cs="Times New Roman"/>
          <w:sz w:val="24"/>
        </w:rPr>
        <w:t xml:space="preserve">30 </w:t>
      </w:r>
      <w:r w:rsidR="000B16A5" w:rsidRPr="00C213BD">
        <w:rPr>
          <w:rFonts w:ascii="Times New Roman" w:hAnsi="Times New Roman" w:cs="Times New Roman"/>
          <w:sz w:val="24"/>
        </w:rPr>
        <w:t xml:space="preserve">June of each survey year. </w:t>
      </w:r>
      <w:r w:rsidR="006A5D5D" w:rsidRPr="00C213BD">
        <w:rPr>
          <w:rFonts w:ascii="Times New Roman" w:hAnsi="Times New Roman" w:cs="Times New Roman"/>
          <w:sz w:val="24"/>
        </w:rPr>
        <w:t xml:space="preserve">The 4 environmental variables consisted of </w:t>
      </w:r>
      <w:r w:rsidR="002A31A6" w:rsidRPr="00C213BD">
        <w:rPr>
          <w:rFonts w:ascii="Times New Roman" w:hAnsi="Times New Roman" w:cs="Times New Roman"/>
          <w:sz w:val="24"/>
        </w:rPr>
        <w:t xml:space="preserve">aspect, topographic position index (TPI), </w:t>
      </w:r>
      <w:r w:rsidR="006A5D5D" w:rsidRPr="00C213BD">
        <w:rPr>
          <w:rFonts w:ascii="Times New Roman" w:hAnsi="Times New Roman" w:cs="Times New Roman"/>
          <w:sz w:val="24"/>
        </w:rPr>
        <w:t xml:space="preserve">dominant (i.e., occupying the greatest proportion of area within 50 m of </w:t>
      </w:r>
      <w:r w:rsidR="002D04C9" w:rsidRPr="00C213BD">
        <w:rPr>
          <w:rFonts w:ascii="Times New Roman" w:hAnsi="Times New Roman" w:cs="Times New Roman"/>
          <w:sz w:val="24"/>
        </w:rPr>
        <w:t>the</w:t>
      </w:r>
      <w:r w:rsidR="006A5D5D" w:rsidRPr="00C213BD">
        <w:rPr>
          <w:rFonts w:ascii="Times New Roman" w:hAnsi="Times New Roman" w:cs="Times New Roman"/>
          <w:sz w:val="24"/>
        </w:rPr>
        <w:t xml:space="preserve"> </w:t>
      </w:r>
      <w:r w:rsidR="006A5D5D" w:rsidRPr="00C213BD">
        <w:rPr>
          <w:rFonts w:ascii="Times New Roman" w:hAnsi="Times New Roman" w:cs="Times New Roman"/>
          <w:sz w:val="24"/>
          <w:szCs w:val="24"/>
        </w:rPr>
        <w:t xml:space="preserve">sampling </w:t>
      </w:r>
      <w:r w:rsidR="0028751F" w:rsidRPr="00C213BD">
        <w:rPr>
          <w:rFonts w:ascii="Times New Roman" w:hAnsi="Times New Roman" w:cs="Times New Roman"/>
          <w:sz w:val="24"/>
        </w:rPr>
        <w:t>point</w:t>
      </w:r>
      <w:r w:rsidR="006A5D5D" w:rsidRPr="00C213BD">
        <w:rPr>
          <w:rFonts w:ascii="Times New Roman" w:hAnsi="Times New Roman" w:cs="Times New Roman"/>
          <w:sz w:val="24"/>
        </w:rPr>
        <w:t xml:space="preserve">) forest type (deciduous, mixed, or coniferous), and proportion of any type of </w:t>
      </w:r>
      <w:r w:rsidR="00A84DD5" w:rsidRPr="00C213BD">
        <w:rPr>
          <w:rFonts w:ascii="Times New Roman" w:hAnsi="Times New Roman" w:cs="Times New Roman"/>
          <w:sz w:val="24"/>
        </w:rPr>
        <w:t xml:space="preserve">mature </w:t>
      </w:r>
      <w:r w:rsidR="006A5D5D" w:rsidRPr="00C213BD">
        <w:rPr>
          <w:rFonts w:ascii="Times New Roman" w:hAnsi="Times New Roman" w:cs="Times New Roman"/>
          <w:sz w:val="24"/>
        </w:rPr>
        <w:t>forest cover within 1 km</w:t>
      </w:r>
      <w:r w:rsidR="002D04C9" w:rsidRPr="00C213BD">
        <w:rPr>
          <w:rFonts w:ascii="Times New Roman" w:hAnsi="Times New Roman" w:cs="Times New Roman"/>
          <w:sz w:val="24"/>
        </w:rPr>
        <w:t xml:space="preserve"> of the sampling </w:t>
      </w:r>
      <w:r w:rsidR="0028751F" w:rsidRPr="00C213BD">
        <w:rPr>
          <w:rFonts w:ascii="Times New Roman" w:hAnsi="Times New Roman" w:cs="Times New Roman"/>
          <w:sz w:val="24"/>
        </w:rPr>
        <w:t>point</w:t>
      </w:r>
      <w:r w:rsidR="006A5D5D" w:rsidRPr="00C213BD">
        <w:rPr>
          <w:rFonts w:ascii="Times New Roman" w:hAnsi="Times New Roman" w:cs="Times New Roman"/>
          <w:sz w:val="24"/>
        </w:rPr>
        <w:t xml:space="preserve">. Mode aspect and mode TPI within 50 m of each sampling </w:t>
      </w:r>
      <w:r w:rsidR="0028751F" w:rsidRPr="00C213BD">
        <w:rPr>
          <w:rFonts w:ascii="Times New Roman" w:hAnsi="Times New Roman" w:cs="Times New Roman"/>
          <w:sz w:val="24"/>
        </w:rPr>
        <w:t xml:space="preserve">point </w:t>
      </w:r>
      <w:r w:rsidR="006A5D5D" w:rsidRPr="00C213BD">
        <w:rPr>
          <w:rFonts w:ascii="Times New Roman" w:hAnsi="Times New Roman" w:cs="Times New Roman"/>
          <w:sz w:val="24"/>
        </w:rPr>
        <w:t xml:space="preserve">were </w:t>
      </w:r>
      <w:r w:rsidR="006A5D5D" w:rsidRPr="00C213BD">
        <w:rPr>
          <w:rFonts w:ascii="Times New Roman" w:hAnsi="Times New Roman" w:cs="Times New Roman"/>
          <w:sz w:val="24"/>
        </w:rPr>
        <w:lastRenderedPageBreak/>
        <w:t xml:space="preserve">derived from Shuttle Radar Topography Mission digital elevation data. </w:t>
      </w:r>
      <w:r w:rsidR="0060613D" w:rsidRPr="00C213BD">
        <w:rPr>
          <w:rFonts w:ascii="Times New Roman" w:hAnsi="Times New Roman" w:cs="Times New Roman"/>
          <w:sz w:val="24"/>
        </w:rPr>
        <w:t xml:space="preserve">To determine the dominant forest type and proportion of forest cover, I </w:t>
      </w:r>
      <w:r w:rsidR="00771464" w:rsidRPr="00C213BD">
        <w:rPr>
          <w:rFonts w:ascii="Times New Roman" w:hAnsi="Times New Roman" w:cs="Times New Roman"/>
          <w:sz w:val="24"/>
        </w:rPr>
        <w:t>downloaded the</w:t>
      </w:r>
      <w:r w:rsidR="0060613D" w:rsidRPr="00C213BD">
        <w:rPr>
          <w:rFonts w:ascii="Times New Roman" w:hAnsi="Times New Roman" w:cs="Times New Roman"/>
          <w:sz w:val="24"/>
        </w:rPr>
        <w:t xml:space="preserve"> 2001, 2004, 2006, 2008, 2011, 2013, 2016</w:t>
      </w:r>
      <w:r w:rsidR="00771464" w:rsidRPr="00C213BD">
        <w:rPr>
          <w:rFonts w:ascii="Times New Roman" w:hAnsi="Times New Roman" w:cs="Times New Roman"/>
          <w:sz w:val="24"/>
        </w:rPr>
        <w:t>, and 2019</w:t>
      </w:r>
      <w:r w:rsidR="0060613D" w:rsidRPr="00C213BD">
        <w:rPr>
          <w:rFonts w:ascii="Times New Roman" w:hAnsi="Times New Roman" w:cs="Times New Roman"/>
          <w:sz w:val="24"/>
        </w:rPr>
        <w:t xml:space="preserve"> National Land Cover Databases</w:t>
      </w:r>
      <w:r w:rsidR="006A5D5D" w:rsidRPr="00C213BD">
        <w:rPr>
          <w:rFonts w:ascii="Times New Roman" w:hAnsi="Times New Roman" w:cs="Times New Roman"/>
          <w:sz w:val="24"/>
        </w:rPr>
        <w:t xml:space="preserve"> (NLCD)</w:t>
      </w:r>
      <w:r w:rsidR="0060613D" w:rsidRPr="00C213BD">
        <w:rPr>
          <w:rFonts w:ascii="Times New Roman" w:hAnsi="Times New Roman" w:cs="Times New Roman"/>
          <w:sz w:val="24"/>
        </w:rPr>
        <w:t xml:space="preserve">, which all have a resolution of 30 m </w:t>
      </w:r>
      <w:r w:rsidR="006A5D5D" w:rsidRPr="00C213BD">
        <w:rPr>
          <w:rFonts w:ascii="Times New Roman" w:hAnsi="Times New Roman" w:cs="Times New Roman"/>
          <w:sz w:val="24"/>
        </w:rPr>
        <w:fldChar w:fldCharType="begin" w:fldLock="1"/>
      </w:r>
      <w:r w:rsidR="006A5D5D" w:rsidRPr="00C213BD">
        <w:rPr>
          <w:rFonts w:ascii="Times New Roman" w:hAnsi="Times New Roman" w:cs="Times New Roman"/>
          <w:sz w:val="24"/>
        </w:rPr>
        <w:instrText>ADDIN CSL_CITATION {"citationItems":[{"id":"ITEM-1","itemData":{"DOI":"10.3390/RS11242971","ISSN":"2072-4292","abstract":"The National Land Cover Database (NLCD) 2016 provides a suite of data products, including land cover and land cover change of the conterminous United States from 2001 to 2016, at two- to three-year intervals. The development of this product is part of an effort to meet the growing demand for longer temporal duration and more frequent, accurate, and consistent land cover and change information. To accomplish this, we designed a new land cover strategy and developed comprehensive methods, models, and procedures for NLCD 2016 implementation. Major steps in the new procedures consist of data preparation, land cover change detection and classification, theme-based postprocessing, and final integration. Data preparation includes Landsat imagery selection, cloud detection, and cloud filling, as well as compilation and creation of more than 30 national-scale ancillary datasets. Land cover change detection includes single-date water and snow/ice detection algorithms and models, two-date multi-index integrated change detection models, and long-term multi-date change algorithms and models. The land cover classification includes seven-date training data creation and 14-run classifications. Pools of training data for change and no-change areas were created before classification based on integrated information from ancillary data, change-detection results, Landsat spectral and temporal information, and knowledge-based trajectory analysis. In postprocessing, comprehensive models for each land cover theme were developed in a hierarchical order to ensure the spatial and temporal coherence of land cover and land cover changes over 15 years. An initial accuracy assessment on four selected Landsat path/rows classified with this method indicates an overall accuracy of 82.0% at an Anderson Level II classification and 86.6% at the Anderson Level I classification after combining the primary and alternate reference labels. This methodology was used for the operational production of NLCD 2016 for the Conterminous United States, with final produced products available for free download.","author":[{"dropping-particle":"","family":"Jin","given":"Suming","non-dropping-particle":"","parse-names":false,"suffix":""},{"dropping-particle":"","family":"Homer","given":"Collin","non-dropping-particle":"","parse-names":false,"suffix":""},{"dropping-particle":"","family":"Yang","given":"Limin","non-dropping-particle":"","parse-names":false,"suffix":""},{"dropping-particle":"","family":"Danielson","given":"Patrick","non-dropping-particle":"","parse-names":false,"suffix":""},{"dropping-particle":"","family":"Dewitz","given":"Jon","non-dropping-particle":"","parse-names":false,"suffix":""},{"dropping-particle":"","family":"Li","given":"Congcong","non-dropping-particle":"","parse-names":false,"suffix":""},{"dropping-particle":"","family":"Zhu","given":"Zhe","non-dropping-particle":"","parse-names":false,"suffix":""},{"dropping-particle":"","family":"Xian","given":"George","non-dropping-particle":"","parse-names":false,"suffix":""},{"dropping-particle":"","family":"Howard","given":"Danny","non-dropping-particle":"","parse-names":false,"suffix":""}],"container-title":"Remote Sensing 2019, Vol. 11, Page 2971","id":"ITEM-1","issue":"24","issued":{"date-parts":[["2019","12","11"]]},"page":"2971","publisher":"Multidisciplinary Digital Publishing Institute","title":"Overall Methodology Design for the United States National Land Cover Database 2016 Products","type":"article-journal","volume":"11"},"uris":["http://www.mendeley.com/documents/?uuid=f8a0d44f-8112-332b-b9f4-fcc603d7f216"]}],"mendeley":{"formattedCitation":"(Jin et al. 2019)","plainTextFormattedCitation":"(Jin et al. 2019)","previouslyFormattedCitation":"(Jin et al. 2019)"},"properties":{"noteIndex":0},"schema":"https://github.com/citation-style-language/schema/raw/master/csl-citation.json"}</w:instrText>
      </w:r>
      <w:r w:rsidR="006A5D5D" w:rsidRPr="00C213BD">
        <w:rPr>
          <w:rFonts w:ascii="Times New Roman" w:hAnsi="Times New Roman" w:cs="Times New Roman"/>
          <w:sz w:val="24"/>
        </w:rPr>
        <w:fldChar w:fldCharType="separate"/>
      </w:r>
      <w:r w:rsidR="006A5D5D" w:rsidRPr="00C213BD">
        <w:rPr>
          <w:rFonts w:ascii="Times New Roman" w:hAnsi="Times New Roman" w:cs="Times New Roman"/>
          <w:noProof/>
          <w:sz w:val="24"/>
        </w:rPr>
        <w:t>(Jin et al. 2019)</w:t>
      </w:r>
      <w:r w:rsidR="006A5D5D" w:rsidRPr="00C213BD">
        <w:rPr>
          <w:rFonts w:ascii="Times New Roman" w:hAnsi="Times New Roman" w:cs="Times New Roman"/>
          <w:sz w:val="24"/>
        </w:rPr>
        <w:fldChar w:fldCharType="end"/>
      </w:r>
      <w:r w:rsidR="0060613D" w:rsidRPr="00C213BD">
        <w:rPr>
          <w:rFonts w:ascii="Times New Roman" w:hAnsi="Times New Roman" w:cs="Times New Roman"/>
          <w:sz w:val="24"/>
        </w:rPr>
        <w:t xml:space="preserve">. </w:t>
      </w:r>
      <w:commentRangeStart w:id="13"/>
      <w:r w:rsidR="00771464" w:rsidRPr="00C213BD">
        <w:rPr>
          <w:rFonts w:ascii="Times New Roman" w:hAnsi="Times New Roman" w:cs="Times New Roman"/>
          <w:sz w:val="24"/>
        </w:rPr>
        <w:t>All calculations were made</w:t>
      </w:r>
      <w:r w:rsidR="0060613D" w:rsidRPr="00C213BD">
        <w:rPr>
          <w:rFonts w:ascii="Times New Roman" w:hAnsi="Times New Roman" w:cs="Times New Roman"/>
          <w:sz w:val="24"/>
        </w:rPr>
        <w:t xml:space="preserve"> </w:t>
      </w:r>
      <w:r w:rsidR="00771464" w:rsidRPr="00C213BD">
        <w:rPr>
          <w:rFonts w:ascii="Times New Roman" w:hAnsi="Times New Roman" w:cs="Times New Roman"/>
          <w:sz w:val="24"/>
        </w:rPr>
        <w:t>using</w:t>
      </w:r>
      <w:r w:rsidR="0060613D" w:rsidRPr="00C213BD">
        <w:rPr>
          <w:rFonts w:ascii="Times New Roman" w:hAnsi="Times New Roman" w:cs="Times New Roman"/>
          <w:sz w:val="24"/>
        </w:rPr>
        <w:t xml:space="preserve"> land cover data from the closest year available (</w:t>
      </w:r>
      <w:r w:rsidR="006A5D5D" w:rsidRPr="00C213BD">
        <w:rPr>
          <w:rFonts w:ascii="Times New Roman" w:hAnsi="Times New Roman" w:cs="Times New Roman"/>
          <w:sz w:val="24"/>
        </w:rPr>
        <w:t>i.e.</w:t>
      </w:r>
      <w:r w:rsidR="0060613D" w:rsidRPr="00C213BD">
        <w:rPr>
          <w:rFonts w:ascii="Times New Roman" w:hAnsi="Times New Roman" w:cs="Times New Roman"/>
          <w:sz w:val="24"/>
        </w:rPr>
        <w:t xml:space="preserve">, I </w:t>
      </w:r>
      <w:r w:rsidR="006A5D5D" w:rsidRPr="00C213BD">
        <w:rPr>
          <w:rFonts w:ascii="Times New Roman" w:hAnsi="Times New Roman" w:cs="Times New Roman"/>
          <w:sz w:val="24"/>
        </w:rPr>
        <w:t>used</w:t>
      </w:r>
      <w:r w:rsidR="0060613D" w:rsidRPr="00C213BD">
        <w:rPr>
          <w:rFonts w:ascii="Times New Roman" w:hAnsi="Times New Roman" w:cs="Times New Roman"/>
          <w:sz w:val="24"/>
        </w:rPr>
        <w:t xml:space="preserve"> the </w:t>
      </w:r>
      <w:r w:rsidR="006A5D5D" w:rsidRPr="00C213BD">
        <w:rPr>
          <w:rFonts w:ascii="Times New Roman" w:hAnsi="Times New Roman" w:cs="Times New Roman"/>
          <w:sz w:val="24"/>
        </w:rPr>
        <w:t>2001</w:t>
      </w:r>
      <w:r w:rsidR="0060613D" w:rsidRPr="00C213BD">
        <w:rPr>
          <w:rFonts w:ascii="Times New Roman" w:hAnsi="Times New Roman" w:cs="Times New Roman"/>
          <w:sz w:val="24"/>
        </w:rPr>
        <w:t xml:space="preserve"> </w:t>
      </w:r>
      <w:r w:rsidR="006A5D5D" w:rsidRPr="00C213BD">
        <w:rPr>
          <w:rFonts w:ascii="Times New Roman" w:hAnsi="Times New Roman" w:cs="Times New Roman"/>
          <w:sz w:val="24"/>
        </w:rPr>
        <w:t xml:space="preserve">NLCD </w:t>
      </w:r>
      <w:r w:rsidR="0060613D" w:rsidRPr="00C213BD">
        <w:rPr>
          <w:rFonts w:ascii="Times New Roman" w:hAnsi="Times New Roman" w:cs="Times New Roman"/>
          <w:sz w:val="24"/>
        </w:rPr>
        <w:t xml:space="preserve">data for surveys conducted </w:t>
      </w:r>
      <w:r w:rsidR="006A5D5D" w:rsidRPr="00C213BD">
        <w:rPr>
          <w:rFonts w:ascii="Times New Roman" w:hAnsi="Times New Roman" w:cs="Times New Roman"/>
          <w:sz w:val="24"/>
        </w:rPr>
        <w:t xml:space="preserve">in 2002 or earlier, 2004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 xml:space="preserve">for surveys conducted in 2003 or 2004, 2006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2005</w:t>
      </w:r>
      <w:r w:rsidR="00771464" w:rsidRPr="00C213BD">
        <w:rPr>
          <w:rFonts w:ascii="Times New Roman" w:hAnsi="Times New Roman" w:cs="Times New Roman"/>
          <w:sz w:val="24"/>
          <w:szCs w:val="24"/>
        </w:rPr>
        <w:t>–</w:t>
      </w:r>
      <w:r w:rsidR="006A5D5D" w:rsidRPr="00C213BD">
        <w:rPr>
          <w:rFonts w:ascii="Times New Roman" w:hAnsi="Times New Roman" w:cs="Times New Roman"/>
          <w:sz w:val="24"/>
        </w:rPr>
        <w:t xml:space="preserve">2007, 2008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 xml:space="preserve">for surveys conducted in 2008 or 2009, 2011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2010</w:t>
      </w:r>
      <w:r w:rsidR="00771464" w:rsidRPr="00C213BD">
        <w:rPr>
          <w:rFonts w:ascii="Times New Roman" w:hAnsi="Times New Roman" w:cs="Times New Roman"/>
          <w:sz w:val="24"/>
          <w:szCs w:val="24"/>
        </w:rPr>
        <w:t>–</w:t>
      </w:r>
      <w:r w:rsidR="006A5D5D" w:rsidRPr="00C213BD">
        <w:rPr>
          <w:rFonts w:ascii="Times New Roman" w:hAnsi="Times New Roman" w:cs="Times New Roman"/>
          <w:sz w:val="24"/>
        </w:rPr>
        <w:t xml:space="preserve">2012, 2013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 xml:space="preserve">for surveys conducted in 2013 or 2014, 2016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2015</w:t>
      </w:r>
      <w:r w:rsidR="00771464" w:rsidRPr="00C213BD">
        <w:rPr>
          <w:rFonts w:ascii="Times New Roman" w:hAnsi="Times New Roman" w:cs="Times New Roman"/>
          <w:sz w:val="24"/>
          <w:szCs w:val="24"/>
        </w:rPr>
        <w:t>–</w:t>
      </w:r>
      <w:r w:rsidR="006A5D5D" w:rsidRPr="00C213BD">
        <w:rPr>
          <w:rFonts w:ascii="Times New Roman" w:hAnsi="Times New Roman" w:cs="Times New Roman"/>
          <w:sz w:val="24"/>
        </w:rPr>
        <w:t xml:space="preserve">2017, and 2019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2018 or later</w:t>
      </w:r>
      <w:r w:rsidR="0060613D" w:rsidRPr="00C213BD">
        <w:rPr>
          <w:rFonts w:ascii="Times New Roman" w:hAnsi="Times New Roman" w:cs="Times New Roman"/>
          <w:sz w:val="24"/>
        </w:rPr>
        <w:t>).</w:t>
      </w:r>
      <w:commentRangeEnd w:id="13"/>
      <w:r w:rsidR="000A29F8">
        <w:rPr>
          <w:rStyle w:val="CommentReference"/>
        </w:rPr>
        <w:commentReference w:id="13"/>
      </w:r>
    </w:p>
    <w:bookmarkEnd w:id="11"/>
    <w:p w14:paraId="4C91C7C2" w14:textId="76892458" w:rsidR="003D46EE" w:rsidRPr="00C213BD" w:rsidRDefault="003D46EE" w:rsidP="007A1808">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Data analysis</w:t>
      </w:r>
    </w:p>
    <w:p w14:paraId="06442A06" w14:textId="76F82479" w:rsidR="00545187" w:rsidRPr="00C213BD" w:rsidRDefault="00545187" w:rsidP="007A1808">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Determining overall species and guild richness from a hierarchical community model</w:t>
      </w:r>
    </w:p>
    <w:p w14:paraId="1E598B38" w14:textId="4C01C81F" w:rsidR="006A5BFF" w:rsidRPr="00C213BD" w:rsidRDefault="00A642C1" w:rsidP="00D57FDA">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To calculate overall species richness and guild richness at each sampling </w:t>
      </w:r>
      <w:r w:rsidR="0028751F" w:rsidRPr="00C213BD">
        <w:rPr>
          <w:rFonts w:ascii="Times New Roman" w:hAnsi="Times New Roman" w:cs="Times New Roman"/>
          <w:sz w:val="24"/>
        </w:rPr>
        <w:t xml:space="preserve">point </w:t>
      </w:r>
      <w:r w:rsidRPr="00C213BD">
        <w:rPr>
          <w:rFonts w:ascii="Times New Roman" w:hAnsi="Times New Roman" w:cs="Times New Roman"/>
          <w:sz w:val="24"/>
          <w:szCs w:val="24"/>
        </w:rPr>
        <w:t xml:space="preserve">in each year </w:t>
      </w:r>
      <w:r w:rsidR="000A3263" w:rsidRPr="00C213BD">
        <w:rPr>
          <w:rFonts w:ascii="Times New Roman" w:hAnsi="Times New Roman" w:cs="Times New Roman"/>
          <w:sz w:val="24"/>
          <w:szCs w:val="24"/>
        </w:rPr>
        <w:t>sampled</w:t>
      </w:r>
      <w:r w:rsidRPr="00C213BD">
        <w:rPr>
          <w:rFonts w:ascii="Times New Roman" w:hAnsi="Times New Roman" w:cs="Times New Roman"/>
          <w:sz w:val="24"/>
          <w:szCs w:val="24"/>
        </w:rPr>
        <w:t xml:space="preserve">, I </w:t>
      </w:r>
      <w:r w:rsidR="00772450" w:rsidRPr="00C213BD">
        <w:rPr>
          <w:rFonts w:ascii="Times New Roman" w:hAnsi="Times New Roman" w:cs="Times New Roman"/>
          <w:sz w:val="24"/>
          <w:szCs w:val="24"/>
        </w:rPr>
        <w:t>estimated the individual species occupancy of</w:t>
      </w:r>
      <w:r w:rsidRPr="00C213BD">
        <w:rPr>
          <w:rFonts w:ascii="Times New Roman" w:hAnsi="Times New Roman" w:cs="Times New Roman"/>
          <w:sz w:val="24"/>
          <w:szCs w:val="24"/>
        </w:rPr>
        <w:t xml:space="preserve"> the 40 forest songbird species simultaneously in a hierarchical community model</w:t>
      </w:r>
      <w:r w:rsidR="00DD228E" w:rsidRPr="00C213BD">
        <w:rPr>
          <w:rFonts w:ascii="Times New Roman" w:hAnsi="Times New Roman" w:cs="Times New Roman"/>
          <w:sz w:val="24"/>
          <w:szCs w:val="24"/>
        </w:rPr>
        <w:t xml:space="preserve"> (see Appendix </w:t>
      </w:r>
      <w:r w:rsidR="00044CCB" w:rsidRPr="00C213BD">
        <w:rPr>
          <w:rFonts w:ascii="Times New Roman" w:hAnsi="Times New Roman" w:cs="Times New Roman"/>
          <w:sz w:val="24"/>
          <w:szCs w:val="24"/>
        </w:rPr>
        <w:t>B</w:t>
      </w:r>
      <w:r w:rsidR="00DD228E" w:rsidRPr="00C213BD">
        <w:rPr>
          <w:rFonts w:ascii="Times New Roman" w:hAnsi="Times New Roman" w:cs="Times New Roman"/>
          <w:sz w:val="24"/>
          <w:szCs w:val="24"/>
        </w:rPr>
        <w:t xml:space="preserve"> for JAGS code)</w:t>
      </w:r>
      <w:r w:rsidR="005C1176" w:rsidRPr="00C213BD">
        <w:rPr>
          <w:rFonts w:ascii="Times New Roman" w:hAnsi="Times New Roman" w:cs="Times New Roman"/>
          <w:sz w:val="24"/>
          <w:szCs w:val="24"/>
        </w:rPr>
        <w:t xml:space="preserve"> and then derived the corresponding sums for all species and each guild designation</w:t>
      </w:r>
      <w:r w:rsidR="009A6A24" w:rsidRPr="00C213BD">
        <w:rPr>
          <w:rFonts w:ascii="Times New Roman" w:hAnsi="Times New Roman" w:cs="Times New Roman"/>
          <w:sz w:val="24"/>
          <w:szCs w:val="24"/>
        </w:rPr>
        <w:t xml:space="preserve"> </w:t>
      </w:r>
      <w:r w:rsidR="009A6A24" w:rsidRPr="00C213BD">
        <w:rPr>
          <w:rFonts w:ascii="Times New Roman" w:hAnsi="Times New Roman" w:cs="Times New Roman"/>
          <w:sz w:val="24"/>
          <w:szCs w:val="24"/>
        </w:rPr>
        <w:fldChar w:fldCharType="begin" w:fldLock="1"/>
      </w:r>
      <w:r w:rsidR="009A6A24" w:rsidRPr="00C213BD">
        <w:rPr>
          <w:rFonts w:ascii="Times New Roman" w:hAnsi="Times New Roman" w:cs="Times New Roman"/>
          <w:sz w:val="24"/>
          <w:szCs w:val="24"/>
        </w:rPr>
        <w:instrText>ADDIN CSL_CITATION {"citationItems":[{"id":"ITEM-1","itemData":{"DOI":"10.1016/j.biocon.2009.11.016","ISBN":"0006-3207","ISSN":"00063207","abstract":"Conservation and management actions often have direct and indirect effects on a wide range of species. As such, it is important to evaluate the impacts that such actions may have on both target and non-target species within a region. Understanding how species richness and composition differ as a result of management treatments can help determine potential ecological consequences. Yet it is difficult to estimate richness because traditional sampling approaches detect species at variable rates and some species are never observed. We present a framework for assessing management actions on biodiversity using a multi-species hierarchical model that estimates individual species occurrences, while accounting for imperfect detection of species. Our model incorporates species-specific responses to management treatments and local vegetation characteristics and a hierarchical component that links species at a community-level. This allows for comprehensive inferences on the whole community or on assemblages of interest. Compared to traditional species models, occurrence estimates are improved for all species, even for those that are rarely observed, resulting in more precise estimates of species richness (including species that were unobserved during sampling). We demonstrate the utility of this approach for conservation through an analysis comparing bird communities in two geographically similar study areas: one in which white-tailed deer (Odocoileus virginianus) densities have been regulated through hunting and one in which deer densities have gone unregulated. Although our results indicate that species and assemblage richness were similar in the two study areas, point-level richness was significantly influenced by local vegetation characteristics, a result that would have been underestimated had we not accounted for variability in species detection.","author":[{"dropping-particle":"","family":"Zipkin","given":"Elise F.","non-dropping-particle":"","parse-names":false,"suffix":""},{"dropping-particle":"","family":"Andrew Royle","given":"J.","non-dropping-particle":"","parse-names":false,"suffix":""},{"dropping-particle":"","family":"Dawson","given":"Deanna K.","non-dropping-particle":"","parse-names":false,"suffix":""},{"dropping-particle":"","family":"Bates","given":"Scott","non-dropping-particle":"","parse-names":false,"suffix":""}],"container-title":"Biological Conservation","id":"ITEM-1","issue":"2","issued":{"date-parts":[["2010","2","1"]]},"page":"479-484","title":"Multi-species occurrence models to evaluate the effects of conservation and management actions","type":"article-journal","volume":"143"},"uris":["http://www.mendeley.com/documents/?uuid=a75c58da-f634-3269-99c6-5b0753dc5dbd"]}],"mendeley":{"formattedCitation":"(Zipkin et al. 2010)","plainTextFormattedCitation":"(Zipkin et al. 2010)","previouslyFormattedCitation":"(Zipkin et al. 2010)"},"properties":{"noteIndex":0},"schema":"https://github.com/citation-style-language/schema/raw/master/csl-citation.json"}</w:instrText>
      </w:r>
      <w:r w:rsidR="009A6A24" w:rsidRPr="00C213BD">
        <w:rPr>
          <w:rFonts w:ascii="Times New Roman" w:hAnsi="Times New Roman" w:cs="Times New Roman"/>
          <w:sz w:val="24"/>
          <w:szCs w:val="24"/>
        </w:rPr>
        <w:fldChar w:fldCharType="separate"/>
      </w:r>
      <w:r w:rsidR="009A6A24" w:rsidRPr="00C213BD">
        <w:rPr>
          <w:rFonts w:ascii="Times New Roman" w:hAnsi="Times New Roman" w:cs="Times New Roman"/>
          <w:noProof/>
          <w:sz w:val="24"/>
          <w:szCs w:val="24"/>
        </w:rPr>
        <w:t>(Zipkin et al. 2010)</w:t>
      </w:r>
      <w:r w:rsidR="009A6A24" w:rsidRPr="00C213BD">
        <w:rPr>
          <w:rFonts w:ascii="Times New Roman" w:hAnsi="Times New Roman" w:cs="Times New Roman"/>
          <w:sz w:val="24"/>
          <w:szCs w:val="24"/>
        </w:rPr>
        <w:fldChar w:fldCharType="end"/>
      </w:r>
      <w:r w:rsidR="00772450" w:rsidRPr="00C213BD">
        <w:rPr>
          <w:rFonts w:ascii="Times New Roman" w:hAnsi="Times New Roman" w:cs="Times New Roman"/>
          <w:sz w:val="24"/>
          <w:szCs w:val="24"/>
        </w:rPr>
        <w:t xml:space="preserve">. </w:t>
      </w:r>
      <w:r w:rsidR="009A6A24" w:rsidRPr="00C213BD">
        <w:rPr>
          <w:rFonts w:ascii="Times New Roman" w:hAnsi="Times New Roman" w:cs="Times New Roman"/>
          <w:sz w:val="24"/>
          <w:szCs w:val="24"/>
        </w:rPr>
        <w:t>The hierarchical community model facilitate</w:t>
      </w:r>
      <w:r w:rsidR="00454C02" w:rsidRPr="00C213BD">
        <w:rPr>
          <w:rFonts w:ascii="Times New Roman" w:hAnsi="Times New Roman" w:cs="Times New Roman"/>
          <w:sz w:val="24"/>
          <w:szCs w:val="24"/>
        </w:rPr>
        <w:t>d</w:t>
      </w:r>
      <w:r w:rsidR="009A6A24" w:rsidRPr="00C213BD">
        <w:rPr>
          <w:rFonts w:ascii="Times New Roman" w:hAnsi="Times New Roman" w:cs="Times New Roman"/>
          <w:sz w:val="24"/>
          <w:szCs w:val="24"/>
        </w:rPr>
        <w:t xml:space="preserve"> a multi-species approach </w:t>
      </w:r>
      <w:r w:rsidR="00454C02" w:rsidRPr="00C213BD">
        <w:rPr>
          <w:rFonts w:ascii="Times New Roman" w:hAnsi="Times New Roman" w:cs="Times New Roman"/>
          <w:sz w:val="24"/>
          <w:szCs w:val="24"/>
        </w:rPr>
        <w:t>to</w:t>
      </w:r>
      <w:r w:rsidR="009A6A24" w:rsidRPr="00C213BD">
        <w:rPr>
          <w:rFonts w:ascii="Times New Roman" w:hAnsi="Times New Roman" w:cs="Times New Roman"/>
          <w:sz w:val="24"/>
          <w:szCs w:val="24"/>
        </w:rPr>
        <w:t xml:space="preserve"> estimat</w:t>
      </w:r>
      <w:r w:rsidR="00454C02" w:rsidRPr="00C213BD">
        <w:rPr>
          <w:rFonts w:ascii="Times New Roman" w:hAnsi="Times New Roman" w:cs="Times New Roman"/>
          <w:sz w:val="24"/>
          <w:szCs w:val="24"/>
        </w:rPr>
        <w:t>ing</w:t>
      </w:r>
      <w:r w:rsidR="009A6A24" w:rsidRPr="00C213BD">
        <w:rPr>
          <w:rFonts w:ascii="Times New Roman" w:hAnsi="Times New Roman" w:cs="Times New Roman"/>
          <w:sz w:val="24"/>
          <w:szCs w:val="24"/>
        </w:rPr>
        <w:t xml:space="preserve"> individual species occurrence probabilities </w:t>
      </w:r>
      <w:r w:rsidR="009A6A24" w:rsidRPr="00C213BD">
        <w:rPr>
          <w:rFonts w:ascii="Times New Roman" w:hAnsi="Times New Roman" w:cs="Times New Roman"/>
          <w:sz w:val="24"/>
          <w:szCs w:val="24"/>
        </w:rPr>
        <w:fldChar w:fldCharType="begin" w:fldLock="1"/>
      </w:r>
      <w:r w:rsidR="009A6A24" w:rsidRPr="00C213BD">
        <w:rPr>
          <w:rFonts w:ascii="Times New Roman" w:hAnsi="Times New Roman" w:cs="Times New Roman"/>
          <w:sz w:val="24"/>
          <w:szCs w:val="24"/>
        </w:rPr>
        <w:instrText>ADDIN CSL_CITATION {"citationItems":[{"id":"ITEM-1","itemData":{"DOI":"10.1890/0012-9658(2006)87[842:ESRAAB]2.0.CO;2","ISSN":"1939-9170","author":[{"dropping-particle":"","family":"Dorazio","given":"Robert M.","non-dropping-particle":"","parse-names":false,"suffix":""},{"dropping-particle":"","family":"Royle","given":"J. Andrew","non-dropping-particle":"","parse-names":false,"suffix":""},{"dropping-particle":"","family":"Söderström","given":"Bo","non-dropping-particle":"","parse-names":false,"suffix":""},{"dropping-particle":"","family":"Glimskär","given":"Anders","non-dropping-particle":"","parse-names":false,"suffix":""}],"container-title":"Ecology","id":"ITEM-1","issue":"2006","issued":{"date-parts":[["2006","4","1"]]},"page":"12-15","title":"Estimating species richness and accumulation by modeling species occurrence and detectability","type":"article-journal","volume":"9658"},"uris":["http://www.mendeley.com/documents/?uuid=d8d991aa-700f-38e6-bbc7-e712d8f5a36c"]},{"id":"ITEM-2","itemData":{"DOI":"10.1198/016214505000000015","ISSN":"01621459","abstract":"We develop a model that uses repeated observations of a biological community to estimate the number and composition of species in the community. Estimators of community-level attributes are constructed from model-based estimators of occurrence of individual species that incorporate imperfect detection of individuals. Data from the North American Breeding Bird Survey are analyzed to illustrate the variety of ecologically important quantities that are easily constructed and estimated using our model-based estimators of species occurrence. In particular, we compute site-specific estimates of species richness that honor classical notions of species-area relationships. We suggest extensions of our model to estimate maps of occurrence of individual species and to compute inferences related to the temporal and spatial dynamics of biological communities. © 2005 American Statistical Association.","author":[{"dropping-particle":"","family":"Dorazio","given":"Robert M.","non-dropping-particle":"","parse-names":false,"suffix":""},{"dropping-particle":"","family":"Royle","given":"J. Andrew","non-dropping-particle":"","parse-names":false,"suffix":""}],"container-title":"Journal of the American Statistical Association","id":"ITEM-2","issue":"470","issued":{"date-parts":[["2005","6"]]},"page":"389-398","title":"Estimating size and composition of biological communities by modeling the occurrence of species","type":"article-journal","volume":"100"},"uris":["http://www.mendeley.com/documents/?uuid=02485140-fa33-3179-a7a2-34cd4799cfe3"]}],"mendeley":{"formattedCitation":"(Dorazio and Royle 2005, Dorazio et al. 2006)","plainTextFormattedCitation":"(Dorazio and Royle 2005, Dorazio et al. 2006)","previouslyFormattedCitation":"(Dorazio and Royle 2005, Dorazio et al. 2006)"},"properties":{"noteIndex":0},"schema":"https://github.com/citation-style-language/schema/raw/master/csl-citation.json"}</w:instrText>
      </w:r>
      <w:r w:rsidR="009A6A24" w:rsidRPr="00C213BD">
        <w:rPr>
          <w:rFonts w:ascii="Times New Roman" w:hAnsi="Times New Roman" w:cs="Times New Roman"/>
          <w:sz w:val="24"/>
          <w:szCs w:val="24"/>
        </w:rPr>
        <w:fldChar w:fldCharType="separate"/>
      </w:r>
      <w:r w:rsidR="009A6A24" w:rsidRPr="00C213BD">
        <w:rPr>
          <w:rFonts w:ascii="Times New Roman" w:hAnsi="Times New Roman" w:cs="Times New Roman"/>
          <w:noProof/>
          <w:sz w:val="24"/>
          <w:szCs w:val="24"/>
        </w:rPr>
        <w:t>(Dorazio and Royle 2005, Dorazio et al. 2006)</w:t>
      </w:r>
      <w:r w:rsidR="009A6A24" w:rsidRPr="00C213BD">
        <w:rPr>
          <w:rFonts w:ascii="Times New Roman" w:hAnsi="Times New Roman" w:cs="Times New Roman"/>
          <w:sz w:val="24"/>
          <w:szCs w:val="24"/>
        </w:rPr>
        <w:fldChar w:fldCharType="end"/>
      </w:r>
      <w:r w:rsidR="009A6A24" w:rsidRPr="00C213BD">
        <w:rPr>
          <w:rFonts w:ascii="Times New Roman" w:hAnsi="Times New Roman" w:cs="Times New Roman"/>
          <w:sz w:val="24"/>
          <w:szCs w:val="24"/>
        </w:rPr>
        <w:t xml:space="preserve">. </w:t>
      </w:r>
      <w:r w:rsidR="006A5BFF" w:rsidRPr="00C213BD">
        <w:rPr>
          <w:rFonts w:ascii="Times New Roman" w:hAnsi="Times New Roman" w:cs="Times New Roman"/>
          <w:sz w:val="24"/>
          <w:szCs w:val="24"/>
        </w:rPr>
        <w:t xml:space="preserve">Following the modeling framework of Zipkin et al. (2010), species-specific occurrence and detection processes within the hierarchical community model were related to one another through a community-level hierarchical component, which assumed that each of the species parameters were random effects, governed by “hyper-parameters” (i.e., drawn from a community-level distribution). Linking individual species occurrence probabilities through this community-level hierarchical component leads to improved precision of species-specific estimates </w:t>
      </w:r>
      <w:r w:rsidR="006A5BFF" w:rsidRPr="00C213BD">
        <w:rPr>
          <w:rFonts w:ascii="Times New Roman" w:hAnsi="Times New Roman" w:cs="Times New Roman"/>
          <w:sz w:val="24"/>
          <w:szCs w:val="24"/>
        </w:rPr>
        <w:fldChar w:fldCharType="begin" w:fldLock="1"/>
      </w:r>
      <w:r w:rsidR="006A5BFF" w:rsidRPr="00C213BD">
        <w:rPr>
          <w:rFonts w:ascii="Times New Roman" w:hAnsi="Times New Roman" w:cs="Times New Roman"/>
          <w:sz w:val="24"/>
          <w:szCs w:val="24"/>
        </w:rPr>
        <w:instrText>ADDIN CSL_CITATION {"citationItems":[{"id":"ITEM-1","itemData":{"DOI":"10.1111/J.1365-2664.2007.01441.X","ISSN":"00218901","abstract":"1. Species richness is the most widely used biodiversity metric, but cannot be observed directly as, typically, some species are overlooked. Imperfect detectability must therefore be accounted for to obtain unbiased species-richness estimates. When richness is assessed at multiple sites, two approaches can be used to estimate species richness: either estimating for each site separately, or pooling all samples. The first approach produces imprecise estimates, while the second loses site-specific information. 2. In contrast, a hierarchical Bayes (HB) multispecies site-occupancy model benefits from the combination of information across sites without losing site-specific information and also yields occupancy estimates for each species. The heart of the model is an estimate of the incompletely observed presence-absence matrix, a centrepiece of biogeography and monitoring studies. We illustrate the model using Swiss breeding bird survey data, and compare its estimates with the widely used jackknife species-richness estimator and raw species counts. 3. Two independent observers each conducted three surveys in 26 1-km2 quadrats, and detected 27-56 (total 103) species. The average estimated proportion of species detected after three surveys was 0.87 under the HB model. Jackknife estimates were less precise (less repeatable between observers) than raw counts, but HB estimates were as repeatable as raw counts. The combination of information in the HB model thus resulted in species-richness estimates presumably at least as unbiased as previous approaches that correct for detectability, but without costs in precision relative to uncorrected, biased species counts. 4. Total species richness in the entire region sampled was estimated at 113.1 (CI 106-123); species detectability ranged from 0.08 to 0.99, illustrating very heterogeneous species detectability; and species occupancy was 0.06-0.96. Even after six surveys, absolute bias in observed occupancy was estimated at up to 0.40. 5. Synthesis and applications. The HB model for species-richness estimation combines information across sites and enjoys more precise, and presumably less biased, estimates than previous approaches. It also yields estimates of several measures of community size and composition. Covariates for occupancy and detectability can be included. We believe it has considerable potential for monitoring programmes as well as in biogeography and community ecology. © 2007 The Authors.","author":[{"dropping-particle":"","family":"Kéry","given":"M.","non-dropping-particle":"","parse-names":false,"suffix":""},{"dropping-particle":"","family":"Royle","given":"J. A.","non-dropping-particle":"","parse-names":false,"suffix":""}],"container-title":"Journal of Applied Ecology","id":"ITEM-1","issue":"2","issued":{"date-parts":[["2008","4"]]},"page":"589-598","title":"Hierarchical Bayes estimation of species richness and occupancy in spatially replicated surveys","type":"article-journal","volume":"45"},"uris":["http://www.mendeley.com/documents/?uuid=d7f5c077-40bb-3a5a-864d-2de52d44be12"]},{"id":"ITEM-2","itemData":{"DOI":"10.1111/J.1365-2664.2009.01664.X","ISSN":"00218901","abstract":"Species richness is often used as a tool for prioritizing conservation action. One method for predicting richness and other summaries of community structure is to develop species-specific models of occurrence probability based on habitat or landscape characteristics. However, this approach can be challenging for rare or elusive species for which survey data are often sparse. Recent developments have allowed for improved inference about community structure based on species-specific models of occurrence probability, integrated within a hierarchical modelling framework. This framework offers advantages to inference about species richness over typical approaches by accounting for both species-level effects and the aggregated effects of landscape composition on a community as a whole, thus leading to increased precision in estimates of species richness by improving occupancy estimates for all species, including those that were observed infrequently. We developed a hierarchical model to assess the community response of breeding birds in the Hudson River Valley, New York, to habitat fragmentation and analysed the model using a Bayesian approach. The model was designed to estimate species-specific occurrence and the effects of fragment area and edge (as measured through the perimeter and the perimeter/area ratio, P/A), while accounting for imperfect detection of species. We used the fitted model to make predictions of species richness within forest fragments of variable morphology. The model revealed that species richness of the observed bird community was maximized in small forest fragments with a high P/A. However, the number of forest interior species, a subset of the community with high conservation value, was maximized in large fragments with low P/A. Synthesis and applications. Our results demonstrate the importance of understanding the responses of both individual, and groups of species, to environmental heterogeneity while illustrating the utility of hierarchical models for inference about species richness for conservation. This framework can be used to investigate the impacts of land-use change and fragmentation on species or assemblage richness, and to further understand trade-offs in species-specific occupancy probabilities associated with landscape variability. © 2009 British Ecological Society.","author":[{"dropping-particle":"","family":"Zipkin","given":"Elise F.","non-dropping-particle":"","parse-names":false,"suffix":""},{"dropping-particle":"","family":"Dewan","given":"Amielle","non-dropping-particle":"","parse-names":false,"suffix":""},{"dropping-particle":"","family":"Andrew Royle","given":"J.","non-dropping-particle":"","parse-names":false,"suffix":""}],"container-title":"Journal of Applied Ecology","id":"ITEM-2","issue":"4","issued":{"date-parts":[["2009","8"]]},"page":"815-822","title":"Impacts of forest fragmentation on species richness: A hierarchical approach to community modelling","type":"article-journal","volume":"46"},"uris":["http://www.mendeley.com/documents/?uuid=b75c9eb4-fc10-3f3f-bf0e-b37b035737be"]}],"mendeley":{"formattedCitation":"(Kéry and Royle 2008, Zipkin et al. 2009)","plainTextFormattedCitation":"(Kéry and Royle 2008, Zipkin et al. 2009)","previouslyFormattedCitation":"(Kéry and Royle 2008, Zipkin et al. 2009)"},"properties":{"noteIndex":0},"schema":"https://github.com/citation-style-language/schema/raw/master/csl-citation.json"}</w:instrText>
      </w:r>
      <w:r w:rsidR="006A5BFF" w:rsidRPr="00C213BD">
        <w:rPr>
          <w:rFonts w:ascii="Times New Roman" w:hAnsi="Times New Roman" w:cs="Times New Roman"/>
          <w:sz w:val="24"/>
          <w:szCs w:val="24"/>
        </w:rPr>
        <w:fldChar w:fldCharType="separate"/>
      </w:r>
      <w:r w:rsidR="006A5BFF" w:rsidRPr="00C213BD">
        <w:rPr>
          <w:rFonts w:ascii="Times New Roman" w:hAnsi="Times New Roman" w:cs="Times New Roman"/>
          <w:noProof/>
          <w:sz w:val="24"/>
          <w:szCs w:val="24"/>
        </w:rPr>
        <w:t>(Kéry and Royle 2008, Zipkin et al. 2009)</w:t>
      </w:r>
      <w:r w:rsidR="006A5BFF" w:rsidRPr="00C213BD">
        <w:rPr>
          <w:rFonts w:ascii="Times New Roman" w:hAnsi="Times New Roman" w:cs="Times New Roman"/>
          <w:sz w:val="24"/>
          <w:szCs w:val="24"/>
        </w:rPr>
        <w:fldChar w:fldCharType="end"/>
      </w:r>
      <w:r w:rsidR="006A5BFF" w:rsidRPr="00C213BD">
        <w:rPr>
          <w:rFonts w:ascii="Times New Roman" w:hAnsi="Times New Roman" w:cs="Times New Roman"/>
          <w:sz w:val="24"/>
          <w:szCs w:val="24"/>
        </w:rPr>
        <w:t>.</w:t>
      </w:r>
    </w:p>
    <w:p w14:paraId="00B79763" w14:textId="0B4CDA26" w:rsidR="002D6BF1" w:rsidRPr="00C213BD" w:rsidRDefault="002D6BF1" w:rsidP="00D57FDA">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Occurrence </w:t>
      </w:r>
      <w:r w:rsidRPr="00C213BD">
        <w:rPr>
          <w:rFonts w:ascii="Times New Roman" w:hAnsi="Times New Roman" w:cs="Times New Roman"/>
          <w:i/>
          <w:iCs/>
          <w:sz w:val="24"/>
          <w:szCs w:val="24"/>
        </w:rPr>
        <w:t>Z</w:t>
      </w:r>
      <w:r w:rsidRPr="00C213BD">
        <w:rPr>
          <w:rFonts w:ascii="Times New Roman" w:hAnsi="Times New Roman" w:cs="Times New Roman"/>
          <w:i/>
          <w:iCs/>
          <w:sz w:val="24"/>
          <w:szCs w:val="24"/>
          <w:vertAlign w:val="subscript"/>
        </w:rPr>
        <w:t>s,y,sp</w:t>
      </w:r>
      <w:r w:rsidRPr="00C213BD">
        <w:rPr>
          <w:rFonts w:ascii="Times New Roman" w:hAnsi="Times New Roman" w:cs="Times New Roman"/>
          <w:sz w:val="24"/>
          <w:szCs w:val="24"/>
        </w:rPr>
        <w:t xml:space="preserve"> </w:t>
      </w:r>
      <w:r w:rsidR="004E6641" w:rsidRPr="00C213BD">
        <w:rPr>
          <w:rFonts w:ascii="Times New Roman" w:hAnsi="Times New Roman" w:cs="Times New Roman"/>
          <w:sz w:val="24"/>
          <w:szCs w:val="24"/>
        </w:rPr>
        <w:t>was</w:t>
      </w:r>
      <w:r w:rsidRPr="00C213BD">
        <w:rPr>
          <w:rFonts w:ascii="Times New Roman" w:hAnsi="Times New Roman" w:cs="Times New Roman"/>
          <w:sz w:val="24"/>
          <w:szCs w:val="24"/>
        </w:rPr>
        <w:t xml:space="preserve"> defined as a binary variable in which </w:t>
      </w:r>
      <w:r w:rsidR="00976BDB" w:rsidRPr="00C213BD">
        <w:rPr>
          <w:rFonts w:ascii="Times New Roman" w:hAnsi="Times New Roman" w:cs="Times New Roman"/>
          <w:i/>
          <w:iCs/>
          <w:sz w:val="24"/>
          <w:szCs w:val="24"/>
        </w:rPr>
        <w:t>Z</w:t>
      </w:r>
      <w:r w:rsidR="00976BDB" w:rsidRPr="00C213BD">
        <w:rPr>
          <w:rFonts w:ascii="Times New Roman" w:hAnsi="Times New Roman" w:cs="Times New Roman"/>
          <w:i/>
          <w:iCs/>
          <w:sz w:val="24"/>
          <w:szCs w:val="24"/>
          <w:vertAlign w:val="subscript"/>
        </w:rPr>
        <w:t>s,y,sp</w:t>
      </w:r>
      <w:r w:rsidRPr="00C213BD">
        <w:rPr>
          <w:rFonts w:ascii="Times New Roman" w:hAnsi="Times New Roman" w:cs="Times New Roman"/>
          <w:sz w:val="24"/>
          <w:szCs w:val="24"/>
        </w:rPr>
        <w:t xml:space="preserve"> =  1 if species </w:t>
      </w:r>
      <w:r w:rsidRPr="00C213BD">
        <w:rPr>
          <w:rFonts w:ascii="Times New Roman" w:hAnsi="Times New Roman" w:cs="Times New Roman"/>
          <w:i/>
          <w:iCs/>
          <w:sz w:val="24"/>
          <w:szCs w:val="24"/>
        </w:rPr>
        <w:t>sp</w:t>
      </w:r>
      <w:r w:rsidRPr="00C213BD">
        <w:rPr>
          <w:rFonts w:ascii="Times New Roman" w:hAnsi="Times New Roman" w:cs="Times New Roman"/>
          <w:sz w:val="24"/>
          <w:szCs w:val="24"/>
        </w:rPr>
        <w:t xml:space="preserve"> occurs within 50 m of sampling point </w:t>
      </w:r>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w:t>
      </w:r>
      <w:r w:rsidR="00933D24" w:rsidRPr="00C213BD">
        <w:rPr>
          <w:rFonts w:ascii="Times New Roman" w:hAnsi="Times New Roman" w:cs="Times New Roman"/>
          <w:sz w:val="24"/>
          <w:szCs w:val="24"/>
        </w:rPr>
        <w:t>in</w:t>
      </w:r>
      <w:r w:rsidRPr="00C213BD">
        <w:rPr>
          <w:rFonts w:ascii="Times New Roman" w:hAnsi="Times New Roman" w:cs="Times New Roman"/>
          <w:sz w:val="24"/>
          <w:szCs w:val="24"/>
        </w:rPr>
        <w:t xml:space="preserve">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 xml:space="preserve">. The occurrence state </w:t>
      </w:r>
      <w:r w:rsidR="004E6641" w:rsidRPr="00C213BD">
        <w:rPr>
          <w:rFonts w:ascii="Times New Roman" w:hAnsi="Times New Roman" w:cs="Times New Roman"/>
          <w:sz w:val="24"/>
          <w:szCs w:val="24"/>
        </w:rPr>
        <w:t>was</w:t>
      </w:r>
      <w:r w:rsidRPr="00C213BD">
        <w:rPr>
          <w:rFonts w:ascii="Times New Roman" w:hAnsi="Times New Roman" w:cs="Times New Roman"/>
          <w:sz w:val="24"/>
          <w:szCs w:val="24"/>
        </w:rPr>
        <w:t xml:space="preserve"> assumed to be the outcome of a Bernoulli random variable, denoted by</w:t>
      </w:r>
      <w:r w:rsidR="00933D24" w:rsidRPr="00C213BD">
        <w:rPr>
          <w:rFonts w:ascii="Times New Roman" w:hAnsi="Times New Roman" w:cs="Times New Roman"/>
          <w:sz w:val="24"/>
          <w:szCs w:val="24"/>
        </w:rPr>
        <w:t>:</w:t>
      </w:r>
    </w:p>
    <w:p w14:paraId="7D565149" w14:textId="50FF8EDE" w:rsidR="00933D24" w:rsidRPr="00C213BD" w:rsidRDefault="00976BDB" w:rsidP="00922667">
      <w:pPr>
        <w:spacing w:line="276" w:lineRule="auto"/>
        <w:jc w:val="center"/>
        <w:rPr>
          <w:rFonts w:ascii="Times New Roman" w:hAnsi="Times New Roman" w:cs="Times New Roman"/>
          <w:sz w:val="24"/>
          <w:szCs w:val="24"/>
        </w:rPr>
      </w:pPr>
      <w:r w:rsidRPr="00C213BD">
        <w:rPr>
          <w:rFonts w:ascii="Times New Roman" w:hAnsi="Times New Roman" w:cs="Times New Roman"/>
          <w:i/>
          <w:iCs/>
          <w:sz w:val="24"/>
          <w:szCs w:val="24"/>
        </w:rPr>
        <w:t>Z</w:t>
      </w:r>
      <w:r w:rsidRPr="00C213BD">
        <w:rPr>
          <w:rFonts w:ascii="Times New Roman" w:hAnsi="Times New Roman" w:cs="Times New Roman"/>
          <w:i/>
          <w:iCs/>
          <w:sz w:val="24"/>
          <w:szCs w:val="24"/>
          <w:vertAlign w:val="subscript"/>
        </w:rPr>
        <w:t>s,y,sp</w:t>
      </w:r>
      <w:r w:rsidR="00933D24" w:rsidRPr="00C213BD">
        <w:rPr>
          <w:rFonts w:ascii="Times New Roman" w:hAnsi="Times New Roman" w:cs="Times New Roman"/>
          <w:sz w:val="24"/>
          <w:szCs w:val="24"/>
        </w:rPr>
        <w:t xml:space="preserve"> ~ </w:t>
      </w:r>
      <w:r w:rsidR="00933D24" w:rsidRPr="00C213BD">
        <w:rPr>
          <w:rFonts w:ascii="Times New Roman" w:hAnsi="Times New Roman" w:cs="Times New Roman"/>
          <w:i/>
          <w:iCs/>
          <w:sz w:val="24"/>
          <w:szCs w:val="24"/>
        </w:rPr>
        <w:t>Bernoulli</w:t>
      </w:r>
      <w:r w:rsidR="00933D24" w:rsidRPr="00C213BD">
        <w:rPr>
          <w:rFonts w:ascii="Times New Roman" w:hAnsi="Times New Roman" w:cs="Times New Roman"/>
          <w:sz w:val="24"/>
          <w:szCs w:val="24"/>
        </w:rPr>
        <w:t>(</w:t>
      </w:r>
      <w:r w:rsidR="00933D24" w:rsidRPr="00C213BD">
        <w:rPr>
          <w:rFonts w:ascii="Times New Roman" w:hAnsi="Times New Roman" w:cs="Times New Roman"/>
          <w:i/>
          <w:iCs/>
          <w:sz w:val="24"/>
          <w:szCs w:val="24"/>
        </w:rPr>
        <w:t>Ψ</w:t>
      </w:r>
      <w:r w:rsidR="00933D24" w:rsidRPr="00C213BD">
        <w:rPr>
          <w:rFonts w:ascii="Times New Roman" w:hAnsi="Times New Roman" w:cs="Times New Roman"/>
          <w:i/>
          <w:iCs/>
          <w:sz w:val="24"/>
          <w:szCs w:val="24"/>
          <w:vertAlign w:val="subscript"/>
        </w:rPr>
        <w:t>s,y,sp</w:t>
      </w:r>
      <w:r w:rsidR="00933D24" w:rsidRPr="00C213BD">
        <w:rPr>
          <w:rFonts w:ascii="Times New Roman" w:hAnsi="Times New Roman" w:cs="Times New Roman"/>
          <w:sz w:val="24"/>
          <w:szCs w:val="24"/>
        </w:rPr>
        <w:t>)</w:t>
      </w:r>
    </w:p>
    <w:p w14:paraId="067E6AB5" w14:textId="365AC098" w:rsidR="004E6641" w:rsidRPr="00C213BD" w:rsidRDefault="00933D24" w:rsidP="00933D24">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where </w:t>
      </w:r>
      <w:r w:rsidRPr="00C213BD">
        <w:rPr>
          <w:rFonts w:ascii="Times New Roman" w:hAnsi="Times New Roman" w:cs="Times New Roman"/>
          <w:i/>
          <w:iCs/>
          <w:sz w:val="24"/>
          <w:szCs w:val="24"/>
        </w:rPr>
        <w:t>Ψ</w:t>
      </w:r>
      <w:r w:rsidRPr="00C213BD">
        <w:rPr>
          <w:rFonts w:ascii="Times New Roman" w:hAnsi="Times New Roman" w:cs="Times New Roman"/>
          <w:i/>
          <w:iCs/>
          <w:sz w:val="24"/>
          <w:szCs w:val="24"/>
          <w:vertAlign w:val="subscript"/>
        </w:rPr>
        <w:t>s,y,sp</w:t>
      </w:r>
      <w:r w:rsidRPr="00C213BD">
        <w:rPr>
          <w:rFonts w:ascii="Times New Roman" w:hAnsi="Times New Roman" w:cs="Times New Roman"/>
          <w:sz w:val="24"/>
          <w:szCs w:val="24"/>
          <w:vertAlign w:val="subscript"/>
        </w:rPr>
        <w:t xml:space="preserve"> </w:t>
      </w:r>
      <w:r w:rsidRPr="00C213BD">
        <w:rPr>
          <w:rFonts w:ascii="Times New Roman" w:hAnsi="Times New Roman" w:cs="Times New Roman"/>
          <w:sz w:val="24"/>
          <w:szCs w:val="24"/>
        </w:rPr>
        <w:t xml:space="preserve">is the probability that species </w:t>
      </w:r>
      <w:r w:rsidRPr="00C213BD">
        <w:rPr>
          <w:rFonts w:ascii="Times New Roman" w:hAnsi="Times New Roman" w:cs="Times New Roman"/>
          <w:i/>
          <w:iCs/>
          <w:sz w:val="24"/>
          <w:szCs w:val="24"/>
        </w:rPr>
        <w:t xml:space="preserve">sp </w:t>
      </w:r>
      <w:r w:rsidRPr="00C213BD">
        <w:rPr>
          <w:rFonts w:ascii="Times New Roman" w:hAnsi="Times New Roman" w:cs="Times New Roman"/>
          <w:sz w:val="24"/>
          <w:szCs w:val="24"/>
        </w:rPr>
        <w:t xml:space="preserve">occurs at sampling point </w:t>
      </w:r>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in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w:t>
      </w:r>
      <w:r w:rsidR="004E6641" w:rsidRPr="00C213BD">
        <w:rPr>
          <w:rFonts w:ascii="Times New Roman" w:hAnsi="Times New Roman" w:cs="Times New Roman"/>
          <w:sz w:val="24"/>
          <w:szCs w:val="24"/>
        </w:rPr>
        <w:t xml:space="preserve"> I </w:t>
      </w:r>
      <w:r w:rsidR="001A2609" w:rsidRPr="00C213BD">
        <w:rPr>
          <w:rFonts w:ascii="Times New Roman" w:hAnsi="Times New Roman" w:cs="Times New Roman"/>
          <w:sz w:val="24"/>
          <w:szCs w:val="24"/>
        </w:rPr>
        <w:t xml:space="preserve">further </w:t>
      </w:r>
      <w:r w:rsidR="004E6641" w:rsidRPr="00C213BD">
        <w:rPr>
          <w:rFonts w:ascii="Times New Roman" w:hAnsi="Times New Roman" w:cs="Times New Roman"/>
          <w:sz w:val="24"/>
          <w:szCs w:val="24"/>
        </w:rPr>
        <w:t>used a logit link to model linear relationships between occurrence probability (</w:t>
      </w:r>
      <w:r w:rsidR="004E6641" w:rsidRPr="00C213BD">
        <w:rPr>
          <w:rFonts w:ascii="Times New Roman" w:hAnsi="Times New Roman" w:cs="Times New Roman"/>
          <w:i/>
          <w:iCs/>
          <w:sz w:val="24"/>
          <w:szCs w:val="24"/>
        </w:rPr>
        <w:t>Ψ</w:t>
      </w:r>
      <w:r w:rsidR="004E6641" w:rsidRPr="00C213BD">
        <w:rPr>
          <w:rFonts w:ascii="Times New Roman" w:hAnsi="Times New Roman" w:cs="Times New Roman"/>
          <w:i/>
          <w:iCs/>
          <w:sz w:val="24"/>
          <w:szCs w:val="24"/>
          <w:vertAlign w:val="subscript"/>
        </w:rPr>
        <w:t>s,y,sp</w:t>
      </w:r>
      <w:r w:rsidR="004E6641" w:rsidRPr="00C213BD">
        <w:rPr>
          <w:rFonts w:ascii="Times New Roman" w:hAnsi="Times New Roman" w:cs="Times New Roman"/>
          <w:sz w:val="24"/>
          <w:szCs w:val="24"/>
        </w:rPr>
        <w:t>) and 6 site covariates, which consisted of latitude, elevation, aspect, TPI, dominant forest type, and proportion of forest. All continuous site covariates were centered and scaled prior to analysis.</w:t>
      </w:r>
    </w:p>
    <w:p w14:paraId="6AECCFCE" w14:textId="4A86204C" w:rsidR="00933D24" w:rsidRPr="00C213BD" w:rsidRDefault="007E5954" w:rsidP="004E664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Due to missing detection data and inconsistencies in time intervals of avian point count survey periods among the 3 study regions, I had to customize the species-specific detection model within the hierarchical community model. </w:t>
      </w:r>
      <w:r w:rsidR="00933D24" w:rsidRPr="00C213BD">
        <w:rPr>
          <w:rFonts w:ascii="Times New Roman" w:hAnsi="Times New Roman" w:cs="Times New Roman"/>
          <w:sz w:val="24"/>
          <w:szCs w:val="24"/>
        </w:rPr>
        <w:t xml:space="preserve">Given the observed data </w:t>
      </w:r>
      <w:r w:rsidR="00933D24" w:rsidRPr="00C213BD">
        <w:rPr>
          <w:rFonts w:ascii="Times New Roman" w:hAnsi="Times New Roman" w:cs="Times New Roman"/>
          <w:i/>
          <w:iCs/>
          <w:sz w:val="24"/>
          <w:szCs w:val="24"/>
        </w:rPr>
        <w:t>Y</w:t>
      </w:r>
      <w:r w:rsidR="00933D24" w:rsidRPr="00C213BD">
        <w:rPr>
          <w:rFonts w:ascii="Times New Roman" w:hAnsi="Times New Roman" w:cs="Times New Roman"/>
          <w:i/>
          <w:iCs/>
          <w:sz w:val="24"/>
          <w:szCs w:val="24"/>
          <w:vertAlign w:val="subscript"/>
        </w:rPr>
        <w:t>s,y,r</w:t>
      </w:r>
      <w:r w:rsidR="00092E5A" w:rsidRPr="00C213BD">
        <w:rPr>
          <w:rFonts w:ascii="Times New Roman" w:hAnsi="Times New Roman" w:cs="Times New Roman"/>
          <w:i/>
          <w:iCs/>
          <w:sz w:val="24"/>
          <w:szCs w:val="24"/>
          <w:vertAlign w:val="subscript"/>
        </w:rPr>
        <w:t>,sp</w:t>
      </w:r>
      <w:r w:rsidR="00933D24" w:rsidRPr="00C213BD">
        <w:rPr>
          <w:rFonts w:ascii="Times New Roman" w:hAnsi="Times New Roman" w:cs="Times New Roman"/>
          <w:sz w:val="24"/>
          <w:szCs w:val="24"/>
        </w:rPr>
        <w:t xml:space="preserve">, where </w:t>
      </w:r>
      <w:r w:rsidR="00933D24" w:rsidRPr="00C213BD">
        <w:rPr>
          <w:rFonts w:ascii="Times New Roman" w:hAnsi="Times New Roman" w:cs="Times New Roman"/>
          <w:i/>
          <w:iCs/>
          <w:sz w:val="24"/>
          <w:szCs w:val="24"/>
        </w:rPr>
        <w:t>r</w:t>
      </w:r>
      <w:r w:rsidR="00933D24" w:rsidRPr="00C213BD">
        <w:rPr>
          <w:rFonts w:ascii="Times New Roman" w:hAnsi="Times New Roman" w:cs="Times New Roman"/>
          <w:sz w:val="24"/>
          <w:szCs w:val="24"/>
        </w:rPr>
        <w:t xml:space="preserve"> is a within-survey replicate (i.e., time interval during the point count survey period) across all survey </w:t>
      </w:r>
      <w:r w:rsidR="00933D24" w:rsidRPr="00C213BD">
        <w:rPr>
          <w:rFonts w:ascii="Times New Roman" w:hAnsi="Times New Roman" w:cs="Times New Roman"/>
          <w:sz w:val="24"/>
          <w:szCs w:val="24"/>
        </w:rPr>
        <w:lastRenderedPageBreak/>
        <w:t>replicates (i.e., repeated visits to the sampling point during the sampling year), I define</w:t>
      </w:r>
      <w:r w:rsidR="004E6641" w:rsidRPr="00C213BD">
        <w:rPr>
          <w:rFonts w:ascii="Times New Roman" w:hAnsi="Times New Roman" w:cs="Times New Roman"/>
          <w:sz w:val="24"/>
          <w:szCs w:val="24"/>
        </w:rPr>
        <w:t>d</w:t>
      </w:r>
      <w:r w:rsidR="00933D24" w:rsidRPr="00C213BD">
        <w:rPr>
          <w:rFonts w:ascii="Times New Roman" w:hAnsi="Times New Roman" w:cs="Times New Roman"/>
          <w:sz w:val="24"/>
          <w:szCs w:val="24"/>
        </w:rPr>
        <w:t xml:space="preserve"> the detection model for species </w:t>
      </w:r>
      <w:r w:rsidR="00933D24" w:rsidRPr="00C213BD">
        <w:rPr>
          <w:rFonts w:ascii="Times New Roman" w:hAnsi="Times New Roman" w:cs="Times New Roman"/>
          <w:i/>
          <w:iCs/>
          <w:sz w:val="24"/>
          <w:szCs w:val="24"/>
        </w:rPr>
        <w:t>sp</w:t>
      </w:r>
      <w:r w:rsidR="00933D24" w:rsidRPr="00C213BD">
        <w:rPr>
          <w:rFonts w:ascii="Times New Roman" w:hAnsi="Times New Roman" w:cs="Times New Roman"/>
          <w:sz w:val="24"/>
          <w:szCs w:val="24"/>
        </w:rPr>
        <w:t xml:space="preserve"> at sampling point </w:t>
      </w:r>
      <w:r w:rsidR="00933D24" w:rsidRPr="00C213BD">
        <w:rPr>
          <w:rFonts w:ascii="Times New Roman" w:hAnsi="Times New Roman" w:cs="Times New Roman"/>
          <w:i/>
          <w:iCs/>
          <w:sz w:val="24"/>
          <w:szCs w:val="24"/>
        </w:rPr>
        <w:t>s</w:t>
      </w:r>
      <w:r w:rsidR="00933D24" w:rsidRPr="00C213BD">
        <w:rPr>
          <w:rFonts w:ascii="Times New Roman" w:hAnsi="Times New Roman" w:cs="Times New Roman"/>
          <w:sz w:val="24"/>
          <w:szCs w:val="24"/>
        </w:rPr>
        <w:t xml:space="preserve"> in year </w:t>
      </w:r>
      <w:r w:rsidR="00933D24" w:rsidRPr="00C213BD">
        <w:rPr>
          <w:rFonts w:ascii="Times New Roman" w:hAnsi="Times New Roman" w:cs="Times New Roman"/>
          <w:i/>
          <w:iCs/>
          <w:sz w:val="24"/>
          <w:szCs w:val="24"/>
        </w:rPr>
        <w:t>y</w:t>
      </w:r>
      <w:r w:rsidR="00933D24" w:rsidRPr="00C213BD">
        <w:rPr>
          <w:rFonts w:ascii="Times New Roman" w:hAnsi="Times New Roman" w:cs="Times New Roman"/>
          <w:sz w:val="24"/>
          <w:szCs w:val="24"/>
        </w:rPr>
        <w:t xml:space="preserve"> during replicate </w:t>
      </w:r>
      <w:r w:rsidR="00933D24" w:rsidRPr="00C213BD">
        <w:rPr>
          <w:rFonts w:ascii="Times New Roman" w:hAnsi="Times New Roman" w:cs="Times New Roman"/>
          <w:i/>
          <w:iCs/>
          <w:sz w:val="24"/>
          <w:szCs w:val="24"/>
        </w:rPr>
        <w:t>r</w:t>
      </w:r>
      <w:r w:rsidR="00933D24" w:rsidRPr="00C213BD">
        <w:rPr>
          <w:rFonts w:ascii="Times New Roman" w:hAnsi="Times New Roman" w:cs="Times New Roman"/>
          <w:sz w:val="24"/>
          <w:szCs w:val="24"/>
        </w:rPr>
        <w:t xml:space="preserve"> as:</w:t>
      </w:r>
    </w:p>
    <w:p w14:paraId="4E5B62B2" w14:textId="7F3A08A4" w:rsidR="00092E5A" w:rsidRPr="00C213BD" w:rsidRDefault="00976BDB" w:rsidP="00922667">
      <w:pPr>
        <w:spacing w:line="276" w:lineRule="auto"/>
        <w:jc w:val="center"/>
        <w:rPr>
          <w:rFonts w:ascii="Times New Roman" w:hAnsi="Times New Roman" w:cs="Times New Roman"/>
          <w:sz w:val="24"/>
          <w:szCs w:val="24"/>
        </w:rPr>
      </w:pPr>
      <w:r w:rsidRPr="00C213BD">
        <w:rPr>
          <w:rFonts w:ascii="Times New Roman" w:hAnsi="Times New Roman" w:cs="Times New Roman"/>
          <w:i/>
          <w:iCs/>
          <w:sz w:val="24"/>
          <w:szCs w:val="24"/>
        </w:rPr>
        <w:t>Y</w:t>
      </w:r>
      <w:r w:rsidRPr="00C213BD">
        <w:rPr>
          <w:rFonts w:ascii="Times New Roman" w:hAnsi="Times New Roman" w:cs="Times New Roman"/>
          <w:i/>
          <w:iCs/>
          <w:sz w:val="24"/>
          <w:szCs w:val="24"/>
          <w:vertAlign w:val="subscript"/>
        </w:rPr>
        <w:t>s,y,r,sp</w:t>
      </w:r>
      <w:r w:rsidR="00092E5A" w:rsidRPr="00C213BD">
        <w:rPr>
          <w:rFonts w:ascii="Times New Roman" w:hAnsi="Times New Roman" w:cs="Times New Roman"/>
          <w:sz w:val="24"/>
          <w:szCs w:val="24"/>
        </w:rPr>
        <w:t xml:space="preserve"> ~ </w:t>
      </w:r>
      <w:r w:rsidR="00092E5A" w:rsidRPr="00C213BD">
        <w:rPr>
          <w:rFonts w:ascii="Times New Roman" w:hAnsi="Times New Roman" w:cs="Times New Roman"/>
          <w:i/>
          <w:iCs/>
          <w:sz w:val="24"/>
          <w:szCs w:val="24"/>
        </w:rPr>
        <w:t>Bernoulli</w:t>
      </w:r>
      <w:r w:rsidR="00092E5A" w:rsidRPr="00C213BD">
        <w:rPr>
          <w:rFonts w:ascii="Times New Roman" w:hAnsi="Times New Roman" w:cs="Times New Roman"/>
          <w:sz w:val="24"/>
          <w:szCs w:val="24"/>
        </w:rPr>
        <w:t>(</w:t>
      </w:r>
      <w:r w:rsidR="00092E5A" w:rsidRPr="00C213BD">
        <w:rPr>
          <w:rFonts w:ascii="Times New Roman" w:hAnsi="Times New Roman" w:cs="Times New Roman"/>
          <w:i/>
          <w:iCs/>
          <w:sz w:val="24"/>
          <w:szCs w:val="24"/>
        </w:rPr>
        <w:t>p</w:t>
      </w:r>
      <w:r w:rsidR="00092E5A" w:rsidRPr="00C213BD">
        <w:rPr>
          <w:rFonts w:ascii="Times New Roman" w:hAnsi="Times New Roman" w:cs="Times New Roman"/>
          <w:i/>
          <w:iCs/>
          <w:sz w:val="24"/>
          <w:szCs w:val="24"/>
          <w:vertAlign w:val="subscript"/>
        </w:rPr>
        <w:t>s,y,r,sp</w:t>
      </w:r>
      <w:r w:rsidR="00092E5A" w:rsidRPr="00C213BD">
        <w:rPr>
          <w:rFonts w:ascii="Times New Roman" w:hAnsi="Times New Roman" w:cs="Times New Roman"/>
          <w:sz w:val="24"/>
          <w:szCs w:val="24"/>
        </w:rPr>
        <w:t xml:space="preserve"> </w:t>
      </w:r>
      <w:r w:rsidR="00922667" w:rsidRPr="00C213BD">
        <w:rPr>
          <w:rFonts w:ascii="Times New Roman" w:hAnsi="Times New Roman" w:cs="Times New Roman"/>
          <w:sz w:val="24"/>
          <w:szCs w:val="24"/>
        </w:rPr>
        <w:t>×</w:t>
      </w:r>
      <w:r w:rsidR="00092E5A" w:rsidRPr="00C213BD">
        <w:rPr>
          <w:rFonts w:ascii="Times New Roman" w:hAnsi="Times New Roman" w:cs="Times New Roman"/>
          <w:sz w:val="24"/>
          <w:szCs w:val="24"/>
        </w:rPr>
        <w:t xml:space="preserve"> </w:t>
      </w:r>
      <w:r w:rsidRPr="00C213BD">
        <w:rPr>
          <w:rFonts w:ascii="Times New Roman" w:hAnsi="Times New Roman" w:cs="Times New Roman"/>
          <w:i/>
          <w:iCs/>
          <w:sz w:val="24"/>
          <w:szCs w:val="24"/>
        </w:rPr>
        <w:t>Z</w:t>
      </w:r>
      <w:r w:rsidRPr="00C213BD">
        <w:rPr>
          <w:rFonts w:ascii="Times New Roman" w:hAnsi="Times New Roman" w:cs="Times New Roman"/>
          <w:i/>
          <w:iCs/>
          <w:sz w:val="24"/>
          <w:szCs w:val="24"/>
          <w:vertAlign w:val="subscript"/>
        </w:rPr>
        <w:t>s,y,sp</w:t>
      </w:r>
      <w:r w:rsidR="00922667" w:rsidRPr="00C213BD">
        <w:rPr>
          <w:rFonts w:ascii="Times New Roman" w:hAnsi="Times New Roman" w:cs="Times New Roman"/>
          <w:sz w:val="24"/>
          <w:szCs w:val="24"/>
        </w:rPr>
        <w:t>)</w:t>
      </w:r>
    </w:p>
    <w:p w14:paraId="3ED2DCD4" w14:textId="55FDBCA5" w:rsidR="001670D1" w:rsidRPr="00C213BD" w:rsidRDefault="00922667" w:rsidP="003A2C2C">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where </w:t>
      </w:r>
      <w:r w:rsidRPr="00C213BD">
        <w:rPr>
          <w:rFonts w:ascii="Times New Roman" w:hAnsi="Times New Roman" w:cs="Times New Roman"/>
          <w:i/>
          <w:iCs/>
          <w:sz w:val="24"/>
          <w:szCs w:val="24"/>
        </w:rPr>
        <w:t>p</w:t>
      </w:r>
      <w:r w:rsidRPr="00C213BD">
        <w:rPr>
          <w:rFonts w:ascii="Times New Roman" w:hAnsi="Times New Roman" w:cs="Times New Roman"/>
          <w:i/>
          <w:iCs/>
          <w:sz w:val="24"/>
          <w:szCs w:val="24"/>
          <w:vertAlign w:val="subscript"/>
        </w:rPr>
        <w:t>s,y,r,sp</w:t>
      </w:r>
      <w:r w:rsidRPr="00C213BD">
        <w:rPr>
          <w:rFonts w:ascii="Times New Roman" w:hAnsi="Times New Roman" w:cs="Times New Roman"/>
          <w:sz w:val="24"/>
          <w:szCs w:val="24"/>
        </w:rPr>
        <w:t xml:space="preserve"> is the probability of </w:t>
      </w:r>
      <w:r w:rsidR="00B65AD6" w:rsidRPr="00C213BD">
        <w:rPr>
          <w:rFonts w:ascii="Times New Roman" w:hAnsi="Times New Roman" w:cs="Times New Roman"/>
          <w:sz w:val="24"/>
          <w:szCs w:val="24"/>
        </w:rPr>
        <w:t xml:space="preserve">detecting </w:t>
      </w:r>
      <w:r w:rsidRPr="00C213BD">
        <w:rPr>
          <w:rFonts w:ascii="Times New Roman" w:hAnsi="Times New Roman" w:cs="Times New Roman"/>
          <w:sz w:val="24"/>
          <w:szCs w:val="24"/>
        </w:rPr>
        <w:t xml:space="preserve">species </w:t>
      </w:r>
      <w:r w:rsidRPr="00C213BD">
        <w:rPr>
          <w:rFonts w:ascii="Times New Roman" w:hAnsi="Times New Roman" w:cs="Times New Roman"/>
          <w:i/>
          <w:iCs/>
          <w:sz w:val="24"/>
          <w:szCs w:val="24"/>
        </w:rPr>
        <w:t>sp</w:t>
      </w:r>
      <w:r w:rsidRPr="00C213BD">
        <w:rPr>
          <w:rFonts w:ascii="Times New Roman" w:hAnsi="Times New Roman" w:cs="Times New Roman"/>
          <w:sz w:val="24"/>
          <w:szCs w:val="24"/>
        </w:rPr>
        <w:t xml:space="preserve"> </w:t>
      </w:r>
      <w:r w:rsidR="00B65AD6" w:rsidRPr="00C213BD">
        <w:rPr>
          <w:rFonts w:ascii="Times New Roman" w:hAnsi="Times New Roman" w:cs="Times New Roman"/>
          <w:sz w:val="24"/>
          <w:szCs w:val="24"/>
        </w:rPr>
        <w:t>at least once during</w:t>
      </w:r>
      <w:r w:rsidRPr="00C213BD">
        <w:rPr>
          <w:rFonts w:ascii="Times New Roman" w:hAnsi="Times New Roman" w:cs="Times New Roman"/>
          <w:sz w:val="24"/>
          <w:szCs w:val="24"/>
        </w:rPr>
        <w:t xml:space="preserve"> the </w:t>
      </w:r>
      <w:r w:rsidRPr="00C213BD">
        <w:rPr>
          <w:rFonts w:ascii="Times New Roman" w:hAnsi="Times New Roman" w:cs="Times New Roman"/>
          <w:i/>
          <w:iCs/>
          <w:sz w:val="24"/>
          <w:szCs w:val="24"/>
        </w:rPr>
        <w:t>r</w:t>
      </w:r>
      <w:r w:rsidRPr="00C213BD">
        <w:rPr>
          <w:rFonts w:ascii="Times New Roman" w:hAnsi="Times New Roman" w:cs="Times New Roman"/>
          <w:sz w:val="24"/>
          <w:szCs w:val="24"/>
          <w:vertAlign w:val="superscript"/>
        </w:rPr>
        <w:t>th</w:t>
      </w:r>
      <w:r w:rsidRPr="00C213BD">
        <w:rPr>
          <w:rFonts w:ascii="Times New Roman" w:hAnsi="Times New Roman" w:cs="Times New Roman"/>
          <w:sz w:val="24"/>
          <w:szCs w:val="24"/>
        </w:rPr>
        <w:t xml:space="preserve"> within-survey replicate at sampling point </w:t>
      </w:r>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in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 xml:space="preserve">, given that species </w:t>
      </w:r>
      <w:r w:rsidRPr="00C213BD">
        <w:rPr>
          <w:rFonts w:ascii="Times New Roman" w:hAnsi="Times New Roman" w:cs="Times New Roman"/>
          <w:i/>
          <w:iCs/>
          <w:sz w:val="24"/>
          <w:szCs w:val="24"/>
        </w:rPr>
        <w:t>sp</w:t>
      </w:r>
      <w:r w:rsidRPr="00C213BD">
        <w:rPr>
          <w:rFonts w:ascii="Times New Roman" w:hAnsi="Times New Roman" w:cs="Times New Roman"/>
          <w:sz w:val="24"/>
          <w:szCs w:val="24"/>
        </w:rPr>
        <w:t xml:space="preserve"> is present at sampling point </w:t>
      </w:r>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in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w:t>
      </w:r>
      <w:r w:rsidR="003A2C2C" w:rsidRPr="00C213BD">
        <w:rPr>
          <w:rFonts w:ascii="Times New Roman" w:hAnsi="Times New Roman" w:cs="Times New Roman"/>
          <w:sz w:val="24"/>
          <w:szCs w:val="24"/>
        </w:rPr>
        <w:t xml:space="preserve"> Note that </w:t>
      </w:r>
      <w:r w:rsidR="00B65AD6" w:rsidRPr="00C213BD">
        <w:rPr>
          <w:rFonts w:ascii="Times New Roman" w:hAnsi="Times New Roman" w:cs="Times New Roman"/>
          <w:sz w:val="24"/>
          <w:szCs w:val="24"/>
        </w:rPr>
        <w:t>the detection</w:t>
      </w:r>
      <w:r w:rsidR="001670D1" w:rsidRPr="00C213BD">
        <w:rPr>
          <w:rFonts w:ascii="Times New Roman" w:hAnsi="Times New Roman" w:cs="Times New Roman"/>
          <w:sz w:val="24"/>
          <w:szCs w:val="24"/>
        </w:rPr>
        <w:t xml:space="preserve"> probability (</w:t>
      </w:r>
      <w:r w:rsidR="001670D1" w:rsidRPr="00C213BD">
        <w:rPr>
          <w:rFonts w:ascii="Times New Roman" w:hAnsi="Times New Roman" w:cs="Times New Roman"/>
          <w:i/>
          <w:iCs/>
          <w:sz w:val="24"/>
          <w:szCs w:val="24"/>
        </w:rPr>
        <w:t>p</w:t>
      </w:r>
      <w:r w:rsidR="001670D1" w:rsidRPr="00C213BD">
        <w:rPr>
          <w:rFonts w:ascii="Times New Roman" w:hAnsi="Times New Roman" w:cs="Times New Roman"/>
          <w:sz w:val="24"/>
          <w:szCs w:val="24"/>
        </w:rPr>
        <w:t xml:space="preserve">) </w:t>
      </w:r>
      <w:r w:rsidR="00DE3011" w:rsidRPr="00C213BD">
        <w:rPr>
          <w:rFonts w:ascii="Times New Roman" w:hAnsi="Times New Roman" w:cs="Times New Roman"/>
          <w:sz w:val="24"/>
          <w:szCs w:val="24"/>
        </w:rPr>
        <w:t xml:space="preserve">was calculated in such a way as </w:t>
      </w:r>
      <w:r w:rsidR="00B65AD6" w:rsidRPr="00C213BD">
        <w:rPr>
          <w:rFonts w:ascii="Times New Roman" w:hAnsi="Times New Roman" w:cs="Times New Roman"/>
          <w:sz w:val="24"/>
          <w:szCs w:val="24"/>
        </w:rPr>
        <w:t>to handle</w:t>
      </w:r>
      <w:r w:rsidR="001670D1" w:rsidRPr="00C213BD">
        <w:rPr>
          <w:rFonts w:ascii="Times New Roman" w:hAnsi="Times New Roman" w:cs="Times New Roman"/>
          <w:sz w:val="24"/>
          <w:szCs w:val="24"/>
        </w:rPr>
        <w:t xml:space="preserve"> uneven timing (ranging 2–5 minutes) among the within-survey replicates, which corresponded to the 3 time intervals during the avian point count survey period</w:t>
      </w:r>
      <w:r w:rsidR="00DE3011" w:rsidRPr="00C213BD">
        <w:rPr>
          <w:rFonts w:ascii="Times New Roman" w:hAnsi="Times New Roman" w:cs="Times New Roman"/>
          <w:sz w:val="24"/>
          <w:szCs w:val="24"/>
        </w:rPr>
        <w:t>;</w:t>
      </w:r>
      <w:r w:rsidR="001670D1" w:rsidRPr="00C213BD">
        <w:rPr>
          <w:rFonts w:ascii="Times New Roman" w:hAnsi="Times New Roman" w:cs="Times New Roman"/>
          <w:sz w:val="24"/>
          <w:szCs w:val="24"/>
        </w:rPr>
        <w:t xml:space="preserve"> I initially modeled detection probability </w:t>
      </w:r>
      <w:r w:rsidR="003A2C2C" w:rsidRPr="00C213BD">
        <w:rPr>
          <w:rFonts w:ascii="Times New Roman" w:hAnsi="Times New Roman" w:cs="Times New Roman"/>
          <w:sz w:val="24"/>
          <w:szCs w:val="24"/>
        </w:rPr>
        <w:t xml:space="preserve">of species </w:t>
      </w:r>
      <w:r w:rsidR="003A2C2C" w:rsidRPr="00C213BD">
        <w:rPr>
          <w:rFonts w:ascii="Times New Roman" w:hAnsi="Times New Roman" w:cs="Times New Roman"/>
          <w:i/>
          <w:iCs/>
          <w:sz w:val="24"/>
          <w:szCs w:val="24"/>
        </w:rPr>
        <w:t>sp</w:t>
      </w:r>
      <w:r w:rsidR="003A2C2C" w:rsidRPr="00C213BD">
        <w:rPr>
          <w:rFonts w:ascii="Times New Roman" w:hAnsi="Times New Roman" w:cs="Times New Roman"/>
          <w:sz w:val="24"/>
          <w:szCs w:val="24"/>
        </w:rPr>
        <w:t xml:space="preserve"> at sampling point </w:t>
      </w:r>
      <w:r w:rsidR="003A2C2C" w:rsidRPr="00C213BD">
        <w:rPr>
          <w:rFonts w:ascii="Times New Roman" w:hAnsi="Times New Roman" w:cs="Times New Roman"/>
          <w:i/>
          <w:iCs/>
          <w:sz w:val="24"/>
          <w:szCs w:val="24"/>
        </w:rPr>
        <w:t>s</w:t>
      </w:r>
      <w:r w:rsidR="003A2C2C" w:rsidRPr="00C213BD">
        <w:rPr>
          <w:rFonts w:ascii="Times New Roman" w:hAnsi="Times New Roman" w:cs="Times New Roman"/>
          <w:sz w:val="24"/>
          <w:szCs w:val="24"/>
        </w:rPr>
        <w:t xml:space="preserve"> in year </w:t>
      </w:r>
      <w:r w:rsidR="003A2C2C" w:rsidRPr="00C213BD">
        <w:rPr>
          <w:rFonts w:ascii="Times New Roman" w:hAnsi="Times New Roman" w:cs="Times New Roman"/>
          <w:i/>
          <w:iCs/>
          <w:sz w:val="24"/>
          <w:szCs w:val="24"/>
        </w:rPr>
        <w:t>y</w:t>
      </w:r>
      <w:r w:rsidR="003A2C2C" w:rsidRPr="00C213BD">
        <w:rPr>
          <w:rFonts w:ascii="Times New Roman" w:hAnsi="Times New Roman" w:cs="Times New Roman"/>
          <w:sz w:val="24"/>
          <w:szCs w:val="24"/>
        </w:rPr>
        <w:t xml:space="preserve"> during replicate </w:t>
      </w:r>
      <w:r w:rsidR="003A2C2C" w:rsidRPr="00C213BD">
        <w:rPr>
          <w:rFonts w:ascii="Times New Roman" w:hAnsi="Times New Roman" w:cs="Times New Roman"/>
          <w:i/>
          <w:iCs/>
          <w:sz w:val="24"/>
          <w:szCs w:val="24"/>
        </w:rPr>
        <w:t>r</w:t>
      </w:r>
      <w:r w:rsidR="003A2C2C" w:rsidRPr="00C213BD">
        <w:rPr>
          <w:rFonts w:ascii="Times New Roman" w:hAnsi="Times New Roman" w:cs="Times New Roman"/>
          <w:sz w:val="24"/>
          <w:szCs w:val="24"/>
        </w:rPr>
        <w:t xml:space="preserve"> </w:t>
      </w:r>
      <w:r w:rsidR="001670D1" w:rsidRPr="00C213BD">
        <w:rPr>
          <w:rFonts w:ascii="Times New Roman" w:hAnsi="Times New Roman" w:cs="Times New Roman"/>
          <w:sz w:val="24"/>
          <w:szCs w:val="24"/>
        </w:rPr>
        <w:t xml:space="preserve">for 1 minute </w:t>
      </w:r>
      <w:r w:rsidR="00D11DFF" w:rsidRPr="00C213BD">
        <w:rPr>
          <w:rFonts w:ascii="Times New Roman" w:hAnsi="Times New Roman" w:cs="Times New Roman"/>
          <w:sz w:val="24"/>
          <w:szCs w:val="24"/>
        </w:rPr>
        <w:t>(</w:t>
      </w:r>
      <w:r w:rsidR="00D11DFF" w:rsidRPr="00C213BD">
        <w:rPr>
          <w:rFonts w:ascii="Times New Roman" w:hAnsi="Times New Roman" w:cs="Times New Roman"/>
          <w:i/>
          <w:iCs/>
          <w:sz w:val="24"/>
          <w:szCs w:val="24"/>
        </w:rPr>
        <w:t>p</w:t>
      </w:r>
      <w:r w:rsidR="00D11DFF" w:rsidRPr="00C213BD">
        <w:rPr>
          <w:rFonts w:ascii="Times New Roman" w:hAnsi="Times New Roman" w:cs="Times New Roman"/>
          <w:i/>
          <w:iCs/>
          <w:sz w:val="24"/>
          <w:szCs w:val="24"/>
          <w:vertAlign w:val="superscript"/>
        </w:rPr>
        <w:t>1</w:t>
      </w:r>
      <w:r w:rsidR="00D11DFF" w:rsidRPr="00C213BD">
        <w:rPr>
          <w:rFonts w:ascii="Times New Roman" w:hAnsi="Times New Roman" w:cs="Times New Roman"/>
          <w:sz w:val="24"/>
          <w:szCs w:val="24"/>
        </w:rPr>
        <w:t xml:space="preserve">) </w:t>
      </w:r>
      <w:r w:rsidR="001670D1" w:rsidRPr="00C213BD">
        <w:rPr>
          <w:rFonts w:ascii="Times New Roman" w:hAnsi="Times New Roman" w:cs="Times New Roman"/>
          <w:sz w:val="24"/>
          <w:szCs w:val="24"/>
        </w:rPr>
        <w:t xml:space="preserve">and then </w:t>
      </w:r>
      <w:r w:rsidR="003A2C2C" w:rsidRPr="00C213BD">
        <w:rPr>
          <w:rFonts w:ascii="Times New Roman" w:hAnsi="Times New Roman" w:cs="Times New Roman"/>
          <w:sz w:val="24"/>
          <w:szCs w:val="24"/>
        </w:rPr>
        <w:t xml:space="preserve">I used an approach similar to the logistic exposure model </w:t>
      </w:r>
      <w:r w:rsidR="003A2C2C" w:rsidRPr="00C213BD">
        <w:rPr>
          <w:rFonts w:ascii="Times New Roman" w:hAnsi="Times New Roman" w:cs="Times New Roman"/>
          <w:sz w:val="24"/>
          <w:szCs w:val="24"/>
        </w:rPr>
        <w:fldChar w:fldCharType="begin" w:fldLock="1"/>
      </w:r>
      <w:r w:rsidR="000E4DA6" w:rsidRPr="00C213BD">
        <w:rPr>
          <w:rFonts w:ascii="Times New Roman" w:hAnsi="Times New Roman" w:cs="Times New Roman"/>
          <w:sz w:val="24"/>
          <w:szCs w:val="24"/>
        </w:rPr>
        <w:instrText>ADDIN CSL_CITATION {"citationItems":[{"id":"ITEM-1","itemData":{"author":[{"dropping-particle":"","family":"Shaffer","given":"Terry","non-dropping-particle":"","parse-names":false,"suffix":""}],"container-title":"The Auk","id":"ITEM-1","issue":"2","issued":{"date-parts":[["2004"]]},"page":"526-540","title":"Unified approach to analyzing nest success","type":"article-journal","volume":"121"},"uris":["http://www.mendeley.com/documents/?uuid=d89e4dff-6e67-34e1-b14f-80c4e00eddcc"]}],"mendeley":{"formattedCitation":"(Shaffer 2004)","plainTextFormattedCitation":"(Shaffer 2004)","previouslyFormattedCitation":"(Shaffer 2004)"},"properties":{"noteIndex":0},"schema":"https://github.com/citation-style-language/schema/raw/master/csl-citation.json"}</w:instrText>
      </w:r>
      <w:r w:rsidR="003A2C2C" w:rsidRPr="00C213BD">
        <w:rPr>
          <w:rFonts w:ascii="Times New Roman" w:hAnsi="Times New Roman" w:cs="Times New Roman"/>
          <w:sz w:val="24"/>
          <w:szCs w:val="24"/>
        </w:rPr>
        <w:fldChar w:fldCharType="separate"/>
      </w:r>
      <w:r w:rsidR="003A2C2C" w:rsidRPr="00C213BD">
        <w:rPr>
          <w:rFonts w:ascii="Times New Roman" w:hAnsi="Times New Roman" w:cs="Times New Roman"/>
          <w:noProof/>
          <w:sz w:val="24"/>
          <w:szCs w:val="24"/>
        </w:rPr>
        <w:t>(Shaffer 2004)</w:t>
      </w:r>
      <w:r w:rsidR="003A2C2C" w:rsidRPr="00C213BD">
        <w:rPr>
          <w:rFonts w:ascii="Times New Roman" w:hAnsi="Times New Roman" w:cs="Times New Roman"/>
          <w:sz w:val="24"/>
          <w:szCs w:val="24"/>
        </w:rPr>
        <w:fldChar w:fldCharType="end"/>
      </w:r>
      <w:r w:rsidR="003A2C2C" w:rsidRPr="00C213BD">
        <w:rPr>
          <w:rFonts w:ascii="Times New Roman" w:hAnsi="Times New Roman" w:cs="Times New Roman"/>
          <w:sz w:val="24"/>
          <w:szCs w:val="24"/>
        </w:rPr>
        <w:t xml:space="preserve"> to </w:t>
      </w:r>
      <w:r w:rsidR="001670D1" w:rsidRPr="00C213BD">
        <w:rPr>
          <w:rFonts w:ascii="Times New Roman" w:hAnsi="Times New Roman" w:cs="Times New Roman"/>
          <w:sz w:val="24"/>
          <w:szCs w:val="24"/>
        </w:rPr>
        <w:t xml:space="preserve">calculate the probability that an individual is detected at least once during </w:t>
      </w:r>
      <w:r w:rsidR="003A2C2C" w:rsidRPr="00C213BD">
        <w:rPr>
          <w:rFonts w:ascii="Times New Roman" w:hAnsi="Times New Roman" w:cs="Times New Roman"/>
          <w:sz w:val="24"/>
          <w:szCs w:val="24"/>
        </w:rPr>
        <w:t xml:space="preserve">the </w:t>
      </w:r>
      <w:r w:rsidR="00A7230A" w:rsidRPr="00C213BD">
        <w:rPr>
          <w:rFonts w:ascii="Times New Roman" w:hAnsi="Times New Roman" w:cs="Times New Roman"/>
          <w:sz w:val="24"/>
          <w:szCs w:val="24"/>
        </w:rPr>
        <w:t>entire</w:t>
      </w:r>
      <w:r w:rsidR="003A2C2C" w:rsidRPr="00C213BD">
        <w:rPr>
          <w:rFonts w:ascii="Times New Roman" w:hAnsi="Times New Roman" w:cs="Times New Roman"/>
          <w:sz w:val="24"/>
          <w:szCs w:val="24"/>
        </w:rPr>
        <w:t xml:space="preserve"> time interval </w:t>
      </w:r>
      <w:r w:rsidR="003A2C2C" w:rsidRPr="00C213BD">
        <w:rPr>
          <w:rFonts w:ascii="Times New Roman" w:hAnsi="Times New Roman" w:cs="Times New Roman"/>
          <w:i/>
          <w:iCs/>
          <w:sz w:val="24"/>
          <w:szCs w:val="24"/>
        </w:rPr>
        <w:t>t</w:t>
      </w:r>
      <w:r w:rsidR="003A2C2C" w:rsidRPr="00C213BD">
        <w:rPr>
          <w:rFonts w:ascii="Times New Roman" w:hAnsi="Times New Roman" w:cs="Times New Roman"/>
          <w:sz w:val="24"/>
          <w:szCs w:val="24"/>
        </w:rPr>
        <w:t xml:space="preserve"> of the within-survey replicate </w:t>
      </w:r>
      <w:r w:rsidR="003A2C2C" w:rsidRPr="00C213BD">
        <w:rPr>
          <w:rFonts w:ascii="Times New Roman" w:hAnsi="Times New Roman" w:cs="Times New Roman"/>
          <w:i/>
          <w:iCs/>
          <w:sz w:val="24"/>
          <w:szCs w:val="24"/>
        </w:rPr>
        <w:t>r</w:t>
      </w:r>
      <w:r w:rsidR="003A2C2C" w:rsidRPr="00C213BD">
        <w:rPr>
          <w:rFonts w:ascii="Times New Roman" w:hAnsi="Times New Roman" w:cs="Times New Roman"/>
          <w:sz w:val="24"/>
          <w:szCs w:val="24"/>
        </w:rPr>
        <w:t xml:space="preserve"> (e.g., 2, 3, or 5 minutes), </w:t>
      </w:r>
      <w:r w:rsidR="001670D1" w:rsidRPr="00C213BD">
        <w:rPr>
          <w:rFonts w:ascii="Times New Roman" w:hAnsi="Times New Roman" w:cs="Times New Roman"/>
          <w:sz w:val="24"/>
          <w:szCs w:val="24"/>
        </w:rPr>
        <w:t>using the following equation:</w:t>
      </w:r>
    </w:p>
    <w:p w14:paraId="3A6E7E0B" w14:textId="548D9B65" w:rsidR="001670D1" w:rsidRPr="00C213BD" w:rsidRDefault="001670D1" w:rsidP="001670D1">
      <w:pPr>
        <w:spacing w:line="276" w:lineRule="auto"/>
        <w:jc w:val="center"/>
        <w:rPr>
          <w:rFonts w:ascii="Times New Roman" w:hAnsi="Times New Roman" w:cs="Times New Roman"/>
          <w:sz w:val="24"/>
          <w:szCs w:val="24"/>
          <w:vertAlign w:val="superscript"/>
        </w:rPr>
      </w:pPr>
      <w:r w:rsidRPr="00C213BD">
        <w:rPr>
          <w:rFonts w:ascii="Times New Roman" w:hAnsi="Times New Roman" w:cs="Times New Roman"/>
          <w:i/>
          <w:iCs/>
          <w:sz w:val="24"/>
          <w:szCs w:val="24"/>
        </w:rPr>
        <w:t>p</w:t>
      </w:r>
      <w:r w:rsidRPr="00C213BD">
        <w:rPr>
          <w:rFonts w:ascii="Times New Roman" w:hAnsi="Times New Roman" w:cs="Times New Roman"/>
          <w:i/>
          <w:iCs/>
          <w:sz w:val="24"/>
          <w:szCs w:val="24"/>
          <w:vertAlign w:val="subscript"/>
        </w:rPr>
        <w:t>s,y,r,sp</w:t>
      </w:r>
      <w:r w:rsidRPr="00C213BD">
        <w:rPr>
          <w:rFonts w:ascii="Times New Roman" w:hAnsi="Times New Roman" w:cs="Times New Roman"/>
          <w:i/>
          <w:iCs/>
          <w:sz w:val="24"/>
          <w:szCs w:val="24"/>
        </w:rPr>
        <w:t xml:space="preserve"> </w:t>
      </w:r>
      <w:r w:rsidRPr="00C213BD">
        <w:rPr>
          <w:rFonts w:ascii="Times New Roman" w:hAnsi="Times New Roman" w:cs="Times New Roman"/>
          <w:sz w:val="24"/>
          <w:szCs w:val="24"/>
        </w:rPr>
        <w:t xml:space="preserve">= 1 – (1 – </w:t>
      </w:r>
      <w:r w:rsidRPr="00C213BD">
        <w:rPr>
          <w:rFonts w:ascii="Times New Roman" w:hAnsi="Times New Roman" w:cs="Times New Roman"/>
          <w:i/>
          <w:iCs/>
          <w:sz w:val="24"/>
          <w:szCs w:val="24"/>
        </w:rPr>
        <w:t>p</w:t>
      </w:r>
      <w:r w:rsidR="00B65AD6" w:rsidRPr="00C213BD">
        <w:rPr>
          <w:rFonts w:ascii="Times New Roman" w:hAnsi="Times New Roman" w:cs="Times New Roman"/>
          <w:i/>
          <w:iCs/>
          <w:sz w:val="24"/>
          <w:szCs w:val="24"/>
          <w:vertAlign w:val="superscript"/>
        </w:rPr>
        <w:t>1</w:t>
      </w:r>
      <w:r w:rsidRPr="00C213BD">
        <w:rPr>
          <w:rFonts w:ascii="Times New Roman" w:hAnsi="Times New Roman" w:cs="Times New Roman"/>
          <w:i/>
          <w:iCs/>
          <w:sz w:val="24"/>
          <w:szCs w:val="24"/>
          <w:vertAlign w:val="subscript"/>
        </w:rPr>
        <w:t>s,y,r,sp</w:t>
      </w:r>
      <w:r w:rsidRPr="00C213BD">
        <w:rPr>
          <w:rFonts w:ascii="Times New Roman" w:hAnsi="Times New Roman" w:cs="Times New Roman"/>
          <w:sz w:val="24"/>
          <w:szCs w:val="24"/>
        </w:rPr>
        <w:t>)</w:t>
      </w:r>
      <w:r w:rsidRPr="00C213BD">
        <w:rPr>
          <w:rFonts w:ascii="Times New Roman" w:hAnsi="Times New Roman" w:cs="Times New Roman"/>
          <w:i/>
          <w:iCs/>
          <w:sz w:val="24"/>
          <w:szCs w:val="24"/>
          <w:vertAlign w:val="superscript"/>
        </w:rPr>
        <w:t>t</w:t>
      </w:r>
    </w:p>
    <w:p w14:paraId="1A962A81" w14:textId="07EA09CA" w:rsidR="00772450" w:rsidRPr="00C213BD" w:rsidRDefault="005710A5" w:rsidP="007E5954">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I </w:t>
      </w:r>
      <w:r w:rsidR="007E5954" w:rsidRPr="00C213BD">
        <w:rPr>
          <w:rFonts w:ascii="Times New Roman" w:hAnsi="Times New Roman" w:cs="Times New Roman"/>
          <w:sz w:val="24"/>
          <w:szCs w:val="24"/>
        </w:rPr>
        <w:t xml:space="preserve">further </w:t>
      </w:r>
      <w:r w:rsidRPr="00C213BD">
        <w:rPr>
          <w:rFonts w:ascii="Times New Roman" w:hAnsi="Times New Roman" w:cs="Times New Roman"/>
          <w:sz w:val="24"/>
          <w:szCs w:val="24"/>
        </w:rPr>
        <w:t xml:space="preserve">used a logit link to model </w:t>
      </w:r>
      <w:r w:rsidR="001973B6" w:rsidRPr="00C213BD">
        <w:rPr>
          <w:rFonts w:ascii="Times New Roman" w:hAnsi="Times New Roman" w:cs="Times New Roman"/>
          <w:sz w:val="24"/>
          <w:szCs w:val="24"/>
        </w:rPr>
        <w:t xml:space="preserve">linear </w:t>
      </w:r>
      <w:r w:rsidRPr="00C213BD">
        <w:rPr>
          <w:rFonts w:ascii="Times New Roman" w:hAnsi="Times New Roman" w:cs="Times New Roman"/>
          <w:sz w:val="24"/>
          <w:szCs w:val="24"/>
        </w:rPr>
        <w:t xml:space="preserve">relationships </w:t>
      </w:r>
      <w:r w:rsidR="003B5FE9" w:rsidRPr="00C213BD">
        <w:rPr>
          <w:rFonts w:ascii="Times New Roman" w:hAnsi="Times New Roman" w:cs="Times New Roman"/>
          <w:sz w:val="24"/>
          <w:szCs w:val="24"/>
        </w:rPr>
        <w:t xml:space="preserve">between </w:t>
      </w:r>
      <w:r w:rsidR="007E5954" w:rsidRPr="00C213BD">
        <w:rPr>
          <w:rFonts w:ascii="Times New Roman" w:hAnsi="Times New Roman" w:cs="Times New Roman"/>
          <w:sz w:val="24"/>
          <w:szCs w:val="24"/>
        </w:rPr>
        <w:t>detection probability</w:t>
      </w:r>
      <w:r w:rsidR="003B5FE9" w:rsidRPr="00C213BD">
        <w:rPr>
          <w:rFonts w:ascii="Times New Roman" w:hAnsi="Times New Roman" w:cs="Times New Roman"/>
          <w:sz w:val="24"/>
          <w:szCs w:val="24"/>
        </w:rPr>
        <w:t xml:space="preserve"> (</w:t>
      </w:r>
      <w:r w:rsidR="007E5954" w:rsidRPr="00C213BD">
        <w:rPr>
          <w:rFonts w:ascii="Times New Roman" w:hAnsi="Times New Roman" w:cs="Times New Roman"/>
          <w:i/>
          <w:iCs/>
          <w:sz w:val="24"/>
          <w:szCs w:val="24"/>
        </w:rPr>
        <w:t>p</w:t>
      </w:r>
      <w:r w:rsidR="007E5954" w:rsidRPr="00C213BD">
        <w:rPr>
          <w:rFonts w:ascii="Times New Roman" w:hAnsi="Times New Roman" w:cs="Times New Roman"/>
          <w:i/>
          <w:iCs/>
          <w:sz w:val="24"/>
          <w:szCs w:val="24"/>
          <w:vertAlign w:val="subscript"/>
        </w:rPr>
        <w:t>s,y,r,sp</w:t>
      </w:r>
      <w:r w:rsidR="003B5FE9" w:rsidRPr="00C213BD">
        <w:rPr>
          <w:rFonts w:ascii="Times New Roman" w:hAnsi="Times New Roman" w:cs="Times New Roman"/>
          <w:sz w:val="24"/>
          <w:szCs w:val="24"/>
        </w:rPr>
        <w:t>) and</w:t>
      </w:r>
      <w:r w:rsidRPr="00C213BD">
        <w:rPr>
          <w:rFonts w:ascii="Times New Roman" w:hAnsi="Times New Roman" w:cs="Times New Roman"/>
          <w:sz w:val="24"/>
          <w:szCs w:val="24"/>
        </w:rPr>
        <w:t xml:space="preserve"> 4 detection covariates, which consisted of </w:t>
      </w:r>
      <w:r w:rsidR="00D57FDA" w:rsidRPr="00C213BD">
        <w:rPr>
          <w:rFonts w:ascii="Times New Roman" w:hAnsi="Times New Roman" w:cs="Times New Roman"/>
          <w:sz w:val="24"/>
          <w:szCs w:val="24"/>
        </w:rPr>
        <w:t>ordinal day</w:t>
      </w:r>
      <w:r w:rsidR="0047460C" w:rsidRPr="00C213BD">
        <w:rPr>
          <w:rFonts w:ascii="Times New Roman" w:hAnsi="Times New Roman" w:cs="Times New Roman"/>
          <w:sz w:val="24"/>
          <w:szCs w:val="24"/>
        </w:rPr>
        <w:t xml:space="preserve"> (</w:t>
      </w:r>
      <w:r w:rsidR="00A84DD5" w:rsidRPr="00C213BD">
        <w:rPr>
          <w:rFonts w:ascii="Times New Roman" w:hAnsi="Times New Roman" w:cs="Times New Roman"/>
          <w:sz w:val="24"/>
          <w:szCs w:val="24"/>
        </w:rPr>
        <w:t xml:space="preserve">centered and </w:t>
      </w:r>
      <w:r w:rsidR="0047460C" w:rsidRPr="00C213BD">
        <w:rPr>
          <w:rFonts w:ascii="Times New Roman" w:hAnsi="Times New Roman" w:cs="Times New Roman"/>
          <w:sz w:val="24"/>
          <w:szCs w:val="24"/>
        </w:rPr>
        <w:t>scaled prior to analysis)</w:t>
      </w:r>
      <w:r w:rsidR="00D57FDA" w:rsidRPr="00C213BD">
        <w:rPr>
          <w:rFonts w:ascii="Times New Roman" w:hAnsi="Times New Roman" w:cs="Times New Roman"/>
          <w:sz w:val="24"/>
          <w:szCs w:val="24"/>
        </w:rPr>
        <w:t>, time since sunrise (measured as decimal hours</w:t>
      </w:r>
      <w:r w:rsidR="0047460C" w:rsidRPr="00C213BD">
        <w:rPr>
          <w:rFonts w:ascii="Times New Roman" w:hAnsi="Times New Roman" w:cs="Times New Roman"/>
          <w:sz w:val="24"/>
          <w:szCs w:val="24"/>
        </w:rPr>
        <w:t xml:space="preserve"> and </w:t>
      </w:r>
      <w:r w:rsidR="00A84DD5" w:rsidRPr="00C213BD">
        <w:rPr>
          <w:rFonts w:ascii="Times New Roman" w:hAnsi="Times New Roman" w:cs="Times New Roman"/>
          <w:sz w:val="24"/>
          <w:szCs w:val="24"/>
        </w:rPr>
        <w:t xml:space="preserve">centered and </w:t>
      </w:r>
      <w:r w:rsidR="0047460C" w:rsidRPr="00C213BD">
        <w:rPr>
          <w:rFonts w:ascii="Times New Roman" w:hAnsi="Times New Roman" w:cs="Times New Roman"/>
          <w:sz w:val="24"/>
          <w:szCs w:val="24"/>
        </w:rPr>
        <w:t>scaled prior to analysis</w:t>
      </w:r>
      <w:r w:rsidR="00D57FDA" w:rsidRPr="00C213BD">
        <w:rPr>
          <w:rFonts w:ascii="Times New Roman" w:hAnsi="Times New Roman" w:cs="Times New Roman"/>
          <w:sz w:val="24"/>
          <w:szCs w:val="24"/>
        </w:rPr>
        <w:t xml:space="preserve">), a dummy variable for wind (0 = wind codes of 0, 1, or 2; 1 = wind codes &gt;2), and a dummy variable for sky (0 = sky codes of 0, 1, or 2; 1 = sky codes &gt;2). I imputed </w:t>
      </w:r>
      <w:r w:rsidR="009F0D41" w:rsidRPr="00C213BD">
        <w:rPr>
          <w:rFonts w:ascii="Times New Roman" w:hAnsi="Times New Roman" w:cs="Times New Roman"/>
          <w:sz w:val="24"/>
          <w:szCs w:val="24"/>
        </w:rPr>
        <w:t>study</w:t>
      </w:r>
      <w:r w:rsidR="00D57FDA" w:rsidRPr="00C213BD">
        <w:rPr>
          <w:rFonts w:ascii="Times New Roman" w:hAnsi="Times New Roman" w:cs="Times New Roman"/>
          <w:sz w:val="24"/>
          <w:szCs w:val="24"/>
        </w:rPr>
        <w:t xml:space="preserve"> region-specific detection covariates for avian point count surveys that were lacking data on time, wind code, or sky code. </w:t>
      </w:r>
      <w:r w:rsidR="007C3D14" w:rsidRPr="00C213BD">
        <w:rPr>
          <w:rFonts w:ascii="Times New Roman" w:hAnsi="Times New Roman" w:cs="Times New Roman"/>
          <w:sz w:val="24"/>
          <w:szCs w:val="24"/>
        </w:rPr>
        <w:t xml:space="preserve">I assumed that time since sunrise was a Gaussian random variable </w:t>
      </w:r>
      <w:r w:rsidR="009050B7" w:rsidRPr="00C213BD">
        <w:rPr>
          <w:rFonts w:ascii="Times New Roman" w:hAnsi="Times New Roman" w:cs="Times New Roman"/>
          <w:sz w:val="24"/>
          <w:szCs w:val="24"/>
        </w:rPr>
        <w:t xml:space="preserve">with region-specific prior </w:t>
      </w:r>
      <w:r w:rsidR="00A84DD5" w:rsidRPr="00C213BD">
        <w:rPr>
          <w:rFonts w:ascii="Times New Roman" w:hAnsi="Times New Roman" w:cs="Times New Roman"/>
          <w:sz w:val="24"/>
          <w:szCs w:val="24"/>
        </w:rPr>
        <w:t>mean and variance,</w:t>
      </w:r>
      <w:r w:rsidR="009050B7" w:rsidRPr="00C213BD">
        <w:rPr>
          <w:rFonts w:ascii="Times New Roman" w:hAnsi="Times New Roman" w:cs="Times New Roman"/>
          <w:sz w:val="24"/>
          <w:szCs w:val="24"/>
        </w:rPr>
        <w:t xml:space="preserve"> </w:t>
      </w:r>
      <w:r w:rsidR="007C3D14" w:rsidRPr="00C213BD">
        <w:rPr>
          <w:rFonts w:ascii="Times New Roman" w:hAnsi="Times New Roman" w:cs="Times New Roman"/>
          <w:sz w:val="24"/>
          <w:szCs w:val="24"/>
        </w:rPr>
        <w:t>and that the wind and sky dummy variables were Bernoulli random variables</w:t>
      </w:r>
      <w:r w:rsidR="009050B7" w:rsidRPr="00C213BD">
        <w:rPr>
          <w:rFonts w:ascii="Times New Roman" w:hAnsi="Times New Roman" w:cs="Times New Roman"/>
          <w:sz w:val="24"/>
          <w:szCs w:val="24"/>
        </w:rPr>
        <w:t xml:space="preserve"> with region-specific </w:t>
      </w:r>
      <w:r w:rsidR="00A84DD5" w:rsidRPr="00C213BD">
        <w:rPr>
          <w:rFonts w:ascii="Times New Roman" w:hAnsi="Times New Roman" w:cs="Times New Roman"/>
          <w:sz w:val="24"/>
          <w:szCs w:val="24"/>
        </w:rPr>
        <w:t>probabilities of success</w:t>
      </w:r>
      <w:r w:rsidR="007C3D14" w:rsidRPr="00C213BD">
        <w:rPr>
          <w:rFonts w:ascii="Times New Roman" w:hAnsi="Times New Roman" w:cs="Times New Roman"/>
          <w:sz w:val="24"/>
          <w:szCs w:val="24"/>
        </w:rPr>
        <w:t>.</w:t>
      </w:r>
      <w:r w:rsidR="00424205" w:rsidRPr="00C213BD">
        <w:rPr>
          <w:rFonts w:ascii="Times New Roman" w:hAnsi="Times New Roman" w:cs="Times New Roman"/>
          <w:sz w:val="24"/>
          <w:szCs w:val="24"/>
        </w:rPr>
        <w:t xml:space="preserve"> </w:t>
      </w:r>
      <w:r w:rsidR="009050B7" w:rsidRPr="00C213BD">
        <w:rPr>
          <w:rFonts w:ascii="Times New Roman" w:hAnsi="Times New Roman" w:cs="Times New Roman"/>
          <w:sz w:val="24"/>
          <w:szCs w:val="24"/>
        </w:rPr>
        <w:t xml:space="preserve">Imputation </w:t>
      </w:r>
      <w:r w:rsidR="00595374" w:rsidRPr="00C213BD">
        <w:rPr>
          <w:rFonts w:ascii="Times New Roman" w:hAnsi="Times New Roman" w:cs="Times New Roman"/>
          <w:sz w:val="24"/>
          <w:szCs w:val="24"/>
        </w:rPr>
        <w:t>was</w:t>
      </w:r>
      <w:r w:rsidR="009050B7" w:rsidRPr="00C213BD">
        <w:rPr>
          <w:rFonts w:ascii="Times New Roman" w:hAnsi="Times New Roman" w:cs="Times New Roman"/>
          <w:sz w:val="24"/>
          <w:szCs w:val="24"/>
        </w:rPr>
        <w:t xml:space="preserve"> informed by the observed data</w:t>
      </w:r>
      <w:r w:rsidR="00595374" w:rsidRPr="00C213BD">
        <w:rPr>
          <w:rFonts w:ascii="Times New Roman" w:hAnsi="Times New Roman" w:cs="Times New Roman"/>
          <w:sz w:val="24"/>
          <w:szCs w:val="24"/>
        </w:rPr>
        <w:t xml:space="preserve"> and accounted for uncertainty, with </w:t>
      </w:r>
      <w:r w:rsidR="00BB04C9" w:rsidRPr="00C213BD">
        <w:rPr>
          <w:rFonts w:ascii="Times New Roman" w:hAnsi="Times New Roman" w:cs="Times New Roman"/>
          <w:sz w:val="24"/>
          <w:szCs w:val="24"/>
        </w:rPr>
        <w:t xml:space="preserve">values drawn from a posterior distribution of each detection </w:t>
      </w:r>
      <w:r w:rsidR="00595374" w:rsidRPr="00C213BD">
        <w:rPr>
          <w:rFonts w:ascii="Times New Roman" w:hAnsi="Times New Roman" w:cs="Times New Roman"/>
          <w:sz w:val="24"/>
          <w:szCs w:val="24"/>
        </w:rPr>
        <w:t xml:space="preserve">variable (Gelman et al. </w:t>
      </w:r>
      <w:r w:rsidR="0057650A">
        <w:rPr>
          <w:rFonts w:ascii="Times New Roman" w:hAnsi="Times New Roman" w:cs="Times New Roman"/>
          <w:sz w:val="24"/>
          <w:szCs w:val="24"/>
        </w:rPr>
        <w:t>2014</w:t>
      </w:r>
      <w:r w:rsidR="00595374" w:rsidRPr="00C213BD">
        <w:rPr>
          <w:rFonts w:ascii="Times New Roman" w:hAnsi="Times New Roman" w:cs="Times New Roman"/>
          <w:sz w:val="24"/>
          <w:szCs w:val="24"/>
        </w:rPr>
        <w:t>)</w:t>
      </w:r>
      <w:r w:rsidR="009050B7" w:rsidRPr="00C213BD">
        <w:rPr>
          <w:rFonts w:ascii="Times New Roman" w:hAnsi="Times New Roman" w:cs="Times New Roman"/>
          <w:sz w:val="24"/>
          <w:szCs w:val="24"/>
        </w:rPr>
        <w:t xml:space="preserve">. </w:t>
      </w:r>
    </w:p>
    <w:p w14:paraId="69681550" w14:textId="1DB5551E" w:rsidR="004F66A4" w:rsidRPr="00C213BD" w:rsidRDefault="00F27AD5" w:rsidP="0060613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The hierarchical community</w:t>
      </w:r>
      <w:r w:rsidR="009B2F13" w:rsidRPr="00C213BD">
        <w:rPr>
          <w:rFonts w:ascii="Times New Roman" w:hAnsi="Times New Roman" w:cs="Times New Roman"/>
          <w:sz w:val="24"/>
          <w:szCs w:val="24"/>
        </w:rPr>
        <w:t xml:space="preserve"> model</w:t>
      </w:r>
      <w:r w:rsidRPr="00C213BD">
        <w:rPr>
          <w:rFonts w:ascii="Times New Roman" w:hAnsi="Times New Roman" w:cs="Times New Roman"/>
          <w:sz w:val="24"/>
          <w:szCs w:val="24"/>
        </w:rPr>
        <w:t xml:space="preserve"> yielded species-specific estimates of </w:t>
      </w:r>
      <w:r w:rsidR="005A3ADB" w:rsidRPr="00C213BD">
        <w:rPr>
          <w:rFonts w:ascii="Times New Roman" w:hAnsi="Times New Roman" w:cs="Times New Roman"/>
          <w:sz w:val="24"/>
          <w:szCs w:val="24"/>
        </w:rPr>
        <w:t xml:space="preserve">latent </w:t>
      </w:r>
      <w:r w:rsidRPr="00C213BD">
        <w:rPr>
          <w:rFonts w:ascii="Times New Roman" w:hAnsi="Times New Roman" w:cs="Times New Roman"/>
          <w:sz w:val="24"/>
          <w:szCs w:val="24"/>
        </w:rPr>
        <w:t>occupancy</w:t>
      </w:r>
      <w:r w:rsidR="00976BDB" w:rsidRPr="00C213BD">
        <w:rPr>
          <w:rFonts w:ascii="Times New Roman" w:hAnsi="Times New Roman" w:cs="Times New Roman"/>
          <w:sz w:val="24"/>
          <w:szCs w:val="24"/>
        </w:rPr>
        <w:t xml:space="preserve"> (</w:t>
      </w:r>
      <w:r w:rsidR="00976BDB" w:rsidRPr="00C213BD">
        <w:rPr>
          <w:rFonts w:ascii="Times New Roman" w:hAnsi="Times New Roman" w:cs="Times New Roman"/>
          <w:i/>
          <w:iCs/>
          <w:sz w:val="24"/>
          <w:szCs w:val="24"/>
        </w:rPr>
        <w:t>Z</w:t>
      </w:r>
      <w:r w:rsidR="00976BDB" w:rsidRPr="00C213BD">
        <w:rPr>
          <w:rFonts w:ascii="Times New Roman" w:hAnsi="Times New Roman" w:cs="Times New Roman"/>
          <w:i/>
          <w:iCs/>
          <w:sz w:val="24"/>
          <w:szCs w:val="24"/>
          <w:vertAlign w:val="subscript"/>
        </w:rPr>
        <w:t>s,y,sp</w:t>
      </w:r>
      <w:r w:rsidR="00976BDB" w:rsidRPr="00C213BD">
        <w:rPr>
          <w:rFonts w:ascii="Times New Roman" w:hAnsi="Times New Roman" w:cs="Times New Roman"/>
          <w:sz w:val="24"/>
          <w:szCs w:val="24"/>
        </w:rPr>
        <w:t xml:space="preserve">) for species </w:t>
      </w:r>
      <w:r w:rsidR="00976BDB" w:rsidRPr="00C213BD">
        <w:rPr>
          <w:rFonts w:ascii="Times New Roman" w:hAnsi="Times New Roman" w:cs="Times New Roman"/>
          <w:i/>
          <w:iCs/>
          <w:sz w:val="24"/>
          <w:szCs w:val="24"/>
        </w:rPr>
        <w:t xml:space="preserve">sp </w:t>
      </w:r>
      <w:r w:rsidRPr="00C213BD">
        <w:rPr>
          <w:rFonts w:ascii="Times New Roman" w:hAnsi="Times New Roman" w:cs="Times New Roman"/>
          <w:sz w:val="24"/>
          <w:szCs w:val="24"/>
        </w:rPr>
        <w:t xml:space="preserve">at each sampling </w:t>
      </w:r>
      <w:r w:rsidR="00976BDB" w:rsidRPr="00C213BD">
        <w:rPr>
          <w:rFonts w:ascii="Times New Roman" w:hAnsi="Times New Roman" w:cs="Times New Roman"/>
          <w:sz w:val="24"/>
          <w:szCs w:val="24"/>
        </w:rPr>
        <w:t xml:space="preserve">point </w:t>
      </w:r>
      <w:r w:rsidR="00976BDB" w:rsidRPr="00C213BD">
        <w:rPr>
          <w:rFonts w:ascii="Times New Roman" w:hAnsi="Times New Roman" w:cs="Times New Roman"/>
          <w:i/>
          <w:iCs/>
          <w:sz w:val="24"/>
          <w:szCs w:val="24"/>
        </w:rPr>
        <w:t>s</w:t>
      </w:r>
      <w:r w:rsidR="00976BDB"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in each year </w:t>
      </w:r>
      <w:r w:rsidR="00976BDB" w:rsidRPr="00C213BD">
        <w:rPr>
          <w:rFonts w:ascii="Times New Roman" w:hAnsi="Times New Roman" w:cs="Times New Roman"/>
          <w:i/>
          <w:iCs/>
          <w:sz w:val="24"/>
          <w:szCs w:val="24"/>
        </w:rPr>
        <w:t>y</w:t>
      </w:r>
      <w:r w:rsidR="00976BDB"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based on observed data from replicate surveys. I then derived the overall species richness </w:t>
      </w:r>
      <w:r w:rsidR="00ED3645" w:rsidRPr="00C213BD">
        <w:rPr>
          <w:rFonts w:ascii="Times New Roman" w:hAnsi="Times New Roman" w:cs="Times New Roman"/>
          <w:sz w:val="24"/>
          <w:szCs w:val="24"/>
        </w:rPr>
        <w:t xml:space="preserve">for each sampling </w:t>
      </w:r>
      <w:r w:rsidR="0028751F" w:rsidRPr="00C213BD">
        <w:rPr>
          <w:rFonts w:ascii="Times New Roman" w:hAnsi="Times New Roman" w:cs="Times New Roman"/>
          <w:sz w:val="24"/>
        </w:rPr>
        <w:t xml:space="preserve">point </w:t>
      </w:r>
      <w:r w:rsidR="00ED3645" w:rsidRPr="00C213BD">
        <w:rPr>
          <w:rFonts w:ascii="Times New Roman" w:hAnsi="Times New Roman" w:cs="Times New Roman"/>
          <w:sz w:val="24"/>
          <w:szCs w:val="24"/>
        </w:rPr>
        <w:t xml:space="preserve">in each year </w:t>
      </w:r>
      <w:r w:rsidRPr="00C213BD">
        <w:rPr>
          <w:rFonts w:ascii="Times New Roman" w:hAnsi="Times New Roman" w:cs="Times New Roman"/>
          <w:sz w:val="24"/>
          <w:szCs w:val="24"/>
        </w:rPr>
        <w:t xml:space="preserve">by summing the occupancy </w:t>
      </w:r>
      <w:r w:rsidR="00976BDB" w:rsidRPr="00C213BD">
        <w:rPr>
          <w:rFonts w:ascii="Times New Roman" w:hAnsi="Times New Roman" w:cs="Times New Roman"/>
          <w:sz w:val="24"/>
          <w:szCs w:val="24"/>
        </w:rPr>
        <w:t>of</w:t>
      </w:r>
      <w:r w:rsidRPr="00C213BD">
        <w:rPr>
          <w:rFonts w:ascii="Times New Roman" w:hAnsi="Times New Roman" w:cs="Times New Roman"/>
          <w:sz w:val="24"/>
          <w:szCs w:val="24"/>
        </w:rPr>
        <w:t xml:space="preserve"> the 40 forest songbird species</w:t>
      </w:r>
      <w:r w:rsidR="004F66A4" w:rsidRPr="00C213BD">
        <w:rPr>
          <w:rFonts w:ascii="Times New Roman" w:hAnsi="Times New Roman" w:cs="Times New Roman"/>
          <w:sz w:val="24"/>
          <w:szCs w:val="24"/>
        </w:rPr>
        <w:t>, as in the following equation:</w:t>
      </w:r>
    </w:p>
    <w:p w14:paraId="68B6E4A3" w14:textId="3B5F7320" w:rsidR="004F66A4" w:rsidRPr="00C213BD" w:rsidRDefault="002034D6" w:rsidP="0060613D">
      <w:pPr>
        <w:spacing w:line="276" w:lineRule="auto"/>
        <w:ind w:firstLine="720"/>
        <w:rPr>
          <w:rFonts w:ascii="Times New Roman" w:hAnsi="Times New Roman" w:cs="Times New Roman"/>
          <w:sz w:val="24"/>
          <w:szCs w:val="24"/>
        </w:rPr>
      </w:pPr>
      <m:oMathPara>
        <m:oMath>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sp=1</m:t>
              </m:r>
            </m:sub>
            <m:sup>
              <m:r>
                <w:rPr>
                  <w:rFonts w:ascii="Cambria Math" w:eastAsia="Cambria Math" w:hAnsi="Cambria Math" w:cs="Cambria Math"/>
                  <w:sz w:val="24"/>
                  <w:szCs w:val="24"/>
                </w:rPr>
                <m:t>40</m:t>
              </m:r>
            </m:sup>
            <m:e>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s,y,sp</m:t>
                  </m:r>
                </m:sub>
              </m:sSub>
            </m:e>
          </m:nary>
        </m:oMath>
      </m:oMathPara>
    </w:p>
    <w:p w14:paraId="4C651FCA" w14:textId="593588CB" w:rsidR="00772450" w:rsidRPr="00C213BD" w:rsidRDefault="004F66A4" w:rsidP="004F66A4">
      <w:pPr>
        <w:spacing w:line="276" w:lineRule="auto"/>
        <w:rPr>
          <w:rFonts w:ascii="Times New Roman" w:hAnsi="Times New Roman" w:cs="Times New Roman"/>
          <w:sz w:val="24"/>
          <w:szCs w:val="24"/>
        </w:rPr>
      </w:pPr>
      <w:r w:rsidRPr="00C213BD">
        <w:rPr>
          <w:rFonts w:ascii="Times New Roman" w:hAnsi="Times New Roman" w:cs="Times New Roman"/>
          <w:sz w:val="24"/>
          <w:szCs w:val="24"/>
        </w:rPr>
        <w:t>Similarly, I derived</w:t>
      </w:r>
      <w:r w:rsidR="00F27AD5" w:rsidRPr="00C213BD">
        <w:rPr>
          <w:rFonts w:ascii="Times New Roman" w:hAnsi="Times New Roman" w:cs="Times New Roman"/>
          <w:sz w:val="24"/>
          <w:szCs w:val="24"/>
        </w:rPr>
        <w:t xml:space="preserve"> guild-specific richness by summing the occupancy of the subset of forest songbird species that belonged to each guild designation.</w:t>
      </w:r>
    </w:p>
    <w:p w14:paraId="00203CEC" w14:textId="2A14C130" w:rsidR="00CC0067" w:rsidRPr="00C213BD" w:rsidRDefault="00DE6D61" w:rsidP="0060613D">
      <w:pPr>
        <w:spacing w:line="276" w:lineRule="auto"/>
        <w:ind w:firstLine="720"/>
        <w:rPr>
          <w:rFonts w:ascii="Times New Roman" w:hAnsi="Times New Roman" w:cs="Times New Roman"/>
          <w:sz w:val="24"/>
          <w:szCs w:val="24"/>
        </w:rPr>
      </w:pPr>
      <w:r w:rsidRPr="00C213BD">
        <w:rPr>
          <w:rFonts w:ascii="Times New Roman" w:hAnsi="Times New Roman" w:cs="Times New Roman"/>
          <w:sz w:val="24"/>
        </w:rPr>
        <w:t xml:space="preserve">I was able to </w:t>
      </w:r>
      <w:r w:rsidRPr="00C213BD">
        <w:rPr>
          <w:rFonts w:ascii="Times New Roman" w:hAnsi="Times New Roman" w:cs="Times New Roman"/>
          <w:sz w:val="24"/>
          <w:szCs w:val="24"/>
        </w:rPr>
        <w:t>integrate distinct detection processes and explicitly account for the effects of different sampling methods</w:t>
      </w:r>
      <w:r w:rsidRPr="00C213BD">
        <w:rPr>
          <w:rFonts w:ascii="Times New Roman" w:hAnsi="Times New Roman" w:cs="Times New Roman"/>
          <w:sz w:val="24"/>
        </w:rPr>
        <w:t xml:space="preserve"> </w:t>
      </w:r>
      <w:r w:rsidRPr="00C213BD">
        <w:rPr>
          <w:rFonts w:ascii="Times New Roman" w:hAnsi="Times New Roman" w:cs="Times New Roman"/>
          <w:sz w:val="24"/>
          <w:szCs w:val="24"/>
        </w:rPr>
        <w:t xml:space="preserve">in each study region within the hierarchical community model </w:t>
      </w:r>
      <w:r w:rsidRPr="00C213BD">
        <w:rPr>
          <w:rFonts w:ascii="Times New Roman" w:hAnsi="Times New Roman" w:cs="Times New Roman"/>
          <w:sz w:val="24"/>
        </w:rPr>
        <w:t>by using</w:t>
      </w:r>
      <w:r w:rsidR="00CC0067" w:rsidRPr="00C213BD">
        <w:rPr>
          <w:rFonts w:ascii="Times New Roman" w:hAnsi="Times New Roman" w:cs="Times New Roman"/>
          <w:sz w:val="24"/>
        </w:rPr>
        <w:t xml:space="preserve"> a Bayesian framework, implemented with Markov chain Monte Carlo methods. For all community-level and species-specific parameters, I used prior distributions</w:t>
      </w:r>
      <w:r w:rsidR="00A84DD5" w:rsidRPr="00C213BD">
        <w:rPr>
          <w:rFonts w:ascii="Times New Roman" w:hAnsi="Times New Roman" w:cs="Times New Roman"/>
          <w:sz w:val="24"/>
        </w:rPr>
        <w:t xml:space="preserve"> which were meant to </w:t>
      </w:r>
      <w:r w:rsidR="00A84DD5" w:rsidRPr="00C213BD">
        <w:rPr>
          <w:rFonts w:ascii="Times New Roman" w:hAnsi="Times New Roman" w:cs="Times New Roman"/>
          <w:sz w:val="24"/>
        </w:rPr>
        <w:lastRenderedPageBreak/>
        <w:t>provide little information</w:t>
      </w:r>
      <w:r w:rsidR="00424577" w:rsidRPr="00C213BD">
        <w:rPr>
          <w:rFonts w:ascii="Times New Roman" w:hAnsi="Times New Roman" w:cs="Times New Roman"/>
          <w:sz w:val="24"/>
        </w:rPr>
        <w:t>; a</w:t>
      </w:r>
      <w:r w:rsidR="00CC0067" w:rsidRPr="00C213BD">
        <w:rPr>
          <w:rFonts w:ascii="Times New Roman" w:hAnsi="Times New Roman" w:cs="Times New Roman"/>
          <w:sz w:val="24"/>
        </w:rPr>
        <w:t xml:space="preserve">ll gamma prior distributions, </w:t>
      </w:r>
      <w:r w:rsidR="00C74AFF" w:rsidRPr="00C213BD">
        <w:rPr>
          <w:rFonts w:ascii="Times New Roman" w:hAnsi="Times New Roman" w:cs="Times New Roman"/>
          <w:sz w:val="24"/>
        </w:rPr>
        <w:t>often used for</w:t>
      </w:r>
      <w:r w:rsidR="00CC0067" w:rsidRPr="00C213BD">
        <w:rPr>
          <w:rFonts w:ascii="Times New Roman" w:hAnsi="Times New Roman" w:cs="Times New Roman"/>
          <w:sz w:val="24"/>
        </w:rPr>
        <w:t xml:space="preserve"> </w:t>
      </w:r>
      <w:r w:rsidR="00C74AFF" w:rsidRPr="00C213BD">
        <w:rPr>
          <w:rFonts w:ascii="Times New Roman" w:hAnsi="Times New Roman" w:cs="Times New Roman"/>
          <w:sz w:val="24"/>
        </w:rPr>
        <w:t>variance</w:t>
      </w:r>
      <w:r w:rsidR="00CC0067" w:rsidRPr="00C213BD">
        <w:rPr>
          <w:rFonts w:ascii="Times New Roman" w:hAnsi="Times New Roman" w:cs="Times New Roman"/>
          <w:sz w:val="24"/>
        </w:rPr>
        <w:t xml:space="preserve"> parameter</w:t>
      </w:r>
      <w:r w:rsidR="00C74AFF" w:rsidRPr="00C213BD">
        <w:rPr>
          <w:rFonts w:ascii="Times New Roman" w:hAnsi="Times New Roman" w:cs="Times New Roman"/>
          <w:sz w:val="24"/>
        </w:rPr>
        <w:t>s</w:t>
      </w:r>
      <w:r w:rsidR="00CC0067" w:rsidRPr="00C213BD">
        <w:rPr>
          <w:rFonts w:ascii="Times New Roman" w:hAnsi="Times New Roman" w:cs="Times New Roman"/>
          <w:sz w:val="24"/>
        </w:rPr>
        <w:t xml:space="preserve">, had a shape parameter of 1 and rate parameter of 1, and all Gaussian prior distributions, such as for the </w:t>
      </w:r>
      <w:r w:rsidR="00C74AFF" w:rsidRPr="00C213BD">
        <w:rPr>
          <w:rFonts w:ascii="Times New Roman" w:hAnsi="Times New Roman" w:cs="Times New Roman"/>
          <w:sz w:val="24"/>
        </w:rPr>
        <w:t xml:space="preserve">community-level </w:t>
      </w:r>
      <w:r w:rsidR="00CC0067" w:rsidRPr="00C213BD">
        <w:rPr>
          <w:rFonts w:ascii="Times New Roman" w:hAnsi="Times New Roman" w:cs="Times New Roman"/>
          <w:sz w:val="24"/>
        </w:rPr>
        <w:t xml:space="preserve">slope coefficients for each site covariate, had a mean of 0 and precision of </w:t>
      </w:r>
      <w:r w:rsidR="00C74AFF" w:rsidRPr="00C213BD">
        <w:rPr>
          <w:rFonts w:ascii="Times New Roman" w:hAnsi="Times New Roman" w:cs="Times New Roman"/>
          <w:sz w:val="24"/>
        </w:rPr>
        <w:t xml:space="preserve">either </w:t>
      </w:r>
      <w:r w:rsidR="00CC0067" w:rsidRPr="00C213BD">
        <w:rPr>
          <w:rFonts w:ascii="Times New Roman" w:hAnsi="Times New Roman" w:cs="Times New Roman"/>
          <w:sz w:val="24"/>
        </w:rPr>
        <w:t>0.1</w:t>
      </w:r>
      <w:r w:rsidR="00C74AFF" w:rsidRPr="00C213BD">
        <w:rPr>
          <w:rFonts w:ascii="Times New Roman" w:hAnsi="Times New Roman" w:cs="Times New Roman"/>
          <w:sz w:val="24"/>
        </w:rPr>
        <w:t xml:space="preserve"> or 1</w:t>
      </w:r>
      <w:r w:rsidR="00A84DD5" w:rsidRPr="00C213BD">
        <w:rPr>
          <w:rFonts w:ascii="Times New Roman" w:hAnsi="Times New Roman" w:cs="Times New Roman"/>
          <w:sz w:val="24"/>
        </w:rPr>
        <w:t xml:space="preserve"> (Appendix B)</w:t>
      </w:r>
      <w:r w:rsidR="00CC0067" w:rsidRPr="00C213BD">
        <w:rPr>
          <w:rFonts w:ascii="Times New Roman" w:hAnsi="Times New Roman" w:cs="Times New Roman"/>
          <w:sz w:val="24"/>
        </w:rPr>
        <w:t xml:space="preserve">. I fit the models in JAGS (Plummer 2003) using the “jagsUI” package </w:t>
      </w:r>
      <w:r w:rsidR="00CC0067" w:rsidRPr="00C213BD">
        <w:rPr>
          <w:rFonts w:ascii="Times New Roman" w:hAnsi="Times New Roman" w:cs="Times New Roman"/>
          <w:sz w:val="24"/>
        </w:rPr>
        <w:fldChar w:fldCharType="begin" w:fldLock="1"/>
      </w:r>
      <w:r w:rsidR="00CC0067" w:rsidRPr="00C213BD">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CC0067" w:rsidRPr="00C213BD">
        <w:rPr>
          <w:rFonts w:ascii="Times New Roman" w:hAnsi="Times New Roman" w:cs="Times New Roman"/>
          <w:sz w:val="24"/>
        </w:rPr>
        <w:fldChar w:fldCharType="separate"/>
      </w:r>
      <w:r w:rsidR="00CC0067" w:rsidRPr="00C213BD">
        <w:rPr>
          <w:rFonts w:ascii="Times New Roman" w:hAnsi="Times New Roman" w:cs="Times New Roman"/>
          <w:noProof/>
          <w:sz w:val="24"/>
        </w:rPr>
        <w:t>(Kellner and Meredith 2021)</w:t>
      </w:r>
      <w:r w:rsidR="00CC0067" w:rsidRPr="00C213BD">
        <w:rPr>
          <w:rFonts w:ascii="Times New Roman" w:hAnsi="Times New Roman" w:cs="Times New Roman"/>
          <w:sz w:val="24"/>
        </w:rPr>
        <w:fldChar w:fldCharType="end"/>
      </w:r>
      <w:r w:rsidR="00CC0067" w:rsidRPr="00C213BD">
        <w:rPr>
          <w:rFonts w:ascii="Times New Roman" w:hAnsi="Times New Roman" w:cs="Times New Roman"/>
          <w:sz w:val="24"/>
        </w:rPr>
        <w:t xml:space="preserve"> in Program R (R Core Team 2022). I used the “</w:t>
      </w:r>
      <w:r w:rsidR="005E573F" w:rsidRPr="00C213BD">
        <w:rPr>
          <w:rFonts w:ascii="Times New Roman" w:hAnsi="Times New Roman" w:cs="Times New Roman"/>
          <w:sz w:val="24"/>
        </w:rPr>
        <w:t>jags</w:t>
      </w:r>
      <w:r w:rsidR="00CC0067" w:rsidRPr="00C213BD">
        <w:rPr>
          <w:rFonts w:ascii="Times New Roman" w:hAnsi="Times New Roman" w:cs="Times New Roman"/>
          <w:sz w:val="24"/>
        </w:rPr>
        <w:t xml:space="preserve">” function to run 3 chains for </w:t>
      </w:r>
      <w:r w:rsidR="005E573F" w:rsidRPr="00C213BD">
        <w:rPr>
          <w:rFonts w:ascii="Times New Roman" w:hAnsi="Times New Roman" w:cs="Times New Roman"/>
          <w:sz w:val="24"/>
        </w:rPr>
        <w:t>the hierarchical community</w:t>
      </w:r>
      <w:r w:rsidR="00CC0067" w:rsidRPr="00C213BD">
        <w:rPr>
          <w:rFonts w:ascii="Times New Roman" w:hAnsi="Times New Roman" w:cs="Times New Roman"/>
          <w:sz w:val="24"/>
        </w:rPr>
        <w:t xml:space="preserve"> model with a burn-in of </w:t>
      </w:r>
      <w:r w:rsidR="00C74AFF" w:rsidRPr="00C213BD">
        <w:rPr>
          <w:rFonts w:ascii="Times New Roman" w:hAnsi="Times New Roman" w:cs="Times New Roman"/>
          <w:sz w:val="24"/>
        </w:rPr>
        <w:t>2,500</w:t>
      </w:r>
      <w:r w:rsidR="00CC0067" w:rsidRPr="00C213BD">
        <w:rPr>
          <w:rFonts w:ascii="Times New Roman" w:hAnsi="Times New Roman" w:cs="Times New Roman"/>
          <w:sz w:val="24"/>
        </w:rPr>
        <w:t xml:space="preserve"> iterations, thinning rate of </w:t>
      </w:r>
      <w:r w:rsidR="00C74AFF" w:rsidRPr="00C213BD">
        <w:rPr>
          <w:rFonts w:ascii="Times New Roman" w:hAnsi="Times New Roman" w:cs="Times New Roman"/>
          <w:sz w:val="24"/>
        </w:rPr>
        <w:t>1</w:t>
      </w:r>
      <w:r w:rsidR="00CC0067" w:rsidRPr="00C213BD">
        <w:rPr>
          <w:rFonts w:ascii="Times New Roman" w:hAnsi="Times New Roman" w:cs="Times New Roman"/>
          <w:sz w:val="24"/>
        </w:rPr>
        <w:t xml:space="preserve"> iteration, and iteration increment of </w:t>
      </w:r>
      <w:r w:rsidR="00C74AFF" w:rsidRPr="00C213BD">
        <w:rPr>
          <w:rFonts w:ascii="Times New Roman" w:hAnsi="Times New Roman" w:cs="Times New Roman"/>
          <w:sz w:val="24"/>
        </w:rPr>
        <w:t>1,000</w:t>
      </w:r>
      <w:r w:rsidR="005E573F" w:rsidRPr="00C213BD">
        <w:rPr>
          <w:rFonts w:ascii="Times New Roman" w:hAnsi="Times New Roman" w:cs="Times New Roman"/>
          <w:sz w:val="24"/>
        </w:rPr>
        <w:t xml:space="preserve">, which resulted in 3,000 posterior draws and </w:t>
      </w:r>
      <w:r w:rsidR="00CC0067" w:rsidRPr="00C213BD">
        <w:rPr>
          <w:rFonts w:ascii="Times New Roman" w:hAnsi="Times New Roman" w:cs="Times New Roman"/>
          <w:sz w:val="24"/>
        </w:rPr>
        <w:t xml:space="preserve">reasonable convergence (R̂ ≤ 1.1) </w:t>
      </w:r>
      <w:r w:rsidR="00CC0067" w:rsidRPr="00C213BD">
        <w:rPr>
          <w:rFonts w:ascii="Times New Roman" w:hAnsi="Times New Roman" w:cs="Times New Roman"/>
          <w:sz w:val="24"/>
        </w:rPr>
        <w:fldChar w:fldCharType="begin" w:fldLock="1"/>
      </w:r>
      <w:r w:rsidR="00CC0067" w:rsidRPr="00C213BD">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CC0067" w:rsidRPr="00C213BD">
        <w:rPr>
          <w:rFonts w:ascii="Times New Roman" w:hAnsi="Times New Roman" w:cs="Times New Roman"/>
          <w:sz w:val="24"/>
        </w:rPr>
        <w:fldChar w:fldCharType="separate"/>
      </w:r>
      <w:r w:rsidR="00CC0067" w:rsidRPr="00C213BD">
        <w:rPr>
          <w:rFonts w:ascii="Times New Roman" w:hAnsi="Times New Roman" w:cs="Times New Roman"/>
          <w:noProof/>
          <w:sz w:val="24"/>
        </w:rPr>
        <w:t>(Gelman et al. 2014)</w:t>
      </w:r>
      <w:r w:rsidR="00CC0067" w:rsidRPr="00C213BD">
        <w:rPr>
          <w:rFonts w:ascii="Times New Roman" w:hAnsi="Times New Roman" w:cs="Times New Roman"/>
          <w:sz w:val="24"/>
        </w:rPr>
        <w:fldChar w:fldCharType="end"/>
      </w:r>
      <w:r w:rsidR="00CC0067" w:rsidRPr="00C213BD">
        <w:rPr>
          <w:rFonts w:ascii="Times New Roman" w:hAnsi="Times New Roman" w:cs="Times New Roman"/>
          <w:sz w:val="24"/>
        </w:rPr>
        <w:t>.</w:t>
      </w:r>
    </w:p>
    <w:p w14:paraId="58388289" w14:textId="6B795872" w:rsidR="00545187" w:rsidRPr="00C213BD" w:rsidRDefault="00545187" w:rsidP="00545187">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Determining relationships with climate factors</w:t>
      </w:r>
      <w:r w:rsidR="00BE16F6" w:rsidRPr="00C213BD">
        <w:rPr>
          <w:rFonts w:ascii="Times New Roman" w:hAnsi="Times New Roman" w:cs="Times New Roman"/>
          <w:i/>
          <w:iCs/>
          <w:sz w:val="24"/>
          <w:szCs w:val="24"/>
        </w:rPr>
        <w:t xml:space="preserve"> and</w:t>
      </w:r>
      <w:r w:rsidRPr="00C213BD">
        <w:rPr>
          <w:rFonts w:ascii="Times New Roman" w:hAnsi="Times New Roman" w:cs="Times New Roman"/>
          <w:i/>
          <w:iCs/>
          <w:sz w:val="24"/>
          <w:szCs w:val="24"/>
        </w:rPr>
        <w:t xml:space="preserve"> </w:t>
      </w:r>
      <w:r w:rsidR="00BE16F6" w:rsidRPr="00C213BD">
        <w:rPr>
          <w:rFonts w:ascii="Times New Roman" w:hAnsi="Times New Roman" w:cs="Times New Roman"/>
          <w:i/>
          <w:iCs/>
          <w:sz w:val="24"/>
          <w:szCs w:val="24"/>
        </w:rPr>
        <w:t xml:space="preserve">temporal trends </w:t>
      </w:r>
      <w:r w:rsidRPr="00C213BD">
        <w:rPr>
          <w:rFonts w:ascii="Times New Roman" w:hAnsi="Times New Roman" w:cs="Times New Roman"/>
          <w:i/>
          <w:iCs/>
          <w:sz w:val="24"/>
          <w:szCs w:val="24"/>
        </w:rPr>
        <w:t>for overall species and guild richness</w:t>
      </w:r>
    </w:p>
    <w:p w14:paraId="07831A5A" w14:textId="6A98AB72" w:rsidR="00917393" w:rsidRPr="00C213BD" w:rsidRDefault="00AC6382" w:rsidP="00507DF0">
      <w:pPr>
        <w:spacing w:line="276" w:lineRule="auto"/>
        <w:rPr>
          <w:rFonts w:ascii="Times New Roman" w:hAnsi="Times New Roman" w:cs="Times New Roman"/>
          <w:sz w:val="24"/>
          <w:szCs w:val="24"/>
        </w:rPr>
      </w:pPr>
      <w:r w:rsidRPr="00C213BD">
        <w:rPr>
          <w:rFonts w:ascii="Times New Roman" w:hAnsi="Times New Roman" w:cs="Times New Roman"/>
          <w:sz w:val="24"/>
          <w:szCs w:val="24"/>
        </w:rPr>
        <w:tab/>
        <w:t xml:space="preserve">After I derived detection-corrected overall species and guild richness from the hierarchical community model, I </w:t>
      </w:r>
      <w:r w:rsidR="009365B1" w:rsidRPr="00C213BD">
        <w:rPr>
          <w:rFonts w:ascii="Times New Roman" w:hAnsi="Times New Roman" w:cs="Times New Roman"/>
          <w:sz w:val="24"/>
          <w:szCs w:val="24"/>
        </w:rPr>
        <w:t xml:space="preserve">then incorporated those estimates into corresponding </w:t>
      </w:r>
      <w:r w:rsidR="00B76172" w:rsidRPr="00C213BD">
        <w:rPr>
          <w:rFonts w:ascii="Times New Roman" w:hAnsi="Times New Roman" w:cs="Times New Roman"/>
          <w:sz w:val="24"/>
          <w:szCs w:val="24"/>
        </w:rPr>
        <w:t xml:space="preserve">generalized linear </w:t>
      </w:r>
      <w:r w:rsidR="009365B1" w:rsidRPr="00C213BD">
        <w:rPr>
          <w:rFonts w:ascii="Times New Roman" w:hAnsi="Times New Roman" w:cs="Times New Roman"/>
          <w:sz w:val="24"/>
          <w:szCs w:val="24"/>
        </w:rPr>
        <w:t>mixed effects models, with overall species or guild richness as the response variable and incorporating the 4 climate variables as predictor variables.</w:t>
      </w:r>
      <w:r w:rsidR="00917393" w:rsidRPr="00C213BD">
        <w:rPr>
          <w:rFonts w:ascii="Times New Roman" w:hAnsi="Times New Roman" w:cs="Times New Roman"/>
          <w:sz w:val="24"/>
          <w:szCs w:val="24"/>
        </w:rPr>
        <w:t xml:space="preserve"> To propagate uncertainty from the original hierarchical community model results, I ran 3,000 iterations of the generalized linear mixed effects models for overall species richness and for each guild designation, cycling through the values from each of the 3,000 posterior draws. In result, the models yielded a posterior distribution of 3,000 for each slope coefficient, from which I derived the mean and 95% credible intervals. Thus, the estimated effects on overall species and guild richness were calculated as derived quantities </w:t>
      </w:r>
      <w:r w:rsidR="00E36BB8" w:rsidRPr="00C213BD">
        <w:rPr>
          <w:rFonts w:ascii="Times New Roman" w:hAnsi="Times New Roman" w:cs="Times New Roman"/>
          <w:sz w:val="24"/>
          <w:szCs w:val="24"/>
        </w:rPr>
        <w:fldChar w:fldCharType="begin" w:fldLock="1"/>
      </w:r>
      <w:r w:rsidR="00E36BB8" w:rsidRPr="00C213BD">
        <w:rPr>
          <w:rFonts w:ascii="Times New Roman" w:hAnsi="Times New Roman" w:cs="Times New Roman"/>
          <w:sz w:val="24"/>
          <w:szCs w:val="24"/>
        </w:rPr>
        <w:instrText>ADDIN CSL_CITATION {"citationItems":[{"id":"ITEM-1","itemData":{"author":[{"dropping-particle":"","family":"Kery","given":"Marc","non-dropping-particle":"","parse-names":false,"suffix":""},{"dropping-particle":"","family":"Royle","given":"J. Andrew","non-dropping-particle":"","parse-names":false,"suffix":""}],"id":"ITEM-1","issued":{"date-parts":[["2016"]]},"publisher":"Academic Press","publisher-place":"Boston, MA","title":"Applied Hierarchical Modeling in Ecology","type":"book"},"uris":["http://www.mendeley.com/documents/?uuid=5126c04a-de51-4815-bfee-d947b77e0804"]}],"mendeley":{"formattedCitation":"(Kery and Royle 2016)","plainTextFormattedCitation":"(Kery and Royle 2016)","previouslyFormattedCitation":"(Kery and Royle 2016)"},"properties":{"noteIndex":0},"schema":"https://github.com/citation-style-language/schema/raw/master/csl-citation.json"}</w:instrText>
      </w:r>
      <w:r w:rsidR="00E36BB8" w:rsidRPr="00C213BD">
        <w:rPr>
          <w:rFonts w:ascii="Times New Roman" w:hAnsi="Times New Roman" w:cs="Times New Roman"/>
          <w:sz w:val="24"/>
          <w:szCs w:val="24"/>
        </w:rPr>
        <w:fldChar w:fldCharType="separate"/>
      </w:r>
      <w:r w:rsidR="00E36BB8" w:rsidRPr="00C213BD">
        <w:rPr>
          <w:rFonts w:ascii="Times New Roman" w:hAnsi="Times New Roman" w:cs="Times New Roman"/>
          <w:noProof/>
          <w:sz w:val="24"/>
          <w:szCs w:val="24"/>
        </w:rPr>
        <w:t>(Kery and Royle 2016)</w:t>
      </w:r>
      <w:r w:rsidR="00E36BB8" w:rsidRPr="00C213BD">
        <w:rPr>
          <w:rFonts w:ascii="Times New Roman" w:hAnsi="Times New Roman" w:cs="Times New Roman"/>
          <w:sz w:val="24"/>
          <w:szCs w:val="24"/>
        </w:rPr>
        <w:fldChar w:fldCharType="end"/>
      </w:r>
      <w:r w:rsidR="00E36BB8" w:rsidRPr="00C213BD">
        <w:rPr>
          <w:rFonts w:ascii="Times New Roman" w:hAnsi="Times New Roman" w:cs="Times New Roman"/>
          <w:sz w:val="24"/>
          <w:szCs w:val="24"/>
        </w:rPr>
        <w:t>.</w:t>
      </w:r>
    </w:p>
    <w:p w14:paraId="567CAA92" w14:textId="2558887D" w:rsidR="00FE655A" w:rsidRPr="00C213BD" w:rsidRDefault="00E36BB8" w:rsidP="00E36BB8">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For each generalized linear mixed effects model, </w:t>
      </w:r>
      <w:r w:rsidR="00C86E45" w:rsidRPr="00C213BD">
        <w:rPr>
          <w:rFonts w:ascii="Times New Roman" w:hAnsi="Times New Roman" w:cs="Times New Roman"/>
          <w:sz w:val="24"/>
          <w:szCs w:val="24"/>
        </w:rPr>
        <w:t xml:space="preserve">I </w:t>
      </w:r>
      <w:r w:rsidR="009365B1" w:rsidRPr="00C213BD">
        <w:rPr>
          <w:rFonts w:ascii="Times New Roman" w:hAnsi="Times New Roman" w:cs="Times New Roman"/>
          <w:sz w:val="24"/>
          <w:szCs w:val="24"/>
        </w:rPr>
        <w:t xml:space="preserve">assumed the number of species </w:t>
      </w:r>
      <w:r w:rsidR="00C86E45" w:rsidRPr="00C213BD">
        <w:rPr>
          <w:rFonts w:ascii="Times New Roman" w:hAnsi="Times New Roman" w:cs="Times New Roman"/>
          <w:sz w:val="24"/>
          <w:szCs w:val="24"/>
        </w:rPr>
        <w:t xml:space="preserve">at each site in each year (i.e., overall species richness or guild richness) </w:t>
      </w:r>
      <w:r w:rsidR="009365B1" w:rsidRPr="00C213BD">
        <w:rPr>
          <w:rFonts w:ascii="Times New Roman" w:hAnsi="Times New Roman" w:cs="Times New Roman"/>
          <w:sz w:val="24"/>
          <w:szCs w:val="24"/>
        </w:rPr>
        <w:t>to be a Poisson random variable</w:t>
      </w:r>
      <w:r w:rsidR="00C86E45" w:rsidRPr="00C213BD">
        <w:rPr>
          <w:rFonts w:ascii="Times New Roman" w:hAnsi="Times New Roman" w:cs="Times New Roman"/>
          <w:sz w:val="24"/>
          <w:szCs w:val="24"/>
        </w:rPr>
        <w:t xml:space="preserve"> and used a log link to model relationships with</w:t>
      </w:r>
      <w:r w:rsidR="00A17839" w:rsidRPr="00C213BD">
        <w:rPr>
          <w:rFonts w:ascii="Times New Roman" w:hAnsi="Times New Roman" w:cs="Times New Roman"/>
          <w:sz w:val="24"/>
          <w:szCs w:val="24"/>
        </w:rPr>
        <w:t xml:space="preserve"> controlling habitat factors and</w:t>
      </w:r>
      <w:r w:rsidR="00C86E45" w:rsidRPr="00C213BD">
        <w:rPr>
          <w:rFonts w:ascii="Times New Roman" w:hAnsi="Times New Roman" w:cs="Times New Roman"/>
          <w:sz w:val="24"/>
          <w:szCs w:val="24"/>
        </w:rPr>
        <w:t xml:space="preserve"> interactions between year, elevation, and mean</w:t>
      </w:r>
      <w:r w:rsidR="007C5898" w:rsidRPr="00C213BD">
        <w:rPr>
          <w:rFonts w:ascii="Times New Roman" w:hAnsi="Times New Roman" w:cs="Times New Roman"/>
          <w:sz w:val="24"/>
          <w:szCs w:val="24"/>
        </w:rPr>
        <w:t xml:space="preserve"> </w:t>
      </w:r>
      <w:r w:rsidR="00C86E45" w:rsidRPr="00C213BD">
        <w:rPr>
          <w:rFonts w:ascii="Times New Roman" w:hAnsi="Times New Roman" w:cs="Times New Roman"/>
          <w:sz w:val="24"/>
          <w:szCs w:val="24"/>
        </w:rPr>
        <w:t>temperature</w:t>
      </w:r>
      <w:r w:rsidR="00124730" w:rsidRPr="00C213BD">
        <w:rPr>
          <w:rFonts w:ascii="Times New Roman" w:hAnsi="Times New Roman" w:cs="Times New Roman"/>
          <w:sz w:val="24"/>
          <w:szCs w:val="24"/>
        </w:rPr>
        <w:t xml:space="preserve"> (used as an index for latitude). </w:t>
      </w:r>
      <w:r w:rsidR="00602061" w:rsidRPr="00C213BD">
        <w:rPr>
          <w:rFonts w:ascii="Times New Roman" w:hAnsi="Times New Roman" w:cs="Times New Roman"/>
          <w:sz w:val="24"/>
          <w:szCs w:val="24"/>
        </w:rPr>
        <w:t xml:space="preserve">All continuous predictor variables were </w:t>
      </w:r>
      <w:r w:rsidR="008F2386" w:rsidRPr="00C213BD">
        <w:rPr>
          <w:rFonts w:ascii="Times New Roman" w:hAnsi="Times New Roman" w:cs="Times New Roman"/>
          <w:sz w:val="24"/>
          <w:szCs w:val="24"/>
        </w:rPr>
        <w:t xml:space="preserve">centered and </w:t>
      </w:r>
      <w:r w:rsidR="00602061" w:rsidRPr="00C213BD">
        <w:rPr>
          <w:rFonts w:ascii="Times New Roman" w:hAnsi="Times New Roman" w:cs="Times New Roman"/>
          <w:sz w:val="24"/>
          <w:szCs w:val="24"/>
        </w:rPr>
        <w:t>scaled prior to analysis.</w:t>
      </w:r>
      <w:r w:rsidR="00916E5C" w:rsidRPr="00C213BD">
        <w:rPr>
          <w:rFonts w:ascii="Times New Roman" w:hAnsi="Times New Roman" w:cs="Times New Roman"/>
          <w:sz w:val="24"/>
          <w:szCs w:val="24"/>
        </w:rPr>
        <w:t xml:space="preserve"> </w:t>
      </w:r>
      <w:r w:rsidR="00FE71DD" w:rsidRPr="00C213BD">
        <w:rPr>
          <w:rFonts w:ascii="Times New Roman" w:hAnsi="Times New Roman" w:cs="Times New Roman"/>
          <w:sz w:val="24"/>
          <w:szCs w:val="24"/>
        </w:rPr>
        <w:t>The total number of slope coefficients was 2</w:t>
      </w:r>
      <w:r w:rsidR="009A52A6" w:rsidRPr="00C213BD">
        <w:rPr>
          <w:rFonts w:ascii="Times New Roman" w:hAnsi="Times New Roman" w:cs="Times New Roman"/>
          <w:sz w:val="24"/>
          <w:szCs w:val="24"/>
        </w:rPr>
        <w:t>5</w:t>
      </w:r>
      <w:r w:rsidR="00E14EE1" w:rsidRPr="00C213BD">
        <w:rPr>
          <w:rFonts w:ascii="Times New Roman" w:hAnsi="Times New Roman" w:cs="Times New Roman"/>
          <w:sz w:val="24"/>
          <w:szCs w:val="24"/>
        </w:rPr>
        <w:t xml:space="preserve"> (resulting in a ratio of ~</w:t>
      </w:r>
      <w:r w:rsidR="000B5C3C" w:rsidRPr="00C213BD">
        <w:rPr>
          <w:rFonts w:ascii="Times New Roman" w:hAnsi="Times New Roman" w:cs="Times New Roman"/>
          <w:sz w:val="24"/>
          <w:szCs w:val="24"/>
        </w:rPr>
        <w:t>6</w:t>
      </w:r>
      <w:r w:rsidR="009A52A6" w:rsidRPr="00C213BD">
        <w:rPr>
          <w:rFonts w:ascii="Times New Roman" w:hAnsi="Times New Roman" w:cs="Times New Roman"/>
          <w:sz w:val="24"/>
          <w:szCs w:val="24"/>
        </w:rPr>
        <w:t>2</w:t>
      </w:r>
      <w:r w:rsidR="000B5C3C" w:rsidRPr="00C213BD">
        <w:rPr>
          <w:rFonts w:ascii="Times New Roman" w:hAnsi="Times New Roman" w:cs="Times New Roman"/>
          <w:sz w:val="24"/>
          <w:szCs w:val="24"/>
        </w:rPr>
        <w:t>0</w:t>
      </w:r>
      <w:r w:rsidR="00E14EE1" w:rsidRPr="00C213BD">
        <w:rPr>
          <w:rFonts w:ascii="Times New Roman" w:hAnsi="Times New Roman" w:cs="Times New Roman"/>
          <w:sz w:val="24"/>
          <w:szCs w:val="24"/>
        </w:rPr>
        <w:t xml:space="preserve"> sites to 1 slope coefficient; Bolker et al. 2008)</w:t>
      </w:r>
      <w:r w:rsidR="00FE71DD" w:rsidRPr="00C213BD">
        <w:rPr>
          <w:rFonts w:ascii="Times New Roman" w:hAnsi="Times New Roman" w:cs="Times New Roman"/>
          <w:sz w:val="24"/>
          <w:szCs w:val="24"/>
        </w:rPr>
        <w:t xml:space="preserve">, corresponding to </w:t>
      </w:r>
      <w:r w:rsidR="000B5C3C" w:rsidRPr="00C213BD">
        <w:rPr>
          <w:rFonts w:ascii="Times New Roman" w:hAnsi="Times New Roman" w:cs="Times New Roman"/>
          <w:sz w:val="24"/>
          <w:szCs w:val="24"/>
        </w:rPr>
        <w:t>9</w:t>
      </w:r>
      <w:r w:rsidR="007C5898" w:rsidRPr="00C213BD">
        <w:rPr>
          <w:rFonts w:ascii="Times New Roman" w:hAnsi="Times New Roman" w:cs="Times New Roman"/>
          <w:sz w:val="24"/>
          <w:szCs w:val="24"/>
        </w:rPr>
        <w:t xml:space="preserve"> single</w:t>
      </w:r>
      <w:r w:rsidR="00FE71DD" w:rsidRPr="00C213BD">
        <w:rPr>
          <w:rFonts w:ascii="Times New Roman" w:hAnsi="Times New Roman" w:cs="Times New Roman"/>
          <w:sz w:val="24"/>
          <w:szCs w:val="24"/>
        </w:rPr>
        <w:t xml:space="preserve"> site covariates</w:t>
      </w:r>
      <w:r w:rsidR="007C5898" w:rsidRPr="00C213BD">
        <w:rPr>
          <w:rFonts w:ascii="Times New Roman" w:hAnsi="Times New Roman" w:cs="Times New Roman"/>
          <w:sz w:val="24"/>
          <w:szCs w:val="24"/>
        </w:rPr>
        <w:t xml:space="preserve"> (</w:t>
      </w:r>
      <w:r w:rsidR="007C1137" w:rsidRPr="00C213BD">
        <w:rPr>
          <w:rFonts w:ascii="Times New Roman" w:hAnsi="Times New Roman" w:cs="Times New Roman"/>
          <w:sz w:val="24"/>
          <w:szCs w:val="24"/>
        </w:rPr>
        <w:t xml:space="preserve">year, </w:t>
      </w:r>
      <w:r w:rsidR="000B5C3C" w:rsidRPr="00C213BD">
        <w:rPr>
          <w:rFonts w:ascii="Times New Roman" w:hAnsi="Times New Roman" w:cs="Times New Roman"/>
          <w:sz w:val="24"/>
          <w:szCs w:val="24"/>
        </w:rPr>
        <w:t xml:space="preserve">latitude, </w:t>
      </w:r>
      <w:r w:rsidR="007C1137" w:rsidRPr="00C213BD">
        <w:rPr>
          <w:rFonts w:ascii="Times New Roman" w:hAnsi="Times New Roman" w:cs="Times New Roman"/>
          <w:sz w:val="24"/>
          <w:szCs w:val="24"/>
        </w:rPr>
        <w:t xml:space="preserve">elevation, mean temperature, SD temperature, </w:t>
      </w:r>
      <w:r w:rsidR="00507DF0" w:rsidRPr="00C213BD">
        <w:rPr>
          <w:rFonts w:ascii="Times New Roman" w:hAnsi="Times New Roman" w:cs="Times New Roman"/>
          <w:sz w:val="24"/>
          <w:szCs w:val="24"/>
        </w:rPr>
        <w:t>current precipitation, previous precipitation</w:t>
      </w:r>
      <w:r w:rsidR="007C5898" w:rsidRPr="00C213BD">
        <w:rPr>
          <w:rFonts w:ascii="Times New Roman" w:hAnsi="Times New Roman" w:cs="Times New Roman"/>
          <w:sz w:val="24"/>
          <w:szCs w:val="24"/>
        </w:rPr>
        <w:t xml:space="preserve">, dominant forest type, and proportion of forest), </w:t>
      </w:r>
      <w:r w:rsidR="009A52A6" w:rsidRPr="00C213BD">
        <w:rPr>
          <w:rFonts w:ascii="Times New Roman" w:hAnsi="Times New Roman" w:cs="Times New Roman"/>
          <w:sz w:val="24"/>
          <w:szCs w:val="24"/>
        </w:rPr>
        <w:t>11</w:t>
      </w:r>
      <w:r w:rsidR="007C5898" w:rsidRPr="00C213BD">
        <w:rPr>
          <w:rFonts w:ascii="Times New Roman" w:hAnsi="Times New Roman" w:cs="Times New Roman"/>
          <w:sz w:val="24"/>
          <w:szCs w:val="24"/>
        </w:rPr>
        <w:t xml:space="preserve"> two-way interactions (</w:t>
      </w:r>
      <w:r w:rsidR="000B5C3C" w:rsidRPr="00C213BD">
        <w:rPr>
          <w:rFonts w:ascii="Times New Roman" w:hAnsi="Times New Roman" w:cs="Times New Roman"/>
          <w:sz w:val="24"/>
          <w:szCs w:val="24"/>
        </w:rPr>
        <w:t>latitude</w:t>
      </w:r>
      <w:r w:rsidR="007C5898" w:rsidRPr="00C213BD">
        <w:rPr>
          <w:rFonts w:ascii="Times New Roman" w:hAnsi="Times New Roman" w:cs="Times New Roman"/>
          <w:sz w:val="24"/>
          <w:szCs w:val="24"/>
        </w:rPr>
        <w:t xml:space="preserve"> × year, </w:t>
      </w:r>
      <w:r w:rsidR="000B5C3C" w:rsidRPr="00C213BD">
        <w:rPr>
          <w:rFonts w:ascii="Times New Roman" w:hAnsi="Times New Roman" w:cs="Times New Roman"/>
          <w:sz w:val="24"/>
          <w:szCs w:val="24"/>
        </w:rPr>
        <w:t xml:space="preserve">latitude × elevation, latitude </w:t>
      </w:r>
      <w:r w:rsidR="007C5898" w:rsidRPr="00C213BD">
        <w:rPr>
          <w:rFonts w:ascii="Times New Roman" w:hAnsi="Times New Roman" w:cs="Times New Roman"/>
          <w:sz w:val="24"/>
          <w:szCs w:val="24"/>
        </w:rPr>
        <w:t>× mean</w:t>
      </w:r>
      <w:r w:rsidR="00507DF0" w:rsidRPr="00C213BD">
        <w:rPr>
          <w:rFonts w:ascii="Times New Roman" w:hAnsi="Times New Roman" w:cs="Times New Roman"/>
          <w:sz w:val="24"/>
          <w:szCs w:val="24"/>
        </w:rPr>
        <w:t xml:space="preserve"> temperature</w:t>
      </w:r>
      <w:r w:rsidR="007C5898" w:rsidRPr="00C213BD">
        <w:rPr>
          <w:rFonts w:ascii="Times New Roman" w:hAnsi="Times New Roman" w:cs="Times New Roman"/>
          <w:sz w:val="24"/>
          <w:szCs w:val="24"/>
        </w:rPr>
        <w:t>,</w:t>
      </w:r>
      <w:r w:rsidR="00507DF0" w:rsidRPr="00C213BD">
        <w:rPr>
          <w:rFonts w:ascii="Times New Roman" w:hAnsi="Times New Roman" w:cs="Times New Roman"/>
          <w:sz w:val="24"/>
          <w:szCs w:val="24"/>
        </w:rPr>
        <w:t xml:space="preserve"> </w:t>
      </w:r>
      <w:r w:rsidR="000B5C3C" w:rsidRPr="00C213BD">
        <w:rPr>
          <w:rFonts w:ascii="Times New Roman" w:hAnsi="Times New Roman" w:cs="Times New Roman"/>
          <w:sz w:val="24"/>
          <w:szCs w:val="24"/>
        </w:rPr>
        <w:t>latitude</w:t>
      </w:r>
      <w:r w:rsidR="00507DF0" w:rsidRPr="00C213BD">
        <w:rPr>
          <w:rFonts w:ascii="Times New Roman" w:hAnsi="Times New Roman" w:cs="Times New Roman"/>
          <w:sz w:val="24"/>
          <w:szCs w:val="24"/>
        </w:rPr>
        <w:t xml:space="preserve"> × SD temperature, </w:t>
      </w:r>
      <w:r w:rsidR="000B5C3C" w:rsidRPr="00C213BD">
        <w:rPr>
          <w:rFonts w:ascii="Times New Roman" w:hAnsi="Times New Roman" w:cs="Times New Roman"/>
          <w:sz w:val="24"/>
          <w:szCs w:val="24"/>
        </w:rPr>
        <w:t xml:space="preserve">latitude </w:t>
      </w:r>
      <w:r w:rsidR="00507DF0" w:rsidRPr="00C213BD">
        <w:rPr>
          <w:rFonts w:ascii="Times New Roman" w:hAnsi="Times New Roman" w:cs="Times New Roman"/>
          <w:sz w:val="24"/>
          <w:szCs w:val="24"/>
        </w:rPr>
        <w:t xml:space="preserve">× current precipitation, </w:t>
      </w:r>
      <w:r w:rsidR="000B5C3C" w:rsidRPr="00C213BD">
        <w:rPr>
          <w:rFonts w:ascii="Times New Roman" w:hAnsi="Times New Roman" w:cs="Times New Roman"/>
          <w:sz w:val="24"/>
          <w:szCs w:val="24"/>
        </w:rPr>
        <w:t xml:space="preserve">latitude </w:t>
      </w:r>
      <w:r w:rsidR="00507DF0" w:rsidRPr="00C213BD">
        <w:rPr>
          <w:rFonts w:ascii="Times New Roman" w:hAnsi="Times New Roman" w:cs="Times New Roman"/>
          <w:sz w:val="24"/>
          <w:szCs w:val="24"/>
        </w:rPr>
        <w:t xml:space="preserve">× previous precipitation, </w:t>
      </w:r>
      <w:r w:rsidR="000B5C3C" w:rsidRPr="00C213BD">
        <w:rPr>
          <w:rFonts w:ascii="Times New Roman" w:hAnsi="Times New Roman" w:cs="Times New Roman"/>
          <w:sz w:val="24"/>
          <w:szCs w:val="24"/>
        </w:rPr>
        <w:t>elevation</w:t>
      </w:r>
      <w:r w:rsidR="00507DF0" w:rsidRPr="00C213BD">
        <w:rPr>
          <w:rFonts w:ascii="Times New Roman" w:hAnsi="Times New Roman" w:cs="Times New Roman"/>
          <w:sz w:val="24"/>
          <w:szCs w:val="24"/>
        </w:rPr>
        <w:t xml:space="preserve"> × year, </w:t>
      </w:r>
      <w:r w:rsidR="000B5C3C" w:rsidRPr="00C213BD">
        <w:rPr>
          <w:rFonts w:ascii="Times New Roman" w:hAnsi="Times New Roman" w:cs="Times New Roman"/>
          <w:sz w:val="24"/>
          <w:szCs w:val="24"/>
        </w:rPr>
        <w:t xml:space="preserve">elevation × </w:t>
      </w:r>
      <w:r w:rsidR="00507DF0" w:rsidRPr="00C213BD">
        <w:rPr>
          <w:rFonts w:ascii="Times New Roman" w:hAnsi="Times New Roman" w:cs="Times New Roman"/>
          <w:sz w:val="24"/>
          <w:szCs w:val="24"/>
        </w:rPr>
        <w:t>mean temperature</w:t>
      </w:r>
      <w:r w:rsidR="000B5C3C" w:rsidRPr="00C213BD">
        <w:rPr>
          <w:rFonts w:ascii="Times New Roman" w:hAnsi="Times New Roman" w:cs="Times New Roman"/>
          <w:sz w:val="24"/>
          <w:szCs w:val="24"/>
        </w:rPr>
        <w:t>, elevation</w:t>
      </w:r>
      <w:r w:rsidR="00507DF0" w:rsidRPr="00C213BD">
        <w:rPr>
          <w:rFonts w:ascii="Times New Roman" w:hAnsi="Times New Roman" w:cs="Times New Roman"/>
          <w:sz w:val="24"/>
          <w:szCs w:val="24"/>
        </w:rPr>
        <w:t xml:space="preserve"> × SD temperature, </w:t>
      </w:r>
      <w:r w:rsidR="000B5C3C" w:rsidRPr="00C213BD">
        <w:rPr>
          <w:rFonts w:ascii="Times New Roman" w:hAnsi="Times New Roman" w:cs="Times New Roman"/>
          <w:sz w:val="24"/>
          <w:szCs w:val="24"/>
        </w:rPr>
        <w:t xml:space="preserve">elevation </w:t>
      </w:r>
      <w:r w:rsidR="00507DF0" w:rsidRPr="00C213BD">
        <w:rPr>
          <w:rFonts w:ascii="Times New Roman" w:hAnsi="Times New Roman" w:cs="Times New Roman"/>
          <w:sz w:val="24"/>
          <w:szCs w:val="24"/>
        </w:rPr>
        <w:t xml:space="preserve">× current precipitation, and </w:t>
      </w:r>
      <w:r w:rsidR="000B5C3C" w:rsidRPr="00C213BD">
        <w:rPr>
          <w:rFonts w:ascii="Times New Roman" w:hAnsi="Times New Roman" w:cs="Times New Roman"/>
          <w:sz w:val="24"/>
          <w:szCs w:val="24"/>
        </w:rPr>
        <w:t xml:space="preserve">elevation </w:t>
      </w:r>
      <w:r w:rsidR="00507DF0" w:rsidRPr="00C213BD">
        <w:rPr>
          <w:rFonts w:ascii="Times New Roman" w:hAnsi="Times New Roman" w:cs="Times New Roman"/>
          <w:sz w:val="24"/>
          <w:szCs w:val="24"/>
        </w:rPr>
        <w:t xml:space="preserve">× previous precipitation), and </w:t>
      </w:r>
      <w:r w:rsidR="000B5C3C" w:rsidRPr="00C213BD">
        <w:rPr>
          <w:rFonts w:ascii="Times New Roman" w:hAnsi="Times New Roman" w:cs="Times New Roman"/>
          <w:sz w:val="24"/>
          <w:szCs w:val="24"/>
        </w:rPr>
        <w:t>5</w:t>
      </w:r>
      <w:r w:rsidR="00507DF0" w:rsidRPr="00C213BD">
        <w:rPr>
          <w:rFonts w:ascii="Times New Roman" w:hAnsi="Times New Roman" w:cs="Times New Roman"/>
          <w:sz w:val="24"/>
          <w:szCs w:val="24"/>
        </w:rPr>
        <w:t xml:space="preserve"> three-way interactions (</w:t>
      </w:r>
      <w:r w:rsidR="000B5C3C" w:rsidRPr="00C213BD">
        <w:rPr>
          <w:rFonts w:ascii="Times New Roman" w:hAnsi="Times New Roman" w:cs="Times New Roman"/>
          <w:sz w:val="24"/>
          <w:szCs w:val="24"/>
        </w:rPr>
        <w:t>latitude</w:t>
      </w:r>
      <w:r w:rsidR="00507DF0" w:rsidRPr="00C213BD">
        <w:rPr>
          <w:rFonts w:ascii="Times New Roman" w:hAnsi="Times New Roman" w:cs="Times New Roman"/>
          <w:sz w:val="24"/>
          <w:szCs w:val="24"/>
        </w:rPr>
        <w:t xml:space="preserve"> × </w:t>
      </w:r>
      <w:r w:rsidR="000B5C3C" w:rsidRPr="00C213BD">
        <w:rPr>
          <w:rFonts w:ascii="Times New Roman" w:hAnsi="Times New Roman" w:cs="Times New Roman"/>
          <w:sz w:val="24"/>
          <w:szCs w:val="24"/>
        </w:rPr>
        <w:t>elevation</w:t>
      </w:r>
      <w:r w:rsidR="00507DF0" w:rsidRPr="00C213BD">
        <w:rPr>
          <w:rFonts w:ascii="Times New Roman" w:hAnsi="Times New Roman" w:cs="Times New Roman"/>
          <w:sz w:val="24"/>
          <w:szCs w:val="24"/>
        </w:rPr>
        <w:t xml:space="preserve"> × year, </w:t>
      </w:r>
      <w:r w:rsidR="000B5C3C" w:rsidRPr="00C213BD">
        <w:rPr>
          <w:rFonts w:ascii="Times New Roman" w:hAnsi="Times New Roman" w:cs="Times New Roman"/>
          <w:sz w:val="24"/>
          <w:szCs w:val="24"/>
        </w:rPr>
        <w:t xml:space="preserve">latitude × elevation × mean temperature, latitude × elevation </w:t>
      </w:r>
      <w:r w:rsidR="00507DF0" w:rsidRPr="00C213BD">
        <w:rPr>
          <w:rFonts w:ascii="Times New Roman" w:hAnsi="Times New Roman" w:cs="Times New Roman"/>
          <w:sz w:val="24"/>
          <w:szCs w:val="24"/>
        </w:rPr>
        <w:t xml:space="preserve">× SD temperature, </w:t>
      </w:r>
      <w:r w:rsidR="000B5C3C" w:rsidRPr="00C213BD">
        <w:rPr>
          <w:rFonts w:ascii="Times New Roman" w:hAnsi="Times New Roman" w:cs="Times New Roman"/>
          <w:sz w:val="24"/>
          <w:szCs w:val="24"/>
        </w:rPr>
        <w:t xml:space="preserve">latitude × elevation </w:t>
      </w:r>
      <w:r w:rsidR="00507DF0" w:rsidRPr="00C213BD">
        <w:rPr>
          <w:rFonts w:ascii="Times New Roman" w:hAnsi="Times New Roman" w:cs="Times New Roman"/>
          <w:sz w:val="24"/>
          <w:szCs w:val="24"/>
        </w:rPr>
        <w:t xml:space="preserve">× current precipitation, </w:t>
      </w:r>
      <w:r w:rsidR="000B5C3C" w:rsidRPr="00C213BD">
        <w:rPr>
          <w:rFonts w:ascii="Times New Roman" w:hAnsi="Times New Roman" w:cs="Times New Roman"/>
          <w:sz w:val="24"/>
          <w:szCs w:val="24"/>
        </w:rPr>
        <w:t xml:space="preserve">latitude × elevation </w:t>
      </w:r>
      <w:r w:rsidR="00507DF0" w:rsidRPr="00C213BD">
        <w:rPr>
          <w:rFonts w:ascii="Times New Roman" w:hAnsi="Times New Roman" w:cs="Times New Roman"/>
          <w:sz w:val="24"/>
          <w:szCs w:val="24"/>
        </w:rPr>
        <w:t>× previous precipitation).</w:t>
      </w:r>
      <w:r w:rsidR="00886DFF" w:rsidRPr="00C213BD">
        <w:rPr>
          <w:rFonts w:ascii="Times New Roman" w:hAnsi="Times New Roman" w:cs="Times New Roman"/>
          <w:sz w:val="24"/>
          <w:szCs w:val="24"/>
        </w:rPr>
        <w:t xml:space="preserve"> </w:t>
      </w:r>
      <w:r w:rsidR="00CB1E9A" w:rsidRPr="00C213BD">
        <w:rPr>
          <w:rFonts w:ascii="Times New Roman" w:hAnsi="Times New Roman" w:cs="Times New Roman"/>
          <w:sz w:val="24"/>
          <w:szCs w:val="24"/>
        </w:rPr>
        <w:t>All</w:t>
      </w:r>
      <w:r w:rsidR="00886DFF" w:rsidRPr="00C213BD">
        <w:rPr>
          <w:rFonts w:ascii="Times New Roman" w:hAnsi="Times New Roman" w:cs="Times New Roman"/>
          <w:sz w:val="24"/>
          <w:szCs w:val="24"/>
        </w:rPr>
        <w:t xml:space="preserve"> of the </w:t>
      </w:r>
      <w:r w:rsidR="00B76172" w:rsidRPr="00C213BD">
        <w:rPr>
          <w:rFonts w:ascii="Times New Roman" w:hAnsi="Times New Roman" w:cs="Times New Roman"/>
          <w:sz w:val="24"/>
          <w:szCs w:val="24"/>
        </w:rPr>
        <w:t xml:space="preserve">generalized linear </w:t>
      </w:r>
      <w:r w:rsidR="00886DFF" w:rsidRPr="00C213BD">
        <w:rPr>
          <w:rFonts w:ascii="Times New Roman" w:hAnsi="Times New Roman" w:cs="Times New Roman"/>
          <w:sz w:val="24"/>
          <w:szCs w:val="24"/>
        </w:rPr>
        <w:t xml:space="preserve">mixed effects models also </w:t>
      </w:r>
      <w:r w:rsidR="00D413B7" w:rsidRPr="00C213BD">
        <w:rPr>
          <w:rFonts w:ascii="Times New Roman" w:hAnsi="Times New Roman" w:cs="Times New Roman"/>
          <w:sz w:val="24"/>
          <w:szCs w:val="24"/>
        </w:rPr>
        <w:t>incorporated</w:t>
      </w:r>
      <w:r w:rsidR="00886DFF" w:rsidRPr="00C213BD">
        <w:rPr>
          <w:rFonts w:ascii="Times New Roman" w:hAnsi="Times New Roman" w:cs="Times New Roman"/>
          <w:sz w:val="24"/>
          <w:szCs w:val="24"/>
        </w:rPr>
        <w:t xml:space="preserve"> a random site effect for log expected richness</w:t>
      </w:r>
      <w:r w:rsidR="00CB1E9A" w:rsidRPr="00C213BD">
        <w:rPr>
          <w:rFonts w:ascii="Times New Roman" w:hAnsi="Times New Roman" w:cs="Times New Roman"/>
          <w:sz w:val="24"/>
          <w:szCs w:val="24"/>
        </w:rPr>
        <w:t xml:space="preserve"> to account for repeated observations at each sampling </w:t>
      </w:r>
      <w:r w:rsidR="00CB1E9A" w:rsidRPr="00C213BD">
        <w:rPr>
          <w:rFonts w:ascii="Times New Roman" w:hAnsi="Times New Roman" w:cs="Times New Roman"/>
          <w:sz w:val="24"/>
        </w:rPr>
        <w:t xml:space="preserve">point </w:t>
      </w:r>
      <w:r w:rsidR="00CB1E9A" w:rsidRPr="00C213BD">
        <w:rPr>
          <w:rFonts w:ascii="Times New Roman" w:hAnsi="Times New Roman" w:cs="Times New Roman"/>
          <w:sz w:val="24"/>
          <w:szCs w:val="24"/>
        </w:rPr>
        <w:t>over the course of multiple years</w:t>
      </w:r>
      <w:r w:rsidR="00886DFF" w:rsidRPr="00C213BD">
        <w:rPr>
          <w:rFonts w:ascii="Times New Roman" w:hAnsi="Times New Roman" w:cs="Times New Roman"/>
          <w:sz w:val="24"/>
          <w:szCs w:val="24"/>
        </w:rPr>
        <w:t>.</w:t>
      </w:r>
    </w:p>
    <w:p w14:paraId="1ACAD148" w14:textId="6468D534" w:rsidR="00D00C31" w:rsidRPr="00C213BD" w:rsidRDefault="00D00C31" w:rsidP="00507DF0">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ab/>
      </w:r>
      <w:r w:rsidR="002028E6" w:rsidRPr="00C213BD">
        <w:rPr>
          <w:rFonts w:ascii="Times New Roman" w:hAnsi="Times New Roman" w:cs="Times New Roman"/>
          <w:sz w:val="24"/>
        </w:rPr>
        <w:t xml:space="preserve">I fit </w:t>
      </w:r>
      <w:r w:rsidR="00C53EB8" w:rsidRPr="00C213BD">
        <w:rPr>
          <w:rFonts w:ascii="Times New Roman" w:hAnsi="Times New Roman" w:cs="Times New Roman"/>
          <w:sz w:val="24"/>
        </w:rPr>
        <w:t>all</w:t>
      </w:r>
      <w:r w:rsidR="002028E6" w:rsidRPr="00C213BD">
        <w:rPr>
          <w:rFonts w:ascii="Times New Roman" w:hAnsi="Times New Roman" w:cs="Times New Roman"/>
          <w:sz w:val="24"/>
        </w:rPr>
        <w:t xml:space="preserve"> </w:t>
      </w:r>
      <w:r w:rsidR="00B76172" w:rsidRPr="00C213BD">
        <w:rPr>
          <w:rFonts w:ascii="Times New Roman" w:hAnsi="Times New Roman" w:cs="Times New Roman"/>
          <w:sz w:val="24"/>
          <w:szCs w:val="24"/>
        </w:rPr>
        <w:t xml:space="preserve">generalized linear mixed effects </w:t>
      </w:r>
      <w:r w:rsidR="002028E6" w:rsidRPr="00C213BD">
        <w:rPr>
          <w:rFonts w:ascii="Times New Roman" w:hAnsi="Times New Roman" w:cs="Times New Roman"/>
          <w:sz w:val="24"/>
        </w:rPr>
        <w:t>models using the “</w:t>
      </w:r>
      <w:r w:rsidR="00926168" w:rsidRPr="00C213BD">
        <w:rPr>
          <w:rFonts w:ascii="Times New Roman" w:hAnsi="Times New Roman" w:cs="Times New Roman"/>
          <w:sz w:val="24"/>
        </w:rPr>
        <w:t>lme4</w:t>
      </w:r>
      <w:r w:rsidR="002028E6" w:rsidRPr="00C213BD">
        <w:rPr>
          <w:rFonts w:ascii="Times New Roman" w:hAnsi="Times New Roman" w:cs="Times New Roman"/>
          <w:sz w:val="24"/>
        </w:rPr>
        <w:t xml:space="preserve">” package </w:t>
      </w:r>
      <w:r w:rsidR="00FF24C0" w:rsidRPr="00C213BD">
        <w:rPr>
          <w:rFonts w:ascii="Times New Roman" w:hAnsi="Times New Roman" w:cs="Times New Roman"/>
          <w:sz w:val="24"/>
        </w:rPr>
        <w:fldChar w:fldCharType="begin" w:fldLock="1"/>
      </w:r>
      <w:r w:rsidR="007674E0" w:rsidRPr="00C213BD">
        <w:rPr>
          <w:rFonts w:ascii="Times New Roman" w:hAnsi="Times New Roman" w:cs="Times New Roman"/>
          <w:sz w:val="24"/>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Software","id":"ITEM-1","issue":"1","issued":{"date-parts":[["2015","10","7"]]},"page":"1-48","publisher":"American Statistical Association","title":"Fitting Linear Mixed-Effects Models Using lme4","type":"article-journal","volume":"67"},"uris":["http://www.mendeley.com/documents/?uuid=a4d7c686-3438-3681-b766-56a620ec189b"]}],"mendeley":{"formattedCitation":"(Bates et al. 2015)","plainTextFormattedCitation":"(Bates et al. 2015)","previouslyFormattedCitation":"(Bates et al. 2015)"},"properties":{"noteIndex":0},"schema":"https://github.com/citation-style-language/schema/raw/master/csl-citation.json"}</w:instrText>
      </w:r>
      <w:r w:rsidR="00FF24C0" w:rsidRPr="00C213BD">
        <w:rPr>
          <w:rFonts w:ascii="Times New Roman" w:hAnsi="Times New Roman" w:cs="Times New Roman"/>
          <w:sz w:val="24"/>
        </w:rPr>
        <w:fldChar w:fldCharType="separate"/>
      </w:r>
      <w:r w:rsidR="00FF24C0" w:rsidRPr="00C213BD">
        <w:rPr>
          <w:rFonts w:ascii="Times New Roman" w:hAnsi="Times New Roman" w:cs="Times New Roman"/>
          <w:noProof/>
          <w:sz w:val="24"/>
        </w:rPr>
        <w:t>(Bates et al. 2015)</w:t>
      </w:r>
      <w:r w:rsidR="00FF24C0" w:rsidRPr="00C213BD">
        <w:rPr>
          <w:rFonts w:ascii="Times New Roman" w:hAnsi="Times New Roman" w:cs="Times New Roman"/>
          <w:sz w:val="24"/>
        </w:rPr>
        <w:fldChar w:fldCharType="end"/>
      </w:r>
      <w:r w:rsidR="00FF24C0" w:rsidRPr="00C213BD">
        <w:rPr>
          <w:rFonts w:ascii="Times New Roman" w:hAnsi="Times New Roman" w:cs="Times New Roman"/>
          <w:sz w:val="24"/>
        </w:rPr>
        <w:t xml:space="preserve"> </w:t>
      </w:r>
      <w:r w:rsidR="002028E6" w:rsidRPr="00C213BD">
        <w:rPr>
          <w:rFonts w:ascii="Times New Roman" w:hAnsi="Times New Roman" w:cs="Times New Roman"/>
          <w:sz w:val="24"/>
        </w:rPr>
        <w:t xml:space="preserve">in Program R (R Core Team 2022). </w:t>
      </w:r>
      <w:r w:rsidR="00C53EB8" w:rsidRPr="00C213BD">
        <w:rPr>
          <w:rFonts w:ascii="Times New Roman" w:hAnsi="Times New Roman" w:cs="Times New Roman"/>
          <w:sz w:val="24"/>
        </w:rPr>
        <w:t>Specifically</w:t>
      </w:r>
      <w:r w:rsidR="00926168" w:rsidRPr="00C213BD">
        <w:rPr>
          <w:rFonts w:ascii="Times New Roman" w:hAnsi="Times New Roman" w:cs="Times New Roman"/>
          <w:sz w:val="24"/>
        </w:rPr>
        <w:t xml:space="preserve">, </w:t>
      </w:r>
      <w:r w:rsidR="002028E6" w:rsidRPr="00C213BD">
        <w:rPr>
          <w:rFonts w:ascii="Times New Roman" w:hAnsi="Times New Roman" w:cs="Times New Roman"/>
          <w:sz w:val="24"/>
        </w:rPr>
        <w:t>I used the “</w:t>
      </w:r>
      <w:r w:rsidR="00926168" w:rsidRPr="00C213BD">
        <w:rPr>
          <w:rFonts w:ascii="Times New Roman" w:hAnsi="Times New Roman" w:cs="Times New Roman"/>
          <w:sz w:val="24"/>
        </w:rPr>
        <w:t>glmer</w:t>
      </w:r>
      <w:r w:rsidR="002028E6" w:rsidRPr="00C213BD">
        <w:rPr>
          <w:rFonts w:ascii="Times New Roman" w:hAnsi="Times New Roman" w:cs="Times New Roman"/>
          <w:sz w:val="24"/>
        </w:rPr>
        <w:t xml:space="preserve">” function </w:t>
      </w:r>
      <w:r w:rsidR="00926168" w:rsidRPr="00C213BD">
        <w:rPr>
          <w:rFonts w:ascii="Times New Roman" w:hAnsi="Times New Roman" w:cs="Times New Roman"/>
          <w:sz w:val="24"/>
        </w:rPr>
        <w:t>with family = “poisson”, optimizer = “bobyqa” (i.e., a specific optimizing function used by the model), and nAGQ = 0</w:t>
      </w:r>
      <w:r w:rsidR="00B76172" w:rsidRPr="00C213BD">
        <w:rPr>
          <w:rFonts w:ascii="Times New Roman" w:hAnsi="Times New Roman" w:cs="Times New Roman"/>
          <w:sz w:val="24"/>
        </w:rPr>
        <w:t xml:space="preserve">. The nAGQ is </w:t>
      </w:r>
      <w:r w:rsidR="00926168" w:rsidRPr="00C213BD">
        <w:rPr>
          <w:rFonts w:ascii="Times New Roman" w:hAnsi="Times New Roman" w:cs="Times New Roman"/>
          <w:sz w:val="24"/>
        </w:rPr>
        <w:t>the number of points per axis for evaluating the adaptive Gauss-Hermite approximation to the log-likelihood.</w:t>
      </w:r>
      <w:r w:rsidR="00B76172" w:rsidRPr="00C213BD">
        <w:rPr>
          <w:rFonts w:ascii="Times New Roman" w:hAnsi="Times New Roman" w:cs="Times New Roman"/>
          <w:sz w:val="24"/>
        </w:rPr>
        <w:t xml:space="preserve"> A value of zero uses a form of parameter estimation for </w:t>
      </w:r>
      <w:r w:rsidR="00B76172" w:rsidRPr="00C213BD">
        <w:rPr>
          <w:rFonts w:ascii="Times New Roman" w:hAnsi="Times New Roman" w:cs="Times New Roman"/>
          <w:sz w:val="24"/>
          <w:szCs w:val="24"/>
        </w:rPr>
        <w:t xml:space="preserve">generalized linear mixed effects </w:t>
      </w:r>
      <w:r w:rsidR="00B76172" w:rsidRPr="00C213BD">
        <w:rPr>
          <w:rFonts w:ascii="Times New Roman" w:hAnsi="Times New Roman" w:cs="Times New Roman"/>
          <w:sz w:val="24"/>
        </w:rPr>
        <w:t>models by optimizing the random effects and the fixed-effects coefficients in the penalized iteratively reweighted least squares step.</w:t>
      </w:r>
    </w:p>
    <w:p w14:paraId="75486D09" w14:textId="0B084BF3" w:rsidR="002144BD" w:rsidRPr="00C213BD" w:rsidRDefault="002144BD" w:rsidP="002144BD">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 xml:space="preserve">Determining </w:t>
      </w:r>
      <w:r w:rsidR="00BE16F6" w:rsidRPr="00C213BD">
        <w:rPr>
          <w:rFonts w:ascii="Times New Roman" w:hAnsi="Times New Roman" w:cs="Times New Roman"/>
          <w:i/>
          <w:iCs/>
          <w:sz w:val="24"/>
          <w:szCs w:val="24"/>
        </w:rPr>
        <w:t xml:space="preserve">relationships with climate factors and </w:t>
      </w:r>
      <w:r w:rsidRPr="00C213BD">
        <w:rPr>
          <w:rFonts w:ascii="Times New Roman" w:hAnsi="Times New Roman" w:cs="Times New Roman"/>
          <w:i/>
          <w:iCs/>
          <w:sz w:val="24"/>
          <w:szCs w:val="24"/>
        </w:rPr>
        <w:t>temporal trends for individual focal species</w:t>
      </w:r>
    </w:p>
    <w:p w14:paraId="31E27DFA" w14:textId="18BBC79B" w:rsidR="00A934FA" w:rsidRPr="00C213BD" w:rsidRDefault="00B11621" w:rsidP="00B1162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To quantify and compare how temperature, precipitation, and other temporal factors influence</w:t>
      </w:r>
      <w:r w:rsidR="00C5359B" w:rsidRPr="00C213BD">
        <w:rPr>
          <w:rFonts w:ascii="Times New Roman" w:hAnsi="Times New Roman" w:cs="Times New Roman"/>
          <w:sz w:val="24"/>
          <w:szCs w:val="24"/>
        </w:rPr>
        <w:t>d</w:t>
      </w:r>
      <w:r w:rsidRPr="00C213BD">
        <w:rPr>
          <w:rFonts w:ascii="Times New Roman" w:hAnsi="Times New Roman" w:cs="Times New Roman"/>
          <w:sz w:val="24"/>
          <w:szCs w:val="24"/>
        </w:rPr>
        <w:t xml:space="preserve"> specific focal species during the breeding season</w:t>
      </w:r>
      <w:r w:rsidR="00E36BB8" w:rsidRPr="00C213BD">
        <w:rPr>
          <w:rFonts w:ascii="Times New Roman" w:hAnsi="Times New Roman" w:cs="Times New Roman"/>
          <w:sz w:val="24"/>
          <w:szCs w:val="24"/>
        </w:rPr>
        <w:t xml:space="preserve"> across latitudes and elevations</w:t>
      </w:r>
      <w:r w:rsidRPr="00C213BD">
        <w:rPr>
          <w:rFonts w:ascii="Times New Roman" w:hAnsi="Times New Roman" w:cs="Times New Roman"/>
          <w:sz w:val="24"/>
          <w:szCs w:val="24"/>
        </w:rPr>
        <w:t xml:space="preserve">, I estimated the abundance of </w:t>
      </w:r>
      <w:r w:rsidR="005C30ED" w:rsidRPr="00C213BD">
        <w:rPr>
          <w:rFonts w:ascii="Times New Roman" w:hAnsi="Times New Roman" w:cs="Times New Roman"/>
          <w:sz w:val="24"/>
          <w:szCs w:val="24"/>
        </w:rPr>
        <w:t>16</w:t>
      </w:r>
      <w:r w:rsidRPr="00C213BD">
        <w:rPr>
          <w:rFonts w:ascii="Times New Roman" w:hAnsi="Times New Roman" w:cs="Times New Roman"/>
          <w:sz w:val="24"/>
          <w:szCs w:val="24"/>
        </w:rPr>
        <w:t xml:space="preserve"> forest songbird species</w:t>
      </w:r>
      <w:r w:rsidR="00044CCB" w:rsidRPr="00C213BD">
        <w:rPr>
          <w:rFonts w:ascii="Times New Roman" w:hAnsi="Times New Roman" w:cs="Times New Roman"/>
          <w:sz w:val="24"/>
          <w:szCs w:val="24"/>
        </w:rPr>
        <w:t xml:space="preserve"> (Table 1)</w:t>
      </w:r>
      <w:r w:rsidRPr="00C213BD">
        <w:rPr>
          <w:rFonts w:ascii="Times New Roman" w:hAnsi="Times New Roman" w:cs="Times New Roman"/>
          <w:sz w:val="24"/>
          <w:szCs w:val="24"/>
        </w:rPr>
        <w:t xml:space="preserve"> </w:t>
      </w:r>
      <w:r w:rsidR="005C30ED" w:rsidRPr="00C213BD">
        <w:rPr>
          <w:rFonts w:ascii="Times New Roman" w:hAnsi="Times New Roman" w:cs="Times New Roman"/>
          <w:sz w:val="24"/>
          <w:szCs w:val="24"/>
        </w:rPr>
        <w:t>independently</w:t>
      </w:r>
      <w:r w:rsidRPr="00C213BD">
        <w:rPr>
          <w:rFonts w:ascii="Times New Roman" w:hAnsi="Times New Roman" w:cs="Times New Roman"/>
          <w:sz w:val="24"/>
          <w:szCs w:val="24"/>
        </w:rPr>
        <w:t xml:space="preserve"> in </w:t>
      </w:r>
      <w:r w:rsidR="00C2307E" w:rsidRPr="00C213BD">
        <w:rPr>
          <w:rFonts w:ascii="Times New Roman" w:hAnsi="Times New Roman" w:cs="Times New Roman"/>
          <w:sz w:val="24"/>
          <w:szCs w:val="24"/>
        </w:rPr>
        <w:t>stacked N-mixture</w:t>
      </w:r>
      <w:r w:rsidRPr="00C213BD">
        <w:rPr>
          <w:rFonts w:ascii="Times New Roman" w:hAnsi="Times New Roman" w:cs="Times New Roman"/>
          <w:sz w:val="24"/>
          <w:szCs w:val="24"/>
        </w:rPr>
        <w:t xml:space="preserve"> model</w:t>
      </w:r>
      <w:r w:rsidR="00DB3DA6" w:rsidRPr="00C213BD">
        <w:rPr>
          <w:rFonts w:ascii="Times New Roman" w:hAnsi="Times New Roman" w:cs="Times New Roman"/>
          <w:sz w:val="24"/>
          <w:szCs w:val="24"/>
        </w:rPr>
        <w:t>s</w:t>
      </w:r>
      <w:r w:rsidR="00E36BB8" w:rsidRPr="00C213BD">
        <w:rPr>
          <w:rFonts w:ascii="Times New Roman" w:hAnsi="Times New Roman" w:cs="Times New Roman"/>
          <w:sz w:val="24"/>
          <w:szCs w:val="24"/>
        </w:rPr>
        <w:t xml:space="preserve"> </w:t>
      </w:r>
      <w:r w:rsidR="00E36BB8" w:rsidRPr="00C213BD">
        <w:rPr>
          <w:rFonts w:ascii="Times New Roman" w:hAnsi="Times New Roman" w:cs="Times New Roman"/>
          <w:sz w:val="24"/>
          <w:szCs w:val="24"/>
        </w:rPr>
        <w:fldChar w:fldCharType="begin" w:fldLock="1"/>
      </w:r>
      <w:r w:rsidR="00D84688" w:rsidRPr="00C213BD">
        <w:rPr>
          <w:rFonts w:ascii="Times New Roman" w:hAnsi="Times New Roman" w:cs="Times New Roman"/>
          <w:sz w:val="24"/>
          <w:szCs w:val="24"/>
        </w:rPr>
        <w:instrText>ADDIN CSL_CITATION {"citationItems":[{"id":"ITEM-1","itemData":{"DOI":"10.1111/j.0006-341X.2004.00142.x","ISBN":"0006-341X","ISSN":"0006341X","PMID":"15032780","abstract":"JSTOR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SUMMARY. Spatial replication is a common theme in count surveys of animals. Such surveys often generate sparse count data from which it is difficult to estimate population size while formally accounting for detection probability. In this article, I describe a class of models (N-mixture models) which allow for estimation of population size from such data. The key idea is to view site-specific population sizes, N, as independent random variables distributed according to some mixing distribution (e.g., Poisson). Prior parameters are estimated from the marginal likelihood of the data, having integrated over the prior distribution for N. Carroll and Lombard (1985, Journal of American Statistical Association 80, 423-426) proposed a class of estimators based on mixing over a prior distribution for detection probability. Their estimator can be applied in limited settings, but is sensitive to prior parameter values that are fixed a priori. Spatial replication provides additional information regarding the parameters of the prior distribution on N that is exploited by the N-mixture models and which leads to reasonable estimates of abundance from sparse data. A simulation study demonstrates superior operating characteristics (bias, confidence interval coverage) of the N-mixture estimator compared to the Caroll and Lombard estimator. Both estimators are applied to point count data on six species of birds illustrating the sensitivity to choice of prior on p and substantially different estimates of abundance as a consequence.","author":[{"dropping-particle":"","family":"Royle","given":"J. Andrew","non-dropping-particle":"","parse-names":false,"suffix":""}],"container-title":"Biometrics","id":"ITEM-1","issue":"1","issued":{"date-parts":[["2004","3","1"]]},"page":"108-115","title":"N-mixture models for estimating population size from spatially replicated counts","type":"article-journal","volume":"60"},"uris":["http://www.mendeley.com/documents/?uuid=506449a3-e8ac-3f84-b714-ee8b7e2333e6"]}],"mendeley":{"formattedCitation":"(Royle 2004)","plainTextFormattedCitation":"(Royle 2004)","previouslyFormattedCitation":"(Royle 2004)"},"properties":{"noteIndex":0},"schema":"https://github.com/citation-style-language/schema/raw/master/csl-citation.json"}</w:instrText>
      </w:r>
      <w:r w:rsidR="00E36BB8" w:rsidRPr="00C213BD">
        <w:rPr>
          <w:rFonts w:ascii="Times New Roman" w:hAnsi="Times New Roman" w:cs="Times New Roman"/>
          <w:sz w:val="24"/>
          <w:szCs w:val="24"/>
        </w:rPr>
        <w:fldChar w:fldCharType="separate"/>
      </w:r>
      <w:r w:rsidR="00E36BB8" w:rsidRPr="00C213BD">
        <w:rPr>
          <w:rFonts w:ascii="Times New Roman" w:hAnsi="Times New Roman" w:cs="Times New Roman"/>
          <w:noProof/>
          <w:sz w:val="24"/>
          <w:szCs w:val="24"/>
        </w:rPr>
        <w:t>(Royle 2004)</w:t>
      </w:r>
      <w:r w:rsidR="00E36BB8"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(see Appendix </w:t>
      </w:r>
      <w:r w:rsidR="00E758AD" w:rsidRPr="00C213BD">
        <w:rPr>
          <w:rFonts w:ascii="Times New Roman" w:hAnsi="Times New Roman" w:cs="Times New Roman"/>
          <w:sz w:val="24"/>
          <w:szCs w:val="24"/>
        </w:rPr>
        <w:t>C</w:t>
      </w:r>
      <w:r w:rsidRPr="00C213BD">
        <w:rPr>
          <w:rFonts w:ascii="Times New Roman" w:hAnsi="Times New Roman" w:cs="Times New Roman"/>
          <w:sz w:val="24"/>
          <w:szCs w:val="24"/>
        </w:rPr>
        <w:t xml:space="preserve"> for JAGS code)</w:t>
      </w:r>
      <w:r w:rsidR="005C30ED" w:rsidRPr="00C213BD">
        <w:rPr>
          <w:rFonts w:ascii="Times New Roman" w:hAnsi="Times New Roman" w:cs="Times New Roman"/>
          <w:sz w:val="24"/>
          <w:szCs w:val="24"/>
        </w:rPr>
        <w:t>.</w:t>
      </w:r>
      <w:r w:rsidR="00C57B79"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For the </w:t>
      </w:r>
      <w:r w:rsidR="00A934FA" w:rsidRPr="00C213BD">
        <w:rPr>
          <w:rFonts w:ascii="Times New Roman" w:hAnsi="Times New Roman" w:cs="Times New Roman"/>
          <w:sz w:val="24"/>
          <w:szCs w:val="24"/>
        </w:rPr>
        <w:t>abundance</w:t>
      </w:r>
      <w:r w:rsidRPr="00C213BD">
        <w:rPr>
          <w:rFonts w:ascii="Times New Roman" w:hAnsi="Times New Roman" w:cs="Times New Roman"/>
          <w:sz w:val="24"/>
          <w:szCs w:val="24"/>
        </w:rPr>
        <w:t xml:space="preserve"> model within the hierarchical </w:t>
      </w:r>
      <w:r w:rsidR="00DB3DA6" w:rsidRPr="00C213BD">
        <w:rPr>
          <w:rFonts w:ascii="Times New Roman" w:hAnsi="Times New Roman" w:cs="Times New Roman"/>
          <w:sz w:val="24"/>
          <w:szCs w:val="24"/>
        </w:rPr>
        <w:t xml:space="preserve">stacked </w:t>
      </w:r>
      <w:r w:rsidR="00A934FA" w:rsidRPr="00C213BD">
        <w:rPr>
          <w:rFonts w:ascii="Times New Roman" w:hAnsi="Times New Roman" w:cs="Times New Roman"/>
          <w:sz w:val="24"/>
          <w:szCs w:val="24"/>
        </w:rPr>
        <w:t>N-mixture</w:t>
      </w:r>
      <w:r w:rsidRPr="00C213BD">
        <w:rPr>
          <w:rFonts w:ascii="Times New Roman" w:hAnsi="Times New Roman" w:cs="Times New Roman"/>
          <w:sz w:val="24"/>
          <w:szCs w:val="24"/>
        </w:rPr>
        <w:t xml:space="preserve"> model, I assumed that species </w:t>
      </w:r>
      <w:r w:rsidR="00A934FA" w:rsidRPr="00C213BD">
        <w:rPr>
          <w:rFonts w:ascii="Times New Roman" w:hAnsi="Times New Roman" w:cs="Times New Roman"/>
          <w:sz w:val="24"/>
          <w:szCs w:val="24"/>
        </w:rPr>
        <w:t>count</w:t>
      </w:r>
      <w:r w:rsidRPr="00C213BD">
        <w:rPr>
          <w:rFonts w:ascii="Times New Roman" w:hAnsi="Times New Roman" w:cs="Times New Roman"/>
          <w:sz w:val="24"/>
          <w:szCs w:val="24"/>
        </w:rPr>
        <w:t xml:space="preserve"> was a </w:t>
      </w:r>
      <w:r w:rsidR="00A934FA" w:rsidRPr="00C213BD">
        <w:rPr>
          <w:rFonts w:ascii="Times New Roman" w:hAnsi="Times New Roman" w:cs="Times New Roman"/>
          <w:sz w:val="24"/>
          <w:szCs w:val="24"/>
        </w:rPr>
        <w:t>Poisson</w:t>
      </w:r>
      <w:r w:rsidRPr="00C213BD">
        <w:rPr>
          <w:rFonts w:ascii="Times New Roman" w:hAnsi="Times New Roman" w:cs="Times New Roman"/>
          <w:sz w:val="24"/>
          <w:szCs w:val="24"/>
        </w:rPr>
        <w:t xml:space="preserve"> random variable and used a </w:t>
      </w:r>
      <w:r w:rsidR="00A934FA" w:rsidRPr="00C213BD">
        <w:rPr>
          <w:rFonts w:ascii="Times New Roman" w:hAnsi="Times New Roman" w:cs="Times New Roman"/>
          <w:sz w:val="24"/>
          <w:szCs w:val="24"/>
        </w:rPr>
        <w:t>log</w:t>
      </w:r>
      <w:r w:rsidRPr="00C213BD">
        <w:rPr>
          <w:rFonts w:ascii="Times New Roman" w:hAnsi="Times New Roman" w:cs="Times New Roman"/>
          <w:sz w:val="24"/>
          <w:szCs w:val="24"/>
        </w:rPr>
        <w:t xml:space="preserve"> link to model relationships with </w:t>
      </w:r>
      <w:r w:rsidR="00A934FA" w:rsidRPr="00C213BD">
        <w:rPr>
          <w:rFonts w:ascii="Times New Roman" w:hAnsi="Times New Roman" w:cs="Times New Roman"/>
          <w:sz w:val="24"/>
          <w:szCs w:val="24"/>
        </w:rPr>
        <w:t xml:space="preserve">controlling habitat and topographical factors and interactions between year, elevation, and </w:t>
      </w:r>
      <w:r w:rsidR="00472432" w:rsidRPr="00C213BD">
        <w:rPr>
          <w:rFonts w:ascii="Times New Roman" w:hAnsi="Times New Roman" w:cs="Times New Roman"/>
          <w:sz w:val="24"/>
          <w:szCs w:val="24"/>
        </w:rPr>
        <w:t>latitude</w:t>
      </w:r>
      <w:r w:rsidR="00A934FA" w:rsidRPr="00C213BD">
        <w:rPr>
          <w:rFonts w:ascii="Times New Roman" w:hAnsi="Times New Roman" w:cs="Times New Roman"/>
          <w:sz w:val="24"/>
          <w:szCs w:val="24"/>
        </w:rPr>
        <w:t xml:space="preserve">. All continuous predictor variables were </w:t>
      </w:r>
      <w:r w:rsidR="008F2386" w:rsidRPr="00C213BD">
        <w:rPr>
          <w:rFonts w:ascii="Times New Roman" w:hAnsi="Times New Roman" w:cs="Times New Roman"/>
          <w:sz w:val="24"/>
          <w:szCs w:val="24"/>
        </w:rPr>
        <w:t xml:space="preserve">centered and </w:t>
      </w:r>
      <w:r w:rsidR="00A934FA" w:rsidRPr="00C213BD">
        <w:rPr>
          <w:rFonts w:ascii="Times New Roman" w:hAnsi="Times New Roman" w:cs="Times New Roman"/>
          <w:sz w:val="24"/>
          <w:szCs w:val="24"/>
        </w:rPr>
        <w:t>scaled prior to analysis. The total number of slope coefficients was 2</w:t>
      </w:r>
      <w:r w:rsidR="00472432" w:rsidRPr="00C213BD">
        <w:rPr>
          <w:rFonts w:ascii="Times New Roman" w:hAnsi="Times New Roman" w:cs="Times New Roman"/>
          <w:sz w:val="24"/>
          <w:szCs w:val="24"/>
        </w:rPr>
        <w:t>7</w:t>
      </w:r>
      <w:r w:rsidR="00A934FA" w:rsidRPr="00C213BD">
        <w:rPr>
          <w:rFonts w:ascii="Times New Roman" w:hAnsi="Times New Roman" w:cs="Times New Roman"/>
          <w:sz w:val="24"/>
          <w:szCs w:val="24"/>
        </w:rPr>
        <w:t>, corresponding to 1</w:t>
      </w:r>
      <w:r w:rsidR="00472432" w:rsidRPr="00C213BD">
        <w:rPr>
          <w:rFonts w:ascii="Times New Roman" w:hAnsi="Times New Roman" w:cs="Times New Roman"/>
          <w:sz w:val="24"/>
          <w:szCs w:val="24"/>
        </w:rPr>
        <w:t>1</w:t>
      </w:r>
      <w:r w:rsidR="00A934FA" w:rsidRPr="00C213BD">
        <w:rPr>
          <w:rFonts w:ascii="Times New Roman" w:hAnsi="Times New Roman" w:cs="Times New Roman"/>
          <w:sz w:val="24"/>
          <w:szCs w:val="24"/>
        </w:rPr>
        <w:t xml:space="preserve"> single site covariates (year, </w:t>
      </w:r>
      <w:r w:rsidR="00472432" w:rsidRPr="00C213BD">
        <w:rPr>
          <w:rFonts w:ascii="Times New Roman" w:hAnsi="Times New Roman" w:cs="Times New Roman"/>
          <w:sz w:val="24"/>
          <w:szCs w:val="24"/>
        </w:rPr>
        <w:t xml:space="preserve">latitude, </w:t>
      </w:r>
      <w:r w:rsidR="00A934FA" w:rsidRPr="00C213BD">
        <w:rPr>
          <w:rFonts w:ascii="Times New Roman" w:hAnsi="Times New Roman" w:cs="Times New Roman"/>
          <w:sz w:val="24"/>
          <w:szCs w:val="24"/>
        </w:rPr>
        <w:t xml:space="preserve">elevation, </w:t>
      </w:r>
      <w:r w:rsidR="00472432" w:rsidRPr="00C213BD">
        <w:rPr>
          <w:rFonts w:ascii="Times New Roman" w:hAnsi="Times New Roman" w:cs="Times New Roman"/>
          <w:sz w:val="24"/>
          <w:szCs w:val="24"/>
        </w:rPr>
        <w:t xml:space="preserve">mean temperature, SD temperature, current precipitation, previous precipitation, </w:t>
      </w:r>
      <w:r w:rsidR="00A934FA" w:rsidRPr="00C213BD">
        <w:rPr>
          <w:rFonts w:ascii="Times New Roman" w:hAnsi="Times New Roman" w:cs="Times New Roman"/>
          <w:sz w:val="24"/>
          <w:szCs w:val="24"/>
        </w:rPr>
        <w:t xml:space="preserve">aspect, TPI, dominant forest type, and proportion of forest) and the same </w:t>
      </w:r>
      <w:r w:rsidR="00472432" w:rsidRPr="00C213BD">
        <w:rPr>
          <w:rFonts w:ascii="Times New Roman" w:hAnsi="Times New Roman" w:cs="Times New Roman"/>
          <w:sz w:val="24"/>
          <w:szCs w:val="24"/>
        </w:rPr>
        <w:t>11</w:t>
      </w:r>
      <w:r w:rsidR="00A934FA" w:rsidRPr="00C213BD">
        <w:rPr>
          <w:rFonts w:ascii="Times New Roman" w:hAnsi="Times New Roman" w:cs="Times New Roman"/>
          <w:sz w:val="24"/>
          <w:szCs w:val="24"/>
        </w:rPr>
        <w:t xml:space="preserve"> two-way interactions and </w:t>
      </w:r>
      <w:r w:rsidR="00472432" w:rsidRPr="00C213BD">
        <w:rPr>
          <w:rFonts w:ascii="Times New Roman" w:hAnsi="Times New Roman" w:cs="Times New Roman"/>
          <w:sz w:val="24"/>
          <w:szCs w:val="24"/>
        </w:rPr>
        <w:t>5</w:t>
      </w:r>
      <w:r w:rsidR="00A934FA" w:rsidRPr="00C213BD">
        <w:rPr>
          <w:rFonts w:ascii="Times New Roman" w:hAnsi="Times New Roman" w:cs="Times New Roman"/>
          <w:sz w:val="24"/>
          <w:szCs w:val="24"/>
        </w:rPr>
        <w:t xml:space="preserve"> three-way interactions as in the generalized linear mixed effects models. </w:t>
      </w:r>
      <w:r w:rsidR="00C5359B" w:rsidRPr="00C213BD">
        <w:rPr>
          <w:rFonts w:ascii="Times New Roman" w:hAnsi="Times New Roman" w:cs="Times New Roman"/>
          <w:sz w:val="24"/>
          <w:szCs w:val="24"/>
        </w:rPr>
        <w:t>T</w:t>
      </w:r>
      <w:r w:rsidR="00A934FA" w:rsidRPr="00C213BD">
        <w:rPr>
          <w:rFonts w:ascii="Times New Roman" w:hAnsi="Times New Roman" w:cs="Times New Roman"/>
          <w:sz w:val="24"/>
          <w:szCs w:val="24"/>
        </w:rPr>
        <w:t>he stacked N-mixture model</w:t>
      </w:r>
      <w:r w:rsidR="00DB3DA6" w:rsidRPr="00C213BD">
        <w:rPr>
          <w:rFonts w:ascii="Times New Roman" w:hAnsi="Times New Roman" w:cs="Times New Roman"/>
          <w:sz w:val="24"/>
          <w:szCs w:val="24"/>
        </w:rPr>
        <w:t>s</w:t>
      </w:r>
      <w:r w:rsidR="00A934FA" w:rsidRPr="00C213BD">
        <w:rPr>
          <w:rFonts w:ascii="Times New Roman" w:hAnsi="Times New Roman" w:cs="Times New Roman"/>
          <w:sz w:val="24"/>
          <w:szCs w:val="24"/>
        </w:rPr>
        <w:t xml:space="preserve"> also </w:t>
      </w:r>
      <w:r w:rsidR="0025560E" w:rsidRPr="00C213BD">
        <w:rPr>
          <w:rFonts w:ascii="Times New Roman" w:hAnsi="Times New Roman" w:cs="Times New Roman"/>
          <w:sz w:val="24"/>
          <w:szCs w:val="24"/>
        </w:rPr>
        <w:t>incorporated</w:t>
      </w:r>
      <w:r w:rsidR="00A934FA" w:rsidRPr="00C213BD">
        <w:rPr>
          <w:rFonts w:ascii="Times New Roman" w:hAnsi="Times New Roman" w:cs="Times New Roman"/>
          <w:sz w:val="24"/>
          <w:szCs w:val="24"/>
        </w:rPr>
        <w:t xml:space="preserve"> a random site effect for log expected count</w:t>
      </w:r>
      <w:r w:rsidR="00C5359B" w:rsidRPr="00C213BD">
        <w:rPr>
          <w:rFonts w:ascii="Times New Roman" w:hAnsi="Times New Roman" w:cs="Times New Roman"/>
          <w:sz w:val="24"/>
          <w:szCs w:val="24"/>
        </w:rPr>
        <w:t xml:space="preserve"> </w:t>
      </w:r>
      <w:bookmarkStart w:id="14" w:name="_Hlk135771399"/>
      <w:r w:rsidR="00C5359B" w:rsidRPr="00C213BD">
        <w:rPr>
          <w:rFonts w:ascii="Times New Roman" w:hAnsi="Times New Roman" w:cs="Times New Roman"/>
          <w:sz w:val="24"/>
          <w:szCs w:val="24"/>
        </w:rPr>
        <w:t xml:space="preserve">to account for repeated observations at each sampling </w:t>
      </w:r>
      <w:r w:rsidR="00C5359B" w:rsidRPr="00C213BD">
        <w:rPr>
          <w:rFonts w:ascii="Times New Roman" w:hAnsi="Times New Roman" w:cs="Times New Roman"/>
          <w:sz w:val="24"/>
        </w:rPr>
        <w:t xml:space="preserve">point </w:t>
      </w:r>
      <w:r w:rsidR="00C5359B" w:rsidRPr="00C213BD">
        <w:rPr>
          <w:rFonts w:ascii="Times New Roman" w:hAnsi="Times New Roman" w:cs="Times New Roman"/>
          <w:sz w:val="24"/>
          <w:szCs w:val="24"/>
        </w:rPr>
        <w:t>over the course of multiple years</w:t>
      </w:r>
      <w:bookmarkEnd w:id="14"/>
      <w:r w:rsidR="00A934FA" w:rsidRPr="00C213BD">
        <w:rPr>
          <w:rFonts w:ascii="Times New Roman" w:hAnsi="Times New Roman" w:cs="Times New Roman"/>
          <w:sz w:val="24"/>
          <w:szCs w:val="24"/>
        </w:rPr>
        <w:t>.</w:t>
      </w:r>
    </w:p>
    <w:p w14:paraId="7151E334" w14:textId="12E2F62C" w:rsidR="00724925" w:rsidRPr="00C213BD" w:rsidRDefault="00B11621" w:rsidP="00B1162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Due to missing detection data and inconsistencies in time intervals of avian point count survey periods among the 3 study regions, I had to customize the detection model within the </w:t>
      </w:r>
      <w:r w:rsidR="00C57B79" w:rsidRPr="00C213BD">
        <w:rPr>
          <w:rFonts w:ascii="Times New Roman" w:hAnsi="Times New Roman" w:cs="Times New Roman"/>
          <w:sz w:val="24"/>
          <w:szCs w:val="24"/>
        </w:rPr>
        <w:t>hierarchical</w:t>
      </w:r>
      <w:r w:rsidR="00DB3DA6" w:rsidRPr="00C213BD">
        <w:rPr>
          <w:rFonts w:ascii="Times New Roman" w:hAnsi="Times New Roman" w:cs="Times New Roman"/>
          <w:sz w:val="24"/>
          <w:szCs w:val="24"/>
        </w:rPr>
        <w:t xml:space="preserve"> stacked</w:t>
      </w:r>
      <w:r w:rsidR="00C57B79" w:rsidRPr="00C213BD">
        <w:rPr>
          <w:rFonts w:ascii="Times New Roman" w:hAnsi="Times New Roman" w:cs="Times New Roman"/>
          <w:sz w:val="24"/>
          <w:szCs w:val="24"/>
        </w:rPr>
        <w:t xml:space="preserve"> N-mixture model</w:t>
      </w:r>
      <w:r w:rsidRPr="00C213BD">
        <w:rPr>
          <w:rFonts w:ascii="Times New Roman" w:hAnsi="Times New Roman" w:cs="Times New Roman"/>
          <w:sz w:val="24"/>
          <w:szCs w:val="24"/>
        </w:rPr>
        <w:t>.</w:t>
      </w:r>
      <w:r w:rsidR="00C57B79"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I assumed that </w:t>
      </w:r>
      <w:r w:rsidR="00724925" w:rsidRPr="00C213BD">
        <w:rPr>
          <w:rFonts w:ascii="Times New Roman" w:hAnsi="Times New Roman" w:cs="Times New Roman"/>
          <w:sz w:val="24"/>
          <w:szCs w:val="24"/>
        </w:rPr>
        <w:t>the observed count</w:t>
      </w:r>
      <w:r w:rsidRPr="00C213BD">
        <w:rPr>
          <w:rFonts w:ascii="Times New Roman" w:hAnsi="Times New Roman" w:cs="Times New Roman"/>
          <w:sz w:val="24"/>
          <w:szCs w:val="24"/>
        </w:rPr>
        <w:t xml:space="preserve"> was a </w:t>
      </w:r>
      <w:r w:rsidR="00724925" w:rsidRPr="00C213BD">
        <w:rPr>
          <w:rFonts w:ascii="Times New Roman" w:hAnsi="Times New Roman" w:cs="Times New Roman"/>
          <w:sz w:val="24"/>
          <w:szCs w:val="24"/>
        </w:rPr>
        <w:t>binomial</w:t>
      </w:r>
      <w:r w:rsidRPr="00C213BD">
        <w:rPr>
          <w:rFonts w:ascii="Times New Roman" w:hAnsi="Times New Roman" w:cs="Times New Roman"/>
          <w:sz w:val="24"/>
          <w:szCs w:val="24"/>
        </w:rPr>
        <w:t xml:space="preserve"> random variable and </w:t>
      </w:r>
      <w:r w:rsidR="00CB51B9" w:rsidRPr="00C213BD">
        <w:rPr>
          <w:rFonts w:ascii="Times New Roman" w:hAnsi="Times New Roman" w:cs="Times New Roman"/>
          <w:sz w:val="24"/>
          <w:szCs w:val="24"/>
        </w:rPr>
        <w:t xml:space="preserve">modeled the adjusted probability of detection for the </w:t>
      </w:r>
      <w:r w:rsidR="00A7230A" w:rsidRPr="00C213BD">
        <w:rPr>
          <w:rFonts w:ascii="Times New Roman" w:hAnsi="Times New Roman" w:cs="Times New Roman"/>
          <w:sz w:val="24"/>
          <w:szCs w:val="24"/>
        </w:rPr>
        <w:t>entire</w:t>
      </w:r>
      <w:r w:rsidR="00CB51B9" w:rsidRPr="00C213BD">
        <w:rPr>
          <w:rFonts w:ascii="Times New Roman" w:hAnsi="Times New Roman" w:cs="Times New Roman"/>
          <w:sz w:val="24"/>
          <w:szCs w:val="24"/>
        </w:rPr>
        <w:t xml:space="preserve"> time interval of each within-survey replicate, using the same methods and equation as for the hierarchical community model. I further </w:t>
      </w:r>
      <w:r w:rsidRPr="00C213BD">
        <w:rPr>
          <w:rFonts w:ascii="Times New Roman" w:hAnsi="Times New Roman" w:cs="Times New Roman"/>
          <w:sz w:val="24"/>
          <w:szCs w:val="24"/>
        </w:rPr>
        <w:t>used a logit link to model linear relationships</w:t>
      </w:r>
      <w:r w:rsidR="00CB51B9" w:rsidRPr="00C213BD">
        <w:rPr>
          <w:rFonts w:ascii="Times New Roman" w:hAnsi="Times New Roman" w:cs="Times New Roman"/>
          <w:sz w:val="24"/>
          <w:szCs w:val="24"/>
        </w:rPr>
        <w:t xml:space="preserve"> between detection probability and</w:t>
      </w:r>
      <w:r w:rsidRPr="00C213BD">
        <w:rPr>
          <w:rFonts w:ascii="Times New Roman" w:hAnsi="Times New Roman" w:cs="Times New Roman"/>
          <w:sz w:val="24"/>
          <w:szCs w:val="24"/>
        </w:rPr>
        <w:t xml:space="preserve"> 4 detection covariates, which consisted of ordinal day (</w:t>
      </w:r>
      <w:r w:rsidR="007B5E05" w:rsidRPr="00C213BD">
        <w:rPr>
          <w:rFonts w:ascii="Times New Roman" w:hAnsi="Times New Roman" w:cs="Times New Roman"/>
          <w:sz w:val="24"/>
          <w:szCs w:val="24"/>
        </w:rPr>
        <w:t xml:space="preserve">centered and </w:t>
      </w:r>
      <w:r w:rsidRPr="00C213BD">
        <w:rPr>
          <w:rFonts w:ascii="Times New Roman" w:hAnsi="Times New Roman" w:cs="Times New Roman"/>
          <w:sz w:val="24"/>
          <w:szCs w:val="24"/>
        </w:rPr>
        <w:t xml:space="preserve">scaled prior to analysis), time since sunrise (measured as decimal hours and </w:t>
      </w:r>
      <w:r w:rsidR="007B5E05" w:rsidRPr="00C213BD">
        <w:rPr>
          <w:rFonts w:ascii="Times New Roman" w:hAnsi="Times New Roman" w:cs="Times New Roman"/>
          <w:sz w:val="24"/>
          <w:szCs w:val="24"/>
        </w:rPr>
        <w:t xml:space="preserve">centered and </w:t>
      </w:r>
      <w:r w:rsidRPr="00C213BD">
        <w:rPr>
          <w:rFonts w:ascii="Times New Roman" w:hAnsi="Times New Roman" w:cs="Times New Roman"/>
          <w:sz w:val="24"/>
          <w:szCs w:val="24"/>
        </w:rPr>
        <w:t xml:space="preserve">scaled prior to analysis), a dummy variable for wind (0 = wind codes of 0, 1, or 2; 1 = wind codes &gt;2), and a dummy variable for sky (0 = sky codes of 0, 1, or 2; 1 = sky codes &gt;2). I </w:t>
      </w:r>
      <w:r w:rsidR="00724925" w:rsidRPr="00C213BD">
        <w:rPr>
          <w:rFonts w:ascii="Times New Roman" w:hAnsi="Times New Roman" w:cs="Times New Roman"/>
          <w:sz w:val="24"/>
          <w:szCs w:val="24"/>
        </w:rPr>
        <w:t>used the same methods as for the hierarchical community model to impute</w:t>
      </w:r>
      <w:r w:rsidRPr="00C213BD">
        <w:rPr>
          <w:rFonts w:ascii="Times New Roman" w:hAnsi="Times New Roman" w:cs="Times New Roman"/>
          <w:sz w:val="24"/>
          <w:szCs w:val="24"/>
        </w:rPr>
        <w:t xml:space="preserve"> study region-specific detection covariates for avian point count surveys that were lacking data on time, wind code, or sky code.</w:t>
      </w:r>
    </w:p>
    <w:p w14:paraId="6B0BB4DB" w14:textId="089C8A97" w:rsidR="00B11621" w:rsidRPr="00C213BD" w:rsidRDefault="00F80C79" w:rsidP="00B11621">
      <w:pPr>
        <w:spacing w:line="276" w:lineRule="auto"/>
        <w:ind w:firstLine="720"/>
        <w:rPr>
          <w:rFonts w:ascii="Times New Roman" w:hAnsi="Times New Roman" w:cs="Times New Roman"/>
          <w:sz w:val="24"/>
          <w:szCs w:val="24"/>
        </w:rPr>
      </w:pPr>
      <w:r w:rsidRPr="00C213BD">
        <w:rPr>
          <w:rFonts w:ascii="Times New Roman" w:hAnsi="Times New Roman" w:cs="Times New Roman"/>
          <w:sz w:val="24"/>
        </w:rPr>
        <w:t xml:space="preserve">The </w:t>
      </w:r>
      <w:r w:rsidRPr="00C213BD">
        <w:rPr>
          <w:rFonts w:ascii="Times New Roman" w:hAnsi="Times New Roman" w:cs="Times New Roman"/>
          <w:sz w:val="24"/>
          <w:szCs w:val="24"/>
        </w:rPr>
        <w:t>stacked N-mixture model</w:t>
      </w:r>
      <w:r w:rsidR="00DB3DA6" w:rsidRPr="00C213BD">
        <w:rPr>
          <w:rFonts w:ascii="Times New Roman" w:hAnsi="Times New Roman" w:cs="Times New Roman"/>
          <w:sz w:val="24"/>
          <w:szCs w:val="24"/>
        </w:rPr>
        <w:t>s</w:t>
      </w:r>
      <w:r w:rsidRPr="00C213BD">
        <w:rPr>
          <w:rFonts w:ascii="Times New Roman" w:hAnsi="Times New Roman" w:cs="Times New Roman"/>
          <w:sz w:val="24"/>
          <w:szCs w:val="24"/>
        </w:rPr>
        <w:t xml:space="preserve"> </w:t>
      </w:r>
      <w:r w:rsidR="00DB3DA6" w:rsidRPr="00C213BD">
        <w:rPr>
          <w:rFonts w:ascii="Times New Roman" w:hAnsi="Times New Roman" w:cs="Times New Roman"/>
          <w:sz w:val="24"/>
          <w:szCs w:val="24"/>
        </w:rPr>
        <w:t>were</w:t>
      </w:r>
      <w:r w:rsidRPr="00C213BD">
        <w:rPr>
          <w:rFonts w:ascii="Times New Roman" w:hAnsi="Times New Roman" w:cs="Times New Roman"/>
          <w:sz w:val="24"/>
          <w:szCs w:val="24"/>
        </w:rPr>
        <w:t xml:space="preserve"> constructed in</w:t>
      </w:r>
      <w:r w:rsidR="00B11621" w:rsidRPr="00C213BD">
        <w:rPr>
          <w:rFonts w:ascii="Times New Roman" w:hAnsi="Times New Roman" w:cs="Times New Roman"/>
          <w:sz w:val="24"/>
        </w:rPr>
        <w:t xml:space="preserve"> a Bayesian framework, implemented with Markov chain Monte Carlo methods. For all </w:t>
      </w:r>
      <w:r w:rsidRPr="00C213BD">
        <w:rPr>
          <w:rFonts w:ascii="Times New Roman" w:hAnsi="Times New Roman" w:cs="Times New Roman"/>
          <w:sz w:val="24"/>
        </w:rPr>
        <w:t xml:space="preserve">model </w:t>
      </w:r>
      <w:r w:rsidR="00B11621" w:rsidRPr="00C213BD">
        <w:rPr>
          <w:rFonts w:ascii="Times New Roman" w:hAnsi="Times New Roman" w:cs="Times New Roman"/>
          <w:sz w:val="24"/>
        </w:rPr>
        <w:t xml:space="preserve">parameters, </w:t>
      </w:r>
      <w:r w:rsidR="007B5E05" w:rsidRPr="00C213BD">
        <w:rPr>
          <w:rFonts w:ascii="Times New Roman" w:hAnsi="Times New Roman" w:cs="Times New Roman"/>
          <w:sz w:val="24"/>
        </w:rPr>
        <w:t xml:space="preserve">I used prior distributions which were meant to provide little information; </w:t>
      </w:r>
      <w:r w:rsidR="00B11621" w:rsidRPr="00C213BD">
        <w:rPr>
          <w:rFonts w:ascii="Times New Roman" w:hAnsi="Times New Roman" w:cs="Times New Roman"/>
          <w:sz w:val="24"/>
        </w:rPr>
        <w:t>gamma prior distributions</w:t>
      </w:r>
      <w:r w:rsidRPr="00C213BD">
        <w:rPr>
          <w:rFonts w:ascii="Times New Roman" w:hAnsi="Times New Roman" w:cs="Times New Roman"/>
          <w:sz w:val="24"/>
        </w:rPr>
        <w:t xml:space="preserve"> </w:t>
      </w:r>
      <w:r w:rsidR="00B11621" w:rsidRPr="00C213BD">
        <w:rPr>
          <w:rFonts w:ascii="Times New Roman" w:hAnsi="Times New Roman" w:cs="Times New Roman"/>
          <w:sz w:val="24"/>
        </w:rPr>
        <w:t>had shape and rate parameter</w:t>
      </w:r>
      <w:r w:rsidRPr="00C213BD">
        <w:rPr>
          <w:rFonts w:ascii="Times New Roman" w:hAnsi="Times New Roman" w:cs="Times New Roman"/>
          <w:sz w:val="24"/>
        </w:rPr>
        <w:t>s</w:t>
      </w:r>
      <w:r w:rsidR="00B11621" w:rsidRPr="00C213BD">
        <w:rPr>
          <w:rFonts w:ascii="Times New Roman" w:hAnsi="Times New Roman" w:cs="Times New Roman"/>
          <w:sz w:val="24"/>
        </w:rPr>
        <w:t xml:space="preserve"> of </w:t>
      </w:r>
      <w:r w:rsidRPr="00C213BD">
        <w:rPr>
          <w:rFonts w:ascii="Times New Roman" w:hAnsi="Times New Roman" w:cs="Times New Roman"/>
          <w:sz w:val="24"/>
        </w:rPr>
        <w:t>0.01 or 0.1</w:t>
      </w:r>
      <w:r w:rsidR="00B11621" w:rsidRPr="00C213BD">
        <w:rPr>
          <w:rFonts w:ascii="Times New Roman" w:hAnsi="Times New Roman" w:cs="Times New Roman"/>
          <w:sz w:val="24"/>
        </w:rPr>
        <w:t>, and Gaussian prior distributions</w:t>
      </w:r>
      <w:r w:rsidRPr="00C213BD">
        <w:rPr>
          <w:rFonts w:ascii="Times New Roman" w:hAnsi="Times New Roman" w:cs="Times New Roman"/>
          <w:sz w:val="24"/>
        </w:rPr>
        <w:t xml:space="preserve"> </w:t>
      </w:r>
      <w:r w:rsidR="00B11621" w:rsidRPr="00C213BD">
        <w:rPr>
          <w:rFonts w:ascii="Times New Roman" w:hAnsi="Times New Roman" w:cs="Times New Roman"/>
          <w:sz w:val="24"/>
        </w:rPr>
        <w:t>had a mean of 0 and precision of 0.</w:t>
      </w:r>
      <w:r w:rsidRPr="00C213BD">
        <w:rPr>
          <w:rFonts w:ascii="Times New Roman" w:hAnsi="Times New Roman" w:cs="Times New Roman"/>
          <w:sz w:val="24"/>
        </w:rPr>
        <w:t>0</w:t>
      </w:r>
      <w:r w:rsidR="00B11621" w:rsidRPr="00C213BD">
        <w:rPr>
          <w:rFonts w:ascii="Times New Roman" w:hAnsi="Times New Roman" w:cs="Times New Roman"/>
          <w:sz w:val="24"/>
        </w:rPr>
        <w:t>1</w:t>
      </w:r>
      <w:r w:rsidR="007B5E05" w:rsidRPr="00C213BD">
        <w:rPr>
          <w:rFonts w:ascii="Times New Roman" w:hAnsi="Times New Roman" w:cs="Times New Roman"/>
          <w:sz w:val="24"/>
        </w:rPr>
        <w:t xml:space="preserve"> </w:t>
      </w:r>
      <w:r w:rsidR="007B5E05" w:rsidRPr="00C213BD">
        <w:rPr>
          <w:rFonts w:ascii="Times New Roman" w:hAnsi="Times New Roman" w:cs="Times New Roman"/>
          <w:sz w:val="24"/>
        </w:rPr>
        <w:lastRenderedPageBreak/>
        <w:t>(Appendix C)</w:t>
      </w:r>
      <w:r w:rsidR="00B11621" w:rsidRPr="00C213BD">
        <w:rPr>
          <w:rFonts w:ascii="Times New Roman" w:hAnsi="Times New Roman" w:cs="Times New Roman"/>
          <w:sz w:val="24"/>
        </w:rPr>
        <w:t xml:space="preserve">. I fit the models in JAGS (Plummer 2003) using the “jagsUI” package </w:t>
      </w:r>
      <w:r w:rsidR="00B11621" w:rsidRPr="00C213BD">
        <w:rPr>
          <w:rFonts w:ascii="Times New Roman" w:hAnsi="Times New Roman" w:cs="Times New Roman"/>
          <w:sz w:val="24"/>
        </w:rPr>
        <w:fldChar w:fldCharType="begin" w:fldLock="1"/>
      </w:r>
      <w:r w:rsidR="00B11621" w:rsidRPr="00C213BD">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B11621" w:rsidRPr="00C213BD">
        <w:rPr>
          <w:rFonts w:ascii="Times New Roman" w:hAnsi="Times New Roman" w:cs="Times New Roman"/>
          <w:sz w:val="24"/>
        </w:rPr>
        <w:fldChar w:fldCharType="separate"/>
      </w:r>
      <w:r w:rsidR="00B11621" w:rsidRPr="00C213BD">
        <w:rPr>
          <w:rFonts w:ascii="Times New Roman" w:hAnsi="Times New Roman" w:cs="Times New Roman"/>
          <w:noProof/>
          <w:sz w:val="24"/>
        </w:rPr>
        <w:t>(Kellner and Meredith 2021)</w:t>
      </w:r>
      <w:r w:rsidR="00B11621" w:rsidRPr="00C213BD">
        <w:rPr>
          <w:rFonts w:ascii="Times New Roman" w:hAnsi="Times New Roman" w:cs="Times New Roman"/>
          <w:sz w:val="24"/>
        </w:rPr>
        <w:fldChar w:fldCharType="end"/>
      </w:r>
      <w:r w:rsidR="00B11621" w:rsidRPr="00C213BD">
        <w:rPr>
          <w:rFonts w:ascii="Times New Roman" w:hAnsi="Times New Roman" w:cs="Times New Roman"/>
          <w:sz w:val="24"/>
        </w:rPr>
        <w:t xml:space="preserve"> in Program R (R Core Team 2022). I used the “autojags” function to run 3 chains for each model with a burn-in of 2,</w:t>
      </w:r>
      <w:r w:rsidR="006E0882" w:rsidRPr="00C213BD">
        <w:rPr>
          <w:rFonts w:ascii="Times New Roman" w:hAnsi="Times New Roman" w:cs="Times New Roman"/>
          <w:sz w:val="24"/>
        </w:rPr>
        <w:t>0</w:t>
      </w:r>
      <w:r w:rsidR="00B11621" w:rsidRPr="00C213BD">
        <w:rPr>
          <w:rFonts w:ascii="Times New Roman" w:hAnsi="Times New Roman" w:cs="Times New Roman"/>
          <w:sz w:val="24"/>
        </w:rPr>
        <w:t>00</w:t>
      </w:r>
      <w:r w:rsidR="006E0882" w:rsidRPr="00C213BD">
        <w:rPr>
          <w:rFonts w:ascii="Times New Roman" w:hAnsi="Times New Roman" w:cs="Times New Roman"/>
          <w:sz w:val="24"/>
        </w:rPr>
        <w:t>–21,000</w:t>
      </w:r>
      <w:r w:rsidR="00B11621" w:rsidRPr="00C213BD">
        <w:rPr>
          <w:rFonts w:ascii="Times New Roman" w:hAnsi="Times New Roman" w:cs="Times New Roman"/>
          <w:sz w:val="24"/>
        </w:rPr>
        <w:t xml:space="preserve"> iterations</w:t>
      </w:r>
      <w:r w:rsidR="002A1E73" w:rsidRPr="00C213BD">
        <w:rPr>
          <w:rFonts w:ascii="Times New Roman" w:hAnsi="Times New Roman" w:cs="Times New Roman"/>
          <w:sz w:val="24"/>
        </w:rPr>
        <w:t xml:space="preserve"> (Appendix D)</w:t>
      </w:r>
      <w:r w:rsidR="00B11621" w:rsidRPr="00C213BD">
        <w:rPr>
          <w:rFonts w:ascii="Times New Roman" w:hAnsi="Times New Roman" w:cs="Times New Roman"/>
          <w:sz w:val="24"/>
        </w:rPr>
        <w:t xml:space="preserve">, thinning rate of </w:t>
      </w:r>
      <w:r w:rsidR="006E0882" w:rsidRPr="00C213BD">
        <w:rPr>
          <w:rFonts w:ascii="Times New Roman" w:hAnsi="Times New Roman" w:cs="Times New Roman"/>
          <w:sz w:val="24"/>
        </w:rPr>
        <w:t>3</w:t>
      </w:r>
      <w:r w:rsidR="00B11621" w:rsidRPr="00C213BD">
        <w:rPr>
          <w:rFonts w:ascii="Times New Roman" w:hAnsi="Times New Roman" w:cs="Times New Roman"/>
          <w:sz w:val="24"/>
        </w:rPr>
        <w:t xml:space="preserve"> iteration</w:t>
      </w:r>
      <w:r w:rsidR="006E0882" w:rsidRPr="00C213BD">
        <w:rPr>
          <w:rFonts w:ascii="Times New Roman" w:hAnsi="Times New Roman" w:cs="Times New Roman"/>
          <w:sz w:val="24"/>
        </w:rPr>
        <w:t>s</w:t>
      </w:r>
      <w:r w:rsidR="00B11621" w:rsidRPr="00C213BD">
        <w:rPr>
          <w:rFonts w:ascii="Times New Roman" w:hAnsi="Times New Roman" w:cs="Times New Roman"/>
          <w:sz w:val="24"/>
        </w:rPr>
        <w:t xml:space="preserve">, and iteration increment of </w:t>
      </w:r>
      <w:r w:rsidR="006E0882" w:rsidRPr="00C213BD">
        <w:rPr>
          <w:rFonts w:ascii="Times New Roman" w:hAnsi="Times New Roman" w:cs="Times New Roman"/>
          <w:sz w:val="24"/>
        </w:rPr>
        <w:t>3</w:t>
      </w:r>
      <w:r w:rsidR="00B11621" w:rsidRPr="00C213BD">
        <w:rPr>
          <w:rFonts w:ascii="Times New Roman" w:hAnsi="Times New Roman" w:cs="Times New Roman"/>
          <w:sz w:val="24"/>
        </w:rPr>
        <w:t xml:space="preserve">,000; models iteratively ran until reasonable convergence (R̂ ≤ 1.1) was achieved </w:t>
      </w:r>
      <w:r w:rsidR="00B11621" w:rsidRPr="00C213BD">
        <w:rPr>
          <w:rFonts w:ascii="Times New Roman" w:hAnsi="Times New Roman" w:cs="Times New Roman"/>
          <w:sz w:val="24"/>
        </w:rPr>
        <w:fldChar w:fldCharType="begin" w:fldLock="1"/>
      </w:r>
      <w:r w:rsidR="00B11621" w:rsidRPr="00C213BD">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B11621" w:rsidRPr="00C213BD">
        <w:rPr>
          <w:rFonts w:ascii="Times New Roman" w:hAnsi="Times New Roman" w:cs="Times New Roman"/>
          <w:sz w:val="24"/>
        </w:rPr>
        <w:fldChar w:fldCharType="separate"/>
      </w:r>
      <w:r w:rsidR="00B11621" w:rsidRPr="00C213BD">
        <w:rPr>
          <w:rFonts w:ascii="Times New Roman" w:hAnsi="Times New Roman" w:cs="Times New Roman"/>
          <w:noProof/>
          <w:sz w:val="24"/>
        </w:rPr>
        <w:t>(Gelman et al. 2014)</w:t>
      </w:r>
      <w:r w:rsidR="00B11621" w:rsidRPr="00C213BD">
        <w:rPr>
          <w:rFonts w:ascii="Times New Roman" w:hAnsi="Times New Roman" w:cs="Times New Roman"/>
          <w:sz w:val="24"/>
        </w:rPr>
        <w:fldChar w:fldCharType="end"/>
      </w:r>
      <w:r w:rsidR="00B11621" w:rsidRPr="00C213BD">
        <w:rPr>
          <w:rFonts w:ascii="Times New Roman" w:hAnsi="Times New Roman" w:cs="Times New Roman"/>
          <w:sz w:val="24"/>
        </w:rPr>
        <w:t>, resulting in 3,000 posterior draws.</w:t>
      </w:r>
    </w:p>
    <w:p w14:paraId="13A1232E" w14:textId="0076C8D4" w:rsidR="00FF42AD" w:rsidRPr="00C213BD" w:rsidRDefault="00FF42AD" w:rsidP="007A1808">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Determining significance of interactions</w:t>
      </w:r>
    </w:p>
    <w:p w14:paraId="25D42739" w14:textId="6F0BD64D" w:rsidR="00FF42AD" w:rsidRPr="00C213BD" w:rsidRDefault="001F7749" w:rsidP="00FF42A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For </w:t>
      </w:r>
      <w:r w:rsidR="005852CA" w:rsidRPr="00C213BD">
        <w:rPr>
          <w:rFonts w:ascii="Times New Roman" w:hAnsi="Times New Roman" w:cs="Times New Roman"/>
          <w:sz w:val="24"/>
          <w:szCs w:val="24"/>
        </w:rPr>
        <w:t>all of</w:t>
      </w:r>
      <w:r w:rsidRPr="00C213BD">
        <w:rPr>
          <w:rFonts w:ascii="Times New Roman" w:hAnsi="Times New Roman" w:cs="Times New Roman"/>
          <w:sz w:val="24"/>
          <w:szCs w:val="24"/>
        </w:rPr>
        <w:t xml:space="preserve"> the guild richness models and focal species abundance models,</w:t>
      </w:r>
      <w:r w:rsidR="00B24073" w:rsidRPr="00C213BD">
        <w:rPr>
          <w:rFonts w:ascii="Times New Roman" w:hAnsi="Times New Roman" w:cs="Times New Roman"/>
          <w:sz w:val="24"/>
          <w:szCs w:val="24"/>
        </w:rPr>
        <w:t xml:space="preserve"> relationships with individual variables were considered significant when the 95% credible intervals of their slope coefficient values did not overlap zero (Table 3</w:t>
      </w:r>
      <w:r w:rsidR="00031410" w:rsidRPr="00C213BD">
        <w:rPr>
          <w:rFonts w:ascii="Times New Roman" w:hAnsi="Times New Roman" w:cs="Times New Roman"/>
          <w:sz w:val="24"/>
          <w:szCs w:val="24"/>
        </w:rPr>
        <w:t>, Figures 3</w:t>
      </w:r>
      <w:r w:rsidR="00031410" w:rsidRPr="00C213BD">
        <w:rPr>
          <w:rFonts w:ascii="Times New Roman" w:hAnsi="Times New Roman" w:cs="Times New Roman"/>
          <w:sz w:val="24"/>
        </w:rPr>
        <w:t>–4</w:t>
      </w:r>
      <w:r w:rsidR="00B24073" w:rsidRPr="00C213BD">
        <w:rPr>
          <w:rFonts w:ascii="Times New Roman" w:hAnsi="Times New Roman" w:cs="Times New Roman"/>
          <w:sz w:val="24"/>
          <w:szCs w:val="24"/>
        </w:rPr>
        <w:t>). Similarly, i</w:t>
      </w:r>
      <w:r w:rsidR="00FF42AD" w:rsidRPr="00C213BD">
        <w:rPr>
          <w:rFonts w:ascii="Times New Roman" w:hAnsi="Times New Roman" w:cs="Times New Roman"/>
          <w:sz w:val="24"/>
          <w:szCs w:val="24"/>
        </w:rPr>
        <w:t>nteractions</w:t>
      </w:r>
      <w:r w:rsidR="00AF33C5" w:rsidRPr="00C213BD">
        <w:rPr>
          <w:rFonts w:ascii="Times New Roman" w:hAnsi="Times New Roman" w:cs="Times New Roman"/>
          <w:sz w:val="24"/>
          <w:szCs w:val="24"/>
        </w:rPr>
        <w:t xml:space="preserve"> with latitude and elevation</w:t>
      </w:r>
      <w:r w:rsidR="00FF42AD" w:rsidRPr="00C213BD">
        <w:rPr>
          <w:rFonts w:ascii="Times New Roman" w:hAnsi="Times New Roman" w:cs="Times New Roman"/>
          <w:sz w:val="24"/>
          <w:szCs w:val="24"/>
        </w:rPr>
        <w:t xml:space="preserve"> </w:t>
      </w:r>
      <w:r w:rsidR="00B24073" w:rsidRPr="00C213BD">
        <w:rPr>
          <w:rFonts w:ascii="Times New Roman" w:hAnsi="Times New Roman" w:cs="Times New Roman"/>
          <w:sz w:val="24"/>
          <w:szCs w:val="24"/>
        </w:rPr>
        <w:t>(Tables 4</w:t>
      </w:r>
      <w:r w:rsidR="00B24073" w:rsidRPr="00C213BD">
        <w:rPr>
          <w:rFonts w:ascii="Times New Roman" w:hAnsi="Times New Roman" w:cs="Times New Roman"/>
          <w:sz w:val="24"/>
        </w:rPr>
        <w:t>–</w:t>
      </w:r>
      <w:r w:rsidR="00B24073" w:rsidRPr="00C213BD">
        <w:rPr>
          <w:rFonts w:ascii="Times New Roman" w:hAnsi="Times New Roman" w:cs="Times New Roman"/>
          <w:sz w:val="24"/>
          <w:szCs w:val="24"/>
        </w:rPr>
        <w:t>5</w:t>
      </w:r>
      <w:r w:rsidR="00031410" w:rsidRPr="00C213BD">
        <w:rPr>
          <w:rFonts w:ascii="Times New Roman" w:hAnsi="Times New Roman" w:cs="Times New Roman"/>
          <w:sz w:val="24"/>
          <w:szCs w:val="24"/>
        </w:rPr>
        <w:t>, Figures 3</w:t>
      </w:r>
      <w:r w:rsidR="00031410" w:rsidRPr="00C213BD">
        <w:rPr>
          <w:rFonts w:ascii="Times New Roman" w:hAnsi="Times New Roman" w:cs="Times New Roman"/>
          <w:sz w:val="24"/>
        </w:rPr>
        <w:t>–</w:t>
      </w:r>
      <w:r w:rsidR="00031410" w:rsidRPr="00C213BD">
        <w:rPr>
          <w:rFonts w:ascii="Times New Roman" w:hAnsi="Times New Roman" w:cs="Times New Roman"/>
          <w:sz w:val="24"/>
          <w:szCs w:val="24"/>
        </w:rPr>
        <w:t>4</w:t>
      </w:r>
      <w:r w:rsidR="00B24073" w:rsidRPr="00C213BD">
        <w:rPr>
          <w:rFonts w:ascii="Times New Roman" w:hAnsi="Times New Roman" w:cs="Times New Roman"/>
          <w:sz w:val="24"/>
          <w:szCs w:val="24"/>
        </w:rPr>
        <w:t xml:space="preserve">) </w:t>
      </w:r>
      <w:r w:rsidR="00FF42AD" w:rsidRPr="00C213BD">
        <w:rPr>
          <w:rFonts w:ascii="Times New Roman" w:hAnsi="Times New Roman" w:cs="Times New Roman"/>
          <w:sz w:val="24"/>
          <w:szCs w:val="24"/>
        </w:rPr>
        <w:t xml:space="preserve">were </w:t>
      </w:r>
      <w:r w:rsidR="00AF33C5" w:rsidRPr="00C213BD">
        <w:rPr>
          <w:rFonts w:ascii="Times New Roman" w:hAnsi="Times New Roman" w:cs="Times New Roman"/>
          <w:sz w:val="24"/>
          <w:szCs w:val="24"/>
        </w:rPr>
        <w:t>considered</w:t>
      </w:r>
      <w:r w:rsidR="00FF42AD" w:rsidRPr="00C213BD">
        <w:rPr>
          <w:rFonts w:ascii="Times New Roman" w:hAnsi="Times New Roman" w:cs="Times New Roman"/>
          <w:sz w:val="24"/>
          <w:szCs w:val="24"/>
        </w:rPr>
        <w:t xml:space="preserve"> significant when the 95% credible intervals of their </w:t>
      </w:r>
      <w:r w:rsidR="002519F0" w:rsidRPr="00C213BD">
        <w:rPr>
          <w:rFonts w:ascii="Times New Roman" w:hAnsi="Times New Roman" w:cs="Times New Roman"/>
          <w:sz w:val="24"/>
          <w:szCs w:val="24"/>
        </w:rPr>
        <w:t xml:space="preserve">effective </w:t>
      </w:r>
      <w:r w:rsidR="00FF42AD" w:rsidRPr="00C213BD">
        <w:rPr>
          <w:rFonts w:ascii="Times New Roman" w:hAnsi="Times New Roman" w:cs="Times New Roman"/>
          <w:sz w:val="24"/>
          <w:szCs w:val="24"/>
        </w:rPr>
        <w:t>slope coefficient values did not overlap zero</w:t>
      </w:r>
      <w:r w:rsidR="002519F0" w:rsidRPr="00C213BD">
        <w:rPr>
          <w:rFonts w:ascii="Times New Roman" w:hAnsi="Times New Roman" w:cs="Times New Roman"/>
          <w:sz w:val="24"/>
          <w:szCs w:val="24"/>
        </w:rPr>
        <w:t xml:space="preserve"> (Tables 6</w:t>
      </w:r>
      <w:r w:rsidR="002519F0" w:rsidRPr="00C213BD">
        <w:rPr>
          <w:rFonts w:ascii="Times New Roman" w:hAnsi="Times New Roman" w:cs="Times New Roman"/>
          <w:sz w:val="24"/>
        </w:rPr>
        <w:t>–</w:t>
      </w:r>
      <w:r w:rsidR="002519F0" w:rsidRPr="00C213BD">
        <w:rPr>
          <w:rFonts w:ascii="Times New Roman" w:hAnsi="Times New Roman" w:cs="Times New Roman"/>
          <w:sz w:val="24"/>
          <w:szCs w:val="24"/>
        </w:rPr>
        <w:t>7)</w:t>
      </w:r>
      <w:r w:rsidR="00FF42AD" w:rsidRPr="00C213BD">
        <w:rPr>
          <w:rFonts w:ascii="Times New Roman" w:hAnsi="Times New Roman" w:cs="Times New Roman"/>
          <w:sz w:val="24"/>
          <w:szCs w:val="24"/>
        </w:rPr>
        <w:t>.</w:t>
      </w:r>
      <w:r w:rsidR="002519F0" w:rsidRPr="00C213BD">
        <w:rPr>
          <w:rFonts w:ascii="Times New Roman" w:hAnsi="Times New Roman" w:cs="Times New Roman"/>
          <w:sz w:val="24"/>
          <w:szCs w:val="24"/>
        </w:rPr>
        <w:t xml:space="preserve"> I defined an effective slope coefficient as the effect of a 1-unit change in 1 predictor variable given specific levels of the 2 interacting variables (i.e., northern vs. central vs. southern latitudes and low vs. mid vs. high elevations).</w:t>
      </w:r>
    </w:p>
    <w:p w14:paraId="57C46E9B" w14:textId="77777777" w:rsidR="00FF42AD" w:rsidRPr="00C213BD" w:rsidRDefault="00FF42AD" w:rsidP="007A1808">
      <w:pPr>
        <w:spacing w:line="276" w:lineRule="auto"/>
        <w:rPr>
          <w:rFonts w:ascii="Times New Roman" w:hAnsi="Times New Roman" w:cs="Times New Roman"/>
          <w:sz w:val="24"/>
          <w:szCs w:val="24"/>
        </w:rPr>
      </w:pPr>
    </w:p>
    <w:p w14:paraId="6822447D" w14:textId="77777777" w:rsidR="009A403C" w:rsidRPr="00C213BD" w:rsidRDefault="009A403C" w:rsidP="009A403C">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RESULTS</w:t>
      </w:r>
    </w:p>
    <w:p w14:paraId="1086FE4A" w14:textId="09618BCA" w:rsidR="009A403C" w:rsidRPr="00C213BD" w:rsidRDefault="008A3DB4" w:rsidP="009A403C">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Variation in effects of temperature across</w:t>
      </w:r>
      <w:r w:rsidR="009A403C" w:rsidRPr="00C213BD">
        <w:rPr>
          <w:rFonts w:ascii="Times New Roman" w:hAnsi="Times New Roman" w:cs="Times New Roman"/>
          <w:b/>
          <w:bCs/>
          <w:sz w:val="24"/>
          <w:szCs w:val="24"/>
        </w:rPr>
        <w:t xml:space="preserve"> latitud</w:t>
      </w:r>
      <w:r w:rsidRPr="00C213BD">
        <w:rPr>
          <w:rFonts w:ascii="Times New Roman" w:hAnsi="Times New Roman" w:cs="Times New Roman"/>
          <w:b/>
          <w:bCs/>
          <w:sz w:val="24"/>
          <w:szCs w:val="24"/>
        </w:rPr>
        <w:t>inal</w:t>
      </w:r>
      <w:r w:rsidR="009A403C" w:rsidRPr="00C213BD">
        <w:rPr>
          <w:rFonts w:ascii="Times New Roman" w:hAnsi="Times New Roman" w:cs="Times New Roman"/>
          <w:b/>
          <w:bCs/>
          <w:sz w:val="24"/>
          <w:szCs w:val="24"/>
        </w:rPr>
        <w:t xml:space="preserve"> and elevation</w:t>
      </w:r>
      <w:r w:rsidRPr="00C213BD">
        <w:rPr>
          <w:rFonts w:ascii="Times New Roman" w:hAnsi="Times New Roman" w:cs="Times New Roman"/>
          <w:b/>
          <w:bCs/>
          <w:sz w:val="24"/>
          <w:szCs w:val="24"/>
        </w:rPr>
        <w:t>al gradients</w:t>
      </w:r>
    </w:p>
    <w:p w14:paraId="6548A064" w14:textId="20DE1215" w:rsidR="00480CA0" w:rsidRPr="00C213BD" w:rsidRDefault="008F281D" w:rsidP="00771C1C">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north guild richness, </w:t>
      </w:r>
      <w:r w:rsidR="00FE7224" w:rsidRPr="00C213BD">
        <w:rPr>
          <w:rFonts w:ascii="Times New Roman" w:hAnsi="Times New Roman" w:cs="Times New Roman"/>
          <w:sz w:val="24"/>
          <w:szCs w:val="24"/>
        </w:rPr>
        <w:t xml:space="preserve">south guild richness, trailing guild richness, </w:t>
      </w:r>
      <w:r w:rsidR="00895351" w:rsidRPr="00C213BD">
        <w:rPr>
          <w:rFonts w:ascii="Times New Roman" w:hAnsi="Times New Roman" w:cs="Times New Roman"/>
          <w:sz w:val="24"/>
          <w:szCs w:val="24"/>
        </w:rPr>
        <w:t xml:space="preserve">general </w:t>
      </w:r>
      <w:r w:rsidR="00480CA0" w:rsidRPr="00C213BD">
        <w:rPr>
          <w:rFonts w:ascii="Times New Roman" w:hAnsi="Times New Roman" w:cs="Times New Roman"/>
          <w:sz w:val="24"/>
          <w:szCs w:val="24"/>
        </w:rPr>
        <w:t>guild richness</w:t>
      </w:r>
      <w:r w:rsidR="00CB140F" w:rsidRPr="00C213BD">
        <w:rPr>
          <w:rFonts w:ascii="Times New Roman" w:hAnsi="Times New Roman" w:cs="Times New Roman"/>
          <w:sz w:val="24"/>
          <w:szCs w:val="24"/>
        </w:rPr>
        <w:t xml:space="preserve">, and </w:t>
      </w:r>
      <w:r w:rsidR="00727E6B" w:rsidRPr="00C213BD">
        <w:rPr>
          <w:rFonts w:ascii="Times New Roman" w:hAnsi="Times New Roman" w:cs="Times New Roman"/>
          <w:sz w:val="24"/>
          <w:szCs w:val="24"/>
        </w:rPr>
        <w:t>each</w:t>
      </w:r>
      <w:r w:rsidR="00CB140F" w:rsidRPr="00C213BD">
        <w:rPr>
          <w:rFonts w:ascii="Times New Roman" w:hAnsi="Times New Roman" w:cs="Times New Roman"/>
          <w:sz w:val="24"/>
          <w:szCs w:val="24"/>
        </w:rPr>
        <w:t xml:space="preserve"> of the </w:t>
      </w:r>
      <w:r w:rsidR="00727E6B" w:rsidRPr="00C213BD">
        <w:rPr>
          <w:rFonts w:ascii="Times New Roman" w:hAnsi="Times New Roman" w:cs="Times New Roman"/>
          <w:sz w:val="24"/>
          <w:szCs w:val="24"/>
        </w:rPr>
        <w:t xml:space="preserve">16 </w:t>
      </w:r>
      <w:r w:rsidR="00CB140F" w:rsidRPr="00C213BD">
        <w:rPr>
          <w:rFonts w:ascii="Times New Roman" w:hAnsi="Times New Roman" w:cs="Times New Roman"/>
          <w:sz w:val="24"/>
          <w:szCs w:val="24"/>
        </w:rPr>
        <w:t>focal forest songbird species</w:t>
      </w:r>
      <w:r w:rsidRPr="00C213BD">
        <w:rPr>
          <w:rFonts w:ascii="Times New Roman" w:hAnsi="Times New Roman" w:cs="Times New Roman"/>
          <w:sz w:val="24"/>
          <w:szCs w:val="24"/>
        </w:rPr>
        <w:t xml:space="preserve"> had </w:t>
      </w:r>
      <w:r w:rsidR="0059359F" w:rsidRPr="00C213BD">
        <w:rPr>
          <w:rFonts w:ascii="Times New Roman" w:hAnsi="Times New Roman" w:cs="Times New Roman"/>
          <w:sz w:val="24"/>
          <w:szCs w:val="24"/>
        </w:rPr>
        <w:t xml:space="preserve">at least </w:t>
      </w:r>
      <w:r w:rsidR="00B11A81" w:rsidRPr="00C213BD">
        <w:rPr>
          <w:rFonts w:ascii="Times New Roman" w:hAnsi="Times New Roman" w:cs="Times New Roman"/>
          <w:sz w:val="24"/>
          <w:szCs w:val="24"/>
        </w:rPr>
        <w:t>2</w:t>
      </w:r>
      <w:r w:rsidR="0059359F" w:rsidRPr="00C213BD">
        <w:rPr>
          <w:rFonts w:ascii="Times New Roman" w:hAnsi="Times New Roman" w:cs="Times New Roman"/>
          <w:sz w:val="24"/>
          <w:szCs w:val="24"/>
        </w:rPr>
        <w:t xml:space="preserve"> </w:t>
      </w:r>
      <w:r w:rsidR="00727E6B" w:rsidRPr="00C213BD">
        <w:rPr>
          <w:rFonts w:ascii="Times New Roman" w:hAnsi="Times New Roman" w:cs="Times New Roman"/>
          <w:sz w:val="24"/>
          <w:szCs w:val="24"/>
        </w:rPr>
        <w:t>effective slope coefficient</w:t>
      </w:r>
      <w:r w:rsidR="0059359F" w:rsidRPr="00C213BD">
        <w:rPr>
          <w:rFonts w:ascii="Times New Roman" w:hAnsi="Times New Roman" w:cs="Times New Roman"/>
          <w:sz w:val="24"/>
          <w:szCs w:val="24"/>
        </w:rPr>
        <w:t xml:space="preserve"> values</w:t>
      </w:r>
      <w:r w:rsidR="00727E6B" w:rsidRPr="00C213BD">
        <w:rPr>
          <w:rFonts w:ascii="Times New Roman" w:hAnsi="Times New Roman" w:cs="Times New Roman"/>
          <w:sz w:val="24"/>
          <w:szCs w:val="24"/>
        </w:rPr>
        <w:t xml:space="preserve"> that were significant for mean temperature at various levels of latitude and elevation, with the direction and/or magnitude of the effects of mean temperature depending on latitude and elevation (Table 6, Figure</w:t>
      </w:r>
      <w:r w:rsidR="00031410" w:rsidRPr="00C213BD">
        <w:rPr>
          <w:rFonts w:ascii="Times New Roman" w:hAnsi="Times New Roman" w:cs="Times New Roman"/>
          <w:sz w:val="24"/>
          <w:szCs w:val="24"/>
        </w:rPr>
        <w:t xml:space="preserve"> 5</w:t>
      </w:r>
      <w:r w:rsidR="00727E6B" w:rsidRPr="00C213BD">
        <w:rPr>
          <w:rFonts w:ascii="Times New Roman" w:hAnsi="Times New Roman" w:cs="Times New Roman"/>
          <w:sz w:val="24"/>
          <w:szCs w:val="24"/>
        </w:rPr>
        <w:t>).</w:t>
      </w:r>
      <w:r w:rsidR="008E2F59" w:rsidRPr="00C213BD">
        <w:rPr>
          <w:rFonts w:ascii="Times New Roman" w:hAnsi="Times New Roman" w:cs="Times New Roman"/>
          <w:sz w:val="24"/>
          <w:szCs w:val="24"/>
        </w:rPr>
        <w:t xml:space="preserve"> As predicted, 1 of the 3 northern species, trailing guild richness, and </w:t>
      </w:r>
      <w:r w:rsidR="00B11A81" w:rsidRPr="00C213BD">
        <w:rPr>
          <w:rFonts w:ascii="Times New Roman" w:hAnsi="Times New Roman" w:cs="Times New Roman"/>
          <w:sz w:val="24"/>
          <w:szCs w:val="24"/>
        </w:rPr>
        <w:t>3</w:t>
      </w:r>
      <w:r w:rsidR="008E2F59" w:rsidRPr="00C213BD">
        <w:rPr>
          <w:rFonts w:ascii="Times New Roman" w:hAnsi="Times New Roman" w:cs="Times New Roman"/>
          <w:sz w:val="24"/>
          <w:szCs w:val="24"/>
        </w:rPr>
        <w:t xml:space="preserve"> of the 6 trailing species responded negatively to increasing mean temperature across most of the Appalachian Mountains, and south guild richness and </w:t>
      </w:r>
      <w:r w:rsidR="00B11A81" w:rsidRPr="00C213BD">
        <w:rPr>
          <w:rFonts w:ascii="Times New Roman" w:hAnsi="Times New Roman" w:cs="Times New Roman"/>
          <w:sz w:val="24"/>
          <w:szCs w:val="24"/>
        </w:rPr>
        <w:t>2</w:t>
      </w:r>
      <w:r w:rsidR="00F87FA2" w:rsidRPr="00C213BD">
        <w:rPr>
          <w:rFonts w:ascii="Times New Roman" w:hAnsi="Times New Roman" w:cs="Times New Roman"/>
          <w:sz w:val="24"/>
          <w:szCs w:val="24"/>
        </w:rPr>
        <w:t xml:space="preserve"> of the 3 southern species tended to respond positively</w:t>
      </w:r>
      <w:r w:rsidR="007F7409" w:rsidRPr="00C213BD">
        <w:rPr>
          <w:rFonts w:ascii="Times New Roman" w:hAnsi="Times New Roman" w:cs="Times New Roman"/>
          <w:sz w:val="24"/>
          <w:szCs w:val="24"/>
        </w:rPr>
        <w:t>, particularly in the Central Appalachians</w:t>
      </w:r>
      <w:r w:rsidR="00F87FA2" w:rsidRPr="00C213BD">
        <w:rPr>
          <w:rFonts w:ascii="Times New Roman" w:hAnsi="Times New Roman" w:cs="Times New Roman"/>
          <w:sz w:val="24"/>
          <w:szCs w:val="24"/>
        </w:rPr>
        <w:t xml:space="preserve">. </w:t>
      </w:r>
      <w:r w:rsidR="00DE0887" w:rsidRPr="00C213BD">
        <w:rPr>
          <w:rFonts w:ascii="Times New Roman" w:hAnsi="Times New Roman" w:cs="Times New Roman"/>
          <w:sz w:val="24"/>
          <w:szCs w:val="24"/>
        </w:rPr>
        <w:t xml:space="preserve">General guild richness also had an overall positive relationship with mean temperature. </w:t>
      </w:r>
      <w:r w:rsidR="0059359F" w:rsidRPr="00C213BD">
        <w:rPr>
          <w:rFonts w:ascii="Times New Roman" w:hAnsi="Times New Roman" w:cs="Times New Roman"/>
          <w:sz w:val="24"/>
          <w:szCs w:val="24"/>
        </w:rPr>
        <w:t xml:space="preserve">However, contrary to expectations, I found a positive effect of mean temperature on north guild richness at low to mid elevations and a negative effect of mean temperature on south guild richness and </w:t>
      </w:r>
      <w:r w:rsidR="00B11A81" w:rsidRPr="00C213BD">
        <w:rPr>
          <w:rFonts w:ascii="Times New Roman" w:hAnsi="Times New Roman" w:cs="Times New Roman"/>
          <w:sz w:val="24"/>
          <w:szCs w:val="24"/>
        </w:rPr>
        <w:t>2</w:t>
      </w:r>
      <w:r w:rsidR="0059359F" w:rsidRPr="00C213BD">
        <w:rPr>
          <w:rFonts w:ascii="Times New Roman" w:hAnsi="Times New Roman" w:cs="Times New Roman"/>
          <w:sz w:val="24"/>
          <w:szCs w:val="24"/>
        </w:rPr>
        <w:t xml:space="preserve"> of the 3 south</w:t>
      </w:r>
      <w:r w:rsidR="000D49DF" w:rsidRPr="00C213BD">
        <w:rPr>
          <w:rFonts w:ascii="Times New Roman" w:hAnsi="Times New Roman" w:cs="Times New Roman"/>
          <w:sz w:val="24"/>
          <w:szCs w:val="24"/>
        </w:rPr>
        <w:t>ern</w:t>
      </w:r>
      <w:r w:rsidR="0059359F" w:rsidRPr="00C213BD">
        <w:rPr>
          <w:rFonts w:ascii="Times New Roman" w:hAnsi="Times New Roman" w:cs="Times New Roman"/>
          <w:sz w:val="24"/>
          <w:szCs w:val="24"/>
        </w:rPr>
        <w:t xml:space="preserve"> species at low to mid elevations in the Southern Appalachians.</w:t>
      </w:r>
      <w:r w:rsidR="001301D7" w:rsidRPr="00C213BD">
        <w:rPr>
          <w:rFonts w:ascii="Times New Roman" w:hAnsi="Times New Roman" w:cs="Times New Roman"/>
          <w:sz w:val="24"/>
          <w:szCs w:val="24"/>
        </w:rPr>
        <w:t xml:space="preserve"> </w:t>
      </w:r>
      <w:r w:rsidR="00967D08" w:rsidRPr="00C213BD">
        <w:rPr>
          <w:rFonts w:ascii="Times New Roman" w:hAnsi="Times New Roman" w:cs="Times New Roman"/>
          <w:sz w:val="24"/>
          <w:szCs w:val="24"/>
        </w:rPr>
        <w:t>After determining the regions with</w:t>
      </w:r>
      <w:r w:rsidR="001301D7" w:rsidRPr="00C213BD">
        <w:rPr>
          <w:rFonts w:ascii="Times New Roman" w:hAnsi="Times New Roman" w:cs="Times New Roman"/>
          <w:sz w:val="24"/>
          <w:szCs w:val="24"/>
        </w:rPr>
        <w:t xml:space="preserve"> the highest magnitude effects for each guild</w:t>
      </w:r>
      <w:r w:rsidR="00967D08" w:rsidRPr="00C213BD">
        <w:rPr>
          <w:rFonts w:ascii="Times New Roman" w:hAnsi="Times New Roman" w:cs="Times New Roman"/>
          <w:sz w:val="24"/>
          <w:szCs w:val="24"/>
        </w:rPr>
        <w:t xml:space="preserve"> and focal forest songbird species</w:t>
      </w:r>
      <w:r w:rsidR="001301D7" w:rsidRPr="00C213BD">
        <w:rPr>
          <w:rFonts w:ascii="Times New Roman" w:hAnsi="Times New Roman" w:cs="Times New Roman"/>
          <w:sz w:val="24"/>
          <w:szCs w:val="24"/>
        </w:rPr>
        <w:t xml:space="preserve">, I was mostly correct in my </w:t>
      </w:r>
      <w:r w:rsidR="0093154C" w:rsidRPr="00C213BD">
        <w:rPr>
          <w:rFonts w:ascii="Times New Roman" w:hAnsi="Times New Roman" w:cs="Times New Roman"/>
          <w:sz w:val="24"/>
          <w:szCs w:val="24"/>
        </w:rPr>
        <w:t xml:space="preserve">original </w:t>
      </w:r>
      <w:r w:rsidR="001301D7" w:rsidRPr="00C213BD">
        <w:rPr>
          <w:rFonts w:ascii="Times New Roman" w:hAnsi="Times New Roman" w:cs="Times New Roman"/>
          <w:sz w:val="24"/>
          <w:szCs w:val="24"/>
        </w:rPr>
        <w:t>predictions</w:t>
      </w:r>
      <w:r w:rsidR="00370444" w:rsidRPr="00C213BD">
        <w:rPr>
          <w:rFonts w:ascii="Times New Roman" w:hAnsi="Times New Roman" w:cs="Times New Roman"/>
          <w:sz w:val="24"/>
          <w:szCs w:val="24"/>
        </w:rPr>
        <w:t xml:space="preserve"> regarding range limits</w:t>
      </w:r>
      <w:r w:rsidR="001301D7" w:rsidRPr="00C213BD">
        <w:rPr>
          <w:rFonts w:ascii="Times New Roman" w:hAnsi="Times New Roman" w:cs="Times New Roman"/>
          <w:sz w:val="24"/>
          <w:szCs w:val="24"/>
        </w:rPr>
        <w:t>. N</w:t>
      </w:r>
      <w:r w:rsidR="00207D74" w:rsidRPr="00C213BD">
        <w:rPr>
          <w:rFonts w:ascii="Times New Roman" w:hAnsi="Times New Roman" w:cs="Times New Roman"/>
          <w:sz w:val="24"/>
          <w:szCs w:val="24"/>
        </w:rPr>
        <w:t>orth guild richness and 1 of the 3 north</w:t>
      </w:r>
      <w:r w:rsidR="00370444" w:rsidRPr="00C213BD">
        <w:rPr>
          <w:rFonts w:ascii="Times New Roman" w:hAnsi="Times New Roman" w:cs="Times New Roman"/>
          <w:sz w:val="24"/>
          <w:szCs w:val="24"/>
        </w:rPr>
        <w:t>ern</w:t>
      </w:r>
      <w:r w:rsidR="00207D74" w:rsidRPr="00C213BD">
        <w:rPr>
          <w:rFonts w:ascii="Times New Roman" w:hAnsi="Times New Roman" w:cs="Times New Roman"/>
          <w:sz w:val="24"/>
          <w:szCs w:val="24"/>
        </w:rPr>
        <w:t xml:space="preserve"> species responded most strongly at low elevations in the Central Appalachians, trailing guild richness and 5 of the 6 trailing species responded most strongly at either low or high elevations in the Southern Appalachians, and</w:t>
      </w:r>
      <w:r w:rsidR="001301D7" w:rsidRPr="00C213BD">
        <w:rPr>
          <w:rFonts w:ascii="Times New Roman" w:hAnsi="Times New Roman" w:cs="Times New Roman"/>
          <w:sz w:val="24"/>
          <w:szCs w:val="24"/>
        </w:rPr>
        <w:t xml:space="preserve"> south guild richness responded most strongly at high elevations in the Central Appalachians. Interestingly, </w:t>
      </w:r>
      <w:r w:rsidR="00B11A81" w:rsidRPr="00C213BD">
        <w:rPr>
          <w:rFonts w:ascii="Times New Roman" w:hAnsi="Times New Roman" w:cs="Times New Roman"/>
          <w:sz w:val="24"/>
          <w:szCs w:val="24"/>
        </w:rPr>
        <w:t>all</w:t>
      </w:r>
      <w:r w:rsidR="001301D7" w:rsidRPr="00C213BD">
        <w:rPr>
          <w:rFonts w:ascii="Times New Roman" w:hAnsi="Times New Roman" w:cs="Times New Roman"/>
          <w:sz w:val="24"/>
          <w:szCs w:val="24"/>
        </w:rPr>
        <w:t xml:space="preserve"> 3 southern species, general guild richness, and 3 of the 4 </w:t>
      </w:r>
      <w:r w:rsidR="00806128">
        <w:rPr>
          <w:rFonts w:ascii="Times New Roman" w:hAnsi="Times New Roman" w:cs="Times New Roman"/>
          <w:sz w:val="24"/>
          <w:szCs w:val="24"/>
        </w:rPr>
        <w:t>climate</w:t>
      </w:r>
      <w:r w:rsidR="008E1556">
        <w:rPr>
          <w:rFonts w:ascii="Times New Roman" w:hAnsi="Times New Roman" w:cs="Times New Roman"/>
          <w:sz w:val="24"/>
          <w:szCs w:val="24"/>
        </w:rPr>
        <w:t xml:space="preserve"> generalist</w:t>
      </w:r>
      <w:r w:rsidR="001301D7" w:rsidRPr="00C213BD">
        <w:rPr>
          <w:rFonts w:ascii="Times New Roman" w:hAnsi="Times New Roman" w:cs="Times New Roman"/>
          <w:sz w:val="24"/>
          <w:szCs w:val="24"/>
        </w:rPr>
        <w:t xml:space="preserve"> species had the highest magnitude responses at either low or high elevations in the Southern Appalachians, similar to trailing guild richness and most </w:t>
      </w:r>
      <w:r w:rsidR="001301D7" w:rsidRPr="00C213BD">
        <w:rPr>
          <w:rFonts w:ascii="Times New Roman" w:hAnsi="Times New Roman" w:cs="Times New Roman"/>
          <w:sz w:val="24"/>
          <w:szCs w:val="24"/>
        </w:rPr>
        <w:lastRenderedPageBreak/>
        <w:t>of the trailing species.</w:t>
      </w:r>
      <w:bookmarkStart w:id="15" w:name="_Hlk134201612"/>
      <w:r w:rsidR="00771C1C" w:rsidRPr="00C213BD">
        <w:rPr>
          <w:rFonts w:ascii="Times New Roman" w:hAnsi="Times New Roman" w:cs="Times New Roman"/>
          <w:sz w:val="24"/>
          <w:szCs w:val="24"/>
        </w:rPr>
        <w:t xml:space="preserve"> Furthermore,</w:t>
      </w:r>
      <w:r w:rsidR="003C7347" w:rsidRPr="00C213BD">
        <w:rPr>
          <w:rFonts w:ascii="Times New Roman" w:hAnsi="Times New Roman" w:cs="Times New Roman"/>
          <w:sz w:val="24"/>
          <w:szCs w:val="24"/>
        </w:rPr>
        <w:t xml:space="preserve"> t</w:t>
      </w:r>
      <w:r w:rsidR="00480CA0" w:rsidRPr="00C213BD">
        <w:rPr>
          <w:rFonts w:ascii="Times New Roman" w:hAnsi="Times New Roman" w:cs="Times New Roman"/>
          <w:sz w:val="24"/>
          <w:szCs w:val="24"/>
        </w:rPr>
        <w:t xml:space="preserve">he </w:t>
      </w:r>
      <w:r w:rsidR="003C7347" w:rsidRPr="00C213BD">
        <w:rPr>
          <w:rFonts w:ascii="Times New Roman" w:hAnsi="Times New Roman" w:cs="Times New Roman"/>
          <w:sz w:val="24"/>
          <w:szCs w:val="24"/>
        </w:rPr>
        <w:t>steepest negative effects for south guild richness</w:t>
      </w:r>
      <w:r w:rsidR="00CB140F" w:rsidRPr="00C213BD">
        <w:rPr>
          <w:rFonts w:ascii="Times New Roman" w:hAnsi="Times New Roman" w:cs="Times New Roman"/>
          <w:sz w:val="24"/>
          <w:szCs w:val="24"/>
        </w:rPr>
        <w:t>,</w:t>
      </w:r>
      <w:r w:rsidR="00771C1C" w:rsidRPr="00C213BD">
        <w:rPr>
          <w:rFonts w:ascii="Times New Roman" w:hAnsi="Times New Roman" w:cs="Times New Roman"/>
          <w:sz w:val="24"/>
          <w:szCs w:val="24"/>
        </w:rPr>
        <w:t xml:space="preserve"> 2 of the southern species,</w:t>
      </w:r>
      <w:r w:rsidR="00CB140F" w:rsidRPr="00C213BD">
        <w:rPr>
          <w:rFonts w:ascii="Times New Roman" w:hAnsi="Times New Roman" w:cs="Times New Roman"/>
          <w:sz w:val="24"/>
          <w:szCs w:val="24"/>
        </w:rPr>
        <w:t xml:space="preserve"> </w:t>
      </w:r>
      <w:r w:rsidR="00771C1C" w:rsidRPr="00C213BD">
        <w:rPr>
          <w:rFonts w:ascii="Times New Roman" w:hAnsi="Times New Roman" w:cs="Times New Roman"/>
          <w:sz w:val="24"/>
          <w:szCs w:val="24"/>
        </w:rPr>
        <w:t xml:space="preserve">trailing guild richness, 3 of the 6 trailing species, general guild richness, and all 4 climate generalist species </w:t>
      </w:r>
      <w:r w:rsidR="003C7347" w:rsidRPr="00C213BD">
        <w:rPr>
          <w:rFonts w:ascii="Times New Roman" w:hAnsi="Times New Roman" w:cs="Times New Roman"/>
          <w:sz w:val="24"/>
          <w:szCs w:val="24"/>
        </w:rPr>
        <w:t>occurred at low elevations in the Southern Appalachians.</w:t>
      </w:r>
      <w:bookmarkEnd w:id="15"/>
    </w:p>
    <w:p w14:paraId="3C9515D5" w14:textId="7E035C3E" w:rsidR="00E56DE3" w:rsidRPr="00C213BD" w:rsidRDefault="00E56DE3" w:rsidP="0091310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north guild richness, south guild richness, trailing guild richness, general guild richness, and a majority of the 16 focal forest songbird species had at least </w:t>
      </w:r>
      <w:r w:rsidR="00B11A81" w:rsidRPr="00C213BD">
        <w:rPr>
          <w:rFonts w:ascii="Times New Roman" w:hAnsi="Times New Roman" w:cs="Times New Roman"/>
          <w:sz w:val="24"/>
          <w:szCs w:val="24"/>
        </w:rPr>
        <w:t>2</w:t>
      </w:r>
      <w:r w:rsidRPr="00C213BD">
        <w:rPr>
          <w:rFonts w:ascii="Times New Roman" w:hAnsi="Times New Roman" w:cs="Times New Roman"/>
          <w:sz w:val="24"/>
          <w:szCs w:val="24"/>
        </w:rPr>
        <w:t xml:space="preserve"> effective slope coefficient values that were significant for SD temperature at various levels of latitude and elevation, with the direction and/or magnitude of the effects of SD temperature depending on latitude and elevation (Table 6, Figure</w:t>
      </w:r>
      <w:r w:rsidR="00031410" w:rsidRPr="00C213BD">
        <w:rPr>
          <w:rFonts w:ascii="Times New Roman" w:hAnsi="Times New Roman" w:cs="Times New Roman"/>
          <w:sz w:val="24"/>
          <w:szCs w:val="24"/>
        </w:rPr>
        <w:t xml:space="preserve"> 5</w:t>
      </w:r>
      <w:r w:rsidRPr="00C213BD">
        <w:rPr>
          <w:rFonts w:ascii="Times New Roman" w:hAnsi="Times New Roman" w:cs="Times New Roman"/>
          <w:sz w:val="24"/>
          <w:szCs w:val="24"/>
        </w:rPr>
        <w:t xml:space="preserve">). As predicted, SD temperature had a negative effect on north guild richness, </w:t>
      </w:r>
      <w:r w:rsidR="00B11A81" w:rsidRPr="00C213BD">
        <w:rPr>
          <w:rFonts w:ascii="Times New Roman" w:hAnsi="Times New Roman" w:cs="Times New Roman"/>
          <w:sz w:val="24"/>
          <w:szCs w:val="24"/>
        </w:rPr>
        <w:t>all</w:t>
      </w:r>
      <w:r w:rsidRPr="00C213BD">
        <w:rPr>
          <w:rFonts w:ascii="Times New Roman" w:hAnsi="Times New Roman" w:cs="Times New Roman"/>
          <w:sz w:val="24"/>
          <w:szCs w:val="24"/>
        </w:rPr>
        <w:t xml:space="preserve"> 3 northern species, 1 of the 3 southern species, trailing guild richness, </w:t>
      </w:r>
      <w:r w:rsidR="00B11A81" w:rsidRPr="00C213BD">
        <w:rPr>
          <w:rFonts w:ascii="Times New Roman" w:hAnsi="Times New Roman" w:cs="Times New Roman"/>
          <w:sz w:val="24"/>
          <w:szCs w:val="24"/>
        </w:rPr>
        <w:t xml:space="preserve">and </w:t>
      </w:r>
      <w:r w:rsidRPr="00C213BD">
        <w:rPr>
          <w:rFonts w:ascii="Times New Roman" w:hAnsi="Times New Roman" w:cs="Times New Roman"/>
          <w:sz w:val="24"/>
          <w:szCs w:val="24"/>
        </w:rPr>
        <w:t>4 of the 6 trailing species. Contrary to expectations, south guild richness had a positive relationship with SD temperature at mid to high elevations in the Central Appalachians, and general guild richness responded positively to SD temperature across most of the Appalachian Mountains.</w:t>
      </w:r>
      <w:r w:rsidR="00F423EE" w:rsidRPr="00C213BD">
        <w:rPr>
          <w:rFonts w:ascii="Times New Roman" w:hAnsi="Times New Roman" w:cs="Times New Roman"/>
          <w:sz w:val="24"/>
          <w:szCs w:val="24"/>
        </w:rPr>
        <w:t xml:space="preserve"> After determining the regions with the highest magnitude effects for each guild and focal forest songbird species, I was again mostly correct in my original predictions regarding range limits. North guild richness and 1 of the 3 northern species responded most strongly at low elevations in the Central Appalachians, trailing guild richness and </w:t>
      </w:r>
      <w:r w:rsidR="00B11A81" w:rsidRPr="00C213BD">
        <w:rPr>
          <w:rFonts w:ascii="Times New Roman" w:hAnsi="Times New Roman" w:cs="Times New Roman"/>
          <w:sz w:val="24"/>
          <w:szCs w:val="24"/>
        </w:rPr>
        <w:t>2</w:t>
      </w:r>
      <w:r w:rsidR="00F423EE" w:rsidRPr="00C213BD">
        <w:rPr>
          <w:rFonts w:ascii="Times New Roman" w:hAnsi="Times New Roman" w:cs="Times New Roman"/>
          <w:sz w:val="24"/>
          <w:szCs w:val="24"/>
        </w:rPr>
        <w:t xml:space="preserve"> of the 6 trailing species responded most strongly at low elevations in the Southern Appalachians, and south guild richness responded most strongly at high elevations in the Central Appalachians. Furthermore, the steepest negative effects for overall species richness, </w:t>
      </w:r>
      <w:r w:rsidR="0062501D" w:rsidRPr="00C213BD">
        <w:rPr>
          <w:rFonts w:ascii="Times New Roman" w:hAnsi="Times New Roman" w:cs="Times New Roman"/>
          <w:sz w:val="24"/>
          <w:szCs w:val="24"/>
        </w:rPr>
        <w:t>3 of the climate-related</w:t>
      </w:r>
      <w:r w:rsidR="00F423EE" w:rsidRPr="00C213BD">
        <w:rPr>
          <w:rFonts w:ascii="Times New Roman" w:hAnsi="Times New Roman" w:cs="Times New Roman"/>
          <w:sz w:val="24"/>
          <w:szCs w:val="24"/>
        </w:rPr>
        <w:t xml:space="preserve"> guilds, and </w:t>
      </w:r>
      <w:r w:rsidR="0062501D" w:rsidRPr="00C213BD">
        <w:rPr>
          <w:rFonts w:ascii="Times New Roman" w:hAnsi="Times New Roman" w:cs="Times New Roman"/>
          <w:sz w:val="24"/>
          <w:szCs w:val="24"/>
        </w:rPr>
        <w:t>7</w:t>
      </w:r>
      <w:r w:rsidR="00F423EE" w:rsidRPr="00C213BD">
        <w:rPr>
          <w:rFonts w:ascii="Times New Roman" w:hAnsi="Times New Roman" w:cs="Times New Roman"/>
          <w:sz w:val="24"/>
          <w:szCs w:val="24"/>
        </w:rPr>
        <w:t xml:space="preserve"> of the focal forest songbird species occurred at low elevations</w:t>
      </w:r>
      <w:r w:rsidR="0062501D" w:rsidRPr="00C213BD">
        <w:rPr>
          <w:rFonts w:ascii="Times New Roman" w:hAnsi="Times New Roman" w:cs="Times New Roman"/>
          <w:sz w:val="24"/>
          <w:szCs w:val="24"/>
        </w:rPr>
        <w:t>.</w:t>
      </w:r>
    </w:p>
    <w:p w14:paraId="43305D55" w14:textId="5C424B92" w:rsidR="008A3DB4" w:rsidRPr="00C213BD" w:rsidRDefault="008A3DB4" w:rsidP="008A3DB4">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Variation in effects of precipitation across latitudinal and elevational gradients</w:t>
      </w:r>
    </w:p>
    <w:p w14:paraId="2AFE8FB8" w14:textId="72EB8B64" w:rsidR="00A44A31" w:rsidRPr="00C213BD" w:rsidRDefault="00A44A31" w:rsidP="00A44A3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north guild richness, south guild richness, trailing guild richness, general guild richness, and a majority of the 16 focal forest songbird species had at least </w:t>
      </w:r>
      <w:r w:rsidR="00FE2B01" w:rsidRPr="00C213BD">
        <w:rPr>
          <w:rFonts w:ascii="Times New Roman" w:hAnsi="Times New Roman" w:cs="Times New Roman"/>
          <w:sz w:val="24"/>
          <w:szCs w:val="24"/>
        </w:rPr>
        <w:t>2</w:t>
      </w:r>
      <w:r w:rsidRPr="00C213BD">
        <w:rPr>
          <w:rFonts w:ascii="Times New Roman" w:hAnsi="Times New Roman" w:cs="Times New Roman"/>
          <w:sz w:val="24"/>
          <w:szCs w:val="24"/>
        </w:rPr>
        <w:t xml:space="preserve"> effective slope coefficient values that were significant for </w:t>
      </w:r>
      <w:r w:rsidR="00E67F71" w:rsidRPr="00C213BD">
        <w:rPr>
          <w:rFonts w:ascii="Times New Roman" w:hAnsi="Times New Roman" w:cs="Times New Roman"/>
          <w:sz w:val="24"/>
          <w:szCs w:val="24"/>
        </w:rPr>
        <w:t>current precipitation</w:t>
      </w:r>
      <w:r w:rsidRPr="00C213BD">
        <w:rPr>
          <w:rFonts w:ascii="Times New Roman" w:hAnsi="Times New Roman" w:cs="Times New Roman"/>
          <w:sz w:val="24"/>
          <w:szCs w:val="24"/>
        </w:rPr>
        <w:t xml:space="preserve"> at various levels of latitude and elevation, with the direction and/or magnitude of the effects of </w:t>
      </w:r>
      <w:r w:rsidR="00E67F71" w:rsidRPr="00C213BD">
        <w:rPr>
          <w:rFonts w:ascii="Times New Roman" w:hAnsi="Times New Roman" w:cs="Times New Roman"/>
          <w:sz w:val="24"/>
          <w:szCs w:val="24"/>
        </w:rPr>
        <w:t>current precipitation</w:t>
      </w:r>
      <w:r w:rsidRPr="00C213BD">
        <w:rPr>
          <w:rFonts w:ascii="Times New Roman" w:hAnsi="Times New Roman" w:cs="Times New Roman"/>
          <w:sz w:val="24"/>
          <w:szCs w:val="24"/>
        </w:rPr>
        <w:t xml:space="preserve"> depending on latitude and elevation (Table </w:t>
      </w:r>
      <w:r w:rsidR="00031410" w:rsidRPr="00C213BD">
        <w:rPr>
          <w:rFonts w:ascii="Times New Roman" w:hAnsi="Times New Roman" w:cs="Times New Roman"/>
          <w:sz w:val="24"/>
          <w:szCs w:val="24"/>
        </w:rPr>
        <w:t>7</w:t>
      </w:r>
      <w:r w:rsidRPr="00C213BD">
        <w:rPr>
          <w:rFonts w:ascii="Times New Roman" w:hAnsi="Times New Roman" w:cs="Times New Roman"/>
          <w:sz w:val="24"/>
          <w:szCs w:val="24"/>
        </w:rPr>
        <w:t xml:space="preserve">). As predicted, </w:t>
      </w:r>
      <w:r w:rsidR="00E67F71" w:rsidRPr="00C213BD">
        <w:rPr>
          <w:rFonts w:ascii="Times New Roman" w:hAnsi="Times New Roman" w:cs="Times New Roman"/>
          <w:sz w:val="24"/>
          <w:szCs w:val="24"/>
        </w:rPr>
        <w:t xml:space="preserve">north guild richness, </w:t>
      </w:r>
      <w:r w:rsidR="00FE2B01" w:rsidRPr="00C213BD">
        <w:rPr>
          <w:rFonts w:ascii="Times New Roman" w:hAnsi="Times New Roman" w:cs="Times New Roman"/>
          <w:sz w:val="24"/>
          <w:szCs w:val="24"/>
        </w:rPr>
        <w:t>2</w:t>
      </w:r>
      <w:r w:rsidR="00E67F71" w:rsidRPr="00C213BD">
        <w:rPr>
          <w:rFonts w:ascii="Times New Roman" w:hAnsi="Times New Roman" w:cs="Times New Roman"/>
          <w:sz w:val="24"/>
          <w:szCs w:val="24"/>
        </w:rPr>
        <w:t xml:space="preserve"> of the 3 northern species, south guild richness, </w:t>
      </w:r>
      <w:r w:rsidR="00FE2B01" w:rsidRPr="00C213BD">
        <w:rPr>
          <w:rFonts w:ascii="Times New Roman" w:hAnsi="Times New Roman" w:cs="Times New Roman"/>
          <w:sz w:val="24"/>
          <w:szCs w:val="24"/>
        </w:rPr>
        <w:t>all</w:t>
      </w:r>
      <w:r w:rsidR="00E67F71" w:rsidRPr="00C213BD">
        <w:rPr>
          <w:rFonts w:ascii="Times New Roman" w:hAnsi="Times New Roman" w:cs="Times New Roman"/>
          <w:sz w:val="24"/>
          <w:szCs w:val="24"/>
        </w:rPr>
        <w:t xml:space="preserve"> 3 southern species, and 2 of the 4 climate generalist species had a negative relationship with current precipitation. However, c</w:t>
      </w:r>
      <w:r w:rsidRPr="00C213BD">
        <w:rPr>
          <w:rFonts w:ascii="Times New Roman" w:hAnsi="Times New Roman" w:cs="Times New Roman"/>
          <w:sz w:val="24"/>
          <w:szCs w:val="24"/>
        </w:rPr>
        <w:t>ontrary to expectations,</w:t>
      </w:r>
      <w:r w:rsidR="00E67F71" w:rsidRPr="00C213BD">
        <w:rPr>
          <w:rFonts w:ascii="Times New Roman" w:hAnsi="Times New Roman" w:cs="Times New Roman"/>
          <w:sz w:val="24"/>
          <w:szCs w:val="24"/>
        </w:rPr>
        <w:t xml:space="preserve"> current precipitation positively affected</w:t>
      </w:r>
      <w:r w:rsidRPr="00C213BD">
        <w:rPr>
          <w:rFonts w:ascii="Times New Roman" w:hAnsi="Times New Roman" w:cs="Times New Roman"/>
          <w:sz w:val="24"/>
          <w:szCs w:val="24"/>
        </w:rPr>
        <w:t xml:space="preserve"> </w:t>
      </w:r>
      <w:r w:rsidR="00E67F71" w:rsidRPr="00C213BD">
        <w:rPr>
          <w:rFonts w:ascii="Times New Roman" w:hAnsi="Times New Roman" w:cs="Times New Roman"/>
          <w:sz w:val="24"/>
          <w:szCs w:val="24"/>
        </w:rPr>
        <w:t>trailing guild richness and 4 of the 6 trailing species.</w:t>
      </w:r>
      <w:r w:rsidR="009E0D65" w:rsidRPr="00C213BD">
        <w:rPr>
          <w:rFonts w:ascii="Times New Roman" w:hAnsi="Times New Roman" w:cs="Times New Roman"/>
          <w:sz w:val="24"/>
          <w:szCs w:val="24"/>
        </w:rPr>
        <w:t xml:space="preserve"> After determining the regions with the highest magnitude effects for each guild and focal forest songbird species, I was partially correct in my original predictions regarding range limits. North guild richness and </w:t>
      </w:r>
      <w:r w:rsidR="00FE2B01" w:rsidRPr="00C213BD">
        <w:rPr>
          <w:rFonts w:ascii="Times New Roman" w:hAnsi="Times New Roman" w:cs="Times New Roman"/>
          <w:sz w:val="24"/>
          <w:szCs w:val="24"/>
        </w:rPr>
        <w:t>2</w:t>
      </w:r>
      <w:r w:rsidR="009E0D65" w:rsidRPr="00C213BD">
        <w:rPr>
          <w:rFonts w:ascii="Times New Roman" w:hAnsi="Times New Roman" w:cs="Times New Roman"/>
          <w:sz w:val="24"/>
          <w:szCs w:val="24"/>
        </w:rPr>
        <w:t xml:space="preserve"> of the 3 northern species responded most strongly at low elevations in the Central Appalachians, and south guild richness and 1 of the 3 southern species responded most strongly at high elevations in the Central Appalachians. In contrast, trailing guild responded most strongly in the Northern Appalachians, with current precipitation exhibiting the highest magnitude effects on </w:t>
      </w:r>
      <w:r w:rsidR="00FE2B01" w:rsidRPr="00C213BD">
        <w:rPr>
          <w:rFonts w:ascii="Times New Roman" w:hAnsi="Times New Roman" w:cs="Times New Roman"/>
          <w:sz w:val="24"/>
          <w:szCs w:val="24"/>
        </w:rPr>
        <w:t>4</w:t>
      </w:r>
      <w:r w:rsidR="009E0D65" w:rsidRPr="00C213BD">
        <w:rPr>
          <w:rFonts w:ascii="Times New Roman" w:hAnsi="Times New Roman" w:cs="Times New Roman"/>
          <w:sz w:val="24"/>
          <w:szCs w:val="24"/>
        </w:rPr>
        <w:t xml:space="preserve"> of the 6 trailing species at high elevations in the Northern (N = 1), Central (N = 2), and Southern (N = </w:t>
      </w:r>
      <w:r w:rsidR="00FE2B01" w:rsidRPr="00C213BD">
        <w:rPr>
          <w:rFonts w:ascii="Times New Roman" w:hAnsi="Times New Roman" w:cs="Times New Roman"/>
          <w:sz w:val="24"/>
          <w:szCs w:val="24"/>
        </w:rPr>
        <w:t>1</w:t>
      </w:r>
      <w:r w:rsidR="009E0D65" w:rsidRPr="00C213BD">
        <w:rPr>
          <w:rFonts w:ascii="Times New Roman" w:hAnsi="Times New Roman" w:cs="Times New Roman"/>
          <w:sz w:val="24"/>
          <w:szCs w:val="24"/>
        </w:rPr>
        <w:t>) Appalachians. T</w:t>
      </w:r>
      <w:r w:rsidRPr="00C213BD">
        <w:rPr>
          <w:rFonts w:ascii="Times New Roman" w:hAnsi="Times New Roman" w:cs="Times New Roman"/>
          <w:sz w:val="24"/>
          <w:szCs w:val="24"/>
        </w:rPr>
        <w:t xml:space="preserve">he </w:t>
      </w:r>
      <w:r w:rsidR="009E0D65" w:rsidRPr="00C213BD">
        <w:rPr>
          <w:rFonts w:ascii="Times New Roman" w:hAnsi="Times New Roman" w:cs="Times New Roman"/>
          <w:sz w:val="24"/>
          <w:szCs w:val="24"/>
        </w:rPr>
        <w:t xml:space="preserve">steepest negative effects </w:t>
      </w:r>
      <w:r w:rsidRPr="00C213BD">
        <w:rPr>
          <w:rFonts w:ascii="Times New Roman" w:hAnsi="Times New Roman" w:cs="Times New Roman"/>
          <w:sz w:val="24"/>
          <w:szCs w:val="24"/>
        </w:rPr>
        <w:t xml:space="preserve">for overall species richness, </w:t>
      </w:r>
      <w:r w:rsidR="009E0D65" w:rsidRPr="00C213BD">
        <w:rPr>
          <w:rFonts w:ascii="Times New Roman" w:hAnsi="Times New Roman" w:cs="Times New Roman"/>
          <w:sz w:val="24"/>
          <w:szCs w:val="24"/>
        </w:rPr>
        <w:t>3 of the</w:t>
      </w:r>
      <w:r w:rsidRPr="00C213BD">
        <w:rPr>
          <w:rFonts w:ascii="Times New Roman" w:hAnsi="Times New Roman" w:cs="Times New Roman"/>
          <w:sz w:val="24"/>
          <w:szCs w:val="24"/>
        </w:rPr>
        <w:t xml:space="preserve"> 4 guilds, and </w:t>
      </w:r>
      <w:r w:rsidR="00FE2B01" w:rsidRPr="00C213BD">
        <w:rPr>
          <w:rFonts w:ascii="Times New Roman" w:hAnsi="Times New Roman" w:cs="Times New Roman"/>
          <w:sz w:val="24"/>
          <w:szCs w:val="24"/>
        </w:rPr>
        <w:t>6</w:t>
      </w:r>
      <w:r w:rsidRPr="00C213BD">
        <w:rPr>
          <w:rFonts w:ascii="Times New Roman" w:hAnsi="Times New Roman" w:cs="Times New Roman"/>
          <w:sz w:val="24"/>
          <w:szCs w:val="24"/>
        </w:rPr>
        <w:t xml:space="preserve"> of the focal forest songbird species occurred </w:t>
      </w:r>
      <w:r w:rsidR="009E0D65" w:rsidRPr="00C213BD">
        <w:rPr>
          <w:rFonts w:ascii="Times New Roman" w:hAnsi="Times New Roman" w:cs="Times New Roman"/>
          <w:sz w:val="24"/>
          <w:szCs w:val="24"/>
        </w:rPr>
        <w:t>in the Central Appalachians.</w:t>
      </w:r>
    </w:p>
    <w:p w14:paraId="37D7BC94" w14:textId="15778681" w:rsidR="00E44427" w:rsidRPr="00C213BD" w:rsidRDefault="007327BA" w:rsidP="00E44427">
      <w:pPr>
        <w:spacing w:line="276" w:lineRule="auto"/>
        <w:ind w:firstLine="720"/>
        <w:rPr>
          <w:rFonts w:ascii="Times New Roman" w:hAnsi="Times New Roman" w:cs="Times New Roman"/>
          <w:sz w:val="24"/>
          <w:szCs w:val="24"/>
        </w:rPr>
      </w:pPr>
      <w:bookmarkStart w:id="16" w:name="_Hlk134201624"/>
      <w:r w:rsidRPr="00C213BD">
        <w:rPr>
          <w:rFonts w:ascii="Times New Roman" w:hAnsi="Times New Roman" w:cs="Times New Roman"/>
          <w:sz w:val="24"/>
          <w:szCs w:val="24"/>
        </w:rPr>
        <w:lastRenderedPageBreak/>
        <w:t xml:space="preserve">Overall species richness, north guild richness, south guild richness, trailing guild richness, general guild richness, and a majority of the 16 focal forest songbird species had at least </w:t>
      </w:r>
      <w:r w:rsidR="00EF5BA1" w:rsidRPr="00C213BD">
        <w:rPr>
          <w:rFonts w:ascii="Times New Roman" w:hAnsi="Times New Roman" w:cs="Times New Roman"/>
          <w:sz w:val="24"/>
          <w:szCs w:val="24"/>
        </w:rPr>
        <w:t>2</w:t>
      </w:r>
      <w:r w:rsidRPr="00C213BD">
        <w:rPr>
          <w:rFonts w:ascii="Times New Roman" w:hAnsi="Times New Roman" w:cs="Times New Roman"/>
          <w:sz w:val="24"/>
          <w:szCs w:val="24"/>
        </w:rPr>
        <w:t xml:space="preserve"> effective slope coefficient values that were significant for </w:t>
      </w:r>
      <w:r w:rsidR="00A87F89" w:rsidRPr="00C213BD">
        <w:rPr>
          <w:rFonts w:ascii="Times New Roman" w:hAnsi="Times New Roman" w:cs="Times New Roman"/>
          <w:sz w:val="24"/>
          <w:szCs w:val="24"/>
        </w:rPr>
        <w:t>previous</w:t>
      </w:r>
      <w:r w:rsidRPr="00C213BD">
        <w:rPr>
          <w:rFonts w:ascii="Times New Roman" w:hAnsi="Times New Roman" w:cs="Times New Roman"/>
          <w:sz w:val="24"/>
          <w:szCs w:val="24"/>
        </w:rPr>
        <w:t xml:space="preserve"> precipitation at various levels of latitude and elevation, with the direction and/or magnitude of the effects of </w:t>
      </w:r>
      <w:r w:rsidR="00A87F89" w:rsidRPr="00C213BD">
        <w:rPr>
          <w:rFonts w:ascii="Times New Roman" w:hAnsi="Times New Roman" w:cs="Times New Roman"/>
          <w:sz w:val="24"/>
          <w:szCs w:val="24"/>
        </w:rPr>
        <w:t xml:space="preserve">previous </w:t>
      </w:r>
      <w:r w:rsidRPr="00C213BD">
        <w:rPr>
          <w:rFonts w:ascii="Times New Roman" w:hAnsi="Times New Roman" w:cs="Times New Roman"/>
          <w:sz w:val="24"/>
          <w:szCs w:val="24"/>
        </w:rPr>
        <w:t xml:space="preserve">precipitation depending on latitude and elevation (Table </w:t>
      </w:r>
      <w:r w:rsidR="00031410" w:rsidRPr="00C213BD">
        <w:rPr>
          <w:rFonts w:ascii="Times New Roman" w:hAnsi="Times New Roman" w:cs="Times New Roman"/>
          <w:sz w:val="24"/>
          <w:szCs w:val="24"/>
        </w:rPr>
        <w:t>7</w:t>
      </w:r>
      <w:r w:rsidRPr="00C213BD">
        <w:rPr>
          <w:rFonts w:ascii="Times New Roman" w:hAnsi="Times New Roman" w:cs="Times New Roman"/>
          <w:sz w:val="24"/>
          <w:szCs w:val="24"/>
        </w:rPr>
        <w:t xml:space="preserve">). </w:t>
      </w:r>
      <w:r w:rsidR="00037C85" w:rsidRPr="00C213BD">
        <w:rPr>
          <w:rFonts w:ascii="Times New Roman" w:hAnsi="Times New Roman" w:cs="Times New Roman"/>
          <w:sz w:val="24"/>
          <w:szCs w:val="24"/>
        </w:rPr>
        <w:t xml:space="preserve">Unlike my original prediction, previous precipitation had a mixed effect on overall species richness and guild richness, although </w:t>
      </w:r>
      <w:r w:rsidR="00EF5BA1" w:rsidRPr="00C213BD">
        <w:rPr>
          <w:rFonts w:ascii="Times New Roman" w:hAnsi="Times New Roman" w:cs="Times New Roman"/>
          <w:sz w:val="24"/>
          <w:szCs w:val="24"/>
        </w:rPr>
        <w:t>all</w:t>
      </w:r>
      <w:r w:rsidR="00037C85" w:rsidRPr="00C213BD">
        <w:rPr>
          <w:rFonts w:ascii="Times New Roman" w:hAnsi="Times New Roman" w:cs="Times New Roman"/>
          <w:sz w:val="24"/>
          <w:szCs w:val="24"/>
        </w:rPr>
        <w:t xml:space="preserve"> 3 southern species, 2 of the 6 trailing species, and </w:t>
      </w:r>
      <w:r w:rsidR="00EF5BA1" w:rsidRPr="00C213BD">
        <w:rPr>
          <w:rFonts w:ascii="Times New Roman" w:hAnsi="Times New Roman" w:cs="Times New Roman"/>
          <w:sz w:val="24"/>
          <w:szCs w:val="24"/>
        </w:rPr>
        <w:t>2</w:t>
      </w:r>
      <w:r w:rsidR="00037C85" w:rsidRPr="00C213BD">
        <w:rPr>
          <w:rFonts w:ascii="Times New Roman" w:hAnsi="Times New Roman" w:cs="Times New Roman"/>
          <w:sz w:val="24"/>
          <w:szCs w:val="24"/>
        </w:rPr>
        <w:t xml:space="preserve"> of the climate generalist species tended to respond negatively as predicted. North guild richness had a positive relationship</w:t>
      </w:r>
      <w:r w:rsidR="00EF5BA1" w:rsidRPr="00C213BD">
        <w:rPr>
          <w:rFonts w:ascii="Times New Roman" w:hAnsi="Times New Roman" w:cs="Times New Roman"/>
          <w:sz w:val="24"/>
          <w:szCs w:val="24"/>
        </w:rPr>
        <w:t xml:space="preserve"> with previous precipitation</w:t>
      </w:r>
      <w:r w:rsidR="00037C85" w:rsidRPr="00C213BD">
        <w:rPr>
          <w:rFonts w:ascii="Times New Roman" w:hAnsi="Times New Roman" w:cs="Times New Roman"/>
          <w:sz w:val="24"/>
          <w:szCs w:val="24"/>
        </w:rPr>
        <w:t xml:space="preserve"> at high elevations, south guild richness had a negative relationship at high elevations and a positive relationship at low to mid elevations in the Southern Appalachians,</w:t>
      </w:r>
      <w:r w:rsidR="00EF5BA1" w:rsidRPr="00C213BD">
        <w:rPr>
          <w:rFonts w:ascii="Times New Roman" w:hAnsi="Times New Roman" w:cs="Times New Roman"/>
          <w:sz w:val="24"/>
          <w:szCs w:val="24"/>
        </w:rPr>
        <w:t xml:space="preserve"> and</w:t>
      </w:r>
      <w:r w:rsidR="00037C85" w:rsidRPr="00C213BD">
        <w:rPr>
          <w:rFonts w:ascii="Times New Roman" w:hAnsi="Times New Roman" w:cs="Times New Roman"/>
          <w:sz w:val="24"/>
          <w:szCs w:val="24"/>
        </w:rPr>
        <w:t xml:space="preserve"> trailing guild richness </w:t>
      </w:r>
      <w:r w:rsidR="00EF5BA1" w:rsidRPr="00C213BD">
        <w:rPr>
          <w:rFonts w:ascii="Times New Roman" w:hAnsi="Times New Roman" w:cs="Times New Roman"/>
          <w:sz w:val="24"/>
          <w:szCs w:val="24"/>
        </w:rPr>
        <w:t>had a positive relationship</w:t>
      </w:r>
      <w:r w:rsidR="00037C85" w:rsidRPr="00C213BD">
        <w:rPr>
          <w:rFonts w:ascii="Times New Roman" w:hAnsi="Times New Roman" w:cs="Times New Roman"/>
          <w:sz w:val="24"/>
          <w:szCs w:val="24"/>
        </w:rPr>
        <w:t xml:space="preserve"> in the Northern and Central Appalachians. After determining the regions with the highest magnitude effects for each guild and focal forest songbird species, I was mostly incorrect in my original predictions regarding range limits. Although 4 of the 6 trailing species did respond most strongly to previous precipitation at low elevations in the Southern Appalachians, the strongest response for both north and trailing guild richness was at high elevations in the Northern Appalachians and for south guild richness was at low elevations in the Southern Appalachians. </w:t>
      </w:r>
      <w:r w:rsidR="00E44427" w:rsidRPr="00C213BD">
        <w:rPr>
          <w:rFonts w:ascii="Times New Roman" w:hAnsi="Times New Roman" w:cs="Times New Roman"/>
          <w:sz w:val="24"/>
          <w:szCs w:val="24"/>
        </w:rPr>
        <w:t xml:space="preserve">Furthermore, the steepest negative effects for overall species richness, </w:t>
      </w:r>
      <w:r w:rsidR="00E241D2" w:rsidRPr="00C213BD">
        <w:rPr>
          <w:rFonts w:ascii="Times New Roman" w:hAnsi="Times New Roman" w:cs="Times New Roman"/>
          <w:sz w:val="24"/>
          <w:szCs w:val="24"/>
        </w:rPr>
        <w:t>2</w:t>
      </w:r>
      <w:r w:rsidR="00E44427" w:rsidRPr="00C213BD">
        <w:rPr>
          <w:rFonts w:ascii="Times New Roman" w:hAnsi="Times New Roman" w:cs="Times New Roman"/>
          <w:sz w:val="24"/>
          <w:szCs w:val="24"/>
        </w:rPr>
        <w:t xml:space="preserve"> of the 4 guilds, and </w:t>
      </w:r>
      <w:r w:rsidR="00E241D2" w:rsidRPr="00C213BD">
        <w:rPr>
          <w:rFonts w:ascii="Times New Roman" w:hAnsi="Times New Roman" w:cs="Times New Roman"/>
          <w:sz w:val="24"/>
          <w:szCs w:val="24"/>
        </w:rPr>
        <w:t>4</w:t>
      </w:r>
      <w:r w:rsidR="00E44427" w:rsidRPr="00C213BD">
        <w:rPr>
          <w:rFonts w:ascii="Times New Roman" w:hAnsi="Times New Roman" w:cs="Times New Roman"/>
          <w:sz w:val="24"/>
          <w:szCs w:val="24"/>
        </w:rPr>
        <w:t xml:space="preserve"> of the focal forest songbird species occurred at high elevations in the Southern Appalachians.</w:t>
      </w:r>
    </w:p>
    <w:bookmarkEnd w:id="16"/>
    <w:p w14:paraId="5B29AB4C" w14:textId="48E160A3" w:rsidR="008A3DB4" w:rsidRPr="00C213BD" w:rsidRDefault="008A3DB4" w:rsidP="008A3DB4">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Variation in temporal trends across latitudinal and elevational gradients</w:t>
      </w:r>
    </w:p>
    <w:p w14:paraId="239F07D4" w14:textId="56726BEA" w:rsidR="003D2131" w:rsidRPr="00C213BD" w:rsidRDefault="009C58F1" w:rsidP="00A71E5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Temporal trends in overall species richness, north guild richness, south guild richness, trailing guild richness, general guild richness, and </w:t>
      </w:r>
      <w:r w:rsidR="003D2131" w:rsidRPr="00C213BD">
        <w:rPr>
          <w:rFonts w:ascii="Times New Roman" w:hAnsi="Times New Roman" w:cs="Times New Roman"/>
          <w:sz w:val="24"/>
          <w:szCs w:val="24"/>
        </w:rPr>
        <w:t>almost all of the 16</w:t>
      </w:r>
      <w:r w:rsidRPr="00C213BD">
        <w:rPr>
          <w:rFonts w:ascii="Times New Roman" w:hAnsi="Times New Roman" w:cs="Times New Roman"/>
          <w:sz w:val="24"/>
          <w:szCs w:val="24"/>
        </w:rPr>
        <w:t xml:space="preserve"> focal forest songbird species varied among latitudes and elevations, with differences among the 4 guild designations (Table</w:t>
      </w:r>
      <w:r w:rsidR="00217C2B" w:rsidRPr="00C213BD">
        <w:rPr>
          <w:rFonts w:ascii="Times New Roman" w:hAnsi="Times New Roman" w:cs="Times New Roman"/>
          <w:sz w:val="24"/>
          <w:szCs w:val="24"/>
        </w:rPr>
        <w:t xml:space="preserve"> </w:t>
      </w:r>
      <w:r w:rsidR="00031410" w:rsidRPr="00C213BD">
        <w:rPr>
          <w:rFonts w:ascii="Times New Roman" w:hAnsi="Times New Roman" w:cs="Times New Roman"/>
          <w:sz w:val="24"/>
          <w:szCs w:val="24"/>
        </w:rPr>
        <w:t xml:space="preserve">7). </w:t>
      </w:r>
      <w:r w:rsidR="003D2131" w:rsidRPr="00C213BD">
        <w:rPr>
          <w:rFonts w:ascii="Times New Roman" w:hAnsi="Times New Roman" w:cs="Times New Roman"/>
          <w:sz w:val="24"/>
          <w:szCs w:val="24"/>
        </w:rPr>
        <w:t xml:space="preserve">Across most of the Appalachian Mountains, trailing guild richness, </w:t>
      </w:r>
      <w:r w:rsidR="00E241D2" w:rsidRPr="00C213BD">
        <w:rPr>
          <w:rFonts w:ascii="Times New Roman" w:hAnsi="Times New Roman" w:cs="Times New Roman"/>
          <w:sz w:val="24"/>
          <w:szCs w:val="24"/>
        </w:rPr>
        <w:t>4</w:t>
      </w:r>
      <w:r w:rsidR="003D2131" w:rsidRPr="00C213BD">
        <w:rPr>
          <w:rFonts w:ascii="Times New Roman" w:hAnsi="Times New Roman" w:cs="Times New Roman"/>
          <w:sz w:val="24"/>
          <w:szCs w:val="24"/>
        </w:rPr>
        <w:t xml:space="preserve"> trailing species, and 1 climate generalist species increased over time. For both north and south guild richness, temporal trends tended to be negative in the northern portion of their ranges (Northern and Central Appalachians, respectively) and positive in the southern portion of the ranges (Central and Southern Appalachians, respectively</w:t>
      </w:r>
      <w:r w:rsidR="00E241D2" w:rsidRPr="00C213BD">
        <w:rPr>
          <w:rFonts w:ascii="Times New Roman" w:hAnsi="Times New Roman" w:cs="Times New Roman"/>
          <w:sz w:val="24"/>
          <w:szCs w:val="24"/>
        </w:rPr>
        <w:t>)</w:t>
      </w:r>
      <w:r w:rsidR="003D2131" w:rsidRPr="00C213BD">
        <w:rPr>
          <w:rFonts w:ascii="Times New Roman" w:hAnsi="Times New Roman" w:cs="Times New Roman"/>
          <w:sz w:val="24"/>
          <w:szCs w:val="24"/>
        </w:rPr>
        <w:t xml:space="preserve">. </w:t>
      </w:r>
      <w:r w:rsidR="00AC22B4" w:rsidRPr="00C213BD">
        <w:rPr>
          <w:rFonts w:ascii="Times New Roman" w:hAnsi="Times New Roman" w:cs="Times New Roman"/>
          <w:sz w:val="24"/>
          <w:szCs w:val="24"/>
        </w:rPr>
        <w:t>Trailing guild richness and 4 of the 6 trailing species had the strongest temporal trends at low elevations in the Southern Appalachians, and s</w:t>
      </w:r>
      <w:r w:rsidR="00E52FE0" w:rsidRPr="00C213BD">
        <w:rPr>
          <w:rFonts w:ascii="Times New Roman" w:hAnsi="Times New Roman" w:cs="Times New Roman"/>
          <w:sz w:val="24"/>
          <w:szCs w:val="24"/>
        </w:rPr>
        <w:t>outhern species decreased the most in abundance over time at high elevations in the Central Appalachians</w:t>
      </w:r>
      <w:r w:rsidR="00AC22B4" w:rsidRPr="00C213BD">
        <w:rPr>
          <w:rFonts w:ascii="Times New Roman" w:hAnsi="Times New Roman" w:cs="Times New Roman"/>
          <w:sz w:val="24"/>
          <w:szCs w:val="24"/>
        </w:rPr>
        <w:t>.</w:t>
      </w:r>
      <w:r w:rsidR="00E52FE0" w:rsidRPr="00C213BD">
        <w:rPr>
          <w:rFonts w:ascii="Times New Roman" w:hAnsi="Times New Roman" w:cs="Times New Roman"/>
          <w:sz w:val="24"/>
          <w:szCs w:val="24"/>
        </w:rPr>
        <w:t xml:space="preserve"> </w:t>
      </w:r>
      <w:r w:rsidR="00AC22B4" w:rsidRPr="00C213BD">
        <w:rPr>
          <w:rFonts w:ascii="Times New Roman" w:hAnsi="Times New Roman" w:cs="Times New Roman"/>
          <w:sz w:val="24"/>
          <w:szCs w:val="24"/>
        </w:rPr>
        <w:t>O</w:t>
      </w:r>
      <w:r w:rsidR="00E52FE0" w:rsidRPr="00C213BD">
        <w:rPr>
          <w:rFonts w:ascii="Times New Roman" w:hAnsi="Times New Roman" w:cs="Times New Roman"/>
          <w:sz w:val="24"/>
          <w:szCs w:val="24"/>
        </w:rPr>
        <w:t>therwise, t</w:t>
      </w:r>
      <w:r w:rsidR="00787723" w:rsidRPr="00C213BD">
        <w:rPr>
          <w:rFonts w:ascii="Times New Roman" w:hAnsi="Times New Roman" w:cs="Times New Roman"/>
          <w:sz w:val="24"/>
          <w:szCs w:val="24"/>
        </w:rPr>
        <w:t xml:space="preserve">he regions with the strongest and most negative temporal trends varied </w:t>
      </w:r>
      <w:r w:rsidR="00E52FE0" w:rsidRPr="00C213BD">
        <w:rPr>
          <w:rFonts w:ascii="Times New Roman" w:hAnsi="Times New Roman" w:cs="Times New Roman"/>
          <w:sz w:val="24"/>
          <w:szCs w:val="24"/>
        </w:rPr>
        <w:t xml:space="preserve">among and within guilds, with low consistency in patterns. </w:t>
      </w:r>
    </w:p>
    <w:p w14:paraId="59A612C4" w14:textId="52DC2F70" w:rsidR="009A403C" w:rsidRPr="00C213BD" w:rsidRDefault="009A403C" w:rsidP="009A403C">
      <w:pPr>
        <w:spacing w:line="276" w:lineRule="auto"/>
        <w:rPr>
          <w:rFonts w:ascii="Times New Roman" w:hAnsi="Times New Roman" w:cs="Times New Roman"/>
          <w:sz w:val="24"/>
          <w:szCs w:val="24"/>
        </w:rPr>
      </w:pPr>
    </w:p>
    <w:p w14:paraId="532AD925" w14:textId="77777777" w:rsidR="009A403C" w:rsidRPr="00C213BD" w:rsidRDefault="009A403C" w:rsidP="00103A54">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Discussion</w:t>
      </w:r>
    </w:p>
    <w:p w14:paraId="2DD94885" w14:textId="5DB6A000" w:rsidR="009A403C" w:rsidRPr="00C213BD" w:rsidRDefault="009A403C"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This study quantifie</w:t>
      </w:r>
      <w:r w:rsidR="00103A54" w:rsidRPr="00C213BD">
        <w:rPr>
          <w:rFonts w:ascii="Times New Roman" w:hAnsi="Times New Roman" w:cs="Times New Roman"/>
          <w:sz w:val="24"/>
          <w:szCs w:val="24"/>
        </w:rPr>
        <w:t>d</w:t>
      </w:r>
      <w:r w:rsidRPr="00C213BD">
        <w:rPr>
          <w:rFonts w:ascii="Times New Roman" w:hAnsi="Times New Roman" w:cs="Times New Roman"/>
          <w:sz w:val="24"/>
          <w:szCs w:val="24"/>
        </w:rPr>
        <w:t xml:space="preserve"> the effects of climate factors on forest songbird communities and species abundance during the breeding season across latitudinal and elevational gradients within the Appalachian Mountains. I also investigated concurrent long-term temporal trends beyond climate change and determined how they were mediated by latitude and elevation. Model results </w:t>
      </w:r>
      <w:r w:rsidRPr="00C213BD">
        <w:rPr>
          <w:rFonts w:ascii="Times New Roman" w:hAnsi="Times New Roman" w:cs="Times New Roman"/>
          <w:sz w:val="24"/>
          <w:szCs w:val="24"/>
        </w:rPr>
        <w:lastRenderedPageBreak/>
        <w:t xml:space="preserve">supported the hypothesis </w:t>
      </w:r>
      <w:r w:rsidR="00690B3E" w:rsidRPr="00C213BD">
        <w:rPr>
          <w:rFonts w:ascii="Times New Roman" w:hAnsi="Times New Roman" w:cs="Times New Roman"/>
          <w:sz w:val="24"/>
          <w:szCs w:val="24"/>
        </w:rPr>
        <w:t xml:space="preserve">that </w:t>
      </w:r>
      <w:r w:rsidR="0017326D" w:rsidRPr="00C213BD">
        <w:rPr>
          <w:rFonts w:ascii="Times New Roman" w:hAnsi="Times New Roman" w:cs="Times New Roman"/>
          <w:sz w:val="24"/>
          <w:szCs w:val="24"/>
        </w:rPr>
        <w:t>climate</w:t>
      </w:r>
      <w:r w:rsidR="00690B3E" w:rsidRPr="00C213BD">
        <w:rPr>
          <w:rFonts w:ascii="Times New Roman" w:hAnsi="Times New Roman" w:cs="Times New Roman"/>
          <w:sz w:val="24"/>
          <w:szCs w:val="24"/>
        </w:rPr>
        <w:t xml:space="preserve"> effects on forest songbird communities during the breeding season are mediated by latitude and elevation</w:t>
      </w:r>
      <w:r w:rsidRPr="00C213BD">
        <w:rPr>
          <w:rFonts w:ascii="Times New Roman" w:hAnsi="Times New Roman" w:cs="Times New Roman"/>
          <w:sz w:val="24"/>
          <w:szCs w:val="24"/>
        </w:rPr>
        <w:t xml:space="preserve">. </w:t>
      </w:r>
      <w:r w:rsidR="00327F7F" w:rsidRPr="00C213BD">
        <w:rPr>
          <w:rFonts w:ascii="Times New Roman" w:hAnsi="Times New Roman" w:cs="Times New Roman"/>
          <w:sz w:val="24"/>
          <w:szCs w:val="24"/>
        </w:rPr>
        <w:t>My prediction that r</w:t>
      </w:r>
      <w:r w:rsidRPr="00C213BD">
        <w:rPr>
          <w:rFonts w:ascii="Times New Roman" w:hAnsi="Times New Roman" w:cs="Times New Roman"/>
          <w:sz w:val="24"/>
          <w:szCs w:val="24"/>
        </w:rPr>
        <w:t xml:space="preserve">elationships with climate factors and long-term temporal trends </w:t>
      </w:r>
      <w:r w:rsidR="00327F7F" w:rsidRPr="00C213BD">
        <w:rPr>
          <w:rFonts w:ascii="Times New Roman" w:hAnsi="Times New Roman" w:cs="Times New Roman"/>
          <w:sz w:val="24"/>
          <w:szCs w:val="24"/>
        </w:rPr>
        <w:t>would vary</w:t>
      </w:r>
      <w:r w:rsidRPr="00C213BD">
        <w:rPr>
          <w:rFonts w:ascii="Times New Roman" w:hAnsi="Times New Roman" w:cs="Times New Roman"/>
          <w:sz w:val="24"/>
          <w:szCs w:val="24"/>
        </w:rPr>
        <w:t xml:space="preserve"> by climate-related guild designation, latitude, and elevation</w:t>
      </w:r>
      <w:r w:rsidR="00327F7F" w:rsidRPr="00C213BD">
        <w:rPr>
          <w:rFonts w:ascii="Times New Roman" w:hAnsi="Times New Roman" w:cs="Times New Roman"/>
          <w:sz w:val="24"/>
          <w:szCs w:val="24"/>
        </w:rPr>
        <w:t xml:space="preserve"> was </w:t>
      </w:r>
      <w:r w:rsidR="00F751A1" w:rsidRPr="00C213BD">
        <w:rPr>
          <w:rFonts w:ascii="Times New Roman" w:hAnsi="Times New Roman" w:cs="Times New Roman"/>
          <w:sz w:val="24"/>
          <w:szCs w:val="24"/>
        </w:rPr>
        <w:t>supported</w:t>
      </w:r>
      <w:r w:rsidR="00327F7F" w:rsidRPr="00C213BD">
        <w:rPr>
          <w:rFonts w:ascii="Times New Roman" w:hAnsi="Times New Roman" w:cs="Times New Roman"/>
          <w:sz w:val="24"/>
          <w:szCs w:val="24"/>
        </w:rPr>
        <w:t>. T</w:t>
      </w:r>
      <w:r w:rsidRPr="00C213BD">
        <w:rPr>
          <w:rFonts w:ascii="Times New Roman" w:hAnsi="Times New Roman" w:cs="Times New Roman"/>
          <w:sz w:val="24"/>
          <w:szCs w:val="24"/>
        </w:rPr>
        <w:t xml:space="preserve">he </w:t>
      </w:r>
      <w:r w:rsidR="00327F7F" w:rsidRPr="00C213BD">
        <w:rPr>
          <w:rFonts w:ascii="Times New Roman" w:hAnsi="Times New Roman" w:cs="Times New Roman"/>
          <w:sz w:val="24"/>
          <w:szCs w:val="24"/>
        </w:rPr>
        <w:t xml:space="preserve">4 </w:t>
      </w:r>
      <w:r w:rsidRPr="00C213BD">
        <w:rPr>
          <w:rFonts w:ascii="Times New Roman" w:hAnsi="Times New Roman" w:cs="Times New Roman"/>
          <w:sz w:val="24"/>
          <w:szCs w:val="24"/>
        </w:rPr>
        <w:t>guilds showed distinct trends</w:t>
      </w:r>
      <w:r w:rsidR="00327F7F"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that varied among </w:t>
      </w:r>
      <w:r w:rsidR="00327F7F" w:rsidRPr="00C213BD">
        <w:rPr>
          <w:rFonts w:ascii="Times New Roman" w:hAnsi="Times New Roman" w:cs="Times New Roman"/>
          <w:sz w:val="24"/>
          <w:szCs w:val="24"/>
        </w:rPr>
        <w:t xml:space="preserve">latitudinal </w:t>
      </w:r>
      <w:r w:rsidRPr="00C213BD">
        <w:rPr>
          <w:rFonts w:ascii="Times New Roman" w:hAnsi="Times New Roman" w:cs="Times New Roman"/>
          <w:sz w:val="24"/>
          <w:szCs w:val="24"/>
        </w:rPr>
        <w:t xml:space="preserve">regions and </w:t>
      </w:r>
      <w:r w:rsidR="00690B3E" w:rsidRPr="00C213BD">
        <w:rPr>
          <w:rFonts w:ascii="Times New Roman" w:hAnsi="Times New Roman" w:cs="Times New Roman"/>
          <w:sz w:val="24"/>
          <w:szCs w:val="24"/>
        </w:rPr>
        <w:t xml:space="preserve">along </w:t>
      </w:r>
      <w:r w:rsidRPr="00C213BD">
        <w:rPr>
          <w:rFonts w:ascii="Times New Roman" w:hAnsi="Times New Roman" w:cs="Times New Roman"/>
          <w:sz w:val="24"/>
          <w:szCs w:val="24"/>
        </w:rPr>
        <w:t>elevation</w:t>
      </w:r>
      <w:r w:rsidR="00690B3E" w:rsidRPr="00C213BD">
        <w:rPr>
          <w:rFonts w:ascii="Times New Roman" w:hAnsi="Times New Roman" w:cs="Times New Roman"/>
          <w:sz w:val="24"/>
          <w:szCs w:val="24"/>
        </w:rPr>
        <w:t>al gradients</w:t>
      </w:r>
      <w:r w:rsidRPr="00C213BD">
        <w:rPr>
          <w:rFonts w:ascii="Times New Roman" w:hAnsi="Times New Roman" w:cs="Times New Roman"/>
          <w:sz w:val="24"/>
          <w:szCs w:val="24"/>
        </w:rPr>
        <w:t xml:space="preserve"> within the Appalachian Mountains</w:t>
      </w:r>
      <w:r w:rsidR="00217C2B" w:rsidRPr="00C213BD">
        <w:rPr>
          <w:rFonts w:ascii="Times New Roman" w:hAnsi="Times New Roman" w:cs="Times New Roman"/>
          <w:sz w:val="24"/>
          <w:szCs w:val="24"/>
        </w:rPr>
        <w:t xml:space="preserve"> (Figure </w:t>
      </w:r>
      <w:r w:rsidR="00031410" w:rsidRPr="00C213BD">
        <w:rPr>
          <w:rFonts w:ascii="Times New Roman" w:hAnsi="Times New Roman" w:cs="Times New Roman"/>
          <w:sz w:val="24"/>
          <w:szCs w:val="24"/>
        </w:rPr>
        <w:t>5</w:t>
      </w:r>
      <w:r w:rsidR="00217C2B" w:rsidRPr="00C213BD">
        <w:rPr>
          <w:rFonts w:ascii="Times New Roman" w:hAnsi="Times New Roman" w:cs="Times New Roman"/>
          <w:sz w:val="24"/>
          <w:szCs w:val="24"/>
        </w:rPr>
        <w:t>)</w:t>
      </w:r>
      <w:r w:rsidRPr="00C213BD">
        <w:rPr>
          <w:rFonts w:ascii="Times New Roman" w:hAnsi="Times New Roman" w:cs="Times New Roman"/>
          <w:sz w:val="24"/>
          <w:szCs w:val="24"/>
        </w:rPr>
        <w:t xml:space="preserve">. Because temperatures are expected to rise and precipitation patterns will be altered in the future due to climate change </w:t>
      </w:r>
      <w:commentRangeStart w:id="17"/>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{"citationItems":[{"id":"ITEM-1","itemData":{"DOI":"10.3354/cr00953","ISBN":"0936-577X","ISSN":"0936577X","PMID":"22080880","abstract":"There is a direct influence of global warming on precipitation. Increased heating leads to greater evaporation and thus surface drying, thereby increasing the intensity and duration of drought. However, the water holding capacity of air increases by about 7% per 1C warming, which leads to increased water vapor in the atmosphere. Hence, storms, whether individual thunderstorms, extratropical rain or snow storms, or tropical cyclones, supplied with increased moisture, produce more intense precipitation events. Such events are observed to be widely occurring, even where total precipitation is decreasing: it never rains but it pours! This increases the risk of flooding. The atmospheric and surface energy budget plays a critical role in the hydrological cycle, and also in the slower rate of change that occurs in total precipitation than total column water vapor. With modest changes in winds, patterns of precipitation do not change much, but result in dry areas becoming drier (generally throughout the subtropics) and wet areas becoming wetter, especially in the mid- to high latitudes: the rich get richer and the poor get poorer. This pattern is simulated by climate models and is projected to continue into the future. Because, with warming, more precipitation occurs as rain instead of snow and snow melts earlier, there is increased runoff and risk of flooding in early spring, but increased risk of drought in summer, especially over continental areas. However, with more precipitation per unit of upward motion in the atmosphere, i.e. more bang for the buck, atmospheric circulation weakens, causing monsoons to falter. In the tropics and subtropics, precipitation patterns are dominated by shifts as sea surface temperatures change, with El Ni o a good example. The volcanic eruption of Mount Pinatubo in 1991 led to an unprecedented drop in land precipitation and runoff, and to widespread drought, as precipitation shifted from land to oceans and evaporation faltered, providing lessons for possible geoengineering. Most models simulate precipitation that occurs prematurely and too often, and with insufficient intensity, resulting in recycling that is too large and a lifetime of moisture in the atmosphere that is too short, which affects runoff and soil moisture.","author":[{"dropping-particle":"","family":"Trenberth","given":"Kevin E.","non-dropping-particle":"","parse-names":false,"suffix":""}],"container-title":"Climate Research","id":"ITEM-1","issue":"1-2","issued":{"date-parts":[["2011","3","31"]]},"page":"123-138","title":"Changes in precipitation with climate change","type":"article-journal","volume":"47"},"uris":["http://www.mendeley.com/documents/?uuid=22f2c2c9-d186-3ad5-9002-9540b6c21f47"]},{"id":"ITEM-2","itemData":{"DOI":"10.5822/978-1-61091-713-1_11","abstract":"Forests of the Appalachian Landscape Conservation Cooperative provide critical ecological and management functions. The moist climate of the eastern United States fosters productive stands that store relatively high amounts of carbon; for example, the Appalachian Landscape Conservation Cooperative (Appalachian LCC) accounts for only 7.6 percent of the contiguous United States but contains 18.8 percent of its aboveground forest biomass (derived from Kellndorfer et al. 2012). The Appalachian Mountains create substantial topographic and microclimatic diversity, and forests in the southern Appalachian LCC have some of the highest levels of endemic mammal, bird, amphibian, reptile, freshwater fish, and tree species biodiversity in the conterminous United States (Jenkins et al. 2015). Forest types vary from commercial pine plantations in the south to temperate hardwoods in the central Appalachians to high-elevation spruce-fir forests in the north.","author":[{"dropping-particle":"","family":"Rogers","given":"Brendan M.","non-dropping-particle":"","parse-names":false,"suffix":""},{"dropping-particle":"","family":"Jantz","given":"Patrick","non-dropping-particle":"","parse-names":false,"suffix":""},{"dropping-particle":"","family":"Goetz","given":"Scott J.","non-dropping-particle":"","parse-names":false,"suffix":""},{"dropping-particle":"","family":"Theobald","given":"David M.","non-dropping-particle":"","parse-names":false,"suffix":""}],"container-title":"Climate Change in Wildlands: Pioneering Approaches to Science and Management","id":"ITEM-2","issued":{"date-parts":[["2016","1","1"]]},"page":"212-233","publisher":"Island Press, Washington, DC","title":"Vulnerability of Tree Species to Climate Change in the Appalachian Landscape Conservation Cooperative","type":"article-journal"},"uris":["http://www.mendeley.com/documents/?uuid=11215ace-3d35-308c-89b8-23208e5c0a14"]},{"id":"ITEM-3","itemData":{"DOI":"10.1175/JAMC-D-18-0093.1","ISSN":"1558-8424","abstract":"The Appalachian Mountains serve as a water source for important population centers in the eastern and midwestern United States. Despite this, the effects of climate change on the hydroclimatology of the region have not been thoroughly assessed, and its effects for water resources remain uncertain. In this study, we analyze the effects of climate change in a holistic approach to consider differential changes between atmospheric water supply (precipitation) and atmospheric water demand (potential evapotranspiration). We analyze the absolute and relative changes in both variables, as well as their relation (aridity index) and future projected shifts in their seasonality. Our findings show that precipitation is projected to increase in the northeastern part of the region and decrease in the southwest with a transition zone in the central Appalachians. Potential evapotranspiration increases consistently throughout the twenty-first century at a higher rate than precipitation, increasing the aridity of the region except for some small localized pockets at high elevations. The seasonality of precipitation indicates different shifts across the region related to changes in the dominant synoptic drivers of the region and changes in the seasonal characteristics of the land surface. All changes are exacerbated in the most extreme future climate scenario, highlighting the importance of local to global policies toward a more sustainable water resources development. In addition, we perform a basin-scale assessment on 20 major rivers with headwaters within the \"Appalachian Region.\" Our basin-scale results enforce the gridded regional results and indicate that, as temperatures continue to increase, lowland areas will rely more heavily on higher-elevation forested headwater catchments for water supply.","author":[{"dropping-particle":"","family":"Fernandez","given":"Rodrigo","non-dropping-particle":"","parse-names":false,"suffix":""},{"dropping-particle":"","family":"Zegre","given":"Nicolas","non-dropping-particle":"","parse-names":false,"suffix":""}],"container-title":"Journal of Applied Meteorology and Climatology","id":"ITEM-3","issue":"5","issued":{"date-parts":[["2019","5","1"]]},"page":"1079-1102","publisher":"American Meteorological Society","title":"Seasonal Changes in Water and Energy Balances over the Appalachian Region and Beyond throughout the Twenty-First Century","type":"article-journal","volume":"58"},"uris":["http://www.mendeley.com/documents/?uuid=e8f19cc2-77f1-33e9-ae52-598d2fabd81a"]}],"mendeley":{"formattedCitation":"(Trenberth 2011, Rogers et al. 2016, Fernandez and Zegre 2019)","plainTextFormattedCitation":"(Trenberth 2011, Rogers et al. 2016, Fernandez and Zegre 2019)","previouslyFormattedCitation":"(Trenberth 2011, Rogers et al. 2016, Fernandez and Zegre 2019)"},"properties":{"noteIndex":0},"schema":"https://github.com/citation-style-language/schema/raw/master/csl-citation.json"}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(Trenberth 2011, Rogers et al. 2016, Fernandez and Zegre 2019)</w:t>
      </w:r>
      <w:r w:rsidRPr="00C213BD">
        <w:rPr>
          <w:rFonts w:ascii="Times New Roman" w:hAnsi="Times New Roman" w:cs="Times New Roman"/>
          <w:sz w:val="24"/>
          <w:szCs w:val="24"/>
        </w:rPr>
        <w:fldChar w:fldCharType="end"/>
      </w:r>
      <w:commentRangeEnd w:id="17"/>
      <w:r w:rsidR="004161AF">
        <w:rPr>
          <w:rStyle w:val="CommentReference"/>
        </w:rPr>
        <w:commentReference w:id="17"/>
      </w:r>
      <w:r w:rsidRPr="00C213BD">
        <w:rPr>
          <w:rFonts w:ascii="Times New Roman" w:hAnsi="Times New Roman" w:cs="Times New Roman"/>
          <w:sz w:val="24"/>
          <w:szCs w:val="24"/>
        </w:rPr>
        <w:t xml:space="preserve">, it is critical to incorporate this new understanding of dynamic relationships with climate factors across latitudinal and elevational gradients to improve region-specific predictions of how climate change will affect cold-associated, warm-associated, and climate generalist species. In addition, </w:t>
      </w:r>
      <w:r w:rsidR="00BF22D9" w:rsidRPr="00C213BD">
        <w:rPr>
          <w:rFonts w:ascii="Times New Roman" w:hAnsi="Times New Roman" w:cs="Times New Roman"/>
          <w:sz w:val="24"/>
          <w:szCs w:val="24"/>
        </w:rPr>
        <w:t xml:space="preserve">variation in temporal trends among guild designations, latitudes, and elevations </w:t>
      </w:r>
      <w:r w:rsidRPr="00C213BD">
        <w:rPr>
          <w:rFonts w:ascii="Times New Roman" w:hAnsi="Times New Roman" w:cs="Times New Roman"/>
          <w:sz w:val="24"/>
          <w:szCs w:val="24"/>
        </w:rPr>
        <w:t xml:space="preserve">indicates the </w:t>
      </w:r>
      <w:r w:rsidR="001E18A4" w:rsidRPr="00C213BD">
        <w:rPr>
          <w:rFonts w:ascii="Times New Roman" w:hAnsi="Times New Roman" w:cs="Times New Roman"/>
          <w:sz w:val="24"/>
          <w:szCs w:val="24"/>
        </w:rPr>
        <w:t xml:space="preserve">potential </w:t>
      </w:r>
      <w:r w:rsidRPr="00C213BD">
        <w:rPr>
          <w:rFonts w:ascii="Times New Roman" w:hAnsi="Times New Roman" w:cs="Times New Roman"/>
          <w:sz w:val="24"/>
          <w:szCs w:val="24"/>
        </w:rPr>
        <w:t>need for additional research and conservation efforts for certain climate-related guilds in specific regions.</w:t>
      </w:r>
    </w:p>
    <w:p w14:paraId="7F24FAA0" w14:textId="552177B0" w:rsidR="001E18A4" w:rsidRPr="00C213BD" w:rsidRDefault="00327F7F" w:rsidP="007E1DDD">
      <w:pPr>
        <w:spacing w:line="276" w:lineRule="auto"/>
        <w:ind w:firstLine="720"/>
        <w:rPr>
          <w:rFonts w:ascii="Times New Roman" w:hAnsi="Times New Roman" w:cs="Times New Roman"/>
          <w:sz w:val="24"/>
          <w:szCs w:val="24"/>
        </w:rPr>
      </w:pPr>
      <w:bookmarkStart w:id="18" w:name="_Hlk128405893"/>
      <w:commentRangeStart w:id="19"/>
      <w:r w:rsidRPr="00C213BD">
        <w:rPr>
          <w:rFonts w:ascii="Times New Roman" w:hAnsi="Times New Roman" w:cs="Times New Roman"/>
          <w:sz w:val="24"/>
          <w:szCs w:val="24"/>
        </w:rPr>
        <w:t xml:space="preserve">I had originally predicted that warming temperatures would negatively affect northern and trailing species but positively affect southern species, but my results only partially support that prediction. </w:t>
      </w:r>
      <w:r w:rsidR="001E18A4" w:rsidRPr="00C213BD">
        <w:rPr>
          <w:rFonts w:ascii="Times New Roman" w:hAnsi="Times New Roman" w:cs="Times New Roman"/>
          <w:sz w:val="24"/>
          <w:szCs w:val="24"/>
        </w:rPr>
        <w:t xml:space="preserve">Broadly, temperature influenced guild richness and focal forest songbird species as expected, but there were certain exceptions due to changes in the relationship with temperature along latitudinal and elevational gradients. For example, north guild richness only exhibited the expected relationship at high elevations; at low elevations in both the Northern and Central Appalachians, the effect of mean temperature was positive. Similarly, mean temperature negatively affected south guild richness at low to mid elevations in the Southern Appalachians. These relationships are perhaps indicative of </w:t>
      </w:r>
      <w:r w:rsidR="0021073A" w:rsidRPr="00C213BD">
        <w:rPr>
          <w:rFonts w:ascii="Times New Roman" w:hAnsi="Times New Roman" w:cs="Times New Roman"/>
          <w:sz w:val="24"/>
          <w:szCs w:val="24"/>
        </w:rPr>
        <w:t xml:space="preserve">northern </w:t>
      </w:r>
      <w:r w:rsidR="001E18A4" w:rsidRPr="00C213BD">
        <w:rPr>
          <w:rFonts w:ascii="Times New Roman" w:hAnsi="Times New Roman" w:cs="Times New Roman"/>
          <w:sz w:val="24"/>
          <w:szCs w:val="24"/>
        </w:rPr>
        <w:t xml:space="preserve">species shifting from </w:t>
      </w:r>
      <w:r w:rsidR="0021073A" w:rsidRPr="00C213BD">
        <w:rPr>
          <w:rFonts w:ascii="Times New Roman" w:hAnsi="Times New Roman" w:cs="Times New Roman"/>
          <w:sz w:val="24"/>
          <w:szCs w:val="24"/>
        </w:rPr>
        <w:t xml:space="preserve">higher elevations in more southerly latitudes to lower elevations at more northerly latitudes and southern species shifting from lower elevations in more southerly latitudes to higher elevations or higher latitudes, </w:t>
      </w:r>
      <w:r w:rsidR="000A783B" w:rsidRPr="00C213BD">
        <w:rPr>
          <w:rFonts w:ascii="Times New Roman" w:hAnsi="Times New Roman" w:cs="Times New Roman"/>
          <w:sz w:val="24"/>
          <w:szCs w:val="24"/>
        </w:rPr>
        <w:t xml:space="preserve">due to warming temperatures. </w:t>
      </w:r>
      <w:commentRangeEnd w:id="19"/>
      <w:r w:rsidR="004161AF">
        <w:rPr>
          <w:rStyle w:val="CommentReference"/>
        </w:rPr>
        <w:commentReference w:id="19"/>
      </w:r>
    </w:p>
    <w:p w14:paraId="5E5201C1" w14:textId="6F7F728A" w:rsidR="00DB3072" w:rsidRPr="00C213BD" w:rsidRDefault="007E1DDD" w:rsidP="007E1DDD">
      <w:pPr>
        <w:spacing w:line="276" w:lineRule="auto"/>
        <w:ind w:firstLine="720"/>
        <w:rPr>
          <w:rFonts w:ascii="Times New Roman" w:hAnsi="Times New Roman" w:cs="Times New Roman"/>
          <w:sz w:val="24"/>
          <w:szCs w:val="24"/>
        </w:rPr>
      </w:pPr>
      <w:commentRangeStart w:id="20"/>
      <w:r w:rsidRPr="00C213BD">
        <w:rPr>
          <w:rFonts w:ascii="Times New Roman" w:hAnsi="Times New Roman" w:cs="Times New Roman"/>
          <w:sz w:val="24"/>
          <w:szCs w:val="24"/>
        </w:rPr>
        <w:t>I had also predicted that the highest magnitude effects would be experienced near range limits, such as low elevations in the Central Appalachians for north</w:t>
      </w:r>
      <w:r w:rsidR="008E1556">
        <w:rPr>
          <w:rFonts w:ascii="Times New Roman" w:hAnsi="Times New Roman" w:cs="Times New Roman"/>
          <w:sz w:val="24"/>
          <w:szCs w:val="24"/>
        </w:rPr>
        <w:t>ern</w:t>
      </w:r>
      <w:r w:rsidRPr="00C213BD">
        <w:rPr>
          <w:rFonts w:ascii="Times New Roman" w:hAnsi="Times New Roman" w:cs="Times New Roman"/>
          <w:sz w:val="24"/>
          <w:szCs w:val="24"/>
        </w:rPr>
        <w:t xml:space="preserve"> species, low elevations in the Southern Appalachians for trailing </w:t>
      </w:r>
      <w:r w:rsidR="008E1556">
        <w:rPr>
          <w:rFonts w:ascii="Times New Roman" w:hAnsi="Times New Roman" w:cs="Times New Roman"/>
          <w:sz w:val="24"/>
          <w:szCs w:val="24"/>
        </w:rPr>
        <w:t>s</w:t>
      </w:r>
      <w:r w:rsidRPr="00C213BD">
        <w:rPr>
          <w:rFonts w:ascii="Times New Roman" w:hAnsi="Times New Roman" w:cs="Times New Roman"/>
          <w:sz w:val="24"/>
          <w:szCs w:val="24"/>
        </w:rPr>
        <w:t>pecies, and high elevations in the Central Appalachians for south</w:t>
      </w:r>
      <w:r w:rsidR="008E1556">
        <w:rPr>
          <w:rFonts w:ascii="Times New Roman" w:hAnsi="Times New Roman" w:cs="Times New Roman"/>
          <w:sz w:val="24"/>
          <w:szCs w:val="24"/>
        </w:rPr>
        <w:t>ern</w:t>
      </w:r>
      <w:r w:rsidRPr="00C213BD">
        <w:rPr>
          <w:rFonts w:ascii="Times New Roman" w:hAnsi="Times New Roman" w:cs="Times New Roman"/>
          <w:sz w:val="24"/>
          <w:szCs w:val="24"/>
        </w:rPr>
        <w:t xml:space="preserve"> species</w:t>
      </w:r>
      <w:commentRangeEnd w:id="20"/>
      <w:r w:rsidR="004161AF">
        <w:rPr>
          <w:rStyle w:val="CommentReference"/>
        </w:rPr>
        <w:commentReference w:id="20"/>
      </w:r>
      <w:r w:rsidRPr="00C213BD">
        <w:rPr>
          <w:rFonts w:ascii="Times New Roman" w:hAnsi="Times New Roman" w:cs="Times New Roman"/>
          <w:sz w:val="24"/>
          <w:szCs w:val="24"/>
        </w:rPr>
        <w:t xml:space="preserve">. This prediction was </w:t>
      </w:r>
      <w:r w:rsidR="00DB3072" w:rsidRPr="00C213BD">
        <w:rPr>
          <w:rFonts w:ascii="Times New Roman" w:hAnsi="Times New Roman" w:cs="Times New Roman"/>
          <w:sz w:val="24"/>
          <w:szCs w:val="24"/>
        </w:rPr>
        <w:t xml:space="preserve">consistently supported by the guild richness results and the majority of the focal species results, particularly for temperature effects. </w:t>
      </w:r>
      <w:r w:rsidR="00D76DC4" w:rsidRPr="00C213BD">
        <w:rPr>
          <w:rFonts w:ascii="Times New Roman" w:hAnsi="Times New Roman" w:cs="Times New Roman"/>
          <w:sz w:val="24"/>
          <w:szCs w:val="24"/>
        </w:rPr>
        <w:t>In addition</w:t>
      </w:r>
      <w:r w:rsidR="00DB3072" w:rsidRPr="00C213BD">
        <w:rPr>
          <w:rFonts w:ascii="Times New Roman" w:hAnsi="Times New Roman" w:cs="Times New Roman"/>
          <w:sz w:val="24"/>
          <w:szCs w:val="24"/>
        </w:rPr>
        <w:t>, general guild richness tended to have the strongest responses at high elevations in the</w:t>
      </w:r>
      <w:r w:rsidR="00D76DC4" w:rsidRPr="00C213BD">
        <w:rPr>
          <w:rFonts w:ascii="Times New Roman" w:hAnsi="Times New Roman" w:cs="Times New Roman"/>
          <w:sz w:val="24"/>
          <w:szCs w:val="24"/>
        </w:rPr>
        <w:t xml:space="preserve"> Central and</w:t>
      </w:r>
      <w:r w:rsidR="00DB3072" w:rsidRPr="00C213BD">
        <w:rPr>
          <w:rFonts w:ascii="Times New Roman" w:hAnsi="Times New Roman" w:cs="Times New Roman"/>
          <w:sz w:val="24"/>
          <w:szCs w:val="24"/>
        </w:rPr>
        <w:t xml:space="preserve"> Southern Appalachians</w:t>
      </w:r>
      <w:r w:rsidR="00D76DC4" w:rsidRPr="00C213BD">
        <w:rPr>
          <w:rFonts w:ascii="Times New Roman" w:hAnsi="Times New Roman" w:cs="Times New Roman"/>
          <w:sz w:val="24"/>
          <w:szCs w:val="24"/>
        </w:rPr>
        <w:t xml:space="preserve">, </w:t>
      </w:r>
      <w:commentRangeStart w:id="21"/>
      <w:r w:rsidR="00D76DC4" w:rsidRPr="00C213BD">
        <w:rPr>
          <w:rFonts w:ascii="Times New Roman" w:hAnsi="Times New Roman" w:cs="Times New Roman"/>
          <w:sz w:val="24"/>
          <w:szCs w:val="24"/>
        </w:rPr>
        <w:t>which could be considered the peripheries of their range along an elevational gradient.</w:t>
      </w:r>
      <w:commentRangeEnd w:id="21"/>
      <w:r w:rsidR="004161AF">
        <w:rPr>
          <w:rStyle w:val="CommentReference"/>
        </w:rPr>
        <w:commentReference w:id="21"/>
      </w:r>
    </w:p>
    <w:p w14:paraId="1E17163E" w14:textId="054CE8BC" w:rsidR="006133D6" w:rsidRPr="00C213BD" w:rsidRDefault="007E1DDD" w:rsidP="00594692">
      <w:pPr>
        <w:spacing w:line="276" w:lineRule="auto"/>
        <w:rPr>
          <w:rFonts w:ascii="Times New Roman" w:hAnsi="Times New Roman" w:cs="Times New Roman"/>
          <w:sz w:val="24"/>
          <w:szCs w:val="24"/>
        </w:rPr>
      </w:pPr>
      <w:r w:rsidRPr="00C213BD">
        <w:rPr>
          <w:rFonts w:ascii="Times New Roman" w:hAnsi="Times New Roman" w:cs="Times New Roman"/>
          <w:sz w:val="24"/>
          <w:szCs w:val="24"/>
        </w:rPr>
        <w:tab/>
      </w:r>
      <w:r w:rsidR="006133D6" w:rsidRPr="00C213BD">
        <w:rPr>
          <w:rFonts w:ascii="Times New Roman" w:hAnsi="Times New Roman" w:cs="Times New Roman"/>
          <w:sz w:val="24"/>
          <w:szCs w:val="24"/>
        </w:rPr>
        <w:t>The findings from my study build upon the previous literature focused on climate change and forest songbirds in various portions of the Appalachian Mountains.</w:t>
      </w:r>
      <w:r w:rsidR="006133D6" w:rsidRPr="00C213BD">
        <w:t xml:space="preserve"> </w:t>
      </w:r>
      <w:r w:rsidR="006133D6" w:rsidRPr="00C213BD">
        <w:rPr>
          <w:rFonts w:ascii="Times New Roman" w:hAnsi="Times New Roman" w:cs="Times New Roman"/>
          <w:sz w:val="24"/>
          <w:szCs w:val="24"/>
        </w:rPr>
        <w:t>Duclos et al. (2019) explored direct and indirect effects of climate on bird abundance along elevation</w:t>
      </w:r>
      <w:r w:rsidR="00BD49E2" w:rsidRPr="00C213BD">
        <w:rPr>
          <w:rFonts w:ascii="Times New Roman" w:hAnsi="Times New Roman" w:cs="Times New Roman"/>
          <w:sz w:val="24"/>
          <w:szCs w:val="24"/>
        </w:rPr>
        <w:t>al</w:t>
      </w:r>
      <w:r w:rsidR="006133D6" w:rsidRPr="00C213BD">
        <w:rPr>
          <w:rFonts w:ascii="Times New Roman" w:hAnsi="Times New Roman" w:cs="Times New Roman"/>
          <w:sz w:val="24"/>
          <w:szCs w:val="24"/>
        </w:rPr>
        <w:t xml:space="preserve"> gradients in the Northern Appalachians, with an overlap in 7 of the focal forest songbird species from my study. They found that climate exerts direct influences on bird abundance, as well as indirect influences mediated by vegetation composition and structure (Duclos et al. 2019). Although </w:t>
      </w:r>
      <w:r w:rsidR="006133D6" w:rsidRPr="00C213BD">
        <w:rPr>
          <w:rFonts w:ascii="Times New Roman" w:hAnsi="Times New Roman" w:cs="Times New Roman"/>
          <w:sz w:val="24"/>
          <w:szCs w:val="24"/>
        </w:rPr>
        <w:lastRenderedPageBreak/>
        <w:t xml:space="preserve">there were differences in methodology and metrics, climate relationships with abundance of </w:t>
      </w:r>
      <w:r w:rsidR="00183683" w:rsidRPr="00C213BD">
        <w:rPr>
          <w:rFonts w:ascii="Times New Roman" w:hAnsi="Times New Roman" w:cs="Times New Roman"/>
          <w:sz w:val="24"/>
          <w:szCs w:val="24"/>
        </w:rPr>
        <w:t>4</w:t>
      </w:r>
      <w:r w:rsidR="006133D6" w:rsidRPr="00C213BD">
        <w:rPr>
          <w:rFonts w:ascii="Times New Roman" w:hAnsi="Times New Roman" w:cs="Times New Roman"/>
          <w:sz w:val="24"/>
          <w:szCs w:val="24"/>
        </w:rPr>
        <w:t xml:space="preserve"> focal species were consistent with my results</w:t>
      </w:r>
      <w:r w:rsidR="00C0086D" w:rsidRPr="00C213BD">
        <w:rPr>
          <w:rFonts w:ascii="Times New Roman" w:hAnsi="Times New Roman" w:cs="Times New Roman"/>
          <w:sz w:val="24"/>
          <w:szCs w:val="24"/>
        </w:rPr>
        <w:t xml:space="preserve"> (e.g., positive direct effect of precipitation on </w:t>
      </w:r>
      <w:r w:rsidR="00183683" w:rsidRPr="00C213BD">
        <w:rPr>
          <w:rFonts w:ascii="Times New Roman" w:hAnsi="Times New Roman" w:cs="Times New Roman"/>
          <w:sz w:val="24"/>
          <w:szCs w:val="24"/>
        </w:rPr>
        <w:t>yellow-bellied flycatcher</w:t>
      </w:r>
      <w:r w:rsidR="00C0086D" w:rsidRPr="00C213BD">
        <w:rPr>
          <w:rFonts w:ascii="Times New Roman" w:hAnsi="Times New Roman" w:cs="Times New Roman"/>
          <w:sz w:val="24"/>
          <w:szCs w:val="24"/>
        </w:rPr>
        <w:t xml:space="preserve"> and </w:t>
      </w:r>
      <w:r w:rsidR="00183683" w:rsidRPr="00C213BD">
        <w:rPr>
          <w:rFonts w:ascii="Times New Roman" w:hAnsi="Times New Roman" w:cs="Times New Roman"/>
          <w:sz w:val="24"/>
          <w:szCs w:val="24"/>
        </w:rPr>
        <w:t>black-throated green warbler</w:t>
      </w:r>
      <w:r w:rsidR="00C0086D" w:rsidRPr="00C213BD">
        <w:rPr>
          <w:rFonts w:ascii="Times New Roman" w:hAnsi="Times New Roman" w:cs="Times New Roman"/>
          <w:sz w:val="24"/>
          <w:szCs w:val="24"/>
        </w:rPr>
        <w:t xml:space="preserve">, </w:t>
      </w:r>
      <w:r w:rsidR="00183683" w:rsidRPr="00C213BD">
        <w:rPr>
          <w:rFonts w:ascii="Times New Roman" w:hAnsi="Times New Roman" w:cs="Times New Roman"/>
          <w:sz w:val="24"/>
          <w:szCs w:val="24"/>
        </w:rPr>
        <w:t>negative indirect effect of temperature on Swainson’s thru</w:t>
      </w:r>
      <w:r w:rsidR="00F751A1" w:rsidRPr="00C213BD">
        <w:rPr>
          <w:rFonts w:ascii="Times New Roman" w:hAnsi="Times New Roman" w:cs="Times New Roman"/>
          <w:sz w:val="24"/>
          <w:szCs w:val="24"/>
        </w:rPr>
        <w:t>s</w:t>
      </w:r>
      <w:r w:rsidR="00183683" w:rsidRPr="00C213BD">
        <w:rPr>
          <w:rFonts w:ascii="Times New Roman" w:hAnsi="Times New Roman" w:cs="Times New Roman"/>
          <w:sz w:val="24"/>
          <w:szCs w:val="24"/>
        </w:rPr>
        <w:t xml:space="preserve">h, </w:t>
      </w:r>
      <w:r w:rsidR="00C0086D" w:rsidRPr="00C213BD">
        <w:rPr>
          <w:rFonts w:ascii="Times New Roman" w:hAnsi="Times New Roman" w:cs="Times New Roman"/>
          <w:sz w:val="24"/>
          <w:szCs w:val="24"/>
        </w:rPr>
        <w:t xml:space="preserve">positive indirect effect of temperature and negative direct effect of precipitation on </w:t>
      </w:r>
      <w:r w:rsidR="00183683" w:rsidRPr="00C213BD">
        <w:rPr>
          <w:rFonts w:ascii="Times New Roman" w:hAnsi="Times New Roman" w:cs="Times New Roman"/>
          <w:sz w:val="24"/>
          <w:szCs w:val="24"/>
        </w:rPr>
        <w:t>ovenbird</w:t>
      </w:r>
      <w:r w:rsidR="00C0086D" w:rsidRPr="00C213BD">
        <w:rPr>
          <w:rFonts w:ascii="Times New Roman" w:hAnsi="Times New Roman" w:cs="Times New Roman"/>
          <w:sz w:val="24"/>
          <w:szCs w:val="24"/>
        </w:rPr>
        <w:t>)</w:t>
      </w:r>
      <w:r w:rsidR="006133D6" w:rsidRPr="00C213BD">
        <w:rPr>
          <w:rFonts w:ascii="Times New Roman" w:hAnsi="Times New Roman" w:cs="Times New Roman"/>
          <w:sz w:val="24"/>
          <w:szCs w:val="24"/>
        </w:rPr>
        <w:t xml:space="preserve">. DeLuca and King (2017) also focused on forest songbirds in the Northern Appalachians, noting both upslope and downslope shifts in elevational boundaries. In </w:t>
      </w:r>
      <w:r w:rsidR="007F4337" w:rsidRPr="00C213BD">
        <w:rPr>
          <w:rFonts w:ascii="Times New Roman" w:hAnsi="Times New Roman" w:cs="Times New Roman"/>
          <w:sz w:val="24"/>
          <w:szCs w:val="24"/>
        </w:rPr>
        <w:t>agreement with my study results that show decreasing abundance in certain focal forest songbird species</w:t>
      </w:r>
      <w:r w:rsidR="006133D6" w:rsidRPr="00C213BD">
        <w:rPr>
          <w:rFonts w:ascii="Times New Roman" w:hAnsi="Times New Roman" w:cs="Times New Roman"/>
          <w:sz w:val="24"/>
          <w:szCs w:val="24"/>
        </w:rPr>
        <w:t xml:space="preserve"> at low</w:t>
      </w:r>
      <w:r w:rsidR="00C0086D" w:rsidRPr="00C213BD">
        <w:rPr>
          <w:rFonts w:ascii="Times New Roman" w:hAnsi="Times New Roman" w:cs="Times New Roman"/>
          <w:sz w:val="24"/>
          <w:szCs w:val="24"/>
        </w:rPr>
        <w:t>er</w:t>
      </w:r>
      <w:r w:rsidR="006133D6" w:rsidRPr="00C213BD">
        <w:rPr>
          <w:rFonts w:ascii="Times New Roman" w:hAnsi="Times New Roman" w:cs="Times New Roman"/>
          <w:sz w:val="24"/>
          <w:szCs w:val="24"/>
        </w:rPr>
        <w:t xml:space="preserve"> elevations in the Northern Appalachians</w:t>
      </w:r>
      <w:r w:rsidR="007F4337" w:rsidRPr="00C213BD">
        <w:rPr>
          <w:rFonts w:ascii="Times New Roman" w:hAnsi="Times New Roman" w:cs="Times New Roman"/>
          <w:sz w:val="24"/>
          <w:szCs w:val="24"/>
        </w:rPr>
        <w:t xml:space="preserve"> in response to warming temperatures</w:t>
      </w:r>
      <w:r w:rsidR="006133D6" w:rsidRPr="00C213BD">
        <w:rPr>
          <w:rFonts w:ascii="Times New Roman" w:hAnsi="Times New Roman" w:cs="Times New Roman"/>
          <w:sz w:val="24"/>
          <w:szCs w:val="24"/>
        </w:rPr>
        <w:t>, DeLuca and King (2017) documented upward movement of the upper elevational boundary of black-throated blue warblers over time and overall upslope shifts in occurrence for black-throated blue warblers, ovenbirds, American redstarts, Canada warblers, and blackburnian warblers. Their study corroborated the importance of elevational gradients when considering the impacts of climate change, as did a climate mitigation review article focusing on the Southern Appalachians (Conroy et al. 2011). The authors of the latter paper predicted that both latitudinal and elevational gradients might mediate the influence of climate, such that birds at lower elevations near the edge of their southern range would be especially sensitive to climate drivers, which is what my study showed</w:t>
      </w:r>
      <w:r w:rsidR="00322913" w:rsidRPr="00C213BD">
        <w:rPr>
          <w:rFonts w:ascii="Times New Roman" w:hAnsi="Times New Roman" w:cs="Times New Roman"/>
          <w:sz w:val="24"/>
          <w:szCs w:val="24"/>
        </w:rPr>
        <w:t xml:space="preserve"> for </w:t>
      </w:r>
      <w:r w:rsidR="00837235" w:rsidRPr="00C213BD">
        <w:rPr>
          <w:rFonts w:ascii="Times New Roman" w:hAnsi="Times New Roman" w:cs="Times New Roman"/>
          <w:sz w:val="24"/>
          <w:szCs w:val="24"/>
        </w:rPr>
        <w:t xml:space="preserve">both northern and </w:t>
      </w:r>
      <w:r w:rsidR="00322913" w:rsidRPr="00C213BD">
        <w:rPr>
          <w:rFonts w:ascii="Times New Roman" w:hAnsi="Times New Roman" w:cs="Times New Roman"/>
          <w:sz w:val="24"/>
          <w:szCs w:val="24"/>
        </w:rPr>
        <w:t>trailing species</w:t>
      </w:r>
      <w:r w:rsidR="006133D6" w:rsidRPr="00C213BD">
        <w:rPr>
          <w:rFonts w:ascii="Times New Roman" w:hAnsi="Times New Roman" w:cs="Times New Roman"/>
          <w:sz w:val="24"/>
          <w:szCs w:val="24"/>
        </w:rPr>
        <w:t>.</w:t>
      </w:r>
    </w:p>
    <w:p w14:paraId="4F43EDD2" w14:textId="6FDF5D19" w:rsidR="006133D6" w:rsidRPr="00C213BD" w:rsidRDefault="00986846"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exhibited a strong positive response to rising temperatures at low elevations throughout the Appalachian Mountains and within the Southern Appalachians, with mixed responses to increases in temperature variability and precipitation. Therefore, at a broad scale, </w:t>
      </w:r>
      <w:commentRangeStart w:id="22"/>
      <w:r w:rsidRPr="00C213BD">
        <w:rPr>
          <w:rFonts w:ascii="Times New Roman" w:hAnsi="Times New Roman" w:cs="Times New Roman"/>
          <w:sz w:val="24"/>
          <w:szCs w:val="24"/>
        </w:rPr>
        <w:t xml:space="preserve">climate change </w:t>
      </w:r>
      <w:commentRangeEnd w:id="22"/>
      <w:r w:rsidR="004161AF">
        <w:rPr>
          <w:rStyle w:val="CommentReference"/>
        </w:rPr>
        <w:commentReference w:id="22"/>
      </w:r>
      <w:r w:rsidRPr="00C213BD">
        <w:rPr>
          <w:rFonts w:ascii="Times New Roman" w:hAnsi="Times New Roman" w:cs="Times New Roman"/>
          <w:sz w:val="24"/>
          <w:szCs w:val="24"/>
        </w:rPr>
        <w:t xml:space="preserve">could potentially result in a slight increase in net overall species richness at sites across the Appalachian Mountains. However, results from this study underscore the importance of climate-related guild designation, with models indicating that the 4 guilds in the Appalachian Mountains would respond differently to climate change across the entire region (Figure 5). </w:t>
      </w:r>
      <w:r w:rsidR="006133D6" w:rsidRPr="00C213BD">
        <w:rPr>
          <w:rFonts w:ascii="Times New Roman" w:hAnsi="Times New Roman" w:cs="Times New Roman"/>
          <w:sz w:val="24"/>
          <w:szCs w:val="24"/>
        </w:rPr>
        <w:t>When applying the guild-level results in considerations of the potential effects of climate change, north</w:t>
      </w:r>
      <w:r w:rsidR="008E1556">
        <w:rPr>
          <w:rFonts w:ascii="Times New Roman" w:hAnsi="Times New Roman" w:cs="Times New Roman"/>
          <w:sz w:val="24"/>
          <w:szCs w:val="24"/>
        </w:rPr>
        <w:t>ern</w:t>
      </w:r>
      <w:r w:rsidR="006133D6" w:rsidRPr="00C213BD">
        <w:rPr>
          <w:rFonts w:ascii="Times New Roman" w:hAnsi="Times New Roman" w:cs="Times New Roman"/>
          <w:sz w:val="24"/>
          <w:szCs w:val="24"/>
        </w:rPr>
        <w:t xml:space="preserve"> species and trailing species seem to be most at risk. Based on the modeled responses to temperature, trailing guild richness should decline in much of the Appalachian Mountains as temperatures warm, and both north and trailing guild richness</w:t>
      </w:r>
      <w:r w:rsidR="003A6AFD" w:rsidRPr="00C213BD">
        <w:rPr>
          <w:rFonts w:ascii="Times New Roman" w:hAnsi="Times New Roman" w:cs="Times New Roman"/>
          <w:sz w:val="24"/>
          <w:szCs w:val="24"/>
        </w:rPr>
        <w:t xml:space="preserve"> and north</w:t>
      </w:r>
      <w:r w:rsidR="008E1556">
        <w:rPr>
          <w:rFonts w:ascii="Times New Roman" w:hAnsi="Times New Roman" w:cs="Times New Roman"/>
          <w:sz w:val="24"/>
          <w:szCs w:val="24"/>
        </w:rPr>
        <w:t>ern</w:t>
      </w:r>
      <w:r w:rsidR="003A6AFD" w:rsidRPr="00C213BD">
        <w:rPr>
          <w:rFonts w:ascii="Times New Roman" w:hAnsi="Times New Roman" w:cs="Times New Roman"/>
          <w:sz w:val="24"/>
          <w:szCs w:val="24"/>
        </w:rPr>
        <w:t xml:space="preserve"> species abundance</w:t>
      </w:r>
      <w:r w:rsidR="006133D6" w:rsidRPr="00C213BD">
        <w:rPr>
          <w:rFonts w:ascii="Times New Roman" w:hAnsi="Times New Roman" w:cs="Times New Roman"/>
          <w:sz w:val="24"/>
          <w:szCs w:val="24"/>
        </w:rPr>
        <w:t xml:space="preserve"> is likely to decline as temperatures become more variable. Increasing precipitation amounts may lead to further declines in north guild </w:t>
      </w:r>
      <w:r w:rsidR="003A6AFD" w:rsidRPr="00C213BD">
        <w:rPr>
          <w:rFonts w:ascii="Times New Roman" w:hAnsi="Times New Roman" w:cs="Times New Roman"/>
          <w:sz w:val="24"/>
          <w:szCs w:val="24"/>
        </w:rPr>
        <w:t>richness</w:t>
      </w:r>
      <w:r w:rsidR="006133D6" w:rsidRPr="00C213BD">
        <w:rPr>
          <w:rFonts w:ascii="Times New Roman" w:hAnsi="Times New Roman" w:cs="Times New Roman"/>
          <w:sz w:val="24"/>
          <w:szCs w:val="24"/>
        </w:rPr>
        <w:t xml:space="preserve">, but </w:t>
      </w:r>
      <w:r w:rsidR="00C213BD">
        <w:rPr>
          <w:rFonts w:ascii="Times New Roman" w:hAnsi="Times New Roman" w:cs="Times New Roman"/>
          <w:sz w:val="24"/>
          <w:szCs w:val="24"/>
        </w:rPr>
        <w:t xml:space="preserve">it </w:t>
      </w:r>
      <w:r w:rsidR="006133D6" w:rsidRPr="00C213BD">
        <w:rPr>
          <w:rFonts w:ascii="Times New Roman" w:hAnsi="Times New Roman" w:cs="Times New Roman"/>
          <w:sz w:val="24"/>
          <w:szCs w:val="24"/>
        </w:rPr>
        <w:t xml:space="preserve">may benefit trailing guild </w:t>
      </w:r>
      <w:r w:rsidR="003A6AFD" w:rsidRPr="00C213BD">
        <w:rPr>
          <w:rFonts w:ascii="Times New Roman" w:hAnsi="Times New Roman" w:cs="Times New Roman"/>
          <w:sz w:val="24"/>
          <w:szCs w:val="24"/>
        </w:rPr>
        <w:t>richness and trailing species</w:t>
      </w:r>
      <w:r w:rsidR="006133D6" w:rsidRPr="00C213BD">
        <w:rPr>
          <w:rFonts w:ascii="Times New Roman" w:hAnsi="Times New Roman" w:cs="Times New Roman"/>
          <w:sz w:val="24"/>
          <w:szCs w:val="24"/>
        </w:rPr>
        <w:t>, as precipitation generally had a positive effect</w:t>
      </w:r>
      <w:r w:rsidR="003A6AFD" w:rsidRPr="00C213BD">
        <w:rPr>
          <w:rFonts w:ascii="Times New Roman" w:hAnsi="Times New Roman" w:cs="Times New Roman"/>
          <w:sz w:val="24"/>
          <w:szCs w:val="24"/>
        </w:rPr>
        <w:t xml:space="preserve"> on them</w:t>
      </w:r>
      <w:r w:rsidR="006133D6" w:rsidRPr="00C213BD">
        <w:rPr>
          <w:rFonts w:ascii="Times New Roman" w:hAnsi="Times New Roman" w:cs="Times New Roman"/>
          <w:sz w:val="24"/>
          <w:szCs w:val="24"/>
        </w:rPr>
        <w:t xml:space="preserve">. Other studies have also concluded that northern and high-elevation species are most at risk from warming temperatures </w:t>
      </w:r>
      <w:r w:rsidR="006133D6" w:rsidRPr="00C213BD">
        <w:rPr>
          <w:rFonts w:ascii="Times New Roman" w:hAnsi="Times New Roman" w:cs="Times New Roman"/>
          <w:sz w:val="24"/>
          <w:szCs w:val="24"/>
        </w:rPr>
        <w:fldChar w:fldCharType="begin" w:fldLock="1"/>
      </w:r>
      <w:r w:rsidR="006133D6" w:rsidRPr="00C213BD">
        <w:rPr>
          <w:rFonts w:ascii="Times New Roman" w:hAnsi="Times New Roman" w:cs="Times New Roman"/>
          <w:sz w:val="24"/>
          <w:szCs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Northeast","type":"article-journal","volume":"13"},"uris":["http://www.mendeley.com/documents/?uuid=2df19d34-c2f7-3b8f-8fda-2b109fc4b273"]}],"mendeley":{"formattedCitation":"(Rodenhouse et al. 2008)","plainTextFormattedCitation":"(Rodenhouse et al. 2008)","previouslyFormattedCitation":"(Rodenhouse et al. 2008)"},"properties":{"noteIndex":0},"schema":"https://github.com/citation-style-language/schema/raw/master/csl-citation.json"}</w:instrText>
      </w:r>
      <w:r w:rsidR="006133D6" w:rsidRPr="00C213BD">
        <w:rPr>
          <w:rFonts w:ascii="Times New Roman" w:hAnsi="Times New Roman" w:cs="Times New Roman"/>
          <w:sz w:val="24"/>
          <w:szCs w:val="24"/>
        </w:rPr>
        <w:fldChar w:fldCharType="separate"/>
      </w:r>
      <w:r w:rsidR="006133D6" w:rsidRPr="00C213BD">
        <w:rPr>
          <w:rFonts w:ascii="Times New Roman" w:hAnsi="Times New Roman" w:cs="Times New Roman"/>
          <w:noProof/>
          <w:sz w:val="24"/>
          <w:szCs w:val="24"/>
        </w:rPr>
        <w:t>(Rodenhouse et al. 2008)</w:t>
      </w:r>
      <w:r w:rsidR="006133D6" w:rsidRPr="00C213BD">
        <w:rPr>
          <w:rFonts w:ascii="Times New Roman" w:hAnsi="Times New Roman" w:cs="Times New Roman"/>
          <w:sz w:val="24"/>
          <w:szCs w:val="24"/>
        </w:rPr>
        <w:fldChar w:fldCharType="end"/>
      </w:r>
      <w:r w:rsidR="006133D6" w:rsidRPr="00C213BD">
        <w:rPr>
          <w:rFonts w:ascii="Times New Roman" w:hAnsi="Times New Roman" w:cs="Times New Roman"/>
          <w:sz w:val="24"/>
          <w:szCs w:val="24"/>
        </w:rPr>
        <w:t xml:space="preserve">. In contrast, general guild </w:t>
      </w:r>
      <w:r w:rsidR="008172AD" w:rsidRPr="00C213BD">
        <w:rPr>
          <w:rFonts w:ascii="Times New Roman" w:hAnsi="Times New Roman" w:cs="Times New Roman"/>
          <w:sz w:val="24"/>
          <w:szCs w:val="24"/>
        </w:rPr>
        <w:t>richness</w:t>
      </w:r>
      <w:r w:rsidR="006133D6" w:rsidRPr="00C213BD">
        <w:rPr>
          <w:rFonts w:ascii="Times New Roman" w:hAnsi="Times New Roman" w:cs="Times New Roman"/>
          <w:sz w:val="24"/>
          <w:szCs w:val="24"/>
        </w:rPr>
        <w:t xml:space="preserve"> </w:t>
      </w:r>
      <w:r w:rsidR="008172AD" w:rsidRPr="00C213BD">
        <w:rPr>
          <w:rFonts w:ascii="Times New Roman" w:hAnsi="Times New Roman" w:cs="Times New Roman"/>
          <w:sz w:val="24"/>
          <w:szCs w:val="24"/>
        </w:rPr>
        <w:t>is</w:t>
      </w:r>
      <w:r w:rsidR="006133D6" w:rsidRPr="00C213BD">
        <w:rPr>
          <w:rFonts w:ascii="Times New Roman" w:hAnsi="Times New Roman" w:cs="Times New Roman"/>
          <w:sz w:val="24"/>
          <w:szCs w:val="24"/>
        </w:rPr>
        <w:t xml:space="preserve"> most likely to respond positively to climate change. Increasing mean temperature and temperature variability both had a positive effect on general guild richness across most of the Appalachian Mountains, whereas increasing precipitation had mixed impacts.</w:t>
      </w:r>
    </w:p>
    <w:p w14:paraId="6FC1582B" w14:textId="01F8C022" w:rsidR="004F4789" w:rsidRPr="00C213BD" w:rsidRDefault="005B142C" w:rsidP="00103A54">
      <w:pPr>
        <w:spacing w:line="276" w:lineRule="auto"/>
        <w:ind w:firstLine="720"/>
        <w:rPr>
          <w:rFonts w:ascii="Times New Roman" w:hAnsi="Times New Roman" w:cs="Times New Roman"/>
          <w:sz w:val="24"/>
          <w:szCs w:val="24"/>
        </w:rPr>
      </w:pPr>
      <w:commentRangeStart w:id="23"/>
      <w:r w:rsidRPr="00C213BD">
        <w:rPr>
          <w:rFonts w:ascii="Times New Roman" w:hAnsi="Times New Roman" w:cs="Times New Roman"/>
          <w:sz w:val="24"/>
          <w:szCs w:val="24"/>
        </w:rPr>
        <w:t xml:space="preserve">In addition, the strength of this study is being able to determine specific regions (based on latitude and elevation) within the Appalachian Mountains where </w:t>
      </w:r>
      <w:r w:rsidR="009A403C" w:rsidRPr="00C213BD">
        <w:rPr>
          <w:rFonts w:ascii="Times New Roman" w:hAnsi="Times New Roman" w:cs="Times New Roman"/>
          <w:sz w:val="24"/>
          <w:szCs w:val="24"/>
        </w:rPr>
        <w:t>declines in overall species and guild richness</w:t>
      </w:r>
      <w:r w:rsidR="006261BC" w:rsidRPr="00C213BD">
        <w:rPr>
          <w:rFonts w:ascii="Times New Roman" w:hAnsi="Times New Roman" w:cs="Times New Roman"/>
          <w:sz w:val="24"/>
          <w:szCs w:val="24"/>
        </w:rPr>
        <w:t xml:space="preserve"> and focal species abundance</w:t>
      </w:r>
      <w:r w:rsidRPr="00C213BD">
        <w:rPr>
          <w:rFonts w:ascii="Times New Roman" w:hAnsi="Times New Roman" w:cs="Times New Roman"/>
          <w:sz w:val="24"/>
          <w:szCs w:val="24"/>
        </w:rPr>
        <w:t xml:space="preserve"> are mostly likely to occur</w:t>
      </w:r>
      <w:r w:rsidR="009A403C" w:rsidRPr="00C213BD">
        <w:rPr>
          <w:rFonts w:ascii="Times New Roman" w:hAnsi="Times New Roman" w:cs="Times New Roman"/>
          <w:sz w:val="24"/>
          <w:szCs w:val="24"/>
        </w:rPr>
        <w:t xml:space="preserve"> in response to climate </w:t>
      </w:r>
      <w:r w:rsidR="009A403C" w:rsidRPr="00C213BD">
        <w:rPr>
          <w:rFonts w:ascii="Times New Roman" w:hAnsi="Times New Roman" w:cs="Times New Roman"/>
          <w:sz w:val="24"/>
          <w:szCs w:val="24"/>
        </w:rPr>
        <w:lastRenderedPageBreak/>
        <w:t>change (</w:t>
      </w:r>
      <w:r w:rsidR="004F4789" w:rsidRPr="00C213BD">
        <w:rPr>
          <w:rFonts w:ascii="Times New Roman" w:hAnsi="Times New Roman" w:cs="Times New Roman"/>
          <w:sz w:val="24"/>
          <w:szCs w:val="24"/>
        </w:rPr>
        <w:t>Figure</w:t>
      </w:r>
      <w:r w:rsidR="006261BC" w:rsidRPr="00C213BD">
        <w:rPr>
          <w:rFonts w:ascii="Times New Roman" w:hAnsi="Times New Roman" w:cs="Times New Roman"/>
          <w:sz w:val="24"/>
          <w:szCs w:val="24"/>
        </w:rPr>
        <w:t xml:space="preserve"> 5</w:t>
      </w:r>
      <w:r w:rsidR="009A403C" w:rsidRPr="00C213BD">
        <w:rPr>
          <w:rFonts w:ascii="Times New Roman" w:hAnsi="Times New Roman" w:cs="Times New Roman"/>
          <w:sz w:val="24"/>
          <w:szCs w:val="24"/>
        </w:rPr>
        <w:t xml:space="preserve">). </w:t>
      </w:r>
      <w:commentRangeEnd w:id="23"/>
      <w:r w:rsidR="004161AF">
        <w:rPr>
          <w:rStyle w:val="CommentReference"/>
        </w:rPr>
        <w:commentReference w:id="23"/>
      </w:r>
      <w:r w:rsidR="004035B9" w:rsidRPr="00C213BD">
        <w:rPr>
          <w:rFonts w:ascii="Times New Roman" w:hAnsi="Times New Roman" w:cs="Times New Roman"/>
          <w:sz w:val="24"/>
          <w:szCs w:val="24"/>
        </w:rPr>
        <w:t>Assuming relationships with climate</w:t>
      </w:r>
      <w:r w:rsidR="00BB59DF" w:rsidRPr="00C213BD">
        <w:rPr>
          <w:rFonts w:ascii="Times New Roman" w:hAnsi="Times New Roman" w:cs="Times New Roman"/>
          <w:sz w:val="24"/>
          <w:szCs w:val="24"/>
        </w:rPr>
        <w:t xml:space="preserve"> factors</w:t>
      </w:r>
      <w:r w:rsidR="004035B9" w:rsidRPr="00C213BD">
        <w:rPr>
          <w:rFonts w:ascii="Times New Roman" w:hAnsi="Times New Roman" w:cs="Times New Roman"/>
          <w:sz w:val="24"/>
          <w:szCs w:val="24"/>
        </w:rPr>
        <w:t xml:space="preserve"> remain stationary through time and that future climate conditions do not surpass unknown biological thresholds in tolerance, </w:t>
      </w:r>
      <w:commentRangeStart w:id="24"/>
      <w:r w:rsidR="004035B9" w:rsidRPr="00C213BD">
        <w:rPr>
          <w:rFonts w:ascii="Times New Roman" w:hAnsi="Times New Roman" w:cs="Times New Roman"/>
          <w:sz w:val="24"/>
          <w:szCs w:val="24"/>
        </w:rPr>
        <w:t xml:space="preserve">I would expect </w:t>
      </w:r>
      <w:r w:rsidR="00484D2A" w:rsidRPr="00C213BD">
        <w:rPr>
          <w:rFonts w:ascii="Times New Roman" w:hAnsi="Times New Roman" w:cs="Times New Roman"/>
          <w:sz w:val="24"/>
          <w:szCs w:val="24"/>
        </w:rPr>
        <w:t xml:space="preserve">the cumulative effects of </w:t>
      </w:r>
      <w:r w:rsidR="004035B9" w:rsidRPr="00C213BD">
        <w:rPr>
          <w:rFonts w:ascii="Times New Roman" w:hAnsi="Times New Roman" w:cs="Times New Roman"/>
          <w:sz w:val="24"/>
          <w:szCs w:val="24"/>
        </w:rPr>
        <w:t>w</w:t>
      </w:r>
      <w:r w:rsidR="009A403C" w:rsidRPr="00C213BD">
        <w:rPr>
          <w:rFonts w:ascii="Times New Roman" w:hAnsi="Times New Roman" w:cs="Times New Roman"/>
          <w:sz w:val="24"/>
          <w:szCs w:val="24"/>
        </w:rPr>
        <w:t xml:space="preserve">arming temperatures </w:t>
      </w:r>
      <w:r w:rsidR="00484D2A" w:rsidRPr="00C213BD">
        <w:rPr>
          <w:rFonts w:ascii="Times New Roman" w:hAnsi="Times New Roman" w:cs="Times New Roman"/>
          <w:sz w:val="24"/>
          <w:szCs w:val="24"/>
        </w:rPr>
        <w:t xml:space="preserve">and increasing temperature variability </w:t>
      </w:r>
      <w:r w:rsidR="004035B9" w:rsidRPr="00C213BD">
        <w:rPr>
          <w:rFonts w:ascii="Times New Roman" w:hAnsi="Times New Roman" w:cs="Times New Roman"/>
          <w:sz w:val="24"/>
          <w:szCs w:val="24"/>
        </w:rPr>
        <w:t>to</w:t>
      </w:r>
      <w:r w:rsidR="009A403C" w:rsidRPr="00C213BD">
        <w:rPr>
          <w:rFonts w:ascii="Times New Roman" w:hAnsi="Times New Roman" w:cs="Times New Roman"/>
          <w:sz w:val="24"/>
          <w:szCs w:val="24"/>
        </w:rPr>
        <w:t xml:space="preserve"> </w:t>
      </w:r>
      <w:r w:rsidR="00484D2A" w:rsidRPr="00C213BD">
        <w:rPr>
          <w:rFonts w:ascii="Times New Roman" w:hAnsi="Times New Roman" w:cs="Times New Roman"/>
          <w:sz w:val="24"/>
          <w:szCs w:val="24"/>
        </w:rPr>
        <w:t>result in</w:t>
      </w:r>
      <w:r w:rsidR="009A403C" w:rsidRPr="00C213BD">
        <w:rPr>
          <w:rFonts w:ascii="Times New Roman" w:hAnsi="Times New Roman" w:cs="Times New Roman"/>
          <w:sz w:val="24"/>
          <w:szCs w:val="24"/>
        </w:rPr>
        <w:t xml:space="preserve"> the steepest decreases </w:t>
      </w:r>
      <w:r w:rsidR="004F4789" w:rsidRPr="00C213BD">
        <w:rPr>
          <w:rFonts w:ascii="Times New Roman" w:hAnsi="Times New Roman" w:cs="Times New Roman"/>
          <w:sz w:val="24"/>
          <w:szCs w:val="24"/>
        </w:rPr>
        <w:t xml:space="preserve">in </w:t>
      </w:r>
      <w:r w:rsidR="0077362F" w:rsidRPr="00C213BD">
        <w:rPr>
          <w:rFonts w:ascii="Times New Roman" w:hAnsi="Times New Roman" w:cs="Times New Roman"/>
          <w:sz w:val="24"/>
          <w:szCs w:val="24"/>
        </w:rPr>
        <w:t>southern species, trailing species, and climate generalist species</w:t>
      </w:r>
      <w:r w:rsidRPr="00C213BD">
        <w:rPr>
          <w:rFonts w:ascii="Times New Roman" w:hAnsi="Times New Roman" w:cs="Times New Roman"/>
          <w:sz w:val="24"/>
          <w:szCs w:val="24"/>
        </w:rPr>
        <w:t xml:space="preserve"> at low elevations in the Southern Appalachians</w:t>
      </w:r>
      <w:commentRangeEnd w:id="24"/>
      <w:r w:rsidR="004161AF">
        <w:rPr>
          <w:rStyle w:val="CommentReference"/>
        </w:rPr>
        <w:commentReference w:id="24"/>
      </w:r>
      <w:r w:rsidRPr="00C213BD">
        <w:rPr>
          <w:rFonts w:ascii="Times New Roman" w:hAnsi="Times New Roman" w:cs="Times New Roman"/>
          <w:sz w:val="24"/>
          <w:szCs w:val="24"/>
        </w:rPr>
        <w:t xml:space="preserve">. </w:t>
      </w:r>
      <w:r w:rsidR="00484D2A" w:rsidRPr="00C213BD">
        <w:rPr>
          <w:rFonts w:ascii="Times New Roman" w:hAnsi="Times New Roman" w:cs="Times New Roman"/>
          <w:sz w:val="24"/>
          <w:szCs w:val="24"/>
        </w:rPr>
        <w:t xml:space="preserve">Species occurring at low elevations </w:t>
      </w:r>
      <w:r w:rsidR="0077362F" w:rsidRPr="00C213BD">
        <w:rPr>
          <w:rFonts w:ascii="Times New Roman" w:hAnsi="Times New Roman" w:cs="Times New Roman"/>
          <w:sz w:val="24"/>
          <w:szCs w:val="24"/>
        </w:rPr>
        <w:t xml:space="preserve">in the Northern and Central Appalachians </w:t>
      </w:r>
      <w:r w:rsidR="00484D2A" w:rsidRPr="00C213BD">
        <w:rPr>
          <w:rFonts w:ascii="Times New Roman" w:hAnsi="Times New Roman" w:cs="Times New Roman"/>
          <w:sz w:val="24"/>
          <w:szCs w:val="24"/>
        </w:rPr>
        <w:t xml:space="preserve">may also be vulnerable to increasing temperature variability. </w:t>
      </w:r>
      <w:r w:rsidR="00992E3E" w:rsidRPr="00C213BD">
        <w:rPr>
          <w:rFonts w:ascii="Times New Roman" w:hAnsi="Times New Roman" w:cs="Times New Roman"/>
          <w:sz w:val="24"/>
          <w:szCs w:val="24"/>
        </w:rPr>
        <w:t xml:space="preserve">The effects of increasing precipitation </w:t>
      </w:r>
      <w:r w:rsidR="00A14DFE" w:rsidRPr="00C213BD">
        <w:rPr>
          <w:rFonts w:ascii="Times New Roman" w:hAnsi="Times New Roman" w:cs="Times New Roman"/>
          <w:sz w:val="24"/>
          <w:szCs w:val="24"/>
        </w:rPr>
        <w:t>were</w:t>
      </w:r>
      <w:r w:rsidR="00992E3E" w:rsidRPr="00C213BD">
        <w:rPr>
          <w:rFonts w:ascii="Times New Roman" w:hAnsi="Times New Roman" w:cs="Times New Roman"/>
          <w:sz w:val="24"/>
          <w:szCs w:val="24"/>
        </w:rPr>
        <w:t xml:space="preserve"> more variable and </w:t>
      </w:r>
      <w:r w:rsidR="00A14DFE" w:rsidRPr="00C213BD">
        <w:rPr>
          <w:rFonts w:ascii="Times New Roman" w:hAnsi="Times New Roman" w:cs="Times New Roman"/>
          <w:sz w:val="24"/>
          <w:szCs w:val="24"/>
        </w:rPr>
        <w:t xml:space="preserve">therefore </w:t>
      </w:r>
      <w:r w:rsidR="00992E3E" w:rsidRPr="00C213BD">
        <w:rPr>
          <w:rFonts w:ascii="Times New Roman" w:hAnsi="Times New Roman" w:cs="Times New Roman"/>
          <w:sz w:val="24"/>
          <w:szCs w:val="24"/>
        </w:rPr>
        <w:t>less predictable.</w:t>
      </w:r>
    </w:p>
    <w:bookmarkEnd w:id="18"/>
    <w:p w14:paraId="310FFFF7" w14:textId="7C8E6CF0" w:rsidR="007512FA" w:rsidRPr="00C213BD" w:rsidRDefault="009A403C" w:rsidP="005435ED">
      <w:pPr>
        <w:spacing w:line="276" w:lineRule="auto"/>
        <w:rPr>
          <w:rFonts w:ascii="Times New Roman" w:hAnsi="Times New Roman" w:cs="Times New Roman"/>
          <w:sz w:val="24"/>
          <w:szCs w:val="24"/>
        </w:rPr>
      </w:pPr>
      <w:r w:rsidRPr="00C213BD">
        <w:rPr>
          <w:rFonts w:ascii="Times New Roman" w:hAnsi="Times New Roman" w:cs="Times New Roman"/>
          <w:sz w:val="24"/>
          <w:szCs w:val="24"/>
        </w:rPr>
        <w:tab/>
      </w:r>
      <w:r w:rsidR="00C26168" w:rsidRPr="00C213BD">
        <w:rPr>
          <w:rFonts w:ascii="Times New Roman" w:hAnsi="Times New Roman" w:cs="Times New Roman"/>
          <w:sz w:val="24"/>
          <w:szCs w:val="24"/>
        </w:rPr>
        <w:t>Just as with</w:t>
      </w:r>
      <w:r w:rsidR="00BE6F20" w:rsidRPr="00C213BD">
        <w:rPr>
          <w:rFonts w:ascii="Times New Roman" w:hAnsi="Times New Roman" w:cs="Times New Roman"/>
          <w:sz w:val="24"/>
          <w:szCs w:val="24"/>
        </w:rPr>
        <w:t xml:space="preserve"> relationships with climate factors, t</w:t>
      </w:r>
      <w:r w:rsidRPr="00C213BD">
        <w:rPr>
          <w:rFonts w:ascii="Times New Roman" w:hAnsi="Times New Roman" w:cs="Times New Roman"/>
          <w:sz w:val="24"/>
          <w:szCs w:val="24"/>
        </w:rPr>
        <w:t xml:space="preserve">emporal trends in guild richness and focal species abundance were mediated by </w:t>
      </w:r>
      <w:r w:rsidR="00D23F71" w:rsidRPr="00C213BD">
        <w:rPr>
          <w:rFonts w:ascii="Times New Roman" w:hAnsi="Times New Roman" w:cs="Times New Roman"/>
          <w:sz w:val="24"/>
          <w:szCs w:val="24"/>
        </w:rPr>
        <w:t>primarily</w:t>
      </w:r>
      <w:r w:rsidRPr="00C213BD">
        <w:rPr>
          <w:rFonts w:ascii="Times New Roman" w:hAnsi="Times New Roman" w:cs="Times New Roman"/>
          <w:sz w:val="24"/>
          <w:szCs w:val="24"/>
        </w:rPr>
        <w:t xml:space="preserve"> latitude and elevation</w:t>
      </w:r>
      <w:r w:rsidR="00077F44" w:rsidRPr="00C213BD">
        <w:rPr>
          <w:rFonts w:ascii="Times New Roman" w:hAnsi="Times New Roman" w:cs="Times New Roman"/>
          <w:sz w:val="24"/>
          <w:szCs w:val="24"/>
        </w:rPr>
        <w:t xml:space="preserve">, although the direction of changes over time seemed primarily correlated with latitude </w:t>
      </w:r>
      <w:r w:rsidRPr="00C213BD">
        <w:rPr>
          <w:rFonts w:ascii="Times New Roman" w:hAnsi="Times New Roman" w:cs="Times New Roman"/>
          <w:sz w:val="24"/>
          <w:szCs w:val="24"/>
        </w:rPr>
        <w:t>(</w:t>
      </w:r>
      <w:r w:rsidR="00031410" w:rsidRPr="00C213BD">
        <w:rPr>
          <w:rFonts w:ascii="Times New Roman" w:hAnsi="Times New Roman" w:cs="Times New Roman"/>
          <w:sz w:val="24"/>
          <w:szCs w:val="24"/>
        </w:rPr>
        <w:t>Table 7</w:t>
      </w:r>
      <w:r w:rsidRPr="00C213BD">
        <w:rPr>
          <w:rFonts w:ascii="Times New Roman" w:hAnsi="Times New Roman" w:cs="Times New Roman"/>
          <w:sz w:val="24"/>
          <w:szCs w:val="24"/>
        </w:rPr>
        <w:t>).</w:t>
      </w:r>
      <w:r w:rsidR="00BE6F20" w:rsidRPr="00C213BD">
        <w:rPr>
          <w:rFonts w:ascii="Times New Roman" w:hAnsi="Times New Roman" w:cs="Times New Roman"/>
          <w:sz w:val="24"/>
          <w:szCs w:val="24"/>
        </w:rPr>
        <w:t xml:space="preserve"> For example, overall species richness decreased over time in the Southern Appalachians, north</w:t>
      </w:r>
      <w:r w:rsidR="00FD0E8F" w:rsidRPr="00C213BD">
        <w:rPr>
          <w:rFonts w:ascii="Times New Roman" w:hAnsi="Times New Roman" w:cs="Times New Roman"/>
          <w:sz w:val="24"/>
          <w:szCs w:val="24"/>
        </w:rPr>
        <w:t xml:space="preserve">ern species </w:t>
      </w:r>
      <w:r w:rsidR="00BE6F20" w:rsidRPr="00C213BD">
        <w:rPr>
          <w:rFonts w:ascii="Times New Roman" w:hAnsi="Times New Roman" w:cs="Times New Roman"/>
          <w:sz w:val="24"/>
          <w:szCs w:val="24"/>
        </w:rPr>
        <w:t xml:space="preserve">decreased over time in the Northern Appalachians, and </w:t>
      </w:r>
      <w:r w:rsidR="00FD0E8F" w:rsidRPr="00C213BD">
        <w:rPr>
          <w:rFonts w:ascii="Times New Roman" w:hAnsi="Times New Roman" w:cs="Times New Roman"/>
          <w:sz w:val="24"/>
          <w:szCs w:val="24"/>
        </w:rPr>
        <w:t>southern species</w:t>
      </w:r>
      <w:r w:rsidR="003920BA" w:rsidRPr="00C213BD">
        <w:rPr>
          <w:rFonts w:ascii="Times New Roman" w:hAnsi="Times New Roman" w:cs="Times New Roman"/>
          <w:sz w:val="24"/>
          <w:szCs w:val="24"/>
        </w:rPr>
        <w:t xml:space="preserve"> </w:t>
      </w:r>
      <w:r w:rsidR="00BE6F20" w:rsidRPr="00C213BD">
        <w:rPr>
          <w:rFonts w:ascii="Times New Roman" w:hAnsi="Times New Roman" w:cs="Times New Roman"/>
          <w:sz w:val="24"/>
          <w:szCs w:val="24"/>
        </w:rPr>
        <w:t xml:space="preserve">decreased over time in the Central Appalachians. </w:t>
      </w:r>
      <w:r w:rsidR="00C2707D" w:rsidRPr="00C213BD">
        <w:rPr>
          <w:rFonts w:ascii="Times New Roman" w:hAnsi="Times New Roman" w:cs="Times New Roman"/>
          <w:sz w:val="24"/>
          <w:szCs w:val="24"/>
        </w:rPr>
        <w:t>Although t</w:t>
      </w:r>
      <w:r w:rsidR="00BE6F20" w:rsidRPr="00C213BD">
        <w:rPr>
          <w:rFonts w:ascii="Times New Roman" w:hAnsi="Times New Roman" w:cs="Times New Roman"/>
          <w:sz w:val="24"/>
          <w:szCs w:val="24"/>
        </w:rPr>
        <w:t xml:space="preserve">here did not appear to be any discernible prevailing regional pattern in </w:t>
      </w:r>
      <w:r w:rsidR="00333BF2" w:rsidRPr="00C213BD">
        <w:rPr>
          <w:rFonts w:ascii="Times New Roman" w:hAnsi="Times New Roman" w:cs="Times New Roman"/>
          <w:sz w:val="24"/>
          <w:szCs w:val="24"/>
        </w:rPr>
        <w:t>decreasing or increasing</w:t>
      </w:r>
      <w:r w:rsidR="00BE6F20" w:rsidRPr="00C213BD">
        <w:rPr>
          <w:rFonts w:ascii="Times New Roman" w:hAnsi="Times New Roman" w:cs="Times New Roman"/>
          <w:sz w:val="24"/>
          <w:szCs w:val="24"/>
        </w:rPr>
        <w:t xml:space="preserve"> richness over time</w:t>
      </w:r>
      <w:r w:rsidR="00333BF2" w:rsidRPr="00C213BD">
        <w:rPr>
          <w:rFonts w:ascii="Times New Roman" w:hAnsi="Times New Roman" w:cs="Times New Roman"/>
          <w:sz w:val="24"/>
          <w:szCs w:val="24"/>
        </w:rPr>
        <w:t xml:space="preserve">, </w:t>
      </w:r>
      <w:r w:rsidR="00C2707D" w:rsidRPr="00C213BD">
        <w:rPr>
          <w:rFonts w:ascii="Times New Roman" w:hAnsi="Times New Roman" w:cs="Times New Roman"/>
          <w:sz w:val="24"/>
          <w:szCs w:val="24"/>
        </w:rPr>
        <w:t>o</w:t>
      </w:r>
      <w:r w:rsidRPr="00C213BD">
        <w:rPr>
          <w:rFonts w:ascii="Times New Roman" w:hAnsi="Times New Roman" w:cs="Times New Roman"/>
          <w:sz w:val="24"/>
          <w:szCs w:val="24"/>
        </w:rPr>
        <w:t xml:space="preserve">ther studies and datasets suggest similar temporal trends in the abundance of </w:t>
      </w:r>
      <w:r w:rsidR="00C2707D" w:rsidRPr="00C213BD">
        <w:rPr>
          <w:rFonts w:ascii="Times New Roman" w:hAnsi="Times New Roman" w:cs="Times New Roman"/>
          <w:sz w:val="24"/>
          <w:szCs w:val="24"/>
        </w:rPr>
        <w:t>the 16</w:t>
      </w:r>
      <w:r w:rsidRPr="00C213BD">
        <w:rPr>
          <w:rFonts w:ascii="Times New Roman" w:hAnsi="Times New Roman" w:cs="Times New Roman"/>
          <w:sz w:val="24"/>
          <w:szCs w:val="24"/>
        </w:rPr>
        <w:t xml:space="preserve"> focal forest songbird species and have documented regional variation in those trends along latitudinal gradients. For example, my results regarding temporal trends in the 3 northern species </w:t>
      </w:r>
      <w:r w:rsidR="00103A54" w:rsidRPr="00C213BD">
        <w:rPr>
          <w:rFonts w:ascii="Times New Roman" w:hAnsi="Times New Roman" w:cs="Times New Roman"/>
          <w:sz w:val="24"/>
          <w:szCs w:val="24"/>
        </w:rPr>
        <w:t>align with those of</w:t>
      </w:r>
      <w:r w:rsidRPr="00C213BD">
        <w:rPr>
          <w:rFonts w:ascii="Times New Roman" w:hAnsi="Times New Roman" w:cs="Times New Roman"/>
          <w:sz w:val="24"/>
          <w:szCs w:val="24"/>
        </w:rPr>
        <w:t xml:space="preserve"> a study that used data from 1993–2003 from the White Mountains of New Hampshire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{"citationItems":[{"id":"ITEM-1","itemData":{"DOI":"10.1007/S10531-007-9244-9/METRICS","ISSN":"09603115","abstract":"Declines in bird populations are an important issue facing conservationists. Although studies have documented bird declines in a variety of lowland habitats, montane habitats are generally under represented in these investigations. Nevertheless, montane habitats are vulnerable because of their restricted geographic distribution as well as their exposure to environmental stressors such as atmospheric deposition and climate change. We surveyed birds at 768 points on 42 transects in montane spruce-fir forests the White Mountains of New Hampshire from 1993-2003. We detected 17,479 individuals of 73 species during this period, of which 10 were abundant enough for analyses. Of these 10 species, three exhibited significant population declines during the survey period: Yellow-bellied Flycatcher (Empidonax flaviventris), Bicknell's Thrush (Catharus bicknelli) and Magnolia Warbler (Dendroica magnolia). Two of these species (Yellow-bellied Flycatcher and Bicknell's Thrush) are considered ecological indicator species for montane spruce-fir forest. Declines in these species are an indication that recent concern on the part of conservationists about montane spruce-fir forest and the birds that inhabit them are justified. Our observation that these trends were not reflected in the National Breeding Bird Survey (BBS) analyses, and that one high priority species, the Bicknell's Thrush, did not occur on BBS routes in New Hampshire during the survey period, argues for the importance of continued efforts to monitor these habitats. © 2007 Springer Science+Business Media B.V.","author":[{"dropping-particle":"","family":"King","given":"David I.","non-dropping-particle":"","parse-names":false,"suffix":""},{"dropping-particle":"","family":"Lambert","given":"J. Daniel","non-dropping-particle":"","parse-names":false,"suffix":""},{"dropping-particle":"","family":"Buonaccorsi","given":"John P.","non-dropping-particle":"","parse-names":false,"suffix":""},{"dropping-particle":"","family":"Prout","given":"Leighlan S.","non-dropping-particle":"","parse-names":false,"suffix":""}],"container-title":"Biodiversity and Conservation","id":"ITEM-1","issue":"11","issued":{"date-parts":[["2008","10","15"]]},"page":"2691-2700","publisher":"Springer","title":"Avian population trends in the vulnerable montane forests of the Northern Appalachians, USA","type":"article-journal","volume":"17"},"uris":["http://www.mendeley.com/documents/?uuid=e23b62c2-5d77-3079-a65a-18c4ace9c08e"]}],"mendeley":{"formattedCitation":"(King et al. 2008)","plainTextFormattedCitation":"(King et al. 2008)","previouslyFormattedCitation":"(King et al. 2008)"},"properties":{"noteIndex":0},"schema":"https://github.com/citation-style-language/schema/raw/master/csl-citation.json"}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(King et al. 2008)</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As another example,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{"citationItems":[{"id":"ITEM-1","itemData":{"abstract":"Geographic variation in the population dynamics of a species can result from regional variability in climate and how it affects reproduction and survival. Identifying such effects for migratory birds requires the integration of population models with knowledge of migratory connectivity between breeding and nonbreeding areas. We used Bayesian hierarchical models with 26 years of Breeding Bird Survey data (1982-2007) to investigate the impacts of breeding-and nonbreeding-season climate on abundance of American Redstarts (Setophaga ruticilla) across the species range. We focused on 15 populations defined by Bird Conservation Regions, and we included variation across routes and observers as well as temporal trends and climate effects. American Redstart populations that breed in eastern North America showed increased abundance following winters with higher plant productivity in the Caribbean where they are expected to overwinter. In contrast, western breeding populations showed little response to conditions in their expected wintering areas in west Mexico, perhaps reflecting lower migratory connectivity or differential effects of winter rainfall on individuals across the species range. Unlike the case with winter climate, we found few effects of temperature prior to arrival in spring (March-April) or during the nesting period (May-June) on abundance the following year. Eight populations showed significant changes in abundance, with the steepest declines in the Atlantic Northern Forest (À3.4%/yr) and the greatest increases in the Prairie Hardwood Transition (4%/yr). This study emphasizes how the effects of climate on populations of migratory birds are context dependent and can vary depending on geographic location and the period of the annual cycle. Such knowledge is essential for predicting regional variation in how populations of a species might vary in their response to climate change.","author":[{"dropping-particle":"","family":"Wilson","given":"Scott","non-dropping-particle":"","parse-names":false,"suffix":""},{"dropping-particle":"","family":"Ladeau","given":"Shannon L","non-dropping-particle":"","parse-names":false,"suffix":""},{"dropping-particle":"","family":"Tøttrup","given":"Anders P","non-dropping-particle":"","parse-names":false,"suffix":""},{"dropping-particle":"","family":"Marra","given":"Peter P","non-dropping-particle":"","parse-names":false,"suffix":""}],"container-title":"Ecology","id":"ITEM-1","issue":"9","issued":{"date-parts":[["2011"]]},"page":"1789-1798","title":"Range-wide effects of breeding-and nonbreeding-season climate on the abundance of a Neotropical migrant songbird","type":"article-journal","volume":"92"},"uris":["http://www.mendeley.com/documents/?uuid=52ad020f-316b-3f38-8c93-bb3c1616479e"]}],"mendeley":{"formattedCitation":"(Wilson et al. 2011)","manualFormatting":"Wilson et al. (2011)","plainTextFormattedCitation":"(Wilson et al. 2011)","previouslyFormattedCitation":"(Wilson et al. 2011)"},"properties":{"noteIndex":0},"schema":"https://github.com/citation-style-language/schema/raw/master/csl-citation.json"}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Wilson et al. (2011)</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used North American Breeding Bird Survey data from 1982–2007 and detected a difference in percent change in mean abundance per year in the Atlantic Northern Forest Bird Conservation Region (which contains the HBEF study region) vs. the Northern Appalachian Mountains Bird Conservation Region (which contains the MNF study region) vs. the Southern Appalachian Mountains Bird Conservation Region (which contains the NCNF study region). In those regions, mean abundance of American redstarts tended to be declining, which was also reflected in my study results. When compared to regional temporal trends in the abundance of the 16 focal forest songbird species from 1993–2019 North American Breeding Bird Survey data (Ziolkowski et al. 2022) and 2007–2021 eBird trends data (Fink et al. 2022), which both aggregated their data across larger spatial regions, my results were in general agreement. Disparities in individual species trends over time were likely due to differences in spatial scales, since North American Breeding Bird Survey data were summarized by bird conservation regions and states, whereas my data reflected patterns in focal forest songbird species abundance at my 3 specific study regions within the Appalachian Mountains.</w:t>
      </w:r>
    </w:p>
    <w:p w14:paraId="7D0B22A6" w14:textId="5C88F8FE" w:rsidR="0006211B" w:rsidRPr="00C213BD" w:rsidRDefault="009A403C" w:rsidP="007512FA">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Indeed, it is important to note that my findings were extrapolated from protected, federally owned forests that have a history of </w:t>
      </w:r>
      <w:r w:rsidR="009B0DEE" w:rsidRPr="00C213BD">
        <w:rPr>
          <w:rFonts w:ascii="Times New Roman" w:hAnsi="Times New Roman" w:cs="Times New Roman"/>
          <w:sz w:val="24"/>
          <w:szCs w:val="24"/>
        </w:rPr>
        <w:t>minimal</w:t>
      </w:r>
      <w:r w:rsidRPr="00C213BD">
        <w:rPr>
          <w:rFonts w:ascii="Times New Roman" w:hAnsi="Times New Roman" w:cs="Times New Roman"/>
          <w:sz w:val="24"/>
          <w:szCs w:val="24"/>
        </w:rPr>
        <w:t xml:space="preserve"> timber harvest within the past 60 years</w:t>
      </w:r>
      <w:r w:rsidR="009440F0" w:rsidRPr="00C213BD">
        <w:rPr>
          <w:rFonts w:ascii="Times New Roman" w:hAnsi="Times New Roman" w:cs="Times New Roman"/>
          <w:sz w:val="24"/>
          <w:szCs w:val="24"/>
        </w:rPr>
        <w:t xml:space="preserve">. Although I accounted for topographical </w:t>
      </w:r>
      <w:r w:rsidR="00352440" w:rsidRPr="00C213BD">
        <w:rPr>
          <w:rFonts w:ascii="Times New Roman" w:hAnsi="Times New Roman" w:cs="Times New Roman"/>
          <w:sz w:val="24"/>
          <w:szCs w:val="24"/>
        </w:rPr>
        <w:t xml:space="preserve">factors, </w:t>
      </w:r>
      <w:r w:rsidR="009440F0" w:rsidRPr="00C213BD">
        <w:rPr>
          <w:rFonts w:ascii="Times New Roman" w:hAnsi="Times New Roman" w:cs="Times New Roman"/>
          <w:sz w:val="24"/>
          <w:szCs w:val="24"/>
        </w:rPr>
        <w:t>forest type,</w:t>
      </w:r>
      <w:r w:rsidR="00352440" w:rsidRPr="00C213BD">
        <w:rPr>
          <w:rFonts w:ascii="Times New Roman" w:hAnsi="Times New Roman" w:cs="Times New Roman"/>
          <w:sz w:val="24"/>
          <w:szCs w:val="24"/>
        </w:rPr>
        <w:t xml:space="preserve"> and proportion of mature forest in the surrounding landscape in my models,</w:t>
      </w:r>
      <w:r w:rsidR="00187058" w:rsidRPr="00C213BD">
        <w:rPr>
          <w:rFonts w:ascii="Times New Roman" w:hAnsi="Times New Roman" w:cs="Times New Roman"/>
          <w:sz w:val="24"/>
          <w:szCs w:val="24"/>
        </w:rPr>
        <w:t xml:space="preserve"> </w:t>
      </w:r>
      <w:r w:rsidR="007B38C2" w:rsidRPr="00C213BD">
        <w:rPr>
          <w:rFonts w:ascii="Times New Roman" w:hAnsi="Times New Roman" w:cs="Times New Roman"/>
          <w:sz w:val="24"/>
          <w:szCs w:val="24"/>
        </w:rPr>
        <w:t>the</w:t>
      </w:r>
      <w:r w:rsidR="00187058" w:rsidRPr="00C213BD">
        <w:rPr>
          <w:rFonts w:ascii="Times New Roman" w:hAnsi="Times New Roman" w:cs="Times New Roman"/>
          <w:sz w:val="24"/>
          <w:szCs w:val="24"/>
        </w:rPr>
        <w:t xml:space="preserve"> results</w:t>
      </w:r>
      <w:r w:rsidR="00740C82" w:rsidRPr="00C213BD">
        <w:rPr>
          <w:rFonts w:ascii="Times New Roman" w:hAnsi="Times New Roman" w:cs="Times New Roman"/>
          <w:sz w:val="24"/>
          <w:szCs w:val="24"/>
        </w:rPr>
        <w:t xml:space="preserve"> </w:t>
      </w:r>
      <w:r w:rsidR="0006211B" w:rsidRPr="00C213BD">
        <w:rPr>
          <w:rFonts w:ascii="Times New Roman" w:hAnsi="Times New Roman" w:cs="Times New Roman"/>
          <w:sz w:val="24"/>
          <w:szCs w:val="24"/>
        </w:rPr>
        <w:t xml:space="preserve">regarding temporal trends </w:t>
      </w:r>
      <w:r w:rsidR="009B0DEE" w:rsidRPr="00C213BD">
        <w:rPr>
          <w:rFonts w:ascii="Times New Roman" w:hAnsi="Times New Roman" w:cs="Times New Roman"/>
          <w:sz w:val="24"/>
          <w:szCs w:val="24"/>
        </w:rPr>
        <w:t xml:space="preserve">may not accurately represent the status of forest songbirds breeding on privately owned properties that </w:t>
      </w:r>
      <w:r w:rsidR="00740C82" w:rsidRPr="00C213BD">
        <w:rPr>
          <w:rFonts w:ascii="Times New Roman" w:hAnsi="Times New Roman" w:cs="Times New Roman"/>
          <w:sz w:val="24"/>
          <w:szCs w:val="24"/>
        </w:rPr>
        <w:t>involve</w:t>
      </w:r>
      <w:r w:rsidR="0006211B" w:rsidRPr="00C213BD">
        <w:rPr>
          <w:rFonts w:ascii="Times New Roman" w:hAnsi="Times New Roman" w:cs="Times New Roman"/>
          <w:sz w:val="24"/>
          <w:szCs w:val="24"/>
        </w:rPr>
        <w:t xml:space="preserve"> large-scale or </w:t>
      </w:r>
      <w:r w:rsidR="007B38C2" w:rsidRPr="00C213BD">
        <w:rPr>
          <w:rFonts w:ascii="Times New Roman" w:hAnsi="Times New Roman" w:cs="Times New Roman"/>
          <w:sz w:val="24"/>
          <w:szCs w:val="24"/>
        </w:rPr>
        <w:t xml:space="preserve">high-intensity </w:t>
      </w:r>
      <w:r w:rsidR="009B0DEE" w:rsidRPr="00C213BD">
        <w:rPr>
          <w:rFonts w:ascii="Times New Roman" w:hAnsi="Times New Roman" w:cs="Times New Roman"/>
          <w:sz w:val="24"/>
          <w:szCs w:val="24"/>
        </w:rPr>
        <w:t>timber harvest operations</w:t>
      </w:r>
      <w:r w:rsidR="00187058" w:rsidRPr="00C213BD">
        <w:rPr>
          <w:rFonts w:ascii="Times New Roman" w:hAnsi="Times New Roman" w:cs="Times New Roman"/>
          <w:sz w:val="24"/>
          <w:szCs w:val="24"/>
        </w:rPr>
        <w:t xml:space="preserve">. </w:t>
      </w:r>
      <w:r w:rsidR="0006211B" w:rsidRPr="00C213BD">
        <w:rPr>
          <w:rFonts w:ascii="Times New Roman" w:hAnsi="Times New Roman" w:cs="Times New Roman"/>
          <w:sz w:val="24"/>
          <w:szCs w:val="24"/>
        </w:rPr>
        <w:t xml:space="preserve">Future research could investigate </w:t>
      </w:r>
      <w:r w:rsidR="0006211B" w:rsidRPr="00C213BD">
        <w:rPr>
          <w:rFonts w:ascii="Times New Roman" w:hAnsi="Times New Roman" w:cs="Times New Roman"/>
          <w:sz w:val="24"/>
          <w:szCs w:val="24"/>
        </w:rPr>
        <w:lastRenderedPageBreak/>
        <w:t>whether long-term trends in guild richness and species abundance</w:t>
      </w:r>
      <w:r w:rsidR="00FB158A" w:rsidRPr="00C213BD">
        <w:rPr>
          <w:rFonts w:ascii="Times New Roman" w:hAnsi="Times New Roman" w:cs="Times New Roman"/>
          <w:sz w:val="24"/>
          <w:szCs w:val="24"/>
        </w:rPr>
        <w:t xml:space="preserve"> </w:t>
      </w:r>
      <w:r w:rsidR="0006211B" w:rsidRPr="00C213BD">
        <w:rPr>
          <w:rFonts w:ascii="Times New Roman" w:hAnsi="Times New Roman" w:cs="Times New Roman"/>
          <w:sz w:val="24"/>
          <w:szCs w:val="24"/>
        </w:rPr>
        <w:t xml:space="preserve">along latitudinal and elevational gradients in the Appalachian Mountains vary across ownership types (i.e., private vs. public), disturbance regimes (e.g., timber harvest, prescribed fire), and/or </w:t>
      </w:r>
      <w:r w:rsidR="007512FA" w:rsidRPr="00C213BD">
        <w:rPr>
          <w:rFonts w:ascii="Times New Roman" w:hAnsi="Times New Roman" w:cs="Times New Roman"/>
          <w:sz w:val="24"/>
          <w:szCs w:val="24"/>
        </w:rPr>
        <w:t xml:space="preserve">forest </w:t>
      </w:r>
      <w:r w:rsidR="0006211B" w:rsidRPr="00C213BD">
        <w:rPr>
          <w:rFonts w:ascii="Times New Roman" w:hAnsi="Times New Roman" w:cs="Times New Roman"/>
          <w:sz w:val="24"/>
          <w:szCs w:val="24"/>
        </w:rPr>
        <w:t xml:space="preserve">habitat quality </w:t>
      </w:r>
      <w:r w:rsidR="007512FA" w:rsidRPr="00C213BD">
        <w:rPr>
          <w:rFonts w:ascii="Times New Roman" w:hAnsi="Times New Roman" w:cs="Times New Roman"/>
          <w:sz w:val="24"/>
          <w:szCs w:val="24"/>
        </w:rPr>
        <w:t>metrics</w:t>
      </w:r>
      <w:r w:rsidR="0006211B" w:rsidRPr="00C213BD">
        <w:rPr>
          <w:rFonts w:ascii="Times New Roman" w:hAnsi="Times New Roman" w:cs="Times New Roman"/>
          <w:sz w:val="24"/>
          <w:szCs w:val="24"/>
        </w:rPr>
        <w:t>.</w:t>
      </w:r>
      <w:r w:rsidR="005435ED" w:rsidRPr="00C213BD">
        <w:rPr>
          <w:rFonts w:ascii="Times New Roman" w:hAnsi="Times New Roman" w:cs="Times New Roman"/>
          <w:sz w:val="24"/>
          <w:szCs w:val="24"/>
        </w:rPr>
        <w:t xml:space="preserve"> </w:t>
      </w:r>
      <w:r w:rsidR="00FB158A" w:rsidRPr="00C213BD">
        <w:rPr>
          <w:rFonts w:ascii="Times New Roman" w:hAnsi="Times New Roman" w:cs="Times New Roman"/>
          <w:sz w:val="24"/>
          <w:szCs w:val="24"/>
        </w:rPr>
        <w:t>In contrast</w:t>
      </w:r>
      <w:r w:rsidR="007512FA" w:rsidRPr="00C213BD">
        <w:rPr>
          <w:rFonts w:ascii="Times New Roman" w:hAnsi="Times New Roman" w:cs="Times New Roman"/>
          <w:sz w:val="24"/>
          <w:szCs w:val="24"/>
        </w:rPr>
        <w:t xml:space="preserve"> to temporal trends</w:t>
      </w:r>
      <w:r w:rsidR="0006211B" w:rsidRPr="00C213BD">
        <w:rPr>
          <w:rFonts w:ascii="Times New Roman" w:hAnsi="Times New Roman" w:cs="Times New Roman"/>
          <w:sz w:val="24"/>
          <w:szCs w:val="24"/>
        </w:rPr>
        <w:t xml:space="preserve">, </w:t>
      </w:r>
      <w:r w:rsidR="00FB158A" w:rsidRPr="00C213BD">
        <w:rPr>
          <w:rFonts w:ascii="Times New Roman" w:hAnsi="Times New Roman" w:cs="Times New Roman"/>
          <w:sz w:val="24"/>
          <w:szCs w:val="24"/>
        </w:rPr>
        <w:t>the</w:t>
      </w:r>
      <w:r w:rsidR="0006211B" w:rsidRPr="00C213BD">
        <w:rPr>
          <w:rFonts w:ascii="Times New Roman" w:hAnsi="Times New Roman" w:cs="Times New Roman"/>
          <w:sz w:val="24"/>
          <w:szCs w:val="24"/>
        </w:rPr>
        <w:t xml:space="preserve"> ecological relationships with climate factors </w:t>
      </w:r>
      <w:r w:rsidR="005435ED" w:rsidRPr="00C213BD">
        <w:rPr>
          <w:rFonts w:ascii="Times New Roman" w:hAnsi="Times New Roman" w:cs="Times New Roman"/>
          <w:sz w:val="24"/>
          <w:szCs w:val="24"/>
        </w:rPr>
        <w:t>at the various</w:t>
      </w:r>
      <w:r w:rsidR="0006211B" w:rsidRPr="00C213BD">
        <w:rPr>
          <w:rFonts w:ascii="Times New Roman" w:hAnsi="Times New Roman" w:cs="Times New Roman"/>
          <w:sz w:val="24"/>
          <w:szCs w:val="24"/>
        </w:rPr>
        <w:t xml:space="preserve"> </w:t>
      </w:r>
      <w:r w:rsidR="005435ED" w:rsidRPr="00C213BD">
        <w:rPr>
          <w:rFonts w:ascii="Times New Roman" w:hAnsi="Times New Roman" w:cs="Times New Roman"/>
          <w:sz w:val="24"/>
          <w:szCs w:val="24"/>
        </w:rPr>
        <w:t xml:space="preserve">latitudes and elevations examined in my study are </w:t>
      </w:r>
      <w:r w:rsidR="00FB158A" w:rsidRPr="00C213BD">
        <w:rPr>
          <w:rFonts w:ascii="Times New Roman" w:hAnsi="Times New Roman" w:cs="Times New Roman"/>
          <w:sz w:val="24"/>
          <w:szCs w:val="24"/>
        </w:rPr>
        <w:t xml:space="preserve">more likely to be </w:t>
      </w:r>
      <w:r w:rsidR="0006211B" w:rsidRPr="00C213BD">
        <w:rPr>
          <w:rFonts w:ascii="Times New Roman" w:hAnsi="Times New Roman" w:cs="Times New Roman"/>
          <w:sz w:val="24"/>
          <w:szCs w:val="24"/>
        </w:rPr>
        <w:t xml:space="preserve">broadly applicable to </w:t>
      </w:r>
      <w:r w:rsidR="00FA57D3" w:rsidRPr="00C213BD">
        <w:rPr>
          <w:rFonts w:ascii="Times New Roman" w:hAnsi="Times New Roman" w:cs="Times New Roman"/>
          <w:sz w:val="24"/>
          <w:szCs w:val="24"/>
        </w:rPr>
        <w:t xml:space="preserve">the </w:t>
      </w:r>
      <w:r w:rsidR="0006211B" w:rsidRPr="00C213BD">
        <w:rPr>
          <w:rFonts w:ascii="Times New Roman" w:hAnsi="Times New Roman" w:cs="Times New Roman"/>
          <w:sz w:val="24"/>
          <w:szCs w:val="24"/>
        </w:rPr>
        <w:t xml:space="preserve">mature forested landscapes </w:t>
      </w:r>
      <w:r w:rsidR="00FA57D3" w:rsidRPr="00C213BD">
        <w:rPr>
          <w:rFonts w:ascii="Times New Roman" w:hAnsi="Times New Roman" w:cs="Times New Roman"/>
          <w:sz w:val="24"/>
          <w:szCs w:val="24"/>
        </w:rPr>
        <w:t xml:space="preserve">that dominate the </w:t>
      </w:r>
      <w:r w:rsidR="0006211B" w:rsidRPr="00C213BD">
        <w:rPr>
          <w:rFonts w:ascii="Times New Roman" w:hAnsi="Times New Roman" w:cs="Times New Roman"/>
          <w:sz w:val="24"/>
          <w:szCs w:val="24"/>
        </w:rPr>
        <w:t>Appalachian Mountains</w:t>
      </w:r>
      <w:r w:rsidR="00FA57D3" w:rsidRPr="00C213BD">
        <w:rPr>
          <w:rFonts w:ascii="Times New Roman" w:hAnsi="Times New Roman" w:cs="Times New Roman"/>
          <w:sz w:val="24"/>
          <w:szCs w:val="24"/>
        </w:rPr>
        <w:t xml:space="preserve"> region</w:t>
      </w:r>
      <w:r w:rsidR="0006211B" w:rsidRPr="00C213BD">
        <w:rPr>
          <w:rFonts w:ascii="Times New Roman" w:hAnsi="Times New Roman" w:cs="Times New Roman"/>
          <w:sz w:val="24"/>
          <w:szCs w:val="24"/>
        </w:rPr>
        <w:t>.</w:t>
      </w:r>
    </w:p>
    <w:p w14:paraId="2A1447E8" w14:textId="77777777" w:rsidR="009A403C" w:rsidRPr="00C213BD" w:rsidRDefault="009A403C" w:rsidP="00103A54">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Conclusions</w:t>
      </w:r>
    </w:p>
    <w:p w14:paraId="671752DD" w14:textId="27DE1B59" w:rsidR="009A403C" w:rsidRPr="00C213BD" w:rsidRDefault="009A403C" w:rsidP="00103A54">
      <w:pPr>
        <w:spacing w:line="276" w:lineRule="auto"/>
        <w:ind w:firstLine="720"/>
        <w:rPr>
          <w:rFonts w:ascii="Times New Roman" w:hAnsi="Times New Roman" w:cs="Times New Roman"/>
          <w:sz w:val="24"/>
          <w:szCs w:val="24"/>
        </w:rPr>
      </w:pPr>
      <w:commentRangeStart w:id="25"/>
      <w:r w:rsidRPr="00C213BD">
        <w:rPr>
          <w:rFonts w:ascii="Times New Roman" w:hAnsi="Times New Roman" w:cs="Times New Roman"/>
          <w:sz w:val="24"/>
          <w:szCs w:val="24"/>
        </w:rPr>
        <w:t xml:space="preserve">Here, I establish that </w:t>
      </w:r>
      <w:r w:rsidR="00125A8F" w:rsidRPr="00C213BD">
        <w:rPr>
          <w:rFonts w:ascii="Times New Roman" w:hAnsi="Times New Roman" w:cs="Times New Roman"/>
          <w:sz w:val="24"/>
          <w:szCs w:val="24"/>
        </w:rPr>
        <w:t xml:space="preserve">the influence of temperature and precipitation on </w:t>
      </w:r>
      <w:r w:rsidRPr="00C213BD">
        <w:rPr>
          <w:rFonts w:ascii="Times New Roman" w:hAnsi="Times New Roman" w:cs="Times New Roman"/>
          <w:sz w:val="24"/>
          <w:szCs w:val="24"/>
        </w:rPr>
        <w:t xml:space="preserve">guild richness and abundance of forest songbirds breeding in the Appalachian Mountains </w:t>
      </w:r>
      <w:r w:rsidR="00125A8F" w:rsidRPr="00C213BD">
        <w:rPr>
          <w:rFonts w:ascii="Times New Roman" w:hAnsi="Times New Roman" w:cs="Times New Roman"/>
          <w:sz w:val="24"/>
          <w:szCs w:val="24"/>
        </w:rPr>
        <w:t>is</w:t>
      </w:r>
      <w:r w:rsidRPr="00C213BD">
        <w:rPr>
          <w:rFonts w:ascii="Times New Roman" w:hAnsi="Times New Roman" w:cs="Times New Roman"/>
          <w:sz w:val="24"/>
          <w:szCs w:val="24"/>
        </w:rPr>
        <w:t xml:space="preserve"> mediated by latitude and elevation. The results of this study are valuable for understanding historical effects of changing climate factors and improving predictions of future climate change impacts on forest songbirds in the Appalachian Mountains by verifying and delineating the dynamic nature of the relationships with temperature and precipitation across latitudinal and elevational gradients. They will also help to inform forest songbird conservation efforts in the Appalachian Mountains because they quantif</w:t>
      </w:r>
      <w:r w:rsidR="00513F30" w:rsidRPr="00C213BD">
        <w:rPr>
          <w:rFonts w:ascii="Times New Roman" w:hAnsi="Times New Roman" w:cs="Times New Roman"/>
          <w:sz w:val="24"/>
          <w:szCs w:val="24"/>
        </w:rPr>
        <w:t>y</w:t>
      </w:r>
      <w:r w:rsidRPr="00C213BD">
        <w:rPr>
          <w:rFonts w:ascii="Times New Roman" w:hAnsi="Times New Roman" w:cs="Times New Roman"/>
          <w:sz w:val="24"/>
          <w:szCs w:val="24"/>
        </w:rPr>
        <w:t xml:space="preserve"> the </w:t>
      </w:r>
      <w:r w:rsidR="00125A8F" w:rsidRPr="00C213BD">
        <w:rPr>
          <w:rFonts w:ascii="Times New Roman" w:hAnsi="Times New Roman" w:cs="Times New Roman"/>
          <w:sz w:val="24"/>
          <w:szCs w:val="24"/>
        </w:rPr>
        <w:t xml:space="preserve">regional </w:t>
      </w:r>
      <w:r w:rsidRPr="00C213BD">
        <w:rPr>
          <w:rFonts w:ascii="Times New Roman" w:hAnsi="Times New Roman" w:cs="Times New Roman"/>
          <w:sz w:val="24"/>
          <w:szCs w:val="24"/>
        </w:rPr>
        <w:t>effects of temperature and precipitation on climate-related guilds and forest songbird species and identif</w:t>
      </w:r>
      <w:r w:rsidR="00513F30" w:rsidRPr="00C213BD">
        <w:rPr>
          <w:rFonts w:ascii="Times New Roman" w:hAnsi="Times New Roman" w:cs="Times New Roman"/>
          <w:sz w:val="24"/>
          <w:szCs w:val="24"/>
        </w:rPr>
        <w:t>y</w:t>
      </w:r>
      <w:r w:rsidRPr="00C213BD">
        <w:rPr>
          <w:rFonts w:ascii="Times New Roman" w:hAnsi="Times New Roman" w:cs="Times New Roman"/>
          <w:sz w:val="24"/>
          <w:szCs w:val="24"/>
        </w:rPr>
        <w:t xml:space="preserve"> specific </w:t>
      </w:r>
      <w:r w:rsidR="00125A8F" w:rsidRPr="00C213BD">
        <w:rPr>
          <w:rFonts w:ascii="Times New Roman" w:hAnsi="Times New Roman" w:cs="Times New Roman"/>
          <w:sz w:val="24"/>
          <w:szCs w:val="24"/>
        </w:rPr>
        <w:t>latitudes and elevations</w:t>
      </w:r>
      <w:r w:rsidRPr="00C213BD">
        <w:rPr>
          <w:rFonts w:ascii="Times New Roman" w:hAnsi="Times New Roman" w:cs="Times New Roman"/>
          <w:sz w:val="24"/>
          <w:szCs w:val="24"/>
        </w:rPr>
        <w:t xml:space="preserve"> </w:t>
      </w:r>
      <w:r w:rsidR="00125A8F" w:rsidRPr="00C213BD">
        <w:rPr>
          <w:rFonts w:ascii="Times New Roman" w:hAnsi="Times New Roman" w:cs="Times New Roman"/>
          <w:sz w:val="24"/>
          <w:szCs w:val="24"/>
        </w:rPr>
        <w:t>at</w:t>
      </w:r>
      <w:r w:rsidRPr="00C213BD">
        <w:rPr>
          <w:rFonts w:ascii="Times New Roman" w:hAnsi="Times New Roman" w:cs="Times New Roman"/>
          <w:sz w:val="24"/>
          <w:szCs w:val="24"/>
        </w:rPr>
        <w:t xml:space="preserve"> which they are at the highest risk from climate change and other temporal factors. Based on my models, climate mitigation strategies for forest songbirds in the Appalachian Mountains </w:t>
      </w:r>
      <w:r w:rsidR="00130A7C" w:rsidRPr="00C213BD">
        <w:rPr>
          <w:rFonts w:ascii="Times New Roman" w:hAnsi="Times New Roman" w:cs="Times New Roman"/>
          <w:sz w:val="24"/>
          <w:szCs w:val="24"/>
        </w:rPr>
        <w:t>are most needed for</w:t>
      </w:r>
      <w:r w:rsidRPr="00C213BD">
        <w:rPr>
          <w:rFonts w:ascii="Times New Roman" w:hAnsi="Times New Roman" w:cs="Times New Roman"/>
          <w:sz w:val="24"/>
          <w:szCs w:val="24"/>
        </w:rPr>
        <w:t xml:space="preserve"> </w:t>
      </w:r>
      <w:r w:rsidR="00960418" w:rsidRPr="00C213BD">
        <w:rPr>
          <w:rFonts w:ascii="Times New Roman" w:hAnsi="Times New Roman" w:cs="Times New Roman"/>
          <w:sz w:val="24"/>
          <w:szCs w:val="24"/>
        </w:rPr>
        <w:t>cold-associated species</w:t>
      </w:r>
      <w:r w:rsidRPr="00C213BD">
        <w:rPr>
          <w:rFonts w:ascii="Times New Roman" w:hAnsi="Times New Roman" w:cs="Times New Roman"/>
          <w:sz w:val="24"/>
          <w:szCs w:val="24"/>
        </w:rPr>
        <w:t xml:space="preserve"> and </w:t>
      </w:r>
      <w:r w:rsidR="00960418" w:rsidRPr="00C213BD">
        <w:rPr>
          <w:rFonts w:ascii="Times New Roman" w:hAnsi="Times New Roman" w:cs="Times New Roman"/>
          <w:sz w:val="24"/>
          <w:szCs w:val="24"/>
        </w:rPr>
        <w:t>for low elevations in the Southern Appalachians</w:t>
      </w:r>
      <w:r w:rsidRPr="00C213BD">
        <w:rPr>
          <w:rFonts w:ascii="Times New Roman" w:hAnsi="Times New Roman" w:cs="Times New Roman"/>
          <w:sz w:val="24"/>
          <w:szCs w:val="24"/>
        </w:rPr>
        <w:t>.</w:t>
      </w:r>
      <w:commentRangeEnd w:id="25"/>
      <w:r w:rsidR="00B01DF1">
        <w:rPr>
          <w:rStyle w:val="CommentReference"/>
        </w:rPr>
        <w:commentReference w:id="25"/>
      </w:r>
    </w:p>
    <w:p w14:paraId="0B647BD6" w14:textId="77777777" w:rsidR="008A2F68" w:rsidRPr="00C213BD" w:rsidRDefault="008A2F68" w:rsidP="007A1808">
      <w:pPr>
        <w:spacing w:line="276" w:lineRule="auto"/>
        <w:rPr>
          <w:rFonts w:ascii="Times New Roman" w:hAnsi="Times New Roman" w:cs="Times New Roman"/>
          <w:b/>
          <w:bCs/>
          <w:caps/>
          <w:sz w:val="24"/>
          <w:szCs w:val="24"/>
        </w:rPr>
      </w:pPr>
    </w:p>
    <w:p w14:paraId="41C5A712" w14:textId="7F58C402"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Acknowledgments</w:t>
      </w:r>
    </w:p>
    <w:p w14:paraId="53244EB8" w14:textId="6C89EA1E" w:rsidR="001960AB" w:rsidRPr="00C213BD" w:rsidRDefault="00F00EA0"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ab/>
      </w:r>
      <w:r w:rsidR="001960AB" w:rsidRPr="00C213BD">
        <w:rPr>
          <w:rFonts w:ascii="Times New Roman" w:hAnsi="Times New Roman" w:cs="Times New Roman"/>
          <w:sz w:val="24"/>
          <w:szCs w:val="24"/>
        </w:rPr>
        <w:t>This research was supported by the National Science Foundation Graduate Research Fellowship under Grant No. DGE-1102689</w:t>
      </w:r>
      <w:r w:rsidR="004C36F9" w:rsidRPr="00C213BD">
        <w:rPr>
          <w:rFonts w:ascii="Times New Roman" w:hAnsi="Times New Roman" w:cs="Times New Roman"/>
          <w:sz w:val="24"/>
          <w:szCs w:val="24"/>
        </w:rPr>
        <w:t xml:space="preserve">, as well as </w:t>
      </w:r>
      <w:r w:rsidR="00063C0A" w:rsidRPr="00C213BD">
        <w:rPr>
          <w:rFonts w:ascii="Times New Roman" w:hAnsi="Times New Roman" w:cs="Times New Roman"/>
          <w:sz w:val="24"/>
          <w:szCs w:val="24"/>
        </w:rPr>
        <w:t xml:space="preserve">by </w:t>
      </w:r>
      <w:r w:rsidR="004C36F9" w:rsidRPr="00C213BD">
        <w:rPr>
          <w:rFonts w:ascii="Times New Roman" w:hAnsi="Times New Roman" w:cs="Times New Roman"/>
          <w:sz w:val="24"/>
          <w:szCs w:val="24"/>
        </w:rPr>
        <w:t xml:space="preserve">funding from the West Virginia Cooperative Fish and Wildlife Research Unit, West Virginia University (WVU), WVU </w:t>
      </w:r>
      <w:r w:rsidR="00004030" w:rsidRPr="00C213BD">
        <w:rPr>
          <w:rFonts w:ascii="Times New Roman" w:hAnsi="Times New Roman" w:cs="Times New Roman"/>
          <w:sz w:val="24"/>
          <w:szCs w:val="24"/>
        </w:rPr>
        <w:t>Ruby Distinguished Doctoral Fellowship</w:t>
      </w:r>
      <w:r w:rsidR="004C36F9" w:rsidRPr="00C213BD">
        <w:rPr>
          <w:rFonts w:ascii="Times New Roman" w:hAnsi="Times New Roman" w:cs="Times New Roman"/>
          <w:sz w:val="24"/>
          <w:szCs w:val="24"/>
        </w:rPr>
        <w:t xml:space="preserve">, WVU </w:t>
      </w:r>
      <w:r w:rsidR="00004030" w:rsidRPr="00C213BD">
        <w:rPr>
          <w:rFonts w:ascii="Times New Roman" w:hAnsi="Times New Roman" w:cs="Times New Roman"/>
          <w:sz w:val="24"/>
          <w:szCs w:val="24"/>
        </w:rPr>
        <w:t>Outstanding Merit Fellowship for Continuing Doctoral Students</w:t>
      </w:r>
      <w:r w:rsidR="004C36F9" w:rsidRPr="00C213BD">
        <w:rPr>
          <w:rFonts w:ascii="Times New Roman" w:hAnsi="Times New Roman" w:cs="Times New Roman"/>
          <w:sz w:val="24"/>
          <w:szCs w:val="24"/>
        </w:rPr>
        <w:t xml:space="preserve">, and the following research grants: Explorers Club Washington Group Exploration and Field Research Grant, WVU Stitzel Graduate Student Support Fund Award, and Association for Environmental Health and Sciences Foundation’s Dr. David F. Ludwig Memorial Student Travel Scholarship. I thank Spencer Crawford, Davey Walters, and Marco Messina for their hard work collecting the </w:t>
      </w:r>
      <w:r w:rsidR="00063C0A" w:rsidRPr="00C213BD">
        <w:rPr>
          <w:rFonts w:ascii="Times New Roman" w:hAnsi="Times New Roman" w:cs="Times New Roman"/>
          <w:sz w:val="24"/>
          <w:szCs w:val="24"/>
        </w:rPr>
        <w:t xml:space="preserve">2019–2020 </w:t>
      </w:r>
      <w:r w:rsidR="004C36F9" w:rsidRPr="00C213BD">
        <w:rPr>
          <w:rFonts w:ascii="Times New Roman" w:hAnsi="Times New Roman" w:cs="Times New Roman"/>
          <w:sz w:val="24"/>
          <w:szCs w:val="24"/>
        </w:rPr>
        <w:t xml:space="preserve">Monongahela National Forest data as field technicians; Blayne Ott and Cassidy Rausch for assisting with data entry; and Cathy Johnson, Kyle Crafts, Andy Moore, Shane Jones, Joe Foster, Melissa Thomas-Van Gundy, Keith Krantz, Rich Rogers, Danny Bennett, and Brian Kain for facilitating access to </w:t>
      </w:r>
      <w:r w:rsidR="003B559F" w:rsidRPr="00C213BD">
        <w:rPr>
          <w:rFonts w:ascii="Times New Roman" w:hAnsi="Times New Roman" w:cs="Times New Roman"/>
          <w:sz w:val="24"/>
          <w:szCs w:val="24"/>
        </w:rPr>
        <w:t xml:space="preserve">Monongahela National Forest </w:t>
      </w:r>
      <w:r w:rsidR="004C36F9" w:rsidRPr="00C213BD">
        <w:rPr>
          <w:rFonts w:ascii="Times New Roman" w:hAnsi="Times New Roman" w:cs="Times New Roman"/>
          <w:sz w:val="24"/>
          <w:szCs w:val="24"/>
        </w:rPr>
        <w:t xml:space="preserve">sampling </w:t>
      </w:r>
      <w:r w:rsidR="003B559F" w:rsidRPr="00C213BD">
        <w:rPr>
          <w:rFonts w:ascii="Times New Roman" w:hAnsi="Times New Roman" w:cs="Times New Roman"/>
          <w:sz w:val="24"/>
          <w:szCs w:val="24"/>
        </w:rPr>
        <w:t>points</w:t>
      </w:r>
      <w:r w:rsidR="004C36F9" w:rsidRPr="00C213BD">
        <w:rPr>
          <w:rFonts w:ascii="Times New Roman" w:hAnsi="Times New Roman" w:cs="Times New Roman"/>
          <w:sz w:val="24"/>
          <w:szCs w:val="24"/>
        </w:rPr>
        <w:t xml:space="preserve"> and providing field housing.</w:t>
      </w:r>
      <w:r w:rsidR="00004030" w:rsidRPr="00C213BD">
        <w:rPr>
          <w:rFonts w:ascii="Times New Roman" w:hAnsi="Times New Roman" w:cs="Times New Roman"/>
          <w:sz w:val="24"/>
          <w:szCs w:val="24"/>
        </w:rPr>
        <w:t xml:space="preserve"> </w:t>
      </w:r>
      <w:r w:rsidR="001960AB" w:rsidRPr="00C213BD">
        <w:rPr>
          <w:rFonts w:ascii="Times New Roman" w:hAnsi="Times New Roman" w:cs="Times New Roman"/>
          <w:sz w:val="24"/>
          <w:szCs w:val="24"/>
        </w:rPr>
        <w:t>I th</w:t>
      </w:r>
      <w:r w:rsidR="00BB6A59" w:rsidRPr="00C213BD">
        <w:rPr>
          <w:rFonts w:ascii="Times New Roman" w:hAnsi="Times New Roman" w:cs="Times New Roman"/>
          <w:sz w:val="24"/>
          <w:szCs w:val="24"/>
        </w:rPr>
        <w:t>a</w:t>
      </w:r>
      <w:r w:rsidR="001960AB" w:rsidRPr="00C213BD">
        <w:rPr>
          <w:rFonts w:ascii="Times New Roman" w:hAnsi="Times New Roman" w:cs="Times New Roman"/>
          <w:sz w:val="24"/>
          <w:szCs w:val="24"/>
        </w:rPr>
        <w:t>nk</w:t>
      </w:r>
      <w:r w:rsidRPr="00C213BD">
        <w:rPr>
          <w:rFonts w:ascii="Times New Roman" w:hAnsi="Times New Roman" w:cs="Times New Roman"/>
          <w:sz w:val="24"/>
          <w:szCs w:val="24"/>
        </w:rPr>
        <w:t xml:space="preserve"> </w:t>
      </w:r>
      <w:r w:rsidR="008A2F68" w:rsidRPr="00C213BD">
        <w:rPr>
          <w:rFonts w:ascii="Times New Roman" w:hAnsi="Times New Roman" w:cs="Times New Roman"/>
          <w:sz w:val="24"/>
          <w:szCs w:val="24"/>
        </w:rPr>
        <w:t xml:space="preserve">my project collaborators --- Scott Sillett, Matthew Ayres, Mike Hallworth, Catherine Johnson, Bob Cooper, Richard Chandler, and Sheryl Bryan --- for offering input during the project development stage and for </w:t>
      </w:r>
      <w:r w:rsidR="00941351" w:rsidRPr="00C213BD">
        <w:rPr>
          <w:rFonts w:ascii="Times New Roman" w:hAnsi="Times New Roman" w:cs="Times New Roman"/>
          <w:sz w:val="24"/>
          <w:szCs w:val="24"/>
        </w:rPr>
        <w:t xml:space="preserve">facilitating access to or directly </w:t>
      </w:r>
      <w:r w:rsidR="008A2F68" w:rsidRPr="00C213BD">
        <w:rPr>
          <w:rFonts w:ascii="Times New Roman" w:hAnsi="Times New Roman" w:cs="Times New Roman"/>
          <w:sz w:val="24"/>
          <w:szCs w:val="24"/>
        </w:rPr>
        <w:t>providing much of the bird data</w:t>
      </w:r>
      <w:r w:rsidR="00296209" w:rsidRPr="00C213BD">
        <w:rPr>
          <w:rFonts w:ascii="Times New Roman" w:hAnsi="Times New Roman" w:cs="Times New Roman"/>
          <w:sz w:val="24"/>
          <w:szCs w:val="24"/>
        </w:rPr>
        <w:t>.</w:t>
      </w:r>
      <w:r w:rsidR="008A2F68" w:rsidRPr="00C213BD">
        <w:rPr>
          <w:rFonts w:ascii="Times New Roman" w:hAnsi="Times New Roman" w:cs="Times New Roman"/>
          <w:sz w:val="24"/>
          <w:szCs w:val="24"/>
        </w:rPr>
        <w:t xml:space="preserve"> Additional thanks to Donna Ray for helping to track down the </w:t>
      </w:r>
      <w:r w:rsidR="00BF1A6A" w:rsidRPr="00C213BD">
        <w:rPr>
          <w:rFonts w:ascii="Times New Roman" w:hAnsi="Times New Roman" w:cs="Times New Roman"/>
          <w:sz w:val="24"/>
          <w:szCs w:val="24"/>
        </w:rPr>
        <w:t xml:space="preserve">data from the </w:t>
      </w:r>
      <w:r w:rsidR="006571D5" w:rsidRPr="00C213BD">
        <w:rPr>
          <w:rFonts w:ascii="Times New Roman" w:hAnsi="Times New Roman" w:cs="Times New Roman"/>
          <w:sz w:val="24"/>
          <w:szCs w:val="24"/>
        </w:rPr>
        <w:t xml:space="preserve">Pisgah and </w:t>
      </w:r>
      <w:r w:rsidR="008A2F68" w:rsidRPr="00C213BD">
        <w:rPr>
          <w:rFonts w:ascii="Times New Roman" w:hAnsi="Times New Roman" w:cs="Times New Roman"/>
          <w:sz w:val="24"/>
          <w:szCs w:val="24"/>
        </w:rPr>
        <w:t>Nantahala National Forest</w:t>
      </w:r>
      <w:r w:rsidR="00BF1A6A" w:rsidRPr="00C213BD">
        <w:rPr>
          <w:rFonts w:ascii="Times New Roman" w:hAnsi="Times New Roman" w:cs="Times New Roman"/>
          <w:sz w:val="24"/>
          <w:szCs w:val="24"/>
        </w:rPr>
        <w:t>s</w:t>
      </w:r>
      <w:r w:rsidR="008A2F68" w:rsidRPr="00C213BD">
        <w:rPr>
          <w:rFonts w:ascii="Times New Roman" w:hAnsi="Times New Roman" w:cs="Times New Roman"/>
          <w:sz w:val="24"/>
          <w:szCs w:val="24"/>
        </w:rPr>
        <w:t>.</w:t>
      </w:r>
      <w:r w:rsidR="00F83F11" w:rsidRPr="00C213BD">
        <w:rPr>
          <w:rFonts w:ascii="Times New Roman" w:hAnsi="Times New Roman" w:cs="Times New Roman"/>
          <w:sz w:val="24"/>
          <w:szCs w:val="24"/>
        </w:rPr>
        <w:t xml:space="preserve"> </w:t>
      </w:r>
      <w:r w:rsidR="003B559F" w:rsidRPr="00C213BD">
        <w:rPr>
          <w:rFonts w:ascii="Times New Roman" w:hAnsi="Times New Roman" w:cs="Times New Roman"/>
          <w:sz w:val="24"/>
          <w:szCs w:val="24"/>
        </w:rPr>
        <w:t xml:space="preserve">Finally, I </w:t>
      </w:r>
      <w:r w:rsidR="003B559F" w:rsidRPr="00C213BD">
        <w:rPr>
          <w:rFonts w:ascii="Times New Roman" w:hAnsi="Times New Roman" w:cs="Times New Roman"/>
          <w:sz w:val="24"/>
          <w:szCs w:val="24"/>
        </w:rPr>
        <w:lastRenderedPageBreak/>
        <w:t>appreciate the valuable contributions of all the field technicians who collected data from the Hubbard Brook Experimental Forest, Pisgah National Forest, and Nantahala National Forest.</w:t>
      </w:r>
    </w:p>
    <w:p w14:paraId="31995A9C" w14:textId="041A3A7D" w:rsidR="00EA6D62" w:rsidRPr="00C213BD" w:rsidRDefault="00EA6D62" w:rsidP="007A1808">
      <w:pPr>
        <w:spacing w:line="276" w:lineRule="auto"/>
        <w:rPr>
          <w:rFonts w:ascii="Times New Roman" w:hAnsi="Times New Roman" w:cs="Times New Roman"/>
          <w:sz w:val="24"/>
          <w:szCs w:val="24"/>
        </w:rPr>
      </w:pPr>
    </w:p>
    <w:p w14:paraId="1974748F" w14:textId="646DE5AE"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Literature Cited</w:t>
      </w:r>
    </w:p>
    <w:p w14:paraId="7DC2EAAD" w14:textId="29E38585"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Ambuel, B., and S. A. Temple. 1982. Songbird populations in southern Wisconsin forests: 1954 and 1979. Journal of Field Ornithology 53:149–158.</w:t>
      </w:r>
    </w:p>
    <w:p w14:paraId="39B1F51F" w14:textId="4CA4E589" w:rsidR="00470B80"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Bates, D., M. Mächler, B. M. Bolker, and S. C. Walker. 2015. Fitting </w:t>
      </w:r>
      <w:r w:rsidR="002314C0" w:rsidRPr="00C213BD">
        <w:rPr>
          <w:rFonts w:ascii="Times New Roman" w:hAnsi="Times New Roman" w:cs="Times New Roman"/>
          <w:sz w:val="24"/>
          <w:szCs w:val="24"/>
        </w:rPr>
        <w:t>l</w:t>
      </w:r>
      <w:r w:rsidRPr="00C213BD">
        <w:rPr>
          <w:rFonts w:ascii="Times New Roman" w:hAnsi="Times New Roman" w:cs="Times New Roman"/>
          <w:sz w:val="24"/>
          <w:szCs w:val="24"/>
        </w:rPr>
        <w:t xml:space="preserve">inear </w:t>
      </w:r>
      <w:r w:rsidR="002314C0" w:rsidRPr="00C213BD">
        <w:rPr>
          <w:rFonts w:ascii="Times New Roman" w:hAnsi="Times New Roman" w:cs="Times New Roman"/>
          <w:sz w:val="24"/>
          <w:szCs w:val="24"/>
        </w:rPr>
        <w:t>m</w:t>
      </w:r>
      <w:r w:rsidRPr="00C213BD">
        <w:rPr>
          <w:rFonts w:ascii="Times New Roman" w:hAnsi="Times New Roman" w:cs="Times New Roman"/>
          <w:sz w:val="24"/>
          <w:szCs w:val="24"/>
        </w:rPr>
        <w:t>ixed-</w:t>
      </w:r>
      <w:r w:rsidR="002314C0" w:rsidRPr="00C213BD">
        <w:rPr>
          <w:rFonts w:ascii="Times New Roman" w:hAnsi="Times New Roman" w:cs="Times New Roman"/>
          <w:sz w:val="24"/>
          <w:szCs w:val="24"/>
        </w:rPr>
        <w:t>e</w:t>
      </w:r>
      <w:r w:rsidRPr="00C213BD">
        <w:rPr>
          <w:rFonts w:ascii="Times New Roman" w:hAnsi="Times New Roman" w:cs="Times New Roman"/>
          <w:sz w:val="24"/>
          <w:szCs w:val="24"/>
        </w:rPr>
        <w:t xml:space="preserve">ffects </w:t>
      </w:r>
      <w:r w:rsidR="002314C0" w:rsidRPr="00C213BD">
        <w:rPr>
          <w:rFonts w:ascii="Times New Roman" w:hAnsi="Times New Roman" w:cs="Times New Roman"/>
          <w:sz w:val="24"/>
          <w:szCs w:val="24"/>
        </w:rPr>
        <w:t>m</w:t>
      </w:r>
      <w:r w:rsidRPr="00C213BD">
        <w:rPr>
          <w:rFonts w:ascii="Times New Roman" w:hAnsi="Times New Roman" w:cs="Times New Roman"/>
          <w:sz w:val="24"/>
          <w:szCs w:val="24"/>
        </w:rPr>
        <w:t xml:space="preserve">odels </w:t>
      </w:r>
      <w:r w:rsidR="002314C0" w:rsidRPr="00C213BD">
        <w:rPr>
          <w:rFonts w:ascii="Times New Roman" w:hAnsi="Times New Roman" w:cs="Times New Roman"/>
          <w:sz w:val="24"/>
          <w:szCs w:val="24"/>
        </w:rPr>
        <w:t>u</w:t>
      </w:r>
      <w:r w:rsidRPr="00C213BD">
        <w:rPr>
          <w:rFonts w:ascii="Times New Roman" w:hAnsi="Times New Roman" w:cs="Times New Roman"/>
          <w:sz w:val="24"/>
          <w:szCs w:val="24"/>
        </w:rPr>
        <w:t>sing lme4. Journal of Statistical Software 67:1–48.</w:t>
      </w:r>
    </w:p>
    <w:p w14:paraId="28C3EC01" w14:textId="77777777" w:rsidR="00AE7CF5" w:rsidRPr="001A3C97" w:rsidRDefault="00AE7CF5" w:rsidP="00AE7CF5">
      <w:pPr>
        <w:widowControl w:val="0"/>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Bolker, B. M., M. E. Brooks, C. J. Clark, S. W. Geange, J. R. Poulsen, M. H. H. Stevens, and J. S. S. White. 2009. Generalized linear mixed models: A practical guide for ecology and evolution. Trends in Ecology and Evolution 24:127–135.</w:t>
      </w:r>
    </w:p>
    <w:p w14:paraId="26F549DD" w14:textId="77777777" w:rsidR="00AE7CF5" w:rsidRPr="001A3C97" w:rsidRDefault="00AE7CF5" w:rsidP="00AE7CF5">
      <w:pPr>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 xml:space="preserve">Clarkson, R. 1966. The vascular flora of the Monongahela national forest, West Virginia. Castanea 31:1–119. </w:t>
      </w:r>
    </w:p>
    <w:p w14:paraId="7B156CEA" w14:textId="77777777"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Conroy, M. J., M. C. Runge, J. D. Nichols, K. W. Stodola, and R. J. Cooper. 2011. Conservation in the face of climate change: The roles of alternative models, monitoring, and adaptation in confronting and reducing uncertainty. Biological Conservation 144:1204–1213.</w:t>
      </w:r>
    </w:p>
    <w:p w14:paraId="66BF4B43"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Cox, W. A., F. R. Thompson III, and J. L. Reidy. 2013b. The effects of temperature on nest predation by mammals, birds, and snakes. The Auk 130:784–790. </w:t>
      </w:r>
    </w:p>
    <w:p w14:paraId="037956C1" w14:textId="77777777" w:rsidR="002314C0" w:rsidRPr="00C213BD" w:rsidRDefault="002314C0" w:rsidP="002314C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Cox, W. A., F. R. Thompson, J. L. Reidy, and J. Faaborg. 2013a. Temperature can interact with landscape factors to affect songbird productivity. Global Change Biology 19:1064–1074. </w:t>
      </w:r>
    </w:p>
    <w:p w14:paraId="72BD986C"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Crick, H. Q. P. 2004. The impact of climate change on birds. Ibis 146:48–56. </w:t>
      </w:r>
    </w:p>
    <w:p w14:paraId="20525407"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Daly, C., M. Halbleib, J. I. Smith, W. P. Gibson, M. K. Doggett, G. H. Taylor, J. Curtis, and P. P. Pasteris. 2008. Physiographically sensitive mapping of climatological temperature and precipitation across the conterminous United States. International Journal of Climatology 28:2031–2064.</w:t>
      </w:r>
    </w:p>
    <w:p w14:paraId="6AFF6926" w14:textId="77777777"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DeLuca, W. V., and D. I. King. 2017. Montane birds shift downslope despite recent warming in the northern Appalachian Mountains. Journal of Ornithology 158:493–505. </w:t>
      </w:r>
    </w:p>
    <w:p w14:paraId="26BCA234" w14:textId="1C7058FA" w:rsidR="00046660" w:rsidRPr="001068DE" w:rsidRDefault="00046660" w:rsidP="00046660">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 xml:space="preserve">DeMeo, T. E. 1999. Forest songbird abundance and viability at multiple scales on the Monongahela National Forest, West Virginia. </w:t>
      </w:r>
      <w:r>
        <w:rPr>
          <w:rFonts w:ascii="Times New Roman" w:hAnsi="Times New Roman" w:cs="Times New Roman"/>
          <w:sz w:val="24"/>
          <w:szCs w:val="24"/>
        </w:rPr>
        <w:t xml:space="preserve">Ph.D. Dissertation, </w:t>
      </w:r>
      <w:r w:rsidRPr="001068DE">
        <w:rPr>
          <w:rFonts w:ascii="Times New Roman" w:hAnsi="Times New Roman" w:cs="Times New Roman"/>
          <w:sz w:val="24"/>
          <w:szCs w:val="24"/>
        </w:rPr>
        <w:t>West Virginia University</w:t>
      </w:r>
      <w:r>
        <w:rPr>
          <w:rFonts w:ascii="Times New Roman" w:hAnsi="Times New Roman" w:cs="Times New Roman"/>
          <w:sz w:val="24"/>
          <w:szCs w:val="24"/>
        </w:rPr>
        <w:t>, Morgantown, West Virginia, USA</w:t>
      </w:r>
      <w:r w:rsidRPr="001068DE">
        <w:rPr>
          <w:rFonts w:ascii="Times New Roman" w:hAnsi="Times New Roman" w:cs="Times New Roman"/>
          <w:sz w:val="24"/>
          <w:szCs w:val="24"/>
        </w:rPr>
        <w:t>.</w:t>
      </w:r>
    </w:p>
    <w:p w14:paraId="5010B813" w14:textId="77777777" w:rsidR="00913143" w:rsidRPr="001A3C97" w:rsidRDefault="00913143" w:rsidP="00913143">
      <w:pPr>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 xml:space="preserve">Dorazio, R. M., and J. A. Royle. 2005. Estimating size and composition of biological communities by modeling the occurrence of species. Journal of the American Statistical Association 100:389–398. </w:t>
      </w:r>
    </w:p>
    <w:p w14:paraId="2C728460" w14:textId="77777777" w:rsidR="00913143" w:rsidRPr="001A3C97" w:rsidRDefault="00913143" w:rsidP="00913143">
      <w:pPr>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lastRenderedPageBreak/>
        <w:t xml:space="preserve">Dorazio, R. M., J. A. Royle, B. Söderström, and A. Glimskär. 2006. Estimating species richness and accumulation by modeling species occurrence and detectability. Ecology 9658:12–15. </w:t>
      </w:r>
    </w:p>
    <w:p w14:paraId="10052EE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Duclos, T. R., W. V. DeLuca, and D. I. King. 2019. Direct and indirect effects of climate on bird abundance along elevation gradients in the Northern Appalachian mountains. Diversity and Distributions 25:1670–1683.</w:t>
      </w:r>
    </w:p>
    <w:p w14:paraId="2113CD13"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Fernandez, R., and N. Zegre. 2019. Seasonal changes in water and energy balances over the Appalachian region and beyond throughout the twenty-first century. Journal of Applied Meteorology and Climatology 58:1079–1102. </w:t>
      </w:r>
    </w:p>
    <w:p w14:paraId="068EC4BD" w14:textId="77777777"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Fink, D., T. Auer, A. Johnston, M. Strimas-Mackey, S. Ligocki, O. Robinson, W. Hochachka, L. Jaromczyk, A. Rodewald, C. Wood, I. Davies, and A. Spencer. 2022. eBird Status and Trends, Data Version: 2021; Released: 2022. Cornell Lab of Ornithology, Ithaca, New York.</w:t>
      </w:r>
    </w:p>
    <w:p w14:paraId="2E1E484C" w14:textId="04EECFFA"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Forero-Medina, G., J. Terborgh, S. J. Socolar, and S. L. Pimm. 2011. Elevational ranges of birds on a tropical montane gradient lag behind warming temperatures. PLoS ONE 6:e28535.</w:t>
      </w:r>
    </w:p>
    <w:p w14:paraId="0F622CF4"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Franks, S. E., J. W. Pearce‐Higgins, S. Atkinson, J. R. Bell, M. S. Botham, T. M. Brereton, R. Harrington, and D. I. Leech. 2018. The sensitivity of breeding songbirds to changes in seasonal timing is linked to population change but cannot be directly attributed to the effects of trophic asynchrony on productivity. Global Change Biology 24:957–971. </w:t>
      </w:r>
    </w:p>
    <w:p w14:paraId="1B7343DA" w14:textId="2D9A68E4"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Gelman, A., J. B. Carlin, H. S. Stern, and D. B. Rubin. 2014. Bayesian data analysis. Third edition. CRC Press, Boca Raton, Florida, USA.</w:t>
      </w:r>
    </w:p>
    <w:p w14:paraId="58D404F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Hayhoe, K., C. P. Wake, T. G. Huntington, L. Luo, M. D. Schwartz, J. Sheffield, E. Wood, B. Anderson, J. Bradbury, A. DeGaetano, T. J. Troy, and D. Wolfe. 2007. Past and future changes in climate and hydrological indicators in the US Northeast. Climate Dynamics 28:381–407. </w:t>
      </w:r>
    </w:p>
    <w:p w14:paraId="6C88E11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Hitch, A. T., and P. L. Leberg. 2007. Breeding distributions of North American bird species moving north as a result of climate change. Conservation Biology 21:534–539. </w:t>
      </w:r>
    </w:p>
    <w:p w14:paraId="1C52E0BA" w14:textId="4A56E514"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Holmes, R. T. 2011. Avian population and community processes in forest ecosystems: Long-term research in the Hubbard Brook Experimental Forest. Forest Ecology and Management 262:20–32.</w:t>
      </w:r>
    </w:p>
    <w:p w14:paraId="293F8BE6"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Huntington, T. G. H. G., A. D. R. D. Richardson, K. J. M. J. McGuire, and K. H. Hayhoe. 2009. Climate and hydrological changes in the northeastern United States: recent trends and implications for forested and aquatic ecosystems. Canadian Journal of Forest Research 39: 199–212.</w:t>
      </w:r>
    </w:p>
    <w:p w14:paraId="60D63009" w14:textId="5177ABBD" w:rsidR="002314C0" w:rsidRPr="00C213BD" w:rsidRDefault="002314C0" w:rsidP="002314C0">
      <w:pPr>
        <w:widowControl w:val="0"/>
        <w:spacing w:line="276" w:lineRule="auto"/>
        <w:ind w:left="720" w:hanging="720"/>
        <w:rPr>
          <w:rFonts w:ascii="Times New Roman" w:hAnsi="Times New Roman" w:cs="Times New Roman"/>
          <w:sz w:val="24"/>
          <w:szCs w:val="24"/>
        </w:rPr>
      </w:pPr>
      <w:bookmarkStart w:id="26" w:name="_Hlk128511340"/>
      <w:r w:rsidRPr="00C213BD">
        <w:rPr>
          <w:rFonts w:ascii="Times New Roman" w:hAnsi="Times New Roman" w:cs="Times New Roman"/>
          <w:sz w:val="24"/>
          <w:szCs w:val="24"/>
        </w:rPr>
        <w:t xml:space="preserve">Jin, S., C. Homer, L. Yang, P. Danielson, J. Dewitz, C. Li, Z. Zhu, G. Xian, and D. Howard. </w:t>
      </w:r>
      <w:r w:rsidRPr="00C213BD">
        <w:rPr>
          <w:rFonts w:ascii="Times New Roman" w:hAnsi="Times New Roman" w:cs="Times New Roman"/>
          <w:sz w:val="24"/>
          <w:szCs w:val="24"/>
        </w:rPr>
        <w:lastRenderedPageBreak/>
        <w:t xml:space="preserve">2019. Overall methodology design for the United States National Land Cover Database 2016 products. Remote Sensing 11:2971. </w:t>
      </w:r>
    </w:p>
    <w:bookmarkEnd w:id="26"/>
    <w:p w14:paraId="15B41880" w14:textId="77777777"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Kellner, K., and M. Meredith. 2021. Package “jagsUI.” &lt;http://mcmc-jags.sourceforge.net&gt;. </w:t>
      </w:r>
    </w:p>
    <w:p w14:paraId="0469338D" w14:textId="77777777" w:rsidR="00913143" w:rsidRPr="001A3C97" w:rsidRDefault="00913143" w:rsidP="00913143">
      <w:pPr>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Kéry, M., and J. A. Royle. 2008. Hierarchical Bayes estimation of species richness and occupancy in spatially replicated surveys. Journal of Applied Ecology 45:589–598.</w:t>
      </w:r>
    </w:p>
    <w:p w14:paraId="52EB49DD" w14:textId="77777777" w:rsidR="00913143" w:rsidRPr="001A3C97" w:rsidRDefault="00913143" w:rsidP="00913143">
      <w:pPr>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Kéry, M., and J. A. Royle. 2016. Applied hierarchical modeling in ecology. Academic Press, Boston, Massachusetts, USA.</w:t>
      </w:r>
    </w:p>
    <w:p w14:paraId="06B8C5D3" w14:textId="091588A3"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King, D. I., J. D. Lambert, J. P. Buonaccorsi, and L. S. Prout. 2008. Avian population trends in the vulnerable montane forests of the Northern Appalachians, USA. Biodiversity and Conservation 17:2691–2700.</w:t>
      </w:r>
    </w:p>
    <w:p w14:paraId="7989E9B8" w14:textId="77DC552E"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Koleček, J., P. Adamík, and J. Reif. 2020. Shifts in migration phenology under climate change: temperature vs. abundance effects in birds. Climatic Change 159:177–194.</w:t>
      </w:r>
    </w:p>
    <w:p w14:paraId="14BCCDE2"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La Sorte, F. A., and F. R. Thompson III. 2007. Poleward shifts in winter ranges of North American birds. Ecology 88:1803–1812.</w:t>
      </w:r>
    </w:p>
    <w:p w14:paraId="129AA551" w14:textId="5EE6D323"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Leech, D. I., and H. Q. P. Crick. 2007. Influence of climate change on the abundance, </w:t>
      </w:r>
      <w:r w:rsidR="00C213BD" w:rsidRPr="00C213BD">
        <w:rPr>
          <w:rFonts w:ascii="Times New Roman" w:hAnsi="Times New Roman" w:cs="Times New Roman"/>
          <w:sz w:val="24"/>
          <w:szCs w:val="24"/>
        </w:rPr>
        <w:t>distribution,</w:t>
      </w:r>
      <w:r w:rsidRPr="00C213BD">
        <w:rPr>
          <w:rFonts w:ascii="Times New Roman" w:hAnsi="Times New Roman" w:cs="Times New Roman"/>
          <w:sz w:val="24"/>
          <w:szCs w:val="24"/>
        </w:rPr>
        <w:t xml:space="preserve"> and phenology of woodland bird species in temperate regions. Ibis 149:128–145.</w:t>
      </w:r>
    </w:p>
    <w:p w14:paraId="762242E4" w14:textId="77777777" w:rsidR="00B873E3" w:rsidRPr="00C213BD" w:rsidRDefault="00B873E3" w:rsidP="00B873E3">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Madarish, D. M., Rodrigue, J. L., and M. B. Adams. 2002. Vascular flora and macroscopic fauna on the Fernow Experimental Forest. General Technical Report NE-291. USDA Forest Service Northeast Research Station, Newtown Square, Pennsylvania, USA.</w:t>
      </w:r>
    </w:p>
    <w:p w14:paraId="51C4C4D4" w14:textId="6A2E184B"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Magurran, A. E., S. R. Baillie, S. T. Buckland, J. M. Dick, D. A. Elston, E. M. Scott, R. I. Smith, P. J. Somerfield, and A. D. Watt. 2010. Long-term datasets in biodiversity research and monitoring: </w:t>
      </w:r>
      <w:r w:rsidR="002314C0" w:rsidRPr="00C213BD">
        <w:rPr>
          <w:rFonts w:ascii="Times New Roman" w:hAnsi="Times New Roman" w:cs="Times New Roman"/>
          <w:sz w:val="24"/>
          <w:szCs w:val="24"/>
        </w:rPr>
        <w:t>A</w:t>
      </w:r>
      <w:r w:rsidRPr="00C213BD">
        <w:rPr>
          <w:rFonts w:ascii="Times New Roman" w:hAnsi="Times New Roman" w:cs="Times New Roman"/>
          <w:sz w:val="24"/>
          <w:szCs w:val="24"/>
        </w:rPr>
        <w:t xml:space="preserve">ssessing change in ecological communities through time. Trends in Ecology &amp; Evolution 25:574–582. </w:t>
      </w:r>
    </w:p>
    <w:p w14:paraId="04BFDFE5" w14:textId="4C0CCB4E"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Martin, T. E. 2001. Abiotic vs. </w:t>
      </w:r>
      <w:r w:rsidR="002314C0" w:rsidRPr="00C213BD">
        <w:rPr>
          <w:rFonts w:ascii="Times New Roman" w:hAnsi="Times New Roman" w:cs="Times New Roman"/>
          <w:sz w:val="24"/>
          <w:szCs w:val="24"/>
        </w:rPr>
        <w:t>b</w:t>
      </w:r>
      <w:r w:rsidRPr="00C213BD">
        <w:rPr>
          <w:rFonts w:ascii="Times New Roman" w:hAnsi="Times New Roman" w:cs="Times New Roman"/>
          <w:sz w:val="24"/>
          <w:szCs w:val="24"/>
        </w:rPr>
        <w:t xml:space="preserve">iotic </w:t>
      </w:r>
      <w:r w:rsidR="002314C0" w:rsidRPr="00C213BD">
        <w:rPr>
          <w:rFonts w:ascii="Times New Roman" w:hAnsi="Times New Roman" w:cs="Times New Roman"/>
          <w:sz w:val="24"/>
          <w:szCs w:val="24"/>
        </w:rPr>
        <w:t>i</w:t>
      </w:r>
      <w:r w:rsidRPr="00C213BD">
        <w:rPr>
          <w:rFonts w:ascii="Times New Roman" w:hAnsi="Times New Roman" w:cs="Times New Roman"/>
          <w:sz w:val="24"/>
          <w:szCs w:val="24"/>
        </w:rPr>
        <w:t xml:space="preserve">nfluences on </w:t>
      </w:r>
      <w:r w:rsidR="002314C0" w:rsidRPr="00C213BD">
        <w:rPr>
          <w:rFonts w:ascii="Times New Roman" w:hAnsi="Times New Roman" w:cs="Times New Roman"/>
          <w:sz w:val="24"/>
          <w:szCs w:val="24"/>
        </w:rPr>
        <w:t>h</w:t>
      </w:r>
      <w:r w:rsidRPr="00C213BD">
        <w:rPr>
          <w:rFonts w:ascii="Times New Roman" w:hAnsi="Times New Roman" w:cs="Times New Roman"/>
          <w:sz w:val="24"/>
          <w:szCs w:val="24"/>
        </w:rPr>
        <w:t xml:space="preserve">abitat </w:t>
      </w:r>
      <w:r w:rsidR="002314C0" w:rsidRPr="00C213BD">
        <w:rPr>
          <w:rFonts w:ascii="Times New Roman" w:hAnsi="Times New Roman" w:cs="Times New Roman"/>
          <w:sz w:val="24"/>
          <w:szCs w:val="24"/>
        </w:rPr>
        <w:t>s</w:t>
      </w:r>
      <w:r w:rsidRPr="00C213BD">
        <w:rPr>
          <w:rFonts w:ascii="Times New Roman" w:hAnsi="Times New Roman" w:cs="Times New Roman"/>
          <w:sz w:val="24"/>
          <w:szCs w:val="24"/>
        </w:rPr>
        <w:t xml:space="preserve">election of </w:t>
      </w:r>
      <w:r w:rsidR="002314C0" w:rsidRPr="00C213BD">
        <w:rPr>
          <w:rFonts w:ascii="Times New Roman" w:hAnsi="Times New Roman" w:cs="Times New Roman"/>
          <w:sz w:val="24"/>
          <w:szCs w:val="24"/>
        </w:rPr>
        <w:t>c</w:t>
      </w:r>
      <w:r w:rsidRPr="00C213BD">
        <w:rPr>
          <w:rFonts w:ascii="Times New Roman" w:hAnsi="Times New Roman" w:cs="Times New Roman"/>
          <w:sz w:val="24"/>
          <w:szCs w:val="24"/>
        </w:rPr>
        <w:t xml:space="preserve">oexisting </w:t>
      </w:r>
      <w:r w:rsidR="002314C0" w:rsidRPr="00C213BD">
        <w:rPr>
          <w:rFonts w:ascii="Times New Roman" w:hAnsi="Times New Roman" w:cs="Times New Roman"/>
          <w:sz w:val="24"/>
          <w:szCs w:val="24"/>
        </w:rPr>
        <w:t>s</w:t>
      </w:r>
      <w:r w:rsidRPr="00C213BD">
        <w:rPr>
          <w:rFonts w:ascii="Times New Roman" w:hAnsi="Times New Roman" w:cs="Times New Roman"/>
          <w:sz w:val="24"/>
          <w:szCs w:val="24"/>
        </w:rPr>
        <w:t xml:space="preserve">pecies: Climate </w:t>
      </w:r>
      <w:r w:rsidR="002314C0" w:rsidRPr="00C213BD">
        <w:rPr>
          <w:rFonts w:ascii="Times New Roman" w:hAnsi="Times New Roman" w:cs="Times New Roman"/>
          <w:sz w:val="24"/>
          <w:szCs w:val="24"/>
        </w:rPr>
        <w:t>c</w:t>
      </w:r>
      <w:r w:rsidRPr="00C213BD">
        <w:rPr>
          <w:rFonts w:ascii="Times New Roman" w:hAnsi="Times New Roman" w:cs="Times New Roman"/>
          <w:sz w:val="24"/>
          <w:szCs w:val="24"/>
        </w:rPr>
        <w:t xml:space="preserve">hange </w:t>
      </w:r>
      <w:r w:rsidR="002314C0" w:rsidRPr="00C213BD">
        <w:rPr>
          <w:rFonts w:ascii="Times New Roman" w:hAnsi="Times New Roman" w:cs="Times New Roman"/>
          <w:sz w:val="24"/>
          <w:szCs w:val="24"/>
        </w:rPr>
        <w:t>i</w:t>
      </w:r>
      <w:r w:rsidRPr="00C213BD">
        <w:rPr>
          <w:rFonts w:ascii="Times New Roman" w:hAnsi="Times New Roman" w:cs="Times New Roman"/>
          <w:sz w:val="24"/>
          <w:szCs w:val="24"/>
        </w:rPr>
        <w:t>mpacts? Ecology 82:175–188.</w:t>
      </w:r>
    </w:p>
    <w:p w14:paraId="56F089EB" w14:textId="77777777" w:rsidR="002314C0" w:rsidRDefault="002314C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Mayor, S. J., R. P. Guralnick, M. W. Tingley, J. Otegui, J. C. Withey, S. C. Elmendorf, M. E. Andrew, S. Leyk, I. S. Pearse, and D. C. Schneider. 2017. Increasing phenological asynchrony between spring green-up and arrival of migratory birds. Scientific Reports 7:1902.</w:t>
      </w:r>
    </w:p>
    <w:p w14:paraId="53151EC3" w14:textId="4B52292C" w:rsidR="0032552C" w:rsidRPr="00C213BD" w:rsidRDefault="0032552C" w:rsidP="00470B80">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 xml:space="preserve">McCay, D. H., M. D. Abrams, and T. E. DeMeo. 1997. Gradient analysis of secondary forests of eastern </w:t>
      </w:r>
      <w:r>
        <w:rPr>
          <w:rFonts w:ascii="Times New Roman" w:hAnsi="Times New Roman" w:cs="Times New Roman"/>
          <w:sz w:val="24"/>
          <w:szCs w:val="24"/>
        </w:rPr>
        <w:t>W</w:t>
      </w:r>
      <w:r w:rsidRPr="001068DE">
        <w:rPr>
          <w:rFonts w:ascii="Times New Roman" w:hAnsi="Times New Roman" w:cs="Times New Roman"/>
          <w:sz w:val="24"/>
          <w:szCs w:val="24"/>
        </w:rPr>
        <w:t xml:space="preserve">est </w:t>
      </w:r>
      <w:r>
        <w:rPr>
          <w:rFonts w:ascii="Times New Roman" w:hAnsi="Times New Roman" w:cs="Times New Roman"/>
          <w:sz w:val="24"/>
          <w:szCs w:val="24"/>
        </w:rPr>
        <w:t>V</w:t>
      </w:r>
      <w:r w:rsidRPr="001068DE">
        <w:rPr>
          <w:rFonts w:ascii="Times New Roman" w:hAnsi="Times New Roman" w:cs="Times New Roman"/>
          <w:sz w:val="24"/>
          <w:szCs w:val="24"/>
        </w:rPr>
        <w:t>irginia. Journal of the Torrey Botanical Society 124:160–173.</w:t>
      </w:r>
    </w:p>
    <w:p w14:paraId="3B5DC2CD" w14:textId="3F3CB673"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Pearce-Higgins, J</w:t>
      </w:r>
      <w:r w:rsidR="00716CF1">
        <w:rPr>
          <w:rFonts w:ascii="Times New Roman" w:hAnsi="Times New Roman" w:cs="Times New Roman"/>
          <w:sz w:val="24"/>
          <w:szCs w:val="24"/>
        </w:rPr>
        <w:t xml:space="preserve">. </w:t>
      </w:r>
      <w:r w:rsidRPr="00C213BD">
        <w:rPr>
          <w:rFonts w:ascii="Times New Roman" w:hAnsi="Times New Roman" w:cs="Times New Roman"/>
          <w:sz w:val="24"/>
          <w:szCs w:val="24"/>
        </w:rPr>
        <w:t>W</w:t>
      </w:r>
      <w:r w:rsidR="00716CF1">
        <w:rPr>
          <w:rFonts w:ascii="Times New Roman" w:hAnsi="Times New Roman" w:cs="Times New Roman"/>
          <w:sz w:val="24"/>
          <w:szCs w:val="24"/>
        </w:rPr>
        <w:t>.</w:t>
      </w:r>
      <w:r w:rsidRPr="00C213BD">
        <w:rPr>
          <w:rFonts w:ascii="Times New Roman" w:hAnsi="Times New Roman" w:cs="Times New Roman"/>
          <w:sz w:val="24"/>
          <w:szCs w:val="24"/>
        </w:rPr>
        <w:t xml:space="preserve">, N. Ockendon, D. J. Baker, J. Carr, E. C. White, R. E. A. Almond, T. Amano, E. Bertram, R. B. Bradbury, C. Bradley, S. H. M. Butchart, N. Doswald, W. </w:t>
      </w:r>
      <w:r w:rsidRPr="00C213BD">
        <w:rPr>
          <w:rFonts w:ascii="Times New Roman" w:hAnsi="Times New Roman" w:cs="Times New Roman"/>
          <w:sz w:val="24"/>
          <w:szCs w:val="24"/>
        </w:rPr>
        <w:lastRenderedPageBreak/>
        <w:t xml:space="preserve">Foden, D. J. C. Gill, R. E. Green, W. J. Sutherland, and E. V. J. Tanner. 2015. </w:t>
      </w:r>
      <w:r w:rsidR="00716CF1">
        <w:rPr>
          <w:rFonts w:ascii="Times New Roman" w:hAnsi="Times New Roman" w:cs="Times New Roman"/>
          <w:sz w:val="24"/>
          <w:szCs w:val="24"/>
        </w:rPr>
        <w:t>G</w:t>
      </w:r>
      <w:r w:rsidRPr="00C213BD">
        <w:rPr>
          <w:rFonts w:ascii="Times New Roman" w:hAnsi="Times New Roman" w:cs="Times New Roman"/>
          <w:sz w:val="24"/>
          <w:szCs w:val="24"/>
        </w:rPr>
        <w:t>eographical variation in species’ population responses to changes in temperature and precipitation. Proceedings of the Royal Society B: Biological Sciences 282:20151561.</w:t>
      </w:r>
    </w:p>
    <w:p w14:paraId="71AD4F9A"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Pearce-Higgins, J. W., S. M. Eglington, B. Martay, and D. E. Chamberlain. 2015. Drivers of climate change impacts on bird communities. Journal of Animal Ecology 84:943–954. </w:t>
      </w:r>
    </w:p>
    <w:p w14:paraId="00F7F2B3" w14:textId="79BFAB4A"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Pendlebury, C. J., M. G. MacLeod, and D. M. Bryant. 2004. Variation in temperature increases the cost of living in birds. Journal of Experimental Biology 207:2065–2070</w:t>
      </w:r>
      <w:r w:rsidR="002314C0" w:rsidRPr="00C213BD">
        <w:rPr>
          <w:rFonts w:ascii="Times New Roman" w:hAnsi="Times New Roman" w:cs="Times New Roman"/>
          <w:sz w:val="24"/>
          <w:szCs w:val="24"/>
        </w:rPr>
        <w:t>.</w:t>
      </w:r>
    </w:p>
    <w:p w14:paraId="3FF491FE" w14:textId="77777777" w:rsidR="00913143" w:rsidRPr="001A3C97" w:rsidRDefault="00913143" w:rsidP="00913143">
      <w:pPr>
        <w:widowControl w:val="0"/>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Plummer, M. 2003. JAGS: A program for analysis of Bayesian graphical models using Gibbs sampling. In K Hornik, F Leisch, A Zeileis (eds.). Proceedings of the 3rd International Workshop on Distributed Statistical Computing (DSC 2003). Vienna, Austria.</w:t>
      </w:r>
    </w:p>
    <w:p w14:paraId="1139D321" w14:textId="3F1D4F4B"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Pounds, J. A., M. P. L. Fogden, and J. H. Campbell. 1999. Biological response to climate change on a tropical mountain. Nature 398:611–615.</w:t>
      </w:r>
    </w:p>
    <w:p w14:paraId="571056C3" w14:textId="77777777" w:rsidR="00913143" w:rsidRPr="001A3C97" w:rsidRDefault="00913143" w:rsidP="00913143">
      <w:pPr>
        <w:widowControl w:val="0"/>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R Core Team. 2022. R: A language and environment for statistical computing. R Foundation for Statistical Computing, Vienna, Austria. https://www.R-project.org/.</w:t>
      </w:r>
    </w:p>
    <w:p w14:paraId="25E17E93" w14:textId="77777777" w:rsidR="00E610B4" w:rsidRPr="00C213BD" w:rsidRDefault="00E610B4" w:rsidP="006B0089">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Ralph, C.J., S. Droege, J.R. Sauer. 1993. Managing and monitoring birds using point counts: standards and applications. General Technical Report PSW-GTR-149. U.S. Forest Service, Albany, California, USA.</w:t>
      </w:r>
    </w:p>
    <w:p w14:paraId="35C22A83" w14:textId="32DFE85C"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Rittenhouse, C. D., A. M. Pidgeon, T. P. Albright, P. D. Culbert, M. K. Clayton, C. H. Flather, C. Huang, J. G. Masek, S. I. Stewart, and V. C. Radeloff. 2010. Conservation of forest birds: Evidence of a shifting baseline in community structure. PLoS ONE 5:e11938.</w:t>
      </w:r>
    </w:p>
    <w:p w14:paraId="74E5A274" w14:textId="3EBAEA25"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Robbins, C. 1981. Bird activity levels related to weather. Studies in Avian Biology 6:301–310.</w:t>
      </w:r>
    </w:p>
    <w:p w14:paraId="28962531" w14:textId="7EBB842E"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Robbins, C. S., J. R. Sauer, R. S. Greenberg, and S. Droege. 1989. Population declines in North American birds that migrate to the neotropics. Proceedings of the National Academy of Sciences 86:7658–7662.</w:t>
      </w:r>
    </w:p>
    <w:p w14:paraId="5515622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Rodenhouse, N. L., S. N. Matthews, K. P. McFarland, J. D. Lambert, L. R. Iverson, A. Prasad, T. S. Sillett, and R. T. Holmes. 2008. Potential effects of climate change on birds of the Northeast. Mitigation and Adaptation Strategies for Global Change 13:517–540. </w:t>
      </w:r>
    </w:p>
    <w:p w14:paraId="703DACA0"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Rogers, B. M., P. Jantz, S. J. Goetz, and D. M. Theobald. 2016. Vulnerability of tree species to climate change in the Appalachian Landscape Conservation Cooperative. Pages 212–233 in Climate Change in Wildlands: Pioneering Approaches to Science and Management. Island Press, Washington, DC.</w:t>
      </w:r>
    </w:p>
    <w:p w14:paraId="3E392E72" w14:textId="2603F86F" w:rsidR="00470B80"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Rosenberg, K. V, A. M. Dokter, P. J. Blancher, J. R. Sauer, A. C. Smith, P. A. Smith, J. C. Stanton, A. Panjabi, L. Helft, M. Parr, and P. P. Marra. 2019. Decline of the North American avifauna. Science 366:120–124. </w:t>
      </w:r>
    </w:p>
    <w:p w14:paraId="46CE3A42" w14:textId="709DDEB9" w:rsidR="001B5497" w:rsidRPr="00C213BD" w:rsidRDefault="001B5497" w:rsidP="00470B80">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lastRenderedPageBreak/>
        <w:t>Royle, J. A. 2004. N-mixture models for estimating population size from spatially replicated counts. Biometrics 60:108–115.</w:t>
      </w:r>
    </w:p>
    <w:p w14:paraId="30F89C67" w14:textId="77777777" w:rsidR="00FC6B35" w:rsidRDefault="00FC6B35" w:rsidP="00FC6B35">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Sauer, J. R., W. A. Link, and J. E. Hines. 2020. The North American breeding bird survey, analysis results 1966–2019. US Geological Survey data release 10: P96A7675.</w:t>
      </w:r>
    </w:p>
    <w:p w14:paraId="3558B139" w14:textId="2693ABA1" w:rsidR="001B5497" w:rsidRPr="00C213BD" w:rsidRDefault="001B5497" w:rsidP="00FC6B35">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Shaffer, T. 2004. Unified approach to analyzing nest success. The Auk 121:526–540.</w:t>
      </w:r>
    </w:p>
    <w:p w14:paraId="4A655F1F" w14:textId="6AB5C78B"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Sherry, T. W., S. Wilson, S. Hunter, and R. T. Holmes. 2015. Impacts of nest predators and weather on reproductive success and population limitation in a long-distance migratory songbird. Journal of Avian Biology 46:559–569.</w:t>
      </w:r>
    </w:p>
    <w:p w14:paraId="717CA879"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Siegel, R. B., P. Pyle, J. H. Thorne, A. J. Holguin, C. A. Howell, S. Stock, and M. W. Tingley. 2014. Vulnerability of birds to climate change in California’s Sierra Nevada. Avian Conservation &amp; Ecology 9:7. </w:t>
      </w:r>
    </w:p>
    <w:p w14:paraId="2B200FB2" w14:textId="3955ABEA"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Stephens, P. A., L. R. Mason, R. E. Green, R. D. Gregory, J. R. Sauer, J. Alison, A. Aunins, L. Brotons, S. H. M. Butchart, T. Campedelli, T. Chodkiewicz, P. Chylarecki, O. Crowe, J. Elts, V. Escandell, R. P. B. Foppen, H. Heldbjerg, S. Herrando, M. Husby, F. Jiguet, A. Lehikoinen, Å. Lindström, D. G. Noble, J. Y. Paquet, J. Reif, T. Sattler, T. Szép, N. Teufelbauer, S. Trautmann, A. J. Van Strien, C. A. M. Van Turnhout, P. Vorisek, and S. G. Willis. 2016. Consistent response of bird populations to climate change on two continents. Science 352:84–87.</w:t>
      </w:r>
    </w:p>
    <w:p w14:paraId="00062C19" w14:textId="77777777" w:rsidR="00B873E3" w:rsidRPr="00C213BD" w:rsidRDefault="00B873E3" w:rsidP="00B873E3">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Stephenson, S. L. 1993. Upland forests of West Virginia. McClain Printing Co, Parsons, West Virginia, USA.</w:t>
      </w:r>
    </w:p>
    <w:p w14:paraId="6F668BED"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Stralberg, D., D. Jongsomjit, C. A. Howell, M. A. Snyder, J. D. Alexander, J. A. Wiens, and T. L. Root. 2009. Re-shuffling of species with climate disruption: a no-analog future for California birds? PLoS ONE 4:e6825. </w:t>
      </w:r>
    </w:p>
    <w:p w14:paraId="0D820857" w14:textId="3196E045"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Temple, S. A., and B. L. Temple. 1976. Avian </w:t>
      </w:r>
      <w:r w:rsidR="002314C0" w:rsidRPr="00C213BD">
        <w:rPr>
          <w:rFonts w:ascii="Times New Roman" w:hAnsi="Times New Roman" w:cs="Times New Roman"/>
          <w:sz w:val="24"/>
          <w:szCs w:val="24"/>
        </w:rPr>
        <w:t>p</w:t>
      </w:r>
      <w:r w:rsidRPr="00C213BD">
        <w:rPr>
          <w:rFonts w:ascii="Times New Roman" w:hAnsi="Times New Roman" w:cs="Times New Roman"/>
          <w:sz w:val="24"/>
          <w:szCs w:val="24"/>
        </w:rPr>
        <w:t xml:space="preserve">opulation </w:t>
      </w:r>
      <w:r w:rsidR="002314C0" w:rsidRPr="00C213BD">
        <w:rPr>
          <w:rFonts w:ascii="Times New Roman" w:hAnsi="Times New Roman" w:cs="Times New Roman"/>
          <w:sz w:val="24"/>
          <w:szCs w:val="24"/>
        </w:rPr>
        <w:t>t</w:t>
      </w:r>
      <w:r w:rsidRPr="00C213BD">
        <w:rPr>
          <w:rFonts w:ascii="Times New Roman" w:hAnsi="Times New Roman" w:cs="Times New Roman"/>
          <w:sz w:val="24"/>
          <w:szCs w:val="24"/>
        </w:rPr>
        <w:t xml:space="preserve">rends in </w:t>
      </w:r>
      <w:r w:rsidR="002314C0" w:rsidRPr="00C213BD">
        <w:rPr>
          <w:rFonts w:ascii="Times New Roman" w:hAnsi="Times New Roman" w:cs="Times New Roman"/>
          <w:sz w:val="24"/>
          <w:szCs w:val="24"/>
        </w:rPr>
        <w:t>c</w:t>
      </w:r>
      <w:r w:rsidRPr="00C213BD">
        <w:rPr>
          <w:rFonts w:ascii="Times New Roman" w:hAnsi="Times New Roman" w:cs="Times New Roman"/>
          <w:sz w:val="24"/>
          <w:szCs w:val="24"/>
        </w:rPr>
        <w:t>entral New York State, 1935-1972. Bird-Banding 47:238.</w:t>
      </w:r>
    </w:p>
    <w:p w14:paraId="557272E2"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Thomas, C. D., and J. J. Lennon. 1999. Birds extend their ranges northwards. Nature 399:213. </w:t>
      </w:r>
    </w:p>
    <w:p w14:paraId="7783B927"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Tingley, M. W., M. S. Koo, C. Moritz, A. C. Rush, and S. R. Beissinger. 2012. The push and pull of climate change causes heterogeneous shifts in avian elevational ranges. Global Change Biology 18:3279–3290.</w:t>
      </w:r>
    </w:p>
    <w:p w14:paraId="049CC19A"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Trautmann, S. 2018. Climate change impacts on bird species. Pages 217–234 in Bird Species. Springer, Cham. </w:t>
      </w:r>
    </w:p>
    <w:p w14:paraId="422DCDB1" w14:textId="2CD3A2BC"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Trenberth, K. E. 2011. Changes in precipitation with climate change. Climate Research 47:123–138.</w:t>
      </w:r>
    </w:p>
    <w:p w14:paraId="5D17A21A" w14:textId="77777777" w:rsidR="00483A0F" w:rsidRPr="00C213BD" w:rsidRDefault="00483A0F" w:rsidP="00483A0F">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Visser, M. E., L. J. M. Holleman, and P. Gienapp. 2006. Shifts in caterpillar biomass phenology </w:t>
      </w:r>
      <w:r w:rsidRPr="00C213BD">
        <w:rPr>
          <w:rFonts w:ascii="Times New Roman" w:hAnsi="Times New Roman" w:cs="Times New Roman"/>
          <w:sz w:val="24"/>
          <w:szCs w:val="24"/>
        </w:rPr>
        <w:lastRenderedPageBreak/>
        <w:t xml:space="preserve">due to climate change and its impact on the breeding biology of an insectivorous bird. Oecologia 147:164–172. </w:t>
      </w:r>
    </w:p>
    <w:p w14:paraId="76E0412E" w14:textId="77777777" w:rsidR="00483A0F" w:rsidRPr="00C213BD" w:rsidRDefault="00483A0F" w:rsidP="00483A0F">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Waite, T. A., and D. Strickland. 2006. Climate change and the demographic demise of a hoarding bird living on the edge. Proceedings of the Royal Society B: Biological Sciences 273:2809–2813. </w:t>
      </w:r>
    </w:p>
    <w:p w14:paraId="3C25129C" w14:textId="77777777"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Wilson, S., S. L. Ladeau, A. P. Tøttrup, and P. P. Marra. 2011. Range-wide effects of breeding-and nonbreeding-season climate on the abundance of a Neotropical migrant songbird. Ecology 92:1789–1798.</w:t>
      </w:r>
    </w:p>
    <w:p w14:paraId="7547BD8A" w14:textId="77777777" w:rsidR="00470B80"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Ziolkowski Jr., D. J., M. Lutmerding, V. I. Aponte, and M-A. R. Hudson. 2022. North American Breeding Bird Survey Dataset 1966 - 2021: U.S. Geological Survey data release.</w:t>
      </w:r>
    </w:p>
    <w:p w14:paraId="0E72B4C9" w14:textId="77777777" w:rsidR="001B5497" w:rsidRPr="001068DE" w:rsidRDefault="001B5497" w:rsidP="001B5497">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Zipkin, E. F., A. Dewan, and J. Andrew Royle. 2009. Impacts of forest fragmentation on species richness: A hierarchical approach to community modelling. Journal of Applied Ecology 46:815–822.</w:t>
      </w:r>
    </w:p>
    <w:p w14:paraId="1A99843C" w14:textId="618E4554" w:rsidR="001B5497" w:rsidRDefault="001B5497" w:rsidP="001B5497">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Zipkin, E. F., J. Andrew Royle, D. K. Dawson, and S. Bates. 2010. Multi-species occurrence models to evaluate the effects of conservation and management actions. Biological Conservation 143:479–484.</w:t>
      </w:r>
    </w:p>
    <w:p w14:paraId="50C837DF" w14:textId="77777777" w:rsidR="003E143E" w:rsidRDefault="003E143E" w:rsidP="00470B80">
      <w:pPr>
        <w:spacing w:line="276" w:lineRule="auto"/>
        <w:ind w:left="720" w:hanging="720"/>
        <w:rPr>
          <w:rFonts w:ascii="Times New Roman" w:hAnsi="Times New Roman" w:cs="Times New Roman"/>
          <w:sz w:val="24"/>
          <w:szCs w:val="24"/>
        </w:rPr>
      </w:pPr>
    </w:p>
    <w:p w14:paraId="20B9F62C" w14:textId="6CF2905C" w:rsidR="003E143E" w:rsidRPr="00C213BD" w:rsidRDefault="003E143E" w:rsidP="00470B80">
      <w:pPr>
        <w:spacing w:line="276" w:lineRule="auto"/>
        <w:ind w:left="720" w:hanging="720"/>
        <w:rPr>
          <w:rFonts w:ascii="Times New Roman" w:hAnsi="Times New Roman" w:cs="Times New Roman"/>
          <w:sz w:val="24"/>
          <w:szCs w:val="24"/>
        </w:rPr>
      </w:pPr>
    </w:p>
    <w:p w14:paraId="5F6BA994" w14:textId="77777777" w:rsidR="00DC3661" w:rsidRPr="00C213BD" w:rsidRDefault="00DC3661" w:rsidP="007A1808">
      <w:pPr>
        <w:spacing w:line="276" w:lineRule="auto"/>
        <w:rPr>
          <w:rFonts w:ascii="Times New Roman" w:hAnsi="Times New Roman" w:cs="Times New Roman"/>
          <w:b/>
          <w:bCs/>
          <w:caps/>
          <w:sz w:val="24"/>
          <w:szCs w:val="24"/>
        </w:rPr>
      </w:pPr>
    </w:p>
    <w:p w14:paraId="2AE628F2" w14:textId="77777777" w:rsidR="00DC3661" w:rsidRPr="00C213BD" w:rsidRDefault="00DC3661" w:rsidP="007A1808">
      <w:pPr>
        <w:spacing w:line="276" w:lineRule="auto"/>
        <w:rPr>
          <w:rFonts w:ascii="Times New Roman" w:hAnsi="Times New Roman" w:cs="Times New Roman"/>
          <w:b/>
          <w:bCs/>
          <w:caps/>
          <w:sz w:val="24"/>
          <w:szCs w:val="24"/>
        </w:rPr>
      </w:pPr>
    </w:p>
    <w:p w14:paraId="33FDA34B" w14:textId="77777777" w:rsidR="00DC3661" w:rsidRPr="00C213BD" w:rsidRDefault="00DC3661" w:rsidP="007A1808">
      <w:pPr>
        <w:spacing w:line="276" w:lineRule="auto"/>
        <w:rPr>
          <w:rFonts w:ascii="Times New Roman" w:hAnsi="Times New Roman" w:cs="Times New Roman"/>
          <w:b/>
          <w:bCs/>
          <w:caps/>
          <w:sz w:val="24"/>
          <w:szCs w:val="24"/>
        </w:rPr>
      </w:pPr>
    </w:p>
    <w:p w14:paraId="346C0E0C" w14:textId="77777777" w:rsidR="00DC3661" w:rsidRPr="00C213BD" w:rsidRDefault="00DC3661" w:rsidP="007A1808">
      <w:pPr>
        <w:spacing w:line="276" w:lineRule="auto"/>
        <w:rPr>
          <w:rFonts w:ascii="Times New Roman" w:hAnsi="Times New Roman" w:cs="Times New Roman"/>
          <w:b/>
          <w:bCs/>
          <w:caps/>
          <w:sz w:val="24"/>
          <w:szCs w:val="24"/>
        </w:rPr>
      </w:pPr>
    </w:p>
    <w:p w14:paraId="7CA808A9" w14:textId="77777777" w:rsidR="00DC3661" w:rsidRPr="00C213BD" w:rsidRDefault="00DC3661" w:rsidP="007A1808">
      <w:pPr>
        <w:spacing w:line="276" w:lineRule="auto"/>
        <w:rPr>
          <w:rFonts w:ascii="Times New Roman" w:hAnsi="Times New Roman" w:cs="Times New Roman"/>
          <w:b/>
          <w:bCs/>
          <w:caps/>
          <w:sz w:val="24"/>
          <w:szCs w:val="24"/>
        </w:rPr>
      </w:pPr>
    </w:p>
    <w:p w14:paraId="10491689" w14:textId="77777777" w:rsidR="00DC3661" w:rsidRPr="00C213BD" w:rsidRDefault="00DC3661" w:rsidP="007A1808">
      <w:pPr>
        <w:spacing w:line="276" w:lineRule="auto"/>
        <w:rPr>
          <w:rFonts w:ascii="Times New Roman" w:hAnsi="Times New Roman" w:cs="Times New Roman"/>
          <w:b/>
          <w:bCs/>
          <w:caps/>
          <w:sz w:val="24"/>
          <w:szCs w:val="24"/>
        </w:rPr>
      </w:pPr>
    </w:p>
    <w:p w14:paraId="0FDDFCCB" w14:textId="77777777" w:rsidR="00DC3661" w:rsidRPr="00C213BD" w:rsidRDefault="00DC3661" w:rsidP="007A1808">
      <w:pPr>
        <w:spacing w:line="276" w:lineRule="auto"/>
        <w:rPr>
          <w:rFonts w:ascii="Times New Roman" w:hAnsi="Times New Roman" w:cs="Times New Roman"/>
          <w:b/>
          <w:bCs/>
          <w:caps/>
          <w:sz w:val="24"/>
          <w:szCs w:val="24"/>
        </w:rPr>
      </w:pPr>
    </w:p>
    <w:p w14:paraId="3B436BCE" w14:textId="77777777" w:rsidR="00DC3661" w:rsidRPr="00C213BD" w:rsidRDefault="00DC3661" w:rsidP="007A1808">
      <w:pPr>
        <w:spacing w:line="276" w:lineRule="auto"/>
        <w:rPr>
          <w:rFonts w:ascii="Times New Roman" w:hAnsi="Times New Roman" w:cs="Times New Roman"/>
          <w:b/>
          <w:bCs/>
          <w:caps/>
          <w:sz w:val="24"/>
          <w:szCs w:val="24"/>
        </w:rPr>
      </w:pPr>
    </w:p>
    <w:p w14:paraId="182751F7" w14:textId="77777777" w:rsidR="00DC3661" w:rsidRPr="00C213BD" w:rsidRDefault="00DC3661" w:rsidP="007A1808">
      <w:pPr>
        <w:spacing w:line="276" w:lineRule="auto"/>
        <w:rPr>
          <w:rFonts w:ascii="Times New Roman" w:hAnsi="Times New Roman" w:cs="Times New Roman"/>
          <w:b/>
          <w:bCs/>
          <w:caps/>
          <w:sz w:val="24"/>
          <w:szCs w:val="24"/>
        </w:rPr>
      </w:pPr>
    </w:p>
    <w:p w14:paraId="4BA623A8" w14:textId="77777777" w:rsidR="00DC3661" w:rsidRPr="00C213BD" w:rsidRDefault="00DC3661" w:rsidP="007A1808">
      <w:pPr>
        <w:spacing w:line="276" w:lineRule="auto"/>
        <w:rPr>
          <w:rFonts w:ascii="Times New Roman" w:hAnsi="Times New Roman" w:cs="Times New Roman"/>
          <w:b/>
          <w:bCs/>
          <w:caps/>
          <w:sz w:val="24"/>
          <w:szCs w:val="24"/>
        </w:rPr>
      </w:pPr>
    </w:p>
    <w:p w14:paraId="471106D9" w14:textId="77777777" w:rsidR="00DC3661" w:rsidRPr="00C213BD" w:rsidRDefault="00DC3661" w:rsidP="007A1808">
      <w:pPr>
        <w:spacing w:line="276" w:lineRule="auto"/>
        <w:rPr>
          <w:rFonts w:ascii="Times New Roman" w:hAnsi="Times New Roman" w:cs="Times New Roman"/>
          <w:b/>
          <w:bCs/>
          <w:caps/>
          <w:sz w:val="24"/>
          <w:szCs w:val="24"/>
        </w:rPr>
      </w:pPr>
    </w:p>
    <w:p w14:paraId="0E1F5722" w14:textId="77777777" w:rsidR="00DC3661" w:rsidRPr="00C213BD" w:rsidRDefault="00DC3661" w:rsidP="007A1808">
      <w:pPr>
        <w:spacing w:line="276" w:lineRule="auto"/>
        <w:rPr>
          <w:rFonts w:ascii="Times New Roman" w:hAnsi="Times New Roman" w:cs="Times New Roman"/>
          <w:b/>
          <w:bCs/>
          <w:caps/>
          <w:sz w:val="24"/>
          <w:szCs w:val="24"/>
        </w:rPr>
      </w:pPr>
    </w:p>
    <w:p w14:paraId="53E1C9D5" w14:textId="7C8C18DB"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lastRenderedPageBreak/>
        <w:t>Tables</w:t>
      </w:r>
    </w:p>
    <w:p w14:paraId="4B982062" w14:textId="1DFB3725" w:rsidR="001E20F6" w:rsidRPr="00C213BD" w:rsidRDefault="001E20F6" w:rsidP="005F19A0">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Table 1. </w:t>
      </w:r>
      <w:r w:rsidR="00876121" w:rsidRPr="00C213BD">
        <w:rPr>
          <w:rFonts w:ascii="Times New Roman" w:hAnsi="Times New Roman" w:cs="Times New Roman"/>
          <w:sz w:val="24"/>
          <w:szCs w:val="24"/>
        </w:rPr>
        <w:t>List of the</w:t>
      </w:r>
      <w:r w:rsidR="008B5089" w:rsidRPr="00C213BD">
        <w:rPr>
          <w:rFonts w:ascii="Times New Roman" w:hAnsi="Times New Roman" w:cs="Times New Roman"/>
          <w:sz w:val="24"/>
          <w:szCs w:val="24"/>
        </w:rPr>
        <w:t xml:space="preserve"> common name, scientific name,</w:t>
      </w:r>
      <w:r w:rsidR="00FA5041" w:rsidRPr="00C213BD">
        <w:rPr>
          <w:rFonts w:ascii="Times New Roman" w:hAnsi="Times New Roman" w:cs="Times New Roman"/>
          <w:sz w:val="24"/>
          <w:szCs w:val="24"/>
        </w:rPr>
        <w:t xml:space="preserve"> 4-letter</w:t>
      </w:r>
      <w:r w:rsidR="008B5089" w:rsidRPr="00C213BD">
        <w:rPr>
          <w:rFonts w:ascii="Times New Roman" w:hAnsi="Times New Roman" w:cs="Times New Roman"/>
          <w:sz w:val="24"/>
          <w:szCs w:val="24"/>
        </w:rPr>
        <w:t xml:space="preserve"> species code, taxonomic family, and </w:t>
      </w:r>
      <w:r w:rsidR="00044CCB" w:rsidRPr="00C213BD">
        <w:rPr>
          <w:rFonts w:ascii="Times New Roman" w:hAnsi="Times New Roman" w:cs="Times New Roman"/>
          <w:sz w:val="24"/>
          <w:szCs w:val="24"/>
        </w:rPr>
        <w:t xml:space="preserve">climate-related </w:t>
      </w:r>
      <w:r w:rsidR="008B5089" w:rsidRPr="00C213BD">
        <w:rPr>
          <w:rFonts w:ascii="Times New Roman" w:hAnsi="Times New Roman" w:cs="Times New Roman"/>
          <w:sz w:val="24"/>
          <w:szCs w:val="24"/>
        </w:rPr>
        <w:t>guild designation of the</w:t>
      </w:r>
      <w:r w:rsidR="00876121" w:rsidRPr="00C213BD">
        <w:rPr>
          <w:rFonts w:ascii="Times New Roman" w:hAnsi="Times New Roman" w:cs="Times New Roman"/>
          <w:sz w:val="24"/>
          <w:szCs w:val="24"/>
        </w:rPr>
        <w:t xml:space="preserve"> 16 forest songbird species used in </w:t>
      </w:r>
      <w:r w:rsidR="008B5089" w:rsidRPr="00C213BD">
        <w:rPr>
          <w:rFonts w:ascii="Times New Roman" w:hAnsi="Times New Roman" w:cs="Times New Roman"/>
          <w:sz w:val="24"/>
          <w:szCs w:val="24"/>
        </w:rPr>
        <w:t>the focal species analyses</w:t>
      </w:r>
      <w:r w:rsidR="00876121" w:rsidRPr="00C213BD">
        <w:rPr>
          <w:rFonts w:ascii="Times New Roman" w:hAnsi="Times New Roman" w:cs="Times New Roman"/>
          <w:sz w:val="24"/>
          <w:szCs w:val="24"/>
        </w:rPr>
        <w:t xml:space="preserve">. </w:t>
      </w:r>
      <w:r w:rsidR="007239C6" w:rsidRPr="00C213BD">
        <w:rPr>
          <w:rFonts w:ascii="Times New Roman" w:hAnsi="Times New Roman" w:cs="Times New Roman"/>
          <w:sz w:val="24"/>
          <w:szCs w:val="24"/>
        </w:rPr>
        <w:t xml:space="preserve">Climate-related guild designations for the 40 forest songbird species were assigned based on their ranges within the Appalachian Mountains and comprised 4 mutually exclusive categories (Appendix A): north (only found in the Northern or Central Appalachians study regions), south (only found in the Southern or Central Appalachians study regions), trailing (found in all 3 study regions in the Appalachian Mountains but with trailing-edge populations that are limited to higher elevations in the Central or Southern Appalachians study regions), and general (found throughout all 3 study regions in the Appalachian Mountains). </w:t>
      </w:r>
      <w:r w:rsidR="00876121" w:rsidRPr="00C213BD">
        <w:rPr>
          <w:rFonts w:ascii="Times New Roman" w:hAnsi="Times New Roman" w:cs="Times New Roman"/>
          <w:sz w:val="24"/>
          <w:szCs w:val="24"/>
        </w:rPr>
        <w:t xml:space="preserve">An asterisk following the common name indicates a species of regional conservation concern </w:t>
      </w:r>
      <w:r w:rsidR="00FC227E" w:rsidRPr="00C213BD">
        <w:rPr>
          <w:rFonts w:ascii="Times New Roman" w:hAnsi="Times New Roman" w:cs="Times New Roman"/>
          <w:sz w:val="24"/>
          <w:szCs w:val="24"/>
        </w:rPr>
        <w:t>(i.e., listed as an</w:t>
      </w:r>
      <w:r w:rsidR="00876121" w:rsidRPr="00C213BD">
        <w:rPr>
          <w:rFonts w:ascii="Times New Roman" w:hAnsi="Times New Roman" w:cs="Times New Roman"/>
          <w:sz w:val="24"/>
          <w:szCs w:val="24"/>
        </w:rPr>
        <w:t xml:space="preserve"> Appalachian Mountains Joint Venture Priority Species</w:t>
      </w:r>
      <w:r w:rsidR="00FC227E" w:rsidRPr="00C213BD">
        <w:rPr>
          <w:rFonts w:ascii="Times New Roman" w:hAnsi="Times New Roman" w:cs="Times New Roman"/>
          <w:sz w:val="24"/>
          <w:szCs w:val="24"/>
        </w:rPr>
        <w:t xml:space="preserve"> or</w:t>
      </w:r>
      <w:r w:rsidR="00876121" w:rsidRPr="00C213BD">
        <w:rPr>
          <w:rFonts w:ascii="Times New Roman" w:hAnsi="Times New Roman" w:cs="Times New Roman"/>
          <w:sz w:val="24"/>
          <w:szCs w:val="24"/>
        </w:rPr>
        <w:t xml:space="preserve"> North American Bird Conservation Initiative’s Watch List species</w:t>
      </w:r>
      <w:r w:rsidR="00FC227E" w:rsidRPr="00C213BD">
        <w:rPr>
          <w:rFonts w:ascii="Times New Roman" w:hAnsi="Times New Roman" w:cs="Times New Roman"/>
          <w:sz w:val="24"/>
          <w:szCs w:val="24"/>
        </w:rPr>
        <w:t>)</w:t>
      </w:r>
      <w:r w:rsidR="00876121" w:rsidRPr="00C213BD">
        <w:rPr>
          <w:rFonts w:ascii="Times New Roman" w:hAnsi="Times New Roman" w:cs="Times New Roman"/>
          <w:sz w:val="24"/>
          <w:szCs w:val="24"/>
        </w:rPr>
        <w:t>.</w:t>
      </w:r>
    </w:p>
    <w:tbl>
      <w:tblPr>
        <w:tblW w:w="9229" w:type="dxa"/>
        <w:tblLook w:val="04A0" w:firstRow="1" w:lastRow="0" w:firstColumn="1" w:lastColumn="0" w:noHBand="0" w:noVBand="1"/>
      </w:tblPr>
      <w:tblGrid>
        <w:gridCol w:w="3150"/>
        <w:gridCol w:w="2639"/>
        <w:gridCol w:w="1141"/>
        <w:gridCol w:w="1309"/>
        <w:gridCol w:w="61"/>
        <w:gridCol w:w="923"/>
        <w:gridCol w:w="6"/>
      </w:tblGrid>
      <w:tr w:rsidR="003F66E5" w:rsidRPr="00C213BD" w14:paraId="42DC5823" w14:textId="77777777" w:rsidTr="00FA5041">
        <w:trPr>
          <w:trHeight w:val="384"/>
        </w:trPr>
        <w:tc>
          <w:tcPr>
            <w:tcW w:w="3150" w:type="dxa"/>
            <w:tcBorders>
              <w:top w:val="single" w:sz="12" w:space="0" w:color="auto"/>
              <w:left w:val="nil"/>
              <w:bottom w:val="single" w:sz="12" w:space="0" w:color="auto"/>
              <w:right w:val="nil"/>
            </w:tcBorders>
            <w:shd w:val="clear" w:color="auto" w:fill="auto"/>
            <w:noWrap/>
            <w:vAlign w:val="center"/>
            <w:hideMark/>
          </w:tcPr>
          <w:p w14:paraId="0E51C52C" w14:textId="13CFF88F" w:rsidR="003F66E5" w:rsidRPr="00C213BD" w:rsidRDefault="003F66E5" w:rsidP="002C095E">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 xml:space="preserve">Common Name </w:t>
            </w:r>
          </w:p>
        </w:tc>
        <w:tc>
          <w:tcPr>
            <w:tcW w:w="2639" w:type="dxa"/>
            <w:tcBorders>
              <w:top w:val="single" w:sz="12" w:space="0" w:color="auto"/>
              <w:left w:val="nil"/>
              <w:bottom w:val="single" w:sz="12" w:space="0" w:color="auto"/>
              <w:right w:val="nil"/>
            </w:tcBorders>
            <w:vAlign w:val="center"/>
          </w:tcPr>
          <w:p w14:paraId="1B66B8D6" w14:textId="3051F28C" w:rsidR="003F66E5" w:rsidRPr="00C213BD" w:rsidRDefault="003F66E5" w:rsidP="002C095E">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Scientific Name</w:t>
            </w:r>
          </w:p>
        </w:tc>
        <w:tc>
          <w:tcPr>
            <w:tcW w:w="1141" w:type="dxa"/>
            <w:tcBorders>
              <w:top w:val="single" w:sz="12" w:space="0" w:color="auto"/>
              <w:left w:val="nil"/>
              <w:bottom w:val="single" w:sz="12" w:space="0" w:color="auto"/>
              <w:right w:val="nil"/>
            </w:tcBorders>
            <w:shd w:val="clear" w:color="auto" w:fill="auto"/>
            <w:noWrap/>
            <w:vAlign w:val="center"/>
            <w:hideMark/>
          </w:tcPr>
          <w:p w14:paraId="7205D5F0" w14:textId="2F4BC408" w:rsidR="003F66E5" w:rsidRPr="00C213BD" w:rsidRDefault="003F66E5" w:rsidP="002034D6">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Code</w:t>
            </w:r>
          </w:p>
        </w:tc>
        <w:tc>
          <w:tcPr>
            <w:tcW w:w="1309" w:type="dxa"/>
            <w:tcBorders>
              <w:top w:val="single" w:sz="12" w:space="0" w:color="auto"/>
              <w:left w:val="nil"/>
              <w:bottom w:val="single" w:sz="12" w:space="0" w:color="auto"/>
              <w:right w:val="nil"/>
            </w:tcBorders>
            <w:shd w:val="clear" w:color="auto" w:fill="auto"/>
            <w:noWrap/>
            <w:vAlign w:val="center"/>
            <w:hideMark/>
          </w:tcPr>
          <w:p w14:paraId="64ED57CA" w14:textId="02877191" w:rsidR="003F66E5" w:rsidRPr="00C213BD" w:rsidRDefault="003F66E5" w:rsidP="002034D6">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Family</w:t>
            </w:r>
          </w:p>
        </w:tc>
        <w:tc>
          <w:tcPr>
            <w:tcW w:w="990" w:type="dxa"/>
            <w:gridSpan w:val="3"/>
            <w:tcBorders>
              <w:top w:val="single" w:sz="12" w:space="0" w:color="auto"/>
              <w:left w:val="nil"/>
              <w:bottom w:val="single" w:sz="12" w:space="0" w:color="auto"/>
              <w:right w:val="nil"/>
            </w:tcBorders>
            <w:shd w:val="clear" w:color="auto" w:fill="auto"/>
            <w:noWrap/>
            <w:vAlign w:val="center"/>
            <w:hideMark/>
          </w:tcPr>
          <w:p w14:paraId="004DC71D" w14:textId="29E4D9BD" w:rsidR="003F66E5" w:rsidRPr="00C213BD" w:rsidRDefault="003F66E5" w:rsidP="002C095E">
            <w:pPr>
              <w:spacing w:after="0" w:line="240" w:lineRule="auto"/>
              <w:ind w:right="-65"/>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Guild</w:t>
            </w:r>
          </w:p>
        </w:tc>
      </w:tr>
      <w:tr w:rsidR="003F66E5" w:rsidRPr="00C213BD" w14:paraId="6FB82A97" w14:textId="77777777" w:rsidTr="00FA5041">
        <w:trPr>
          <w:gridAfter w:val="1"/>
          <w:wAfter w:w="6" w:type="dxa"/>
          <w:trHeight w:val="360"/>
        </w:trPr>
        <w:tc>
          <w:tcPr>
            <w:tcW w:w="3150" w:type="dxa"/>
            <w:tcBorders>
              <w:top w:val="single" w:sz="12" w:space="0" w:color="auto"/>
              <w:left w:val="nil"/>
              <w:bottom w:val="nil"/>
              <w:right w:val="nil"/>
            </w:tcBorders>
            <w:shd w:val="clear" w:color="auto" w:fill="auto"/>
            <w:noWrap/>
            <w:vAlign w:val="center"/>
            <w:hideMark/>
          </w:tcPr>
          <w:p w14:paraId="716F57F9" w14:textId="13709EA7"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Blackpoll warbler*</w:t>
            </w:r>
          </w:p>
        </w:tc>
        <w:tc>
          <w:tcPr>
            <w:tcW w:w="2639" w:type="dxa"/>
            <w:tcBorders>
              <w:top w:val="single" w:sz="12" w:space="0" w:color="auto"/>
              <w:left w:val="nil"/>
              <w:bottom w:val="nil"/>
              <w:right w:val="nil"/>
            </w:tcBorders>
            <w:vAlign w:val="center"/>
          </w:tcPr>
          <w:p w14:paraId="44AA35C3" w14:textId="3ABE8227"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striata</w:t>
            </w:r>
          </w:p>
        </w:tc>
        <w:tc>
          <w:tcPr>
            <w:tcW w:w="1141" w:type="dxa"/>
            <w:tcBorders>
              <w:top w:val="single" w:sz="12" w:space="0" w:color="auto"/>
              <w:left w:val="nil"/>
              <w:bottom w:val="nil"/>
              <w:right w:val="nil"/>
            </w:tcBorders>
            <w:shd w:val="clear" w:color="auto" w:fill="auto"/>
            <w:noWrap/>
            <w:vAlign w:val="center"/>
            <w:hideMark/>
          </w:tcPr>
          <w:p w14:paraId="578EE0DE" w14:textId="4ECDB51F"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BLPW</w:t>
            </w:r>
          </w:p>
        </w:tc>
        <w:tc>
          <w:tcPr>
            <w:tcW w:w="1370" w:type="dxa"/>
            <w:gridSpan w:val="2"/>
            <w:tcBorders>
              <w:top w:val="single" w:sz="12" w:space="0" w:color="auto"/>
              <w:left w:val="nil"/>
              <w:bottom w:val="nil"/>
              <w:right w:val="nil"/>
            </w:tcBorders>
            <w:shd w:val="clear" w:color="auto" w:fill="auto"/>
            <w:noWrap/>
            <w:vAlign w:val="center"/>
            <w:hideMark/>
          </w:tcPr>
          <w:p w14:paraId="1F5596C4"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single" w:sz="12" w:space="0" w:color="auto"/>
              <w:left w:val="nil"/>
              <w:bottom w:val="nil"/>
              <w:right w:val="nil"/>
            </w:tcBorders>
            <w:shd w:val="clear" w:color="auto" w:fill="auto"/>
            <w:noWrap/>
            <w:vAlign w:val="center"/>
            <w:hideMark/>
          </w:tcPr>
          <w:p w14:paraId="3185A92E"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w:t>
            </w:r>
          </w:p>
        </w:tc>
      </w:tr>
      <w:tr w:rsidR="003F66E5" w:rsidRPr="00C213BD" w14:paraId="37937F68" w14:textId="77777777" w:rsidTr="00FA5041">
        <w:trPr>
          <w:gridAfter w:val="1"/>
          <w:wAfter w:w="6" w:type="dxa"/>
          <w:trHeight w:val="360"/>
        </w:trPr>
        <w:tc>
          <w:tcPr>
            <w:tcW w:w="3150" w:type="dxa"/>
            <w:tcBorders>
              <w:top w:val="nil"/>
              <w:left w:val="nil"/>
              <w:right w:val="nil"/>
            </w:tcBorders>
            <w:shd w:val="clear" w:color="auto" w:fill="auto"/>
            <w:noWrap/>
            <w:vAlign w:val="center"/>
            <w:hideMark/>
          </w:tcPr>
          <w:p w14:paraId="44B5714E" w14:textId="2477652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Swainson's thrush</w:t>
            </w:r>
          </w:p>
        </w:tc>
        <w:tc>
          <w:tcPr>
            <w:tcW w:w="2639" w:type="dxa"/>
            <w:tcBorders>
              <w:top w:val="nil"/>
              <w:left w:val="nil"/>
              <w:right w:val="nil"/>
            </w:tcBorders>
            <w:vAlign w:val="center"/>
          </w:tcPr>
          <w:p w14:paraId="5444FE60" w14:textId="78D5114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Catharus ustulatus</w:t>
            </w:r>
          </w:p>
        </w:tc>
        <w:tc>
          <w:tcPr>
            <w:tcW w:w="1141" w:type="dxa"/>
            <w:tcBorders>
              <w:top w:val="nil"/>
              <w:left w:val="nil"/>
              <w:right w:val="nil"/>
            </w:tcBorders>
            <w:shd w:val="clear" w:color="auto" w:fill="auto"/>
            <w:noWrap/>
            <w:vAlign w:val="center"/>
            <w:hideMark/>
          </w:tcPr>
          <w:p w14:paraId="7FC88869" w14:textId="50DD48F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SWTH</w:t>
            </w:r>
          </w:p>
        </w:tc>
        <w:tc>
          <w:tcPr>
            <w:tcW w:w="1370" w:type="dxa"/>
            <w:gridSpan w:val="2"/>
            <w:tcBorders>
              <w:top w:val="nil"/>
              <w:left w:val="nil"/>
              <w:right w:val="nil"/>
            </w:tcBorders>
            <w:shd w:val="clear" w:color="auto" w:fill="auto"/>
            <w:noWrap/>
            <w:vAlign w:val="center"/>
            <w:hideMark/>
          </w:tcPr>
          <w:p w14:paraId="4B26247F"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Turdidae</w:t>
            </w:r>
          </w:p>
        </w:tc>
        <w:tc>
          <w:tcPr>
            <w:tcW w:w="923" w:type="dxa"/>
            <w:tcBorders>
              <w:top w:val="nil"/>
              <w:left w:val="nil"/>
              <w:right w:val="nil"/>
            </w:tcBorders>
            <w:shd w:val="clear" w:color="auto" w:fill="auto"/>
            <w:noWrap/>
            <w:vAlign w:val="center"/>
            <w:hideMark/>
          </w:tcPr>
          <w:p w14:paraId="1152FBD3"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w:t>
            </w:r>
          </w:p>
        </w:tc>
      </w:tr>
      <w:tr w:rsidR="003F66E5" w:rsidRPr="00C213BD" w14:paraId="33B39ACF"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hideMark/>
          </w:tcPr>
          <w:p w14:paraId="308B83A3" w14:textId="513911F2"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Yellow-bellied flycatcher*</w:t>
            </w:r>
          </w:p>
          <w:p w14:paraId="7345C94C" w14:textId="5A1CD93C" w:rsidR="003F66E5" w:rsidRPr="00C213BD" w:rsidRDefault="003F66E5" w:rsidP="003F66E5">
            <w:pPr>
              <w:spacing w:after="0" w:line="240" w:lineRule="auto"/>
              <w:rPr>
                <w:rFonts w:ascii="Times New Roman" w:eastAsia="Times New Roman" w:hAnsi="Times New Roman" w:cs="Times New Roman"/>
                <w:color w:val="000000"/>
                <w:sz w:val="24"/>
                <w:szCs w:val="24"/>
              </w:rPr>
            </w:pPr>
          </w:p>
        </w:tc>
        <w:tc>
          <w:tcPr>
            <w:tcW w:w="2639" w:type="dxa"/>
            <w:tcBorders>
              <w:top w:val="nil"/>
              <w:left w:val="nil"/>
              <w:bottom w:val="single" w:sz="4" w:space="0" w:color="auto"/>
              <w:right w:val="nil"/>
            </w:tcBorders>
            <w:vAlign w:val="center"/>
          </w:tcPr>
          <w:p w14:paraId="1CA90101" w14:textId="370E4BCF"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Empidonax flaviventris</w:t>
            </w:r>
          </w:p>
        </w:tc>
        <w:tc>
          <w:tcPr>
            <w:tcW w:w="1141" w:type="dxa"/>
            <w:tcBorders>
              <w:top w:val="nil"/>
              <w:left w:val="nil"/>
              <w:bottom w:val="single" w:sz="4" w:space="0" w:color="auto"/>
              <w:right w:val="nil"/>
            </w:tcBorders>
            <w:shd w:val="clear" w:color="auto" w:fill="auto"/>
            <w:noWrap/>
            <w:vAlign w:val="center"/>
            <w:hideMark/>
          </w:tcPr>
          <w:p w14:paraId="57485494" w14:textId="75DF9020"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YBFL</w:t>
            </w:r>
          </w:p>
        </w:tc>
        <w:tc>
          <w:tcPr>
            <w:tcW w:w="1370" w:type="dxa"/>
            <w:gridSpan w:val="2"/>
            <w:tcBorders>
              <w:top w:val="nil"/>
              <w:left w:val="nil"/>
              <w:bottom w:val="single" w:sz="4" w:space="0" w:color="auto"/>
              <w:right w:val="nil"/>
            </w:tcBorders>
            <w:shd w:val="clear" w:color="auto" w:fill="auto"/>
            <w:noWrap/>
            <w:vAlign w:val="center"/>
            <w:hideMark/>
          </w:tcPr>
          <w:p w14:paraId="0CE1A83B"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Tyrannidae</w:t>
            </w:r>
          </w:p>
        </w:tc>
        <w:tc>
          <w:tcPr>
            <w:tcW w:w="923" w:type="dxa"/>
            <w:tcBorders>
              <w:top w:val="nil"/>
              <w:left w:val="nil"/>
              <w:bottom w:val="single" w:sz="4" w:space="0" w:color="auto"/>
              <w:right w:val="nil"/>
            </w:tcBorders>
            <w:shd w:val="clear" w:color="auto" w:fill="auto"/>
            <w:noWrap/>
            <w:vAlign w:val="center"/>
            <w:hideMark/>
          </w:tcPr>
          <w:p w14:paraId="47FF9994"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w:t>
            </w:r>
          </w:p>
        </w:tc>
      </w:tr>
      <w:tr w:rsidR="003F66E5" w:rsidRPr="00C213BD" w14:paraId="7E303FAC" w14:textId="77777777" w:rsidTr="00FA5041">
        <w:trPr>
          <w:gridAfter w:val="1"/>
          <w:wAfter w:w="6" w:type="dxa"/>
          <w:trHeight w:val="360"/>
        </w:trPr>
        <w:tc>
          <w:tcPr>
            <w:tcW w:w="3150" w:type="dxa"/>
            <w:tcBorders>
              <w:top w:val="single" w:sz="4" w:space="0" w:color="auto"/>
              <w:left w:val="nil"/>
              <w:bottom w:val="nil"/>
              <w:right w:val="nil"/>
            </w:tcBorders>
            <w:shd w:val="clear" w:color="auto" w:fill="auto"/>
            <w:noWrap/>
            <w:vAlign w:val="center"/>
          </w:tcPr>
          <w:p w14:paraId="10840433" w14:textId="2DD02064"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Acadian flycatcher*</w:t>
            </w:r>
          </w:p>
        </w:tc>
        <w:tc>
          <w:tcPr>
            <w:tcW w:w="2639" w:type="dxa"/>
            <w:tcBorders>
              <w:top w:val="single" w:sz="4" w:space="0" w:color="auto"/>
              <w:left w:val="nil"/>
              <w:bottom w:val="nil"/>
              <w:right w:val="nil"/>
            </w:tcBorders>
            <w:vAlign w:val="center"/>
          </w:tcPr>
          <w:p w14:paraId="60DDB557" w14:textId="5C54F3C0"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Empidonax virescens</w:t>
            </w:r>
          </w:p>
        </w:tc>
        <w:tc>
          <w:tcPr>
            <w:tcW w:w="1141" w:type="dxa"/>
            <w:tcBorders>
              <w:top w:val="single" w:sz="4" w:space="0" w:color="auto"/>
              <w:left w:val="nil"/>
              <w:bottom w:val="nil"/>
              <w:right w:val="nil"/>
            </w:tcBorders>
            <w:shd w:val="clear" w:color="auto" w:fill="auto"/>
            <w:noWrap/>
            <w:vAlign w:val="center"/>
          </w:tcPr>
          <w:p w14:paraId="33A1DDC3" w14:textId="1A985410"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ACFL</w:t>
            </w:r>
          </w:p>
        </w:tc>
        <w:tc>
          <w:tcPr>
            <w:tcW w:w="1370" w:type="dxa"/>
            <w:gridSpan w:val="2"/>
            <w:tcBorders>
              <w:top w:val="single" w:sz="4" w:space="0" w:color="auto"/>
              <w:left w:val="nil"/>
              <w:bottom w:val="nil"/>
              <w:right w:val="nil"/>
            </w:tcBorders>
            <w:shd w:val="clear" w:color="auto" w:fill="auto"/>
            <w:noWrap/>
            <w:vAlign w:val="center"/>
          </w:tcPr>
          <w:p w14:paraId="63C55562"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Tyrannidae</w:t>
            </w:r>
          </w:p>
        </w:tc>
        <w:tc>
          <w:tcPr>
            <w:tcW w:w="923" w:type="dxa"/>
            <w:tcBorders>
              <w:top w:val="single" w:sz="4" w:space="0" w:color="auto"/>
              <w:left w:val="nil"/>
              <w:bottom w:val="nil"/>
              <w:right w:val="nil"/>
            </w:tcBorders>
            <w:shd w:val="clear" w:color="auto" w:fill="auto"/>
            <w:noWrap/>
            <w:vAlign w:val="center"/>
          </w:tcPr>
          <w:p w14:paraId="24697EC0"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south</w:t>
            </w:r>
          </w:p>
        </w:tc>
      </w:tr>
      <w:tr w:rsidR="003F66E5" w:rsidRPr="00C213BD" w14:paraId="0213A99F" w14:textId="77777777" w:rsidTr="00FA5041">
        <w:trPr>
          <w:gridAfter w:val="1"/>
          <w:wAfter w:w="6" w:type="dxa"/>
          <w:trHeight w:val="360"/>
        </w:trPr>
        <w:tc>
          <w:tcPr>
            <w:tcW w:w="3150" w:type="dxa"/>
            <w:tcBorders>
              <w:top w:val="nil"/>
              <w:left w:val="nil"/>
              <w:right w:val="nil"/>
            </w:tcBorders>
            <w:shd w:val="clear" w:color="auto" w:fill="auto"/>
            <w:noWrap/>
            <w:vAlign w:val="center"/>
          </w:tcPr>
          <w:p w14:paraId="6C507EC1" w14:textId="54202F1A"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Hooded warbler*</w:t>
            </w:r>
          </w:p>
        </w:tc>
        <w:tc>
          <w:tcPr>
            <w:tcW w:w="2639" w:type="dxa"/>
            <w:tcBorders>
              <w:top w:val="nil"/>
              <w:left w:val="nil"/>
              <w:right w:val="nil"/>
            </w:tcBorders>
            <w:vAlign w:val="center"/>
          </w:tcPr>
          <w:p w14:paraId="137574E2" w14:textId="2946A86B"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citrina</w:t>
            </w:r>
          </w:p>
        </w:tc>
        <w:tc>
          <w:tcPr>
            <w:tcW w:w="1141" w:type="dxa"/>
            <w:tcBorders>
              <w:top w:val="nil"/>
              <w:left w:val="nil"/>
              <w:right w:val="nil"/>
            </w:tcBorders>
            <w:shd w:val="clear" w:color="auto" w:fill="auto"/>
            <w:noWrap/>
            <w:vAlign w:val="center"/>
          </w:tcPr>
          <w:p w14:paraId="671BA8F3" w14:textId="3482A80B"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HOWA</w:t>
            </w:r>
          </w:p>
        </w:tc>
        <w:tc>
          <w:tcPr>
            <w:tcW w:w="1370" w:type="dxa"/>
            <w:gridSpan w:val="2"/>
            <w:tcBorders>
              <w:top w:val="nil"/>
              <w:left w:val="nil"/>
              <w:right w:val="nil"/>
            </w:tcBorders>
            <w:shd w:val="clear" w:color="auto" w:fill="auto"/>
            <w:noWrap/>
            <w:vAlign w:val="center"/>
          </w:tcPr>
          <w:p w14:paraId="2B2D4F6A"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044C66E2"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south</w:t>
            </w:r>
          </w:p>
        </w:tc>
      </w:tr>
      <w:tr w:rsidR="003F66E5" w:rsidRPr="00C213BD" w14:paraId="0AAAA0A6"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tcPr>
          <w:p w14:paraId="2054896E" w14:textId="71BBED0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Worm-eating warbler*</w:t>
            </w:r>
          </w:p>
        </w:tc>
        <w:tc>
          <w:tcPr>
            <w:tcW w:w="2639" w:type="dxa"/>
            <w:tcBorders>
              <w:top w:val="nil"/>
              <w:left w:val="nil"/>
              <w:bottom w:val="single" w:sz="4" w:space="0" w:color="auto"/>
              <w:right w:val="nil"/>
            </w:tcBorders>
            <w:vAlign w:val="center"/>
          </w:tcPr>
          <w:p w14:paraId="6D788B8F" w14:textId="166A2AF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Helmitheros vermivorum</w:t>
            </w:r>
          </w:p>
        </w:tc>
        <w:tc>
          <w:tcPr>
            <w:tcW w:w="1141" w:type="dxa"/>
            <w:tcBorders>
              <w:top w:val="nil"/>
              <w:left w:val="nil"/>
              <w:bottom w:val="single" w:sz="4" w:space="0" w:color="auto"/>
              <w:right w:val="nil"/>
            </w:tcBorders>
            <w:shd w:val="clear" w:color="auto" w:fill="auto"/>
            <w:noWrap/>
            <w:vAlign w:val="center"/>
          </w:tcPr>
          <w:p w14:paraId="66290BAA" w14:textId="1C11AF23"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WEWA</w:t>
            </w:r>
          </w:p>
        </w:tc>
        <w:tc>
          <w:tcPr>
            <w:tcW w:w="1370" w:type="dxa"/>
            <w:gridSpan w:val="2"/>
            <w:tcBorders>
              <w:top w:val="nil"/>
              <w:left w:val="nil"/>
              <w:bottom w:val="single" w:sz="4" w:space="0" w:color="auto"/>
              <w:right w:val="nil"/>
            </w:tcBorders>
            <w:shd w:val="clear" w:color="auto" w:fill="auto"/>
            <w:noWrap/>
            <w:vAlign w:val="center"/>
          </w:tcPr>
          <w:p w14:paraId="4FB15645"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bottom w:val="single" w:sz="4" w:space="0" w:color="auto"/>
              <w:right w:val="nil"/>
            </w:tcBorders>
            <w:shd w:val="clear" w:color="auto" w:fill="auto"/>
            <w:noWrap/>
            <w:vAlign w:val="center"/>
          </w:tcPr>
          <w:p w14:paraId="614762EA"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south</w:t>
            </w:r>
          </w:p>
        </w:tc>
      </w:tr>
      <w:tr w:rsidR="003F66E5" w:rsidRPr="00C213BD" w14:paraId="1239CAD2" w14:textId="77777777" w:rsidTr="00FA5041">
        <w:trPr>
          <w:gridAfter w:val="1"/>
          <w:wAfter w:w="6" w:type="dxa"/>
          <w:trHeight w:val="360"/>
        </w:trPr>
        <w:tc>
          <w:tcPr>
            <w:tcW w:w="3150" w:type="dxa"/>
            <w:tcBorders>
              <w:top w:val="single" w:sz="4" w:space="0" w:color="auto"/>
              <w:left w:val="nil"/>
              <w:bottom w:val="nil"/>
              <w:right w:val="nil"/>
            </w:tcBorders>
            <w:shd w:val="clear" w:color="auto" w:fill="auto"/>
            <w:noWrap/>
            <w:vAlign w:val="center"/>
          </w:tcPr>
          <w:p w14:paraId="44BD85B0" w14:textId="29A69295"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Blackburnian warbler*</w:t>
            </w:r>
          </w:p>
        </w:tc>
        <w:tc>
          <w:tcPr>
            <w:tcW w:w="2639" w:type="dxa"/>
            <w:tcBorders>
              <w:top w:val="single" w:sz="4" w:space="0" w:color="auto"/>
              <w:left w:val="nil"/>
              <w:bottom w:val="nil"/>
              <w:right w:val="nil"/>
            </w:tcBorders>
            <w:vAlign w:val="center"/>
          </w:tcPr>
          <w:p w14:paraId="35BA7621" w14:textId="53424E6D"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fusca</w:t>
            </w:r>
          </w:p>
        </w:tc>
        <w:tc>
          <w:tcPr>
            <w:tcW w:w="1141" w:type="dxa"/>
            <w:tcBorders>
              <w:top w:val="single" w:sz="4" w:space="0" w:color="auto"/>
              <w:left w:val="nil"/>
              <w:bottom w:val="nil"/>
              <w:right w:val="nil"/>
            </w:tcBorders>
            <w:shd w:val="clear" w:color="auto" w:fill="auto"/>
            <w:noWrap/>
            <w:vAlign w:val="center"/>
          </w:tcPr>
          <w:p w14:paraId="35BE9711" w14:textId="448ECF7B"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BLBW</w:t>
            </w:r>
          </w:p>
        </w:tc>
        <w:tc>
          <w:tcPr>
            <w:tcW w:w="1370" w:type="dxa"/>
            <w:gridSpan w:val="2"/>
            <w:tcBorders>
              <w:top w:val="single" w:sz="4" w:space="0" w:color="auto"/>
              <w:left w:val="nil"/>
              <w:bottom w:val="nil"/>
              <w:right w:val="nil"/>
            </w:tcBorders>
            <w:shd w:val="clear" w:color="auto" w:fill="auto"/>
            <w:noWrap/>
            <w:vAlign w:val="center"/>
          </w:tcPr>
          <w:p w14:paraId="6BB630C1"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single" w:sz="4" w:space="0" w:color="auto"/>
              <w:left w:val="nil"/>
              <w:bottom w:val="nil"/>
              <w:right w:val="nil"/>
            </w:tcBorders>
            <w:shd w:val="clear" w:color="auto" w:fill="auto"/>
            <w:noWrap/>
            <w:vAlign w:val="center"/>
          </w:tcPr>
          <w:p w14:paraId="47794430"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5D3EFDF7" w14:textId="77777777" w:rsidTr="00FA5041">
        <w:trPr>
          <w:gridAfter w:val="1"/>
          <w:wAfter w:w="6" w:type="dxa"/>
          <w:trHeight w:val="360"/>
        </w:trPr>
        <w:tc>
          <w:tcPr>
            <w:tcW w:w="3150" w:type="dxa"/>
            <w:tcBorders>
              <w:top w:val="nil"/>
              <w:left w:val="nil"/>
              <w:bottom w:val="nil"/>
              <w:right w:val="nil"/>
            </w:tcBorders>
            <w:shd w:val="clear" w:color="auto" w:fill="auto"/>
            <w:noWrap/>
            <w:vAlign w:val="center"/>
          </w:tcPr>
          <w:p w14:paraId="36B7D9C8" w14:textId="7F2E2DF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Black-throated blue warbler</w:t>
            </w:r>
          </w:p>
        </w:tc>
        <w:tc>
          <w:tcPr>
            <w:tcW w:w="2639" w:type="dxa"/>
            <w:tcBorders>
              <w:top w:val="nil"/>
              <w:left w:val="nil"/>
              <w:bottom w:val="nil"/>
              <w:right w:val="nil"/>
            </w:tcBorders>
            <w:vAlign w:val="center"/>
          </w:tcPr>
          <w:p w14:paraId="759DAEF4" w14:textId="51F1A1D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caerulescens</w:t>
            </w:r>
          </w:p>
        </w:tc>
        <w:tc>
          <w:tcPr>
            <w:tcW w:w="1141" w:type="dxa"/>
            <w:tcBorders>
              <w:top w:val="nil"/>
              <w:left w:val="nil"/>
              <w:bottom w:val="nil"/>
              <w:right w:val="nil"/>
            </w:tcBorders>
            <w:shd w:val="clear" w:color="auto" w:fill="auto"/>
            <w:noWrap/>
            <w:vAlign w:val="center"/>
          </w:tcPr>
          <w:p w14:paraId="462AAF36" w14:textId="4D529EAA"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BTBW</w:t>
            </w:r>
          </w:p>
        </w:tc>
        <w:tc>
          <w:tcPr>
            <w:tcW w:w="1370" w:type="dxa"/>
            <w:gridSpan w:val="2"/>
            <w:tcBorders>
              <w:top w:val="nil"/>
              <w:left w:val="nil"/>
              <w:bottom w:val="nil"/>
              <w:right w:val="nil"/>
            </w:tcBorders>
            <w:shd w:val="clear" w:color="auto" w:fill="auto"/>
            <w:noWrap/>
            <w:vAlign w:val="center"/>
          </w:tcPr>
          <w:p w14:paraId="6E90977C"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bottom w:val="nil"/>
              <w:right w:val="nil"/>
            </w:tcBorders>
            <w:shd w:val="clear" w:color="auto" w:fill="auto"/>
            <w:noWrap/>
            <w:vAlign w:val="center"/>
          </w:tcPr>
          <w:p w14:paraId="3C106D54"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4A8CAA86" w14:textId="77777777" w:rsidTr="00FA5041">
        <w:trPr>
          <w:gridAfter w:val="1"/>
          <w:wAfter w:w="6" w:type="dxa"/>
          <w:trHeight w:val="360"/>
        </w:trPr>
        <w:tc>
          <w:tcPr>
            <w:tcW w:w="3150" w:type="dxa"/>
            <w:tcBorders>
              <w:top w:val="nil"/>
              <w:left w:val="nil"/>
              <w:right w:val="nil"/>
            </w:tcBorders>
            <w:shd w:val="clear" w:color="auto" w:fill="auto"/>
            <w:noWrap/>
            <w:vAlign w:val="center"/>
          </w:tcPr>
          <w:p w14:paraId="5E5134F1" w14:textId="0FB072BB"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Black-throated green warbler</w:t>
            </w:r>
          </w:p>
        </w:tc>
        <w:tc>
          <w:tcPr>
            <w:tcW w:w="2639" w:type="dxa"/>
            <w:tcBorders>
              <w:top w:val="nil"/>
              <w:left w:val="nil"/>
              <w:right w:val="nil"/>
            </w:tcBorders>
            <w:vAlign w:val="center"/>
          </w:tcPr>
          <w:p w14:paraId="6BC97E87" w14:textId="2B0591A0"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virens</w:t>
            </w:r>
          </w:p>
        </w:tc>
        <w:tc>
          <w:tcPr>
            <w:tcW w:w="1141" w:type="dxa"/>
            <w:tcBorders>
              <w:top w:val="nil"/>
              <w:left w:val="nil"/>
              <w:right w:val="nil"/>
            </w:tcBorders>
            <w:shd w:val="clear" w:color="auto" w:fill="auto"/>
            <w:noWrap/>
            <w:vAlign w:val="center"/>
          </w:tcPr>
          <w:p w14:paraId="6C68E38E" w14:textId="3D4DC69E"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BTNW</w:t>
            </w:r>
          </w:p>
        </w:tc>
        <w:tc>
          <w:tcPr>
            <w:tcW w:w="1370" w:type="dxa"/>
            <w:gridSpan w:val="2"/>
            <w:tcBorders>
              <w:top w:val="nil"/>
              <w:left w:val="nil"/>
              <w:right w:val="nil"/>
            </w:tcBorders>
            <w:shd w:val="clear" w:color="auto" w:fill="auto"/>
            <w:noWrap/>
            <w:vAlign w:val="center"/>
          </w:tcPr>
          <w:p w14:paraId="0EEEAEE8"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75B8B88B"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3C53170F" w14:textId="77777777" w:rsidTr="00FA5041">
        <w:trPr>
          <w:gridAfter w:val="1"/>
          <w:wAfter w:w="6" w:type="dxa"/>
          <w:trHeight w:val="360"/>
        </w:trPr>
        <w:tc>
          <w:tcPr>
            <w:tcW w:w="3150" w:type="dxa"/>
            <w:tcBorders>
              <w:top w:val="nil"/>
              <w:left w:val="nil"/>
              <w:right w:val="nil"/>
            </w:tcBorders>
            <w:shd w:val="clear" w:color="auto" w:fill="auto"/>
            <w:noWrap/>
            <w:vAlign w:val="center"/>
          </w:tcPr>
          <w:p w14:paraId="14610D55" w14:textId="765231F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Canada warbler*</w:t>
            </w:r>
          </w:p>
        </w:tc>
        <w:tc>
          <w:tcPr>
            <w:tcW w:w="2639" w:type="dxa"/>
            <w:tcBorders>
              <w:top w:val="nil"/>
              <w:left w:val="nil"/>
              <w:right w:val="nil"/>
            </w:tcBorders>
            <w:vAlign w:val="center"/>
          </w:tcPr>
          <w:p w14:paraId="462DED5C" w14:textId="5A6FE795"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Cardellina canadensis</w:t>
            </w:r>
          </w:p>
        </w:tc>
        <w:tc>
          <w:tcPr>
            <w:tcW w:w="1141" w:type="dxa"/>
            <w:tcBorders>
              <w:top w:val="nil"/>
              <w:left w:val="nil"/>
              <w:right w:val="nil"/>
            </w:tcBorders>
            <w:shd w:val="clear" w:color="auto" w:fill="auto"/>
            <w:noWrap/>
            <w:vAlign w:val="center"/>
          </w:tcPr>
          <w:p w14:paraId="6A4930FF" w14:textId="2C07E6CC"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CAWA</w:t>
            </w:r>
          </w:p>
        </w:tc>
        <w:tc>
          <w:tcPr>
            <w:tcW w:w="1370" w:type="dxa"/>
            <w:gridSpan w:val="2"/>
            <w:tcBorders>
              <w:top w:val="nil"/>
              <w:left w:val="nil"/>
              <w:right w:val="nil"/>
            </w:tcBorders>
            <w:shd w:val="clear" w:color="auto" w:fill="auto"/>
            <w:noWrap/>
            <w:vAlign w:val="center"/>
          </w:tcPr>
          <w:p w14:paraId="14E98C8B"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5EC1652B"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5C22069A" w14:textId="77777777" w:rsidTr="00FA5041">
        <w:trPr>
          <w:gridAfter w:val="1"/>
          <w:wAfter w:w="6" w:type="dxa"/>
          <w:trHeight w:val="360"/>
        </w:trPr>
        <w:tc>
          <w:tcPr>
            <w:tcW w:w="3150" w:type="dxa"/>
            <w:tcBorders>
              <w:left w:val="nil"/>
              <w:right w:val="nil"/>
            </w:tcBorders>
            <w:shd w:val="clear" w:color="auto" w:fill="auto"/>
            <w:noWrap/>
            <w:vAlign w:val="center"/>
          </w:tcPr>
          <w:p w14:paraId="0D0EBAB6" w14:textId="4A54011D"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Least flycatcher</w:t>
            </w:r>
          </w:p>
        </w:tc>
        <w:tc>
          <w:tcPr>
            <w:tcW w:w="2639" w:type="dxa"/>
            <w:tcBorders>
              <w:left w:val="nil"/>
              <w:right w:val="nil"/>
            </w:tcBorders>
            <w:vAlign w:val="center"/>
          </w:tcPr>
          <w:p w14:paraId="3E8DB609" w14:textId="7399481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Empidonax minimus</w:t>
            </w:r>
          </w:p>
        </w:tc>
        <w:tc>
          <w:tcPr>
            <w:tcW w:w="1141" w:type="dxa"/>
            <w:tcBorders>
              <w:left w:val="nil"/>
              <w:right w:val="nil"/>
            </w:tcBorders>
            <w:shd w:val="clear" w:color="auto" w:fill="auto"/>
            <w:noWrap/>
            <w:vAlign w:val="center"/>
          </w:tcPr>
          <w:p w14:paraId="091D91E4" w14:textId="6AF7C6AC"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LEFL</w:t>
            </w:r>
          </w:p>
        </w:tc>
        <w:tc>
          <w:tcPr>
            <w:tcW w:w="1370" w:type="dxa"/>
            <w:gridSpan w:val="2"/>
            <w:tcBorders>
              <w:left w:val="nil"/>
              <w:right w:val="nil"/>
            </w:tcBorders>
            <w:shd w:val="clear" w:color="auto" w:fill="auto"/>
            <w:noWrap/>
            <w:vAlign w:val="center"/>
          </w:tcPr>
          <w:p w14:paraId="4E728D07"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Tyrannidae</w:t>
            </w:r>
          </w:p>
        </w:tc>
        <w:tc>
          <w:tcPr>
            <w:tcW w:w="923" w:type="dxa"/>
            <w:tcBorders>
              <w:left w:val="nil"/>
              <w:right w:val="nil"/>
            </w:tcBorders>
            <w:shd w:val="clear" w:color="auto" w:fill="auto"/>
            <w:noWrap/>
            <w:vAlign w:val="center"/>
          </w:tcPr>
          <w:p w14:paraId="1B991E09"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7A14D5E7"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tcPr>
          <w:p w14:paraId="3B17C4DD" w14:textId="13BB7F7E"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Veery</w:t>
            </w:r>
          </w:p>
        </w:tc>
        <w:tc>
          <w:tcPr>
            <w:tcW w:w="2639" w:type="dxa"/>
            <w:tcBorders>
              <w:top w:val="nil"/>
              <w:left w:val="nil"/>
              <w:bottom w:val="single" w:sz="4" w:space="0" w:color="auto"/>
              <w:right w:val="nil"/>
            </w:tcBorders>
            <w:vAlign w:val="center"/>
          </w:tcPr>
          <w:p w14:paraId="11C3ACF8" w14:textId="51DEFDF4"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Catharus fuscescens</w:t>
            </w:r>
          </w:p>
        </w:tc>
        <w:tc>
          <w:tcPr>
            <w:tcW w:w="1141" w:type="dxa"/>
            <w:tcBorders>
              <w:top w:val="nil"/>
              <w:left w:val="nil"/>
              <w:bottom w:val="single" w:sz="4" w:space="0" w:color="auto"/>
              <w:right w:val="nil"/>
            </w:tcBorders>
            <w:shd w:val="clear" w:color="auto" w:fill="auto"/>
            <w:noWrap/>
            <w:vAlign w:val="center"/>
          </w:tcPr>
          <w:p w14:paraId="19E83711" w14:textId="5D8D535B"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VEER</w:t>
            </w:r>
          </w:p>
        </w:tc>
        <w:tc>
          <w:tcPr>
            <w:tcW w:w="1370" w:type="dxa"/>
            <w:gridSpan w:val="2"/>
            <w:tcBorders>
              <w:top w:val="nil"/>
              <w:left w:val="nil"/>
              <w:bottom w:val="single" w:sz="4" w:space="0" w:color="auto"/>
              <w:right w:val="nil"/>
            </w:tcBorders>
            <w:shd w:val="clear" w:color="auto" w:fill="auto"/>
            <w:noWrap/>
            <w:vAlign w:val="center"/>
          </w:tcPr>
          <w:p w14:paraId="7C954669"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Turdidae</w:t>
            </w:r>
          </w:p>
        </w:tc>
        <w:tc>
          <w:tcPr>
            <w:tcW w:w="923" w:type="dxa"/>
            <w:tcBorders>
              <w:top w:val="nil"/>
              <w:left w:val="nil"/>
              <w:bottom w:val="single" w:sz="4" w:space="0" w:color="auto"/>
              <w:right w:val="nil"/>
            </w:tcBorders>
            <w:shd w:val="clear" w:color="auto" w:fill="auto"/>
            <w:noWrap/>
            <w:vAlign w:val="center"/>
          </w:tcPr>
          <w:p w14:paraId="05BB360A"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47C2CC7A" w14:textId="77777777" w:rsidTr="00FA5041">
        <w:trPr>
          <w:gridAfter w:val="1"/>
          <w:wAfter w:w="6" w:type="dxa"/>
          <w:trHeight w:val="360"/>
        </w:trPr>
        <w:tc>
          <w:tcPr>
            <w:tcW w:w="3150" w:type="dxa"/>
            <w:tcBorders>
              <w:top w:val="single" w:sz="4" w:space="0" w:color="auto"/>
              <w:left w:val="nil"/>
              <w:right w:val="nil"/>
            </w:tcBorders>
            <w:shd w:val="clear" w:color="auto" w:fill="auto"/>
            <w:noWrap/>
            <w:vAlign w:val="center"/>
          </w:tcPr>
          <w:p w14:paraId="300CE103" w14:textId="3DDE031F"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American redstart</w:t>
            </w:r>
          </w:p>
        </w:tc>
        <w:tc>
          <w:tcPr>
            <w:tcW w:w="2639" w:type="dxa"/>
            <w:tcBorders>
              <w:top w:val="single" w:sz="4" w:space="0" w:color="auto"/>
              <w:left w:val="nil"/>
              <w:right w:val="nil"/>
            </w:tcBorders>
            <w:vAlign w:val="center"/>
          </w:tcPr>
          <w:p w14:paraId="1E53173B" w14:textId="4BB0D6B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ruticilla</w:t>
            </w:r>
          </w:p>
        </w:tc>
        <w:tc>
          <w:tcPr>
            <w:tcW w:w="1141" w:type="dxa"/>
            <w:tcBorders>
              <w:top w:val="single" w:sz="4" w:space="0" w:color="auto"/>
              <w:left w:val="nil"/>
              <w:right w:val="nil"/>
            </w:tcBorders>
            <w:shd w:val="clear" w:color="auto" w:fill="auto"/>
            <w:noWrap/>
            <w:vAlign w:val="center"/>
          </w:tcPr>
          <w:p w14:paraId="7920FDDD" w14:textId="1ACF5095"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AMRE</w:t>
            </w:r>
          </w:p>
        </w:tc>
        <w:tc>
          <w:tcPr>
            <w:tcW w:w="1370" w:type="dxa"/>
            <w:gridSpan w:val="2"/>
            <w:tcBorders>
              <w:top w:val="single" w:sz="4" w:space="0" w:color="auto"/>
              <w:left w:val="nil"/>
              <w:right w:val="nil"/>
            </w:tcBorders>
            <w:shd w:val="clear" w:color="auto" w:fill="auto"/>
            <w:noWrap/>
            <w:vAlign w:val="center"/>
          </w:tcPr>
          <w:p w14:paraId="01B7F5F5"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single" w:sz="4" w:space="0" w:color="auto"/>
              <w:left w:val="nil"/>
              <w:right w:val="nil"/>
            </w:tcBorders>
            <w:shd w:val="clear" w:color="auto" w:fill="auto"/>
            <w:noWrap/>
            <w:vAlign w:val="center"/>
          </w:tcPr>
          <w:p w14:paraId="0963766C"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r w:rsidR="003F66E5" w:rsidRPr="00C213BD" w14:paraId="13CF954B" w14:textId="77777777" w:rsidTr="00FA5041">
        <w:trPr>
          <w:gridAfter w:val="1"/>
          <w:wAfter w:w="6" w:type="dxa"/>
          <w:trHeight w:val="360"/>
        </w:trPr>
        <w:tc>
          <w:tcPr>
            <w:tcW w:w="3150" w:type="dxa"/>
            <w:tcBorders>
              <w:top w:val="nil"/>
              <w:left w:val="nil"/>
              <w:right w:val="nil"/>
            </w:tcBorders>
            <w:shd w:val="clear" w:color="auto" w:fill="auto"/>
            <w:noWrap/>
            <w:vAlign w:val="center"/>
          </w:tcPr>
          <w:p w14:paraId="706F46E4" w14:textId="6B9621C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Northern parula*</w:t>
            </w:r>
          </w:p>
        </w:tc>
        <w:tc>
          <w:tcPr>
            <w:tcW w:w="2639" w:type="dxa"/>
            <w:tcBorders>
              <w:top w:val="nil"/>
              <w:left w:val="nil"/>
              <w:right w:val="nil"/>
            </w:tcBorders>
            <w:vAlign w:val="center"/>
          </w:tcPr>
          <w:p w14:paraId="79C4731E" w14:textId="21AB1092"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americana</w:t>
            </w:r>
          </w:p>
        </w:tc>
        <w:tc>
          <w:tcPr>
            <w:tcW w:w="1141" w:type="dxa"/>
            <w:tcBorders>
              <w:top w:val="nil"/>
              <w:left w:val="nil"/>
              <w:right w:val="nil"/>
            </w:tcBorders>
            <w:shd w:val="clear" w:color="auto" w:fill="auto"/>
            <w:noWrap/>
            <w:vAlign w:val="center"/>
          </w:tcPr>
          <w:p w14:paraId="77FF7A3B" w14:textId="74AF07A0"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NOPA</w:t>
            </w:r>
          </w:p>
        </w:tc>
        <w:tc>
          <w:tcPr>
            <w:tcW w:w="1370" w:type="dxa"/>
            <w:gridSpan w:val="2"/>
            <w:tcBorders>
              <w:top w:val="nil"/>
              <w:left w:val="nil"/>
              <w:right w:val="nil"/>
            </w:tcBorders>
            <w:shd w:val="clear" w:color="auto" w:fill="auto"/>
            <w:noWrap/>
            <w:vAlign w:val="center"/>
          </w:tcPr>
          <w:p w14:paraId="1F012EBC"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0B6A9B2C"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r w:rsidR="003F66E5" w:rsidRPr="00C213BD" w14:paraId="51959D00" w14:textId="77777777" w:rsidTr="00FA5041">
        <w:trPr>
          <w:gridAfter w:val="1"/>
          <w:wAfter w:w="6" w:type="dxa"/>
          <w:trHeight w:val="360"/>
        </w:trPr>
        <w:tc>
          <w:tcPr>
            <w:tcW w:w="3150" w:type="dxa"/>
            <w:tcBorders>
              <w:top w:val="nil"/>
              <w:left w:val="nil"/>
              <w:right w:val="nil"/>
            </w:tcBorders>
            <w:shd w:val="clear" w:color="auto" w:fill="auto"/>
            <w:noWrap/>
            <w:vAlign w:val="center"/>
          </w:tcPr>
          <w:p w14:paraId="7BED6710" w14:textId="394C320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Ovenbird</w:t>
            </w:r>
          </w:p>
        </w:tc>
        <w:tc>
          <w:tcPr>
            <w:tcW w:w="2639" w:type="dxa"/>
            <w:tcBorders>
              <w:top w:val="nil"/>
              <w:left w:val="nil"/>
              <w:right w:val="nil"/>
            </w:tcBorders>
            <w:vAlign w:val="center"/>
          </w:tcPr>
          <w:p w14:paraId="7865BC78" w14:textId="238491ED"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Seiurus aurocapilla</w:t>
            </w:r>
          </w:p>
        </w:tc>
        <w:tc>
          <w:tcPr>
            <w:tcW w:w="1141" w:type="dxa"/>
            <w:tcBorders>
              <w:top w:val="nil"/>
              <w:left w:val="nil"/>
              <w:right w:val="nil"/>
            </w:tcBorders>
            <w:shd w:val="clear" w:color="auto" w:fill="auto"/>
            <w:noWrap/>
            <w:vAlign w:val="center"/>
          </w:tcPr>
          <w:p w14:paraId="5D97D1EA" w14:textId="0081389E"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OVEN</w:t>
            </w:r>
          </w:p>
        </w:tc>
        <w:tc>
          <w:tcPr>
            <w:tcW w:w="1370" w:type="dxa"/>
            <w:gridSpan w:val="2"/>
            <w:tcBorders>
              <w:top w:val="nil"/>
              <w:left w:val="nil"/>
              <w:right w:val="nil"/>
            </w:tcBorders>
            <w:shd w:val="clear" w:color="auto" w:fill="auto"/>
            <w:noWrap/>
            <w:vAlign w:val="center"/>
          </w:tcPr>
          <w:p w14:paraId="245CD6A6"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18A37393"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r w:rsidR="003F66E5" w:rsidRPr="00C213BD" w14:paraId="73373B6A" w14:textId="77777777" w:rsidTr="00FA5041">
        <w:trPr>
          <w:gridAfter w:val="1"/>
          <w:wAfter w:w="6" w:type="dxa"/>
          <w:trHeight w:val="360"/>
        </w:trPr>
        <w:tc>
          <w:tcPr>
            <w:tcW w:w="3150" w:type="dxa"/>
            <w:tcBorders>
              <w:top w:val="nil"/>
              <w:left w:val="nil"/>
              <w:bottom w:val="single" w:sz="12" w:space="0" w:color="auto"/>
              <w:right w:val="nil"/>
            </w:tcBorders>
            <w:shd w:val="clear" w:color="auto" w:fill="auto"/>
            <w:noWrap/>
            <w:vAlign w:val="center"/>
          </w:tcPr>
          <w:p w14:paraId="008B5FF5" w14:textId="247D403B"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Wood thrush*</w:t>
            </w:r>
          </w:p>
        </w:tc>
        <w:tc>
          <w:tcPr>
            <w:tcW w:w="2639" w:type="dxa"/>
            <w:tcBorders>
              <w:top w:val="nil"/>
              <w:left w:val="nil"/>
              <w:bottom w:val="single" w:sz="12" w:space="0" w:color="auto"/>
              <w:right w:val="nil"/>
            </w:tcBorders>
            <w:vAlign w:val="center"/>
          </w:tcPr>
          <w:p w14:paraId="7383FB09" w14:textId="4933A406"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Hylocichla mustelina</w:t>
            </w:r>
          </w:p>
        </w:tc>
        <w:tc>
          <w:tcPr>
            <w:tcW w:w="1141" w:type="dxa"/>
            <w:tcBorders>
              <w:top w:val="nil"/>
              <w:left w:val="nil"/>
              <w:bottom w:val="single" w:sz="12" w:space="0" w:color="auto"/>
              <w:right w:val="nil"/>
            </w:tcBorders>
            <w:shd w:val="clear" w:color="auto" w:fill="auto"/>
            <w:noWrap/>
            <w:vAlign w:val="center"/>
          </w:tcPr>
          <w:p w14:paraId="7DECF678" w14:textId="71FC34D6"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WOTH</w:t>
            </w:r>
          </w:p>
        </w:tc>
        <w:tc>
          <w:tcPr>
            <w:tcW w:w="1370" w:type="dxa"/>
            <w:gridSpan w:val="2"/>
            <w:tcBorders>
              <w:top w:val="nil"/>
              <w:left w:val="nil"/>
              <w:bottom w:val="single" w:sz="12" w:space="0" w:color="auto"/>
              <w:right w:val="nil"/>
            </w:tcBorders>
            <w:shd w:val="clear" w:color="auto" w:fill="auto"/>
            <w:noWrap/>
            <w:vAlign w:val="center"/>
          </w:tcPr>
          <w:p w14:paraId="06B849D7"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Turdidae</w:t>
            </w:r>
          </w:p>
        </w:tc>
        <w:tc>
          <w:tcPr>
            <w:tcW w:w="923" w:type="dxa"/>
            <w:tcBorders>
              <w:top w:val="nil"/>
              <w:left w:val="nil"/>
              <w:bottom w:val="single" w:sz="12" w:space="0" w:color="auto"/>
              <w:right w:val="nil"/>
            </w:tcBorders>
            <w:shd w:val="clear" w:color="auto" w:fill="auto"/>
            <w:noWrap/>
            <w:vAlign w:val="center"/>
          </w:tcPr>
          <w:p w14:paraId="66F57FDD"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bl>
    <w:p w14:paraId="14D516D5" w14:textId="72A29C7C" w:rsidR="00D30CC6" w:rsidRPr="00C213BD" w:rsidRDefault="00D30CC6" w:rsidP="00C24265">
      <w:pPr>
        <w:spacing w:line="276" w:lineRule="auto"/>
        <w:rPr>
          <w:rFonts w:ascii="Times New Roman" w:hAnsi="Times New Roman" w:cs="Times New Roman"/>
          <w:sz w:val="24"/>
        </w:rPr>
      </w:pPr>
    </w:p>
    <w:p w14:paraId="75027332" w14:textId="77777777" w:rsidR="00544756" w:rsidRPr="00C213BD" w:rsidRDefault="00544756" w:rsidP="005F19A0">
      <w:pPr>
        <w:spacing w:line="276" w:lineRule="auto"/>
        <w:rPr>
          <w:rFonts w:ascii="Times New Roman" w:hAnsi="Times New Roman" w:cs="Times New Roman"/>
          <w:sz w:val="24"/>
        </w:rPr>
      </w:pPr>
      <w:bookmarkStart w:id="27" w:name="_Hlk82986315"/>
    </w:p>
    <w:p w14:paraId="77AF31E9" w14:textId="77777777" w:rsidR="00544756" w:rsidRPr="00C213BD" w:rsidRDefault="00544756" w:rsidP="005F19A0">
      <w:pPr>
        <w:spacing w:line="276" w:lineRule="auto"/>
        <w:rPr>
          <w:rFonts w:ascii="Times New Roman" w:hAnsi="Times New Roman" w:cs="Times New Roman"/>
          <w:sz w:val="24"/>
        </w:rPr>
      </w:pPr>
    </w:p>
    <w:p w14:paraId="736E3B38" w14:textId="77777777" w:rsidR="00544756" w:rsidRPr="00C213BD" w:rsidRDefault="00544756" w:rsidP="005F19A0">
      <w:pPr>
        <w:spacing w:line="276" w:lineRule="auto"/>
        <w:rPr>
          <w:rFonts w:ascii="Times New Roman" w:hAnsi="Times New Roman" w:cs="Times New Roman"/>
          <w:sz w:val="24"/>
        </w:rPr>
      </w:pPr>
    </w:p>
    <w:p w14:paraId="0B07E5B7" w14:textId="120DBC24" w:rsidR="005F19A0" w:rsidRPr="00C213BD" w:rsidRDefault="00876121" w:rsidP="005F19A0">
      <w:pPr>
        <w:spacing w:line="276" w:lineRule="auto"/>
        <w:rPr>
          <w:rFonts w:ascii="Times New Roman" w:hAnsi="Times New Roman" w:cs="Times New Roman"/>
          <w:sz w:val="24"/>
        </w:rPr>
      </w:pPr>
      <w:r w:rsidRPr="00C213BD">
        <w:rPr>
          <w:rFonts w:ascii="Times New Roman" w:hAnsi="Times New Roman" w:cs="Times New Roman"/>
          <w:sz w:val="24"/>
        </w:rPr>
        <w:lastRenderedPageBreak/>
        <w:t xml:space="preserve">Table 2. List of </w:t>
      </w:r>
      <w:r w:rsidR="00241CDE" w:rsidRPr="00C213BD">
        <w:rPr>
          <w:rFonts w:ascii="Times New Roman" w:hAnsi="Times New Roman" w:cs="Times New Roman"/>
          <w:sz w:val="24"/>
        </w:rPr>
        <w:t xml:space="preserve">temporal (N = 1), </w:t>
      </w:r>
      <w:r w:rsidR="00297E66" w:rsidRPr="00C213BD">
        <w:rPr>
          <w:rFonts w:ascii="Times New Roman" w:hAnsi="Times New Roman" w:cs="Times New Roman"/>
          <w:sz w:val="24"/>
        </w:rPr>
        <w:t>spatial</w:t>
      </w:r>
      <w:r w:rsidR="00F866D0" w:rsidRPr="00C213BD">
        <w:rPr>
          <w:rFonts w:ascii="Times New Roman" w:hAnsi="Times New Roman" w:cs="Times New Roman"/>
          <w:sz w:val="24"/>
        </w:rPr>
        <w:t xml:space="preserve"> (N = </w:t>
      </w:r>
      <w:r w:rsidR="00544756" w:rsidRPr="00C213BD">
        <w:rPr>
          <w:rFonts w:ascii="Times New Roman" w:hAnsi="Times New Roman" w:cs="Times New Roman"/>
          <w:sz w:val="24"/>
        </w:rPr>
        <w:t>2</w:t>
      </w:r>
      <w:r w:rsidR="00F866D0" w:rsidRPr="00C213BD">
        <w:rPr>
          <w:rFonts w:ascii="Times New Roman" w:hAnsi="Times New Roman" w:cs="Times New Roman"/>
          <w:sz w:val="24"/>
        </w:rPr>
        <w:t>),</w:t>
      </w:r>
      <w:r w:rsidR="00544756" w:rsidRPr="00C213BD">
        <w:rPr>
          <w:rFonts w:ascii="Times New Roman" w:hAnsi="Times New Roman" w:cs="Times New Roman"/>
          <w:sz w:val="24"/>
        </w:rPr>
        <w:t xml:space="preserve"> climate (N = 4), </w:t>
      </w:r>
      <w:r w:rsidR="00241CDE" w:rsidRPr="00C213BD">
        <w:rPr>
          <w:rFonts w:ascii="Times New Roman" w:hAnsi="Times New Roman" w:cs="Times New Roman"/>
          <w:sz w:val="24"/>
        </w:rPr>
        <w:t xml:space="preserve">topographical (N = </w:t>
      </w:r>
      <w:r w:rsidR="00544756" w:rsidRPr="00C213BD">
        <w:rPr>
          <w:rFonts w:ascii="Times New Roman" w:hAnsi="Times New Roman" w:cs="Times New Roman"/>
          <w:sz w:val="24"/>
        </w:rPr>
        <w:t>2</w:t>
      </w:r>
      <w:r w:rsidR="00241CDE" w:rsidRPr="00C213BD">
        <w:rPr>
          <w:rFonts w:ascii="Times New Roman" w:hAnsi="Times New Roman" w:cs="Times New Roman"/>
          <w:sz w:val="24"/>
        </w:rPr>
        <w:t xml:space="preserve">), </w:t>
      </w:r>
      <w:r w:rsidR="006D3119" w:rsidRPr="00C213BD">
        <w:rPr>
          <w:rFonts w:ascii="Times New Roman" w:hAnsi="Times New Roman" w:cs="Times New Roman"/>
          <w:sz w:val="24"/>
        </w:rPr>
        <w:t>and habitat (N = 2)</w:t>
      </w:r>
      <w:r w:rsidR="00241CDE" w:rsidRPr="00C213BD">
        <w:rPr>
          <w:rFonts w:ascii="Times New Roman" w:hAnsi="Times New Roman" w:cs="Times New Roman"/>
          <w:sz w:val="24"/>
        </w:rPr>
        <w:t xml:space="preserve"> </w:t>
      </w:r>
      <w:r w:rsidRPr="00C213BD">
        <w:rPr>
          <w:rFonts w:ascii="Times New Roman" w:hAnsi="Times New Roman" w:cs="Times New Roman"/>
          <w:sz w:val="24"/>
        </w:rPr>
        <w:t>variables with detailed descriptions including units</w:t>
      </w:r>
      <w:r w:rsidR="006D3119" w:rsidRPr="00C213BD">
        <w:rPr>
          <w:rFonts w:ascii="Times New Roman" w:hAnsi="Times New Roman" w:cs="Times New Roman"/>
          <w:sz w:val="24"/>
        </w:rPr>
        <w:t xml:space="preserve">, </w:t>
      </w:r>
      <w:r w:rsidRPr="00C213BD">
        <w:rPr>
          <w:rFonts w:ascii="Times New Roman" w:hAnsi="Times New Roman" w:cs="Times New Roman"/>
          <w:sz w:val="24"/>
        </w:rPr>
        <w:t xml:space="preserve">identification of data sources including the spatial resolution of the dataset, </w:t>
      </w:r>
      <w:r w:rsidR="006D3119" w:rsidRPr="00C213BD">
        <w:rPr>
          <w:rFonts w:ascii="Times New Roman" w:hAnsi="Times New Roman" w:cs="Times New Roman"/>
          <w:sz w:val="24"/>
        </w:rPr>
        <w:t>and notes on the type of variable and its corresponding range in values</w:t>
      </w:r>
      <w:r w:rsidRPr="00C213BD">
        <w:rPr>
          <w:rFonts w:ascii="Times New Roman" w:hAnsi="Times New Roman" w:cs="Times New Roman"/>
          <w:sz w:val="24"/>
        </w:rPr>
        <w:t>.</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410"/>
        <w:gridCol w:w="2880"/>
      </w:tblGrid>
      <w:tr w:rsidR="00C252D3" w:rsidRPr="00C213BD" w14:paraId="41742E8B" w14:textId="67FF80DC" w:rsidTr="00297E66">
        <w:trPr>
          <w:trHeight w:val="317"/>
        </w:trPr>
        <w:tc>
          <w:tcPr>
            <w:tcW w:w="2070" w:type="dxa"/>
            <w:tcBorders>
              <w:top w:val="single" w:sz="12" w:space="0" w:color="auto"/>
              <w:bottom w:val="single" w:sz="12" w:space="0" w:color="auto"/>
            </w:tcBorders>
          </w:tcPr>
          <w:p w14:paraId="6B85FFCD" w14:textId="46467F3B" w:rsidR="00C252D3" w:rsidRPr="00C213BD" w:rsidRDefault="00C252D3" w:rsidP="00445F22">
            <w:pPr>
              <w:rPr>
                <w:rFonts w:ascii="Times New Roman" w:hAnsi="Times New Roman" w:cs="Times New Roman"/>
                <w:b/>
                <w:sz w:val="24"/>
                <w:szCs w:val="24"/>
              </w:rPr>
            </w:pPr>
            <w:r w:rsidRPr="00C213BD">
              <w:rPr>
                <w:rFonts w:ascii="Times New Roman" w:hAnsi="Times New Roman" w:cs="Times New Roman"/>
                <w:b/>
                <w:sz w:val="24"/>
                <w:szCs w:val="24"/>
              </w:rPr>
              <w:t>Variable</w:t>
            </w:r>
          </w:p>
        </w:tc>
        <w:tc>
          <w:tcPr>
            <w:tcW w:w="4410" w:type="dxa"/>
            <w:tcBorders>
              <w:top w:val="single" w:sz="12" w:space="0" w:color="auto"/>
              <w:bottom w:val="single" w:sz="12" w:space="0" w:color="auto"/>
            </w:tcBorders>
          </w:tcPr>
          <w:p w14:paraId="0EB3583B" w14:textId="313A1B88" w:rsidR="00C252D3" w:rsidRPr="00C213BD" w:rsidRDefault="00C252D3" w:rsidP="00445F22">
            <w:pPr>
              <w:rPr>
                <w:rFonts w:ascii="Times New Roman" w:hAnsi="Times New Roman" w:cs="Times New Roman"/>
                <w:b/>
                <w:sz w:val="24"/>
                <w:szCs w:val="24"/>
              </w:rPr>
            </w:pPr>
            <w:r w:rsidRPr="00C213BD">
              <w:rPr>
                <w:rFonts w:ascii="Times New Roman" w:hAnsi="Times New Roman" w:cs="Times New Roman"/>
                <w:b/>
                <w:sz w:val="24"/>
                <w:szCs w:val="24"/>
              </w:rPr>
              <w:t>Description (Unit)</w:t>
            </w:r>
          </w:p>
        </w:tc>
        <w:tc>
          <w:tcPr>
            <w:tcW w:w="2880" w:type="dxa"/>
            <w:tcBorders>
              <w:top w:val="single" w:sz="12" w:space="0" w:color="auto"/>
              <w:bottom w:val="single" w:sz="12" w:space="0" w:color="auto"/>
            </w:tcBorders>
          </w:tcPr>
          <w:p w14:paraId="41C5199B" w14:textId="7B954E0F" w:rsidR="00C252D3" w:rsidRPr="00C213BD" w:rsidRDefault="00C252D3" w:rsidP="00445F22">
            <w:pPr>
              <w:rPr>
                <w:rFonts w:ascii="Times New Roman" w:hAnsi="Times New Roman" w:cs="Times New Roman"/>
                <w:b/>
                <w:sz w:val="24"/>
                <w:szCs w:val="24"/>
              </w:rPr>
            </w:pPr>
            <w:r w:rsidRPr="00C213BD">
              <w:rPr>
                <w:rFonts w:ascii="Times New Roman" w:hAnsi="Times New Roman" w:cs="Times New Roman"/>
                <w:b/>
                <w:sz w:val="24"/>
                <w:szCs w:val="24"/>
              </w:rPr>
              <w:t>Data Source (resolution)</w:t>
            </w:r>
          </w:p>
        </w:tc>
      </w:tr>
      <w:tr w:rsidR="00C252D3" w:rsidRPr="00C213BD" w14:paraId="3EB4C686" w14:textId="14FE28D4" w:rsidTr="00297E66">
        <w:trPr>
          <w:trHeight w:val="317"/>
        </w:trPr>
        <w:tc>
          <w:tcPr>
            <w:tcW w:w="2070" w:type="dxa"/>
            <w:tcBorders>
              <w:top w:val="single" w:sz="12" w:space="0" w:color="auto"/>
              <w:bottom w:val="single" w:sz="4" w:space="0" w:color="auto"/>
            </w:tcBorders>
          </w:tcPr>
          <w:p w14:paraId="38EFC456" w14:textId="77777777" w:rsidR="00C252D3" w:rsidRPr="00C213BD" w:rsidRDefault="00C252D3" w:rsidP="00445F22">
            <w:pPr>
              <w:rPr>
                <w:rFonts w:ascii="Times New Roman" w:hAnsi="Times New Roman" w:cs="Times New Roman"/>
                <w:sz w:val="10"/>
                <w:szCs w:val="10"/>
              </w:rPr>
            </w:pPr>
          </w:p>
          <w:p w14:paraId="212A5F2B" w14:textId="1F130D3E" w:rsidR="00C252D3" w:rsidRPr="00C213BD" w:rsidRDefault="00C252D3" w:rsidP="00445F22">
            <w:pPr>
              <w:rPr>
                <w:rFonts w:ascii="Times New Roman" w:hAnsi="Times New Roman" w:cs="Times New Roman"/>
                <w:sz w:val="24"/>
                <w:szCs w:val="24"/>
              </w:rPr>
            </w:pPr>
            <w:r w:rsidRPr="00C213BD">
              <w:rPr>
                <w:rFonts w:ascii="Times New Roman" w:hAnsi="Times New Roman" w:cs="Times New Roman"/>
                <w:sz w:val="24"/>
                <w:szCs w:val="24"/>
              </w:rPr>
              <w:t>Year</w:t>
            </w:r>
          </w:p>
        </w:tc>
        <w:tc>
          <w:tcPr>
            <w:tcW w:w="4410" w:type="dxa"/>
            <w:tcBorders>
              <w:top w:val="single" w:sz="12" w:space="0" w:color="auto"/>
              <w:bottom w:val="single" w:sz="4" w:space="0" w:color="auto"/>
            </w:tcBorders>
          </w:tcPr>
          <w:p w14:paraId="2A6ABF7C" w14:textId="77777777" w:rsidR="00C252D3" w:rsidRPr="00C213BD" w:rsidRDefault="00C252D3" w:rsidP="00445F22">
            <w:pPr>
              <w:rPr>
                <w:rFonts w:ascii="Times New Roman" w:hAnsi="Times New Roman" w:cs="Times New Roman"/>
                <w:sz w:val="10"/>
                <w:szCs w:val="10"/>
              </w:rPr>
            </w:pPr>
          </w:p>
          <w:p w14:paraId="3AC70569" w14:textId="77777777" w:rsidR="00C252D3" w:rsidRPr="00C213BD" w:rsidRDefault="00C252D3" w:rsidP="00445F22">
            <w:pPr>
              <w:rPr>
                <w:rFonts w:ascii="Times New Roman" w:hAnsi="Times New Roman" w:cs="Times New Roman"/>
                <w:sz w:val="24"/>
                <w:szCs w:val="24"/>
              </w:rPr>
            </w:pPr>
            <w:r w:rsidRPr="00C213BD">
              <w:rPr>
                <w:rFonts w:ascii="Times New Roman" w:hAnsi="Times New Roman" w:cs="Times New Roman"/>
                <w:sz w:val="24"/>
                <w:szCs w:val="24"/>
              </w:rPr>
              <w:t>Year of data collection; variable type: discrete; range: 1993–2020</w:t>
            </w:r>
          </w:p>
          <w:p w14:paraId="7191B1D6" w14:textId="5C40BE07" w:rsidR="00C252D3" w:rsidRPr="00C213BD" w:rsidRDefault="00C252D3" w:rsidP="00445F22">
            <w:pPr>
              <w:rPr>
                <w:rFonts w:ascii="Times New Roman" w:hAnsi="Times New Roman" w:cs="Times New Roman"/>
                <w:sz w:val="10"/>
                <w:szCs w:val="10"/>
              </w:rPr>
            </w:pPr>
          </w:p>
        </w:tc>
        <w:tc>
          <w:tcPr>
            <w:tcW w:w="2880" w:type="dxa"/>
            <w:tcBorders>
              <w:top w:val="single" w:sz="12" w:space="0" w:color="auto"/>
              <w:bottom w:val="single" w:sz="4" w:space="0" w:color="auto"/>
            </w:tcBorders>
          </w:tcPr>
          <w:p w14:paraId="7F84A74C" w14:textId="77777777" w:rsidR="00C252D3" w:rsidRPr="00C213BD" w:rsidRDefault="00C252D3" w:rsidP="00445F22">
            <w:pPr>
              <w:rPr>
                <w:rFonts w:ascii="Times New Roman" w:hAnsi="Times New Roman" w:cs="Times New Roman"/>
                <w:sz w:val="10"/>
                <w:szCs w:val="10"/>
              </w:rPr>
            </w:pPr>
          </w:p>
          <w:p w14:paraId="71B4C349" w14:textId="00275215" w:rsidR="00C252D3" w:rsidRPr="00C213BD" w:rsidRDefault="00C252D3" w:rsidP="00445F22">
            <w:pPr>
              <w:rPr>
                <w:rFonts w:ascii="Times New Roman" w:hAnsi="Times New Roman" w:cs="Times New Roman"/>
                <w:sz w:val="24"/>
                <w:szCs w:val="24"/>
              </w:rPr>
            </w:pPr>
            <w:r w:rsidRPr="00C213BD">
              <w:rPr>
                <w:rFonts w:ascii="Times New Roman" w:hAnsi="Times New Roman" w:cs="Times New Roman"/>
                <w:sz w:val="24"/>
                <w:szCs w:val="24"/>
              </w:rPr>
              <w:t>Bird survey data</w:t>
            </w:r>
          </w:p>
        </w:tc>
      </w:tr>
      <w:tr w:rsidR="00F866D0" w:rsidRPr="00C213BD" w14:paraId="3F9AD6AE" w14:textId="77777777" w:rsidTr="00297E66">
        <w:trPr>
          <w:trHeight w:val="317"/>
        </w:trPr>
        <w:tc>
          <w:tcPr>
            <w:tcW w:w="2070" w:type="dxa"/>
            <w:tcBorders>
              <w:top w:val="single" w:sz="4" w:space="0" w:color="auto"/>
            </w:tcBorders>
          </w:tcPr>
          <w:p w14:paraId="2CF6FF15" w14:textId="77777777" w:rsidR="00F866D0" w:rsidRPr="00C213BD" w:rsidRDefault="00F866D0" w:rsidP="00F866D0">
            <w:pPr>
              <w:rPr>
                <w:rFonts w:ascii="Times New Roman" w:hAnsi="Times New Roman" w:cs="Times New Roman"/>
                <w:sz w:val="10"/>
                <w:szCs w:val="10"/>
              </w:rPr>
            </w:pPr>
          </w:p>
          <w:p w14:paraId="3DDB0789" w14:textId="7F6B2B1E" w:rsidR="00F866D0" w:rsidRPr="00C213BD" w:rsidRDefault="00F866D0" w:rsidP="00F866D0">
            <w:pPr>
              <w:rPr>
                <w:rFonts w:ascii="Times New Roman" w:hAnsi="Times New Roman" w:cs="Times New Roman"/>
                <w:sz w:val="10"/>
                <w:szCs w:val="10"/>
              </w:rPr>
            </w:pPr>
            <w:r w:rsidRPr="00C213BD">
              <w:rPr>
                <w:rFonts w:ascii="Times New Roman" w:hAnsi="Times New Roman" w:cs="Times New Roman"/>
                <w:sz w:val="24"/>
                <w:szCs w:val="24"/>
              </w:rPr>
              <w:t>Latitude</w:t>
            </w:r>
          </w:p>
        </w:tc>
        <w:tc>
          <w:tcPr>
            <w:tcW w:w="4410" w:type="dxa"/>
            <w:tcBorders>
              <w:top w:val="single" w:sz="4" w:space="0" w:color="auto"/>
            </w:tcBorders>
          </w:tcPr>
          <w:p w14:paraId="366A44C1" w14:textId="77777777" w:rsidR="00F866D0" w:rsidRPr="00C213BD" w:rsidRDefault="00F866D0" w:rsidP="00F866D0">
            <w:pPr>
              <w:rPr>
                <w:rFonts w:ascii="Times New Roman" w:hAnsi="Times New Roman" w:cs="Times New Roman"/>
                <w:sz w:val="10"/>
                <w:szCs w:val="10"/>
              </w:rPr>
            </w:pPr>
          </w:p>
          <w:p w14:paraId="25DC6606" w14:textId="1CDD89F2" w:rsidR="00F866D0" w:rsidRPr="00C213BD" w:rsidRDefault="00F866D0" w:rsidP="00F866D0">
            <w:pPr>
              <w:rPr>
                <w:rFonts w:ascii="Times New Roman" w:hAnsi="Times New Roman" w:cs="Times New Roman"/>
                <w:sz w:val="24"/>
                <w:szCs w:val="24"/>
              </w:rPr>
            </w:pPr>
            <w:r w:rsidRPr="00C213BD">
              <w:rPr>
                <w:rFonts w:ascii="Times New Roman" w:hAnsi="Times New Roman" w:cs="Times New Roman"/>
                <w:sz w:val="24"/>
                <w:szCs w:val="24"/>
              </w:rPr>
              <w:t xml:space="preserve">Latitude (decimal degrees) of the sampling </w:t>
            </w:r>
            <w:r w:rsidR="0028751F" w:rsidRPr="00C213BD">
              <w:rPr>
                <w:rFonts w:ascii="Times New Roman" w:hAnsi="Times New Roman" w:cs="Times New Roman"/>
                <w:sz w:val="24"/>
              </w:rPr>
              <w:t>point</w:t>
            </w:r>
            <w:r w:rsidRPr="00C213BD">
              <w:rPr>
                <w:rFonts w:ascii="Times New Roman" w:hAnsi="Times New Roman" w:cs="Times New Roman"/>
                <w:sz w:val="24"/>
                <w:szCs w:val="24"/>
              </w:rPr>
              <w:t>; variable type: continuous; range: 35.00585–43.95997</w:t>
            </w:r>
          </w:p>
          <w:p w14:paraId="16BCDE00" w14:textId="77777777" w:rsidR="00F866D0" w:rsidRPr="00C213BD" w:rsidRDefault="00F866D0" w:rsidP="00F866D0">
            <w:pPr>
              <w:rPr>
                <w:rFonts w:ascii="Times New Roman" w:hAnsi="Times New Roman" w:cs="Times New Roman"/>
                <w:sz w:val="10"/>
                <w:szCs w:val="10"/>
              </w:rPr>
            </w:pPr>
          </w:p>
        </w:tc>
        <w:tc>
          <w:tcPr>
            <w:tcW w:w="2880" w:type="dxa"/>
            <w:tcBorders>
              <w:top w:val="single" w:sz="4" w:space="0" w:color="auto"/>
            </w:tcBorders>
          </w:tcPr>
          <w:p w14:paraId="1342B9B7" w14:textId="77777777" w:rsidR="00F866D0" w:rsidRPr="00C213BD" w:rsidRDefault="00F866D0" w:rsidP="00F866D0">
            <w:pPr>
              <w:rPr>
                <w:rFonts w:ascii="Times New Roman" w:hAnsi="Times New Roman" w:cs="Times New Roman"/>
                <w:sz w:val="10"/>
                <w:szCs w:val="10"/>
              </w:rPr>
            </w:pPr>
          </w:p>
          <w:p w14:paraId="669D678F" w14:textId="01DB6A8A" w:rsidR="00F866D0" w:rsidRPr="00C213BD" w:rsidRDefault="00F866D0" w:rsidP="00F866D0">
            <w:pPr>
              <w:rPr>
                <w:rFonts w:ascii="Times New Roman" w:hAnsi="Times New Roman" w:cs="Times New Roman"/>
                <w:sz w:val="10"/>
                <w:szCs w:val="10"/>
              </w:rPr>
            </w:pPr>
            <w:r w:rsidRPr="00C213BD">
              <w:rPr>
                <w:rFonts w:ascii="Times New Roman" w:hAnsi="Times New Roman" w:cs="Times New Roman"/>
                <w:sz w:val="24"/>
                <w:szCs w:val="24"/>
              </w:rPr>
              <w:t>Bird survey data</w:t>
            </w:r>
          </w:p>
        </w:tc>
      </w:tr>
      <w:tr w:rsidR="00F866D0" w:rsidRPr="00C213BD" w14:paraId="665F6023" w14:textId="0C60459C" w:rsidTr="00297E66">
        <w:trPr>
          <w:trHeight w:val="317"/>
        </w:trPr>
        <w:tc>
          <w:tcPr>
            <w:tcW w:w="2070" w:type="dxa"/>
            <w:tcBorders>
              <w:bottom w:val="single" w:sz="4" w:space="0" w:color="auto"/>
            </w:tcBorders>
          </w:tcPr>
          <w:p w14:paraId="3A1BDC6A" w14:textId="77777777" w:rsidR="00F866D0" w:rsidRPr="00C213BD" w:rsidRDefault="00F866D0" w:rsidP="00F866D0">
            <w:pPr>
              <w:rPr>
                <w:rFonts w:ascii="Times New Roman" w:hAnsi="Times New Roman" w:cs="Times New Roman"/>
                <w:sz w:val="10"/>
                <w:szCs w:val="10"/>
              </w:rPr>
            </w:pPr>
          </w:p>
          <w:p w14:paraId="3830D806" w14:textId="614BF5A6" w:rsidR="00F866D0" w:rsidRPr="00C213BD" w:rsidRDefault="00F866D0" w:rsidP="00F866D0">
            <w:pPr>
              <w:rPr>
                <w:rFonts w:ascii="Times New Roman" w:hAnsi="Times New Roman" w:cs="Times New Roman"/>
                <w:sz w:val="24"/>
                <w:szCs w:val="24"/>
              </w:rPr>
            </w:pPr>
            <w:r w:rsidRPr="00C213BD">
              <w:rPr>
                <w:rFonts w:ascii="Times New Roman" w:hAnsi="Times New Roman" w:cs="Times New Roman"/>
                <w:sz w:val="24"/>
                <w:szCs w:val="24"/>
              </w:rPr>
              <w:t>Elevation</w:t>
            </w:r>
          </w:p>
        </w:tc>
        <w:tc>
          <w:tcPr>
            <w:tcW w:w="4410" w:type="dxa"/>
            <w:tcBorders>
              <w:bottom w:val="single" w:sz="4" w:space="0" w:color="auto"/>
            </w:tcBorders>
          </w:tcPr>
          <w:p w14:paraId="0A7F7562" w14:textId="77777777" w:rsidR="00F866D0" w:rsidRPr="00C213BD" w:rsidRDefault="00F866D0" w:rsidP="00F866D0">
            <w:pPr>
              <w:rPr>
                <w:rFonts w:ascii="Times New Roman" w:hAnsi="Times New Roman" w:cs="Times New Roman"/>
                <w:sz w:val="10"/>
                <w:szCs w:val="10"/>
              </w:rPr>
            </w:pPr>
          </w:p>
          <w:p w14:paraId="44DC33BF" w14:textId="347082C7" w:rsidR="00F866D0" w:rsidRPr="00C213BD" w:rsidRDefault="00F866D0" w:rsidP="00F866D0">
            <w:pPr>
              <w:rPr>
                <w:rFonts w:ascii="Times New Roman" w:hAnsi="Times New Roman" w:cs="Times New Roman"/>
                <w:sz w:val="24"/>
                <w:szCs w:val="24"/>
              </w:rPr>
            </w:pPr>
            <w:r w:rsidRPr="00C213BD">
              <w:rPr>
                <w:rFonts w:ascii="Times New Roman" w:hAnsi="Times New Roman" w:cs="Times New Roman"/>
                <w:sz w:val="24"/>
                <w:szCs w:val="24"/>
              </w:rPr>
              <w:t xml:space="preserve">Mean elevation (m) within 50 m of each sampling </w:t>
            </w:r>
            <w:r w:rsidR="0028751F" w:rsidRPr="00C213BD">
              <w:rPr>
                <w:rFonts w:ascii="Times New Roman" w:hAnsi="Times New Roman" w:cs="Times New Roman"/>
                <w:sz w:val="24"/>
              </w:rPr>
              <w:t>point</w:t>
            </w:r>
            <w:r w:rsidRPr="00C213BD">
              <w:rPr>
                <w:rFonts w:ascii="Times New Roman" w:hAnsi="Times New Roman" w:cs="Times New Roman"/>
                <w:sz w:val="24"/>
                <w:szCs w:val="24"/>
              </w:rPr>
              <w:t>; variable type: continuous; range: 240–1881 m</w:t>
            </w:r>
          </w:p>
        </w:tc>
        <w:tc>
          <w:tcPr>
            <w:tcW w:w="2880" w:type="dxa"/>
            <w:tcBorders>
              <w:bottom w:val="single" w:sz="4" w:space="0" w:color="auto"/>
            </w:tcBorders>
          </w:tcPr>
          <w:p w14:paraId="12AD8ABE" w14:textId="77777777" w:rsidR="00F866D0" w:rsidRPr="00C213BD" w:rsidRDefault="00F866D0" w:rsidP="00F866D0">
            <w:pPr>
              <w:rPr>
                <w:rFonts w:ascii="Times New Roman" w:hAnsi="Times New Roman" w:cs="Times New Roman"/>
                <w:sz w:val="10"/>
                <w:szCs w:val="10"/>
              </w:rPr>
            </w:pPr>
          </w:p>
          <w:p w14:paraId="21F69AFB" w14:textId="595450D3" w:rsidR="00F866D0" w:rsidRPr="00C213BD" w:rsidRDefault="00F866D0" w:rsidP="00F866D0">
            <w:pPr>
              <w:rPr>
                <w:rFonts w:ascii="Times New Roman" w:hAnsi="Times New Roman" w:cs="Times New Roman"/>
                <w:sz w:val="24"/>
              </w:rPr>
            </w:pPr>
            <w:r w:rsidRPr="00C213BD">
              <w:rPr>
                <w:rFonts w:ascii="Times New Roman" w:hAnsi="Times New Roman" w:cs="Times New Roman"/>
                <w:sz w:val="24"/>
              </w:rPr>
              <w:t>Shuttle Radar Topography Mission digital elevation data (</w:t>
            </w:r>
            <w:r w:rsidRPr="00C213BD">
              <w:rPr>
                <w:rFonts w:ascii="Times New Roman" w:hAnsi="Times New Roman" w:cs="Times New Roman"/>
                <w:noProof/>
                <w:sz w:val="24"/>
                <w:szCs w:val="24"/>
              </w:rPr>
              <w:t>~20–25 m)</w:t>
            </w:r>
            <w:r w:rsidRPr="00C213BD">
              <w:rPr>
                <w:rFonts w:ascii="Times New Roman" w:hAnsi="Times New Roman" w:cs="Times New Roman"/>
                <w:sz w:val="24"/>
              </w:rPr>
              <w:t>, Consultative Group on International Agricultural Research – Consortium for Spatial Information</w:t>
            </w:r>
          </w:p>
          <w:p w14:paraId="5325A608" w14:textId="14191991" w:rsidR="00F866D0" w:rsidRPr="00C213BD" w:rsidRDefault="00F866D0" w:rsidP="00F866D0">
            <w:pPr>
              <w:rPr>
                <w:rFonts w:ascii="Times New Roman" w:hAnsi="Times New Roman" w:cs="Times New Roman"/>
                <w:sz w:val="10"/>
                <w:szCs w:val="10"/>
              </w:rPr>
            </w:pPr>
          </w:p>
        </w:tc>
      </w:tr>
      <w:tr w:rsidR="009F6EF7" w:rsidRPr="00C213BD" w14:paraId="2C129C16" w14:textId="77777777" w:rsidTr="00297E66">
        <w:trPr>
          <w:trHeight w:val="317"/>
        </w:trPr>
        <w:tc>
          <w:tcPr>
            <w:tcW w:w="2070" w:type="dxa"/>
            <w:tcBorders>
              <w:top w:val="single" w:sz="4" w:space="0" w:color="auto"/>
            </w:tcBorders>
          </w:tcPr>
          <w:p w14:paraId="48388E3D" w14:textId="77777777" w:rsidR="009F6EF7" w:rsidRPr="00C213BD" w:rsidRDefault="009F6EF7" w:rsidP="009F6EF7">
            <w:pPr>
              <w:rPr>
                <w:rFonts w:ascii="Times New Roman" w:hAnsi="Times New Roman" w:cs="Times New Roman"/>
                <w:sz w:val="10"/>
                <w:szCs w:val="10"/>
              </w:rPr>
            </w:pPr>
          </w:p>
          <w:p w14:paraId="24A82374" w14:textId="3CB59C8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Mean Temperature</w:t>
            </w:r>
          </w:p>
        </w:tc>
        <w:tc>
          <w:tcPr>
            <w:tcW w:w="4410" w:type="dxa"/>
            <w:tcBorders>
              <w:top w:val="single" w:sz="4" w:space="0" w:color="auto"/>
            </w:tcBorders>
          </w:tcPr>
          <w:p w14:paraId="1E4346EE" w14:textId="77777777" w:rsidR="009F6EF7" w:rsidRPr="00C213BD" w:rsidRDefault="009F6EF7" w:rsidP="009F6EF7">
            <w:pPr>
              <w:rPr>
                <w:rFonts w:ascii="Times New Roman" w:hAnsi="Times New Roman" w:cs="Times New Roman"/>
                <w:sz w:val="10"/>
                <w:szCs w:val="10"/>
              </w:rPr>
            </w:pPr>
          </w:p>
          <w:p w14:paraId="6164CE90" w14:textId="59FE1F0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Average of daily mean temperatures (</w:t>
            </w:r>
            <w:r w:rsidR="00592D58" w:rsidRPr="00C213BD">
              <w:rPr>
                <w:rFonts w:ascii="Times New Roman" w:hAnsi="Times New Roman" w:cs="Times New Roman"/>
                <w:sz w:val="24"/>
              </w:rPr>
              <w:t>°</w:t>
            </w:r>
            <w:r w:rsidRPr="00C213BD">
              <w:rPr>
                <w:rFonts w:ascii="Times New Roman" w:hAnsi="Times New Roman" w:cs="Times New Roman"/>
                <w:sz w:val="24"/>
              </w:rPr>
              <w:t>C) 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(i.e., breeding season) </w:t>
            </w:r>
            <w:r w:rsidR="00DC3661" w:rsidRPr="00C213BD">
              <w:rPr>
                <w:rFonts w:ascii="Times New Roman" w:hAnsi="Times New Roman" w:cs="Times New Roman"/>
                <w:sz w:val="24"/>
              </w:rPr>
              <w:t>corresponding to</w:t>
            </w:r>
            <w:r w:rsidRPr="00C213BD">
              <w:rPr>
                <w:rFonts w:ascii="Times New Roman" w:hAnsi="Times New Roman" w:cs="Times New Roman"/>
                <w:sz w:val="24"/>
              </w:rPr>
              <w:t xml:space="preserve"> the year of </w:t>
            </w:r>
            <w:r w:rsidR="00DC3661" w:rsidRPr="00C213BD">
              <w:rPr>
                <w:rFonts w:ascii="Times New Roman" w:hAnsi="Times New Roman" w:cs="Times New Roman"/>
                <w:sz w:val="24"/>
              </w:rPr>
              <w:t xml:space="preserve">bird </w:t>
            </w:r>
            <w:r w:rsidRPr="00C213BD">
              <w:rPr>
                <w:rFonts w:ascii="Times New Roman" w:hAnsi="Times New Roman" w:cs="Times New Roman"/>
                <w:sz w:val="24"/>
              </w:rPr>
              <w:t>data collection within 50 m of the sampling point</w:t>
            </w:r>
            <w:r w:rsidRPr="00C213BD">
              <w:rPr>
                <w:rFonts w:ascii="Times New Roman" w:hAnsi="Times New Roman" w:cs="Times New Roman"/>
                <w:sz w:val="24"/>
                <w:szCs w:val="24"/>
              </w:rPr>
              <w:t>; variable type: continuous; range: 12.2–24.0 °C</w:t>
            </w:r>
          </w:p>
        </w:tc>
        <w:tc>
          <w:tcPr>
            <w:tcW w:w="2880" w:type="dxa"/>
            <w:tcBorders>
              <w:top w:val="single" w:sz="4" w:space="0" w:color="auto"/>
            </w:tcBorders>
          </w:tcPr>
          <w:p w14:paraId="5554D6B7" w14:textId="77777777" w:rsidR="009F6EF7" w:rsidRPr="00C213BD" w:rsidRDefault="009F6EF7" w:rsidP="009F6EF7">
            <w:pPr>
              <w:rPr>
                <w:rFonts w:ascii="Times New Roman" w:hAnsi="Times New Roman" w:cs="Times New Roman"/>
                <w:sz w:val="10"/>
                <w:szCs w:val="10"/>
              </w:rPr>
            </w:pPr>
          </w:p>
          <w:p w14:paraId="735557B4" w14:textId="32BE0AC4"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temperatures (4 km)</w:t>
            </w:r>
          </w:p>
        </w:tc>
      </w:tr>
      <w:tr w:rsidR="009F6EF7" w:rsidRPr="00C213BD" w14:paraId="068756B6" w14:textId="77777777" w:rsidTr="00297E66">
        <w:trPr>
          <w:trHeight w:val="317"/>
        </w:trPr>
        <w:tc>
          <w:tcPr>
            <w:tcW w:w="2070" w:type="dxa"/>
          </w:tcPr>
          <w:p w14:paraId="5FBE63A0" w14:textId="77777777" w:rsidR="009F6EF7" w:rsidRPr="00C213BD" w:rsidRDefault="009F6EF7" w:rsidP="009F6EF7">
            <w:pPr>
              <w:rPr>
                <w:rFonts w:ascii="Times New Roman" w:hAnsi="Times New Roman" w:cs="Times New Roman"/>
                <w:sz w:val="10"/>
                <w:szCs w:val="10"/>
              </w:rPr>
            </w:pPr>
          </w:p>
          <w:p w14:paraId="4A88FF8E" w14:textId="2600D934"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SD Temperature</w:t>
            </w:r>
          </w:p>
        </w:tc>
        <w:tc>
          <w:tcPr>
            <w:tcW w:w="4410" w:type="dxa"/>
          </w:tcPr>
          <w:p w14:paraId="09995ED6" w14:textId="77777777" w:rsidR="009F6EF7" w:rsidRPr="00C213BD" w:rsidRDefault="009F6EF7" w:rsidP="009F6EF7">
            <w:pPr>
              <w:rPr>
                <w:rFonts w:ascii="Times New Roman" w:hAnsi="Times New Roman" w:cs="Times New Roman"/>
                <w:sz w:val="10"/>
                <w:szCs w:val="10"/>
              </w:rPr>
            </w:pPr>
          </w:p>
          <w:p w14:paraId="02259712" w14:textId="1779B175"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Standard deviation of </w:t>
            </w:r>
            <w:r w:rsidRPr="00C213BD">
              <w:rPr>
                <w:rFonts w:ascii="Times New Roman" w:hAnsi="Times New Roman" w:cs="Times New Roman"/>
                <w:sz w:val="24"/>
              </w:rPr>
              <w:t xml:space="preserve">daily mean temperatures </w:t>
            </w:r>
            <w:r w:rsidR="00592D58" w:rsidRPr="00C213BD">
              <w:rPr>
                <w:rFonts w:ascii="Times New Roman" w:hAnsi="Times New Roman" w:cs="Times New Roman"/>
                <w:sz w:val="24"/>
              </w:rPr>
              <w:t xml:space="preserve">(°C) </w:t>
            </w:r>
            <w:r w:rsidRPr="00C213BD">
              <w:rPr>
                <w:rFonts w:ascii="Times New Roman" w:hAnsi="Times New Roman" w:cs="Times New Roman"/>
                <w:sz w:val="24"/>
              </w:rPr>
              <w:t>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w:t>
            </w:r>
            <w:r w:rsidR="00DC3661" w:rsidRPr="00C213BD">
              <w:rPr>
                <w:rFonts w:ascii="Times New Roman" w:hAnsi="Times New Roman" w:cs="Times New Roman"/>
                <w:sz w:val="24"/>
              </w:rPr>
              <w:t xml:space="preserve">corresponding to the year of bird data collection </w:t>
            </w:r>
            <w:r w:rsidRPr="00C213BD">
              <w:rPr>
                <w:rFonts w:ascii="Times New Roman" w:hAnsi="Times New Roman" w:cs="Times New Roman"/>
                <w:sz w:val="24"/>
              </w:rPr>
              <w:t>within 50 m of the sampling point</w:t>
            </w:r>
            <w:r w:rsidRPr="00C213BD">
              <w:rPr>
                <w:rFonts w:ascii="Times New Roman" w:hAnsi="Times New Roman" w:cs="Times New Roman"/>
                <w:sz w:val="24"/>
                <w:szCs w:val="24"/>
              </w:rPr>
              <w:t>; variable type: continuous; range: 1.3–5.7 °C</w:t>
            </w:r>
          </w:p>
          <w:p w14:paraId="04C0CA6C" w14:textId="1475B175" w:rsidR="009F6EF7" w:rsidRPr="00C213BD" w:rsidRDefault="009F6EF7" w:rsidP="009F6EF7">
            <w:pPr>
              <w:rPr>
                <w:rFonts w:ascii="Times New Roman" w:hAnsi="Times New Roman" w:cs="Times New Roman"/>
                <w:sz w:val="10"/>
                <w:szCs w:val="10"/>
              </w:rPr>
            </w:pPr>
          </w:p>
        </w:tc>
        <w:tc>
          <w:tcPr>
            <w:tcW w:w="2880" w:type="dxa"/>
          </w:tcPr>
          <w:p w14:paraId="02FAB0F4" w14:textId="77777777" w:rsidR="009F6EF7" w:rsidRPr="00C213BD" w:rsidRDefault="009F6EF7" w:rsidP="009F6EF7">
            <w:pPr>
              <w:rPr>
                <w:rFonts w:ascii="Times New Roman" w:hAnsi="Times New Roman" w:cs="Times New Roman"/>
                <w:sz w:val="10"/>
                <w:szCs w:val="10"/>
              </w:rPr>
            </w:pPr>
          </w:p>
          <w:p w14:paraId="732250EC" w14:textId="66633B75"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temperatures (4 km)</w:t>
            </w:r>
          </w:p>
        </w:tc>
      </w:tr>
      <w:tr w:rsidR="009F6EF7" w:rsidRPr="00C213BD" w14:paraId="2F2BCB19" w14:textId="77777777" w:rsidTr="00297E66">
        <w:trPr>
          <w:trHeight w:val="317"/>
        </w:trPr>
        <w:tc>
          <w:tcPr>
            <w:tcW w:w="2070" w:type="dxa"/>
          </w:tcPr>
          <w:p w14:paraId="33B18CBB" w14:textId="3B385B70"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Current Precipitation</w:t>
            </w:r>
          </w:p>
        </w:tc>
        <w:tc>
          <w:tcPr>
            <w:tcW w:w="4410" w:type="dxa"/>
          </w:tcPr>
          <w:p w14:paraId="7C18A9A8" w14:textId="32999F3C"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Sum of daily total precipitation (mm) </w:t>
            </w:r>
            <w:r w:rsidRPr="00C213BD">
              <w:rPr>
                <w:rFonts w:ascii="Times New Roman" w:hAnsi="Times New Roman" w:cs="Times New Roman"/>
                <w:sz w:val="24"/>
              </w:rPr>
              <w:t>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w:t>
            </w:r>
            <w:r w:rsidR="00115C0D" w:rsidRPr="00C213BD">
              <w:rPr>
                <w:rFonts w:ascii="Times New Roman" w:hAnsi="Times New Roman" w:cs="Times New Roman"/>
                <w:sz w:val="24"/>
              </w:rPr>
              <w:t>c</w:t>
            </w:r>
            <w:r w:rsidR="00DC3661" w:rsidRPr="00C213BD">
              <w:rPr>
                <w:rFonts w:ascii="Times New Roman" w:hAnsi="Times New Roman" w:cs="Times New Roman"/>
                <w:sz w:val="24"/>
              </w:rPr>
              <w:t xml:space="preserve">orresponding to the year of bird data collection </w:t>
            </w:r>
            <w:r w:rsidRPr="00C213BD">
              <w:rPr>
                <w:rFonts w:ascii="Times New Roman" w:hAnsi="Times New Roman" w:cs="Times New Roman"/>
                <w:sz w:val="24"/>
              </w:rPr>
              <w:t>within 50 m of the sampling point</w:t>
            </w:r>
            <w:r w:rsidRPr="00C213BD">
              <w:rPr>
                <w:rFonts w:ascii="Times New Roman" w:hAnsi="Times New Roman" w:cs="Times New Roman"/>
                <w:sz w:val="24"/>
                <w:szCs w:val="24"/>
              </w:rPr>
              <w:t>; variable type: continuous; range: 42–808 mm</w:t>
            </w:r>
          </w:p>
          <w:p w14:paraId="3D70B674" w14:textId="77777777" w:rsidR="009F6EF7" w:rsidRPr="00C213BD" w:rsidRDefault="009F6EF7" w:rsidP="009F6EF7">
            <w:pPr>
              <w:rPr>
                <w:rFonts w:ascii="Times New Roman" w:hAnsi="Times New Roman" w:cs="Times New Roman"/>
                <w:sz w:val="10"/>
                <w:szCs w:val="10"/>
              </w:rPr>
            </w:pPr>
          </w:p>
        </w:tc>
        <w:tc>
          <w:tcPr>
            <w:tcW w:w="2880" w:type="dxa"/>
          </w:tcPr>
          <w:p w14:paraId="281455C9" w14:textId="5931874B"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precipitation (4 km)</w:t>
            </w:r>
          </w:p>
        </w:tc>
      </w:tr>
      <w:tr w:rsidR="009F6EF7" w:rsidRPr="00C213BD" w14:paraId="48CB249C" w14:textId="77777777" w:rsidTr="00297E66">
        <w:trPr>
          <w:trHeight w:val="317"/>
        </w:trPr>
        <w:tc>
          <w:tcPr>
            <w:tcW w:w="2070" w:type="dxa"/>
            <w:tcBorders>
              <w:bottom w:val="single" w:sz="12" w:space="0" w:color="auto"/>
            </w:tcBorders>
          </w:tcPr>
          <w:p w14:paraId="4C0D5BC9" w14:textId="5C202C6C"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Previous Precipitation</w:t>
            </w:r>
          </w:p>
        </w:tc>
        <w:tc>
          <w:tcPr>
            <w:tcW w:w="4410" w:type="dxa"/>
            <w:tcBorders>
              <w:bottom w:val="single" w:sz="12" w:space="0" w:color="auto"/>
            </w:tcBorders>
          </w:tcPr>
          <w:p w14:paraId="729079DF" w14:textId="4A7E9072" w:rsidR="00F33308"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Sum of daily total precipitation (mm) </w:t>
            </w:r>
            <w:r w:rsidRPr="00C213BD">
              <w:rPr>
                <w:rFonts w:ascii="Times New Roman" w:hAnsi="Times New Roman" w:cs="Times New Roman"/>
                <w:sz w:val="24"/>
              </w:rPr>
              <w:t>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from the year prior to </w:t>
            </w:r>
            <w:r w:rsidR="00DC3661" w:rsidRPr="00C213BD">
              <w:rPr>
                <w:rFonts w:ascii="Times New Roman" w:hAnsi="Times New Roman" w:cs="Times New Roman"/>
                <w:sz w:val="24"/>
              </w:rPr>
              <w:t>the year corresponding to the bird data collection</w:t>
            </w:r>
            <w:r w:rsidRPr="00C213BD">
              <w:rPr>
                <w:rFonts w:ascii="Times New Roman" w:hAnsi="Times New Roman" w:cs="Times New Roman"/>
                <w:sz w:val="24"/>
              </w:rPr>
              <w:t xml:space="preserve"> within 50 m of the sampling point</w:t>
            </w:r>
            <w:r w:rsidRPr="00C213BD">
              <w:rPr>
                <w:rFonts w:ascii="Times New Roman" w:hAnsi="Times New Roman" w:cs="Times New Roman"/>
                <w:sz w:val="24"/>
                <w:szCs w:val="24"/>
              </w:rPr>
              <w:t xml:space="preserve">; variable type: continuous; range: </w:t>
            </w:r>
          </w:p>
          <w:p w14:paraId="3868A443" w14:textId="6734E05F"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42–808 mm</w:t>
            </w:r>
          </w:p>
          <w:p w14:paraId="378707DC" w14:textId="33F77C4F" w:rsidR="00297E66" w:rsidRPr="00C213BD" w:rsidRDefault="00297E66" w:rsidP="009F6EF7">
            <w:pPr>
              <w:rPr>
                <w:rFonts w:ascii="Times New Roman" w:hAnsi="Times New Roman" w:cs="Times New Roman"/>
                <w:sz w:val="10"/>
                <w:szCs w:val="10"/>
              </w:rPr>
            </w:pPr>
          </w:p>
        </w:tc>
        <w:tc>
          <w:tcPr>
            <w:tcW w:w="2880" w:type="dxa"/>
            <w:tcBorders>
              <w:bottom w:val="single" w:sz="12" w:space="0" w:color="auto"/>
            </w:tcBorders>
          </w:tcPr>
          <w:p w14:paraId="52455498" w14:textId="3298A30F"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precipitation (4 km)</w:t>
            </w:r>
          </w:p>
        </w:tc>
      </w:tr>
    </w:tbl>
    <w:p w14:paraId="793D5B15" w14:textId="6EE8E309" w:rsidR="00C252D3" w:rsidRPr="00C213BD" w:rsidRDefault="00C252D3">
      <w:pPr>
        <w:rPr>
          <w:rFonts w:ascii="Times New Roman" w:hAnsi="Times New Roman" w:cs="Times New Roman"/>
          <w:sz w:val="24"/>
        </w:rPr>
      </w:pPr>
      <w:r w:rsidRPr="00C213BD">
        <w:rPr>
          <w:rFonts w:ascii="Times New Roman" w:hAnsi="Times New Roman" w:cs="Times New Roman"/>
          <w:sz w:val="24"/>
        </w:rPr>
        <w:lastRenderedPageBreak/>
        <w:t>Table 2. Continued.</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410"/>
        <w:gridCol w:w="2880"/>
      </w:tblGrid>
      <w:tr w:rsidR="005A7F3D" w:rsidRPr="00C213BD" w14:paraId="18212C55" w14:textId="77777777" w:rsidTr="00297E66">
        <w:trPr>
          <w:trHeight w:val="317"/>
        </w:trPr>
        <w:tc>
          <w:tcPr>
            <w:tcW w:w="2070" w:type="dxa"/>
            <w:tcBorders>
              <w:top w:val="single" w:sz="12" w:space="0" w:color="auto"/>
              <w:bottom w:val="single" w:sz="12" w:space="0" w:color="auto"/>
            </w:tcBorders>
          </w:tcPr>
          <w:p w14:paraId="50EFAA33" w14:textId="77777777" w:rsidR="005A7F3D" w:rsidRPr="00C213BD" w:rsidRDefault="005A7F3D" w:rsidP="002034D6">
            <w:pPr>
              <w:rPr>
                <w:rFonts w:ascii="Times New Roman" w:hAnsi="Times New Roman" w:cs="Times New Roman"/>
                <w:b/>
                <w:sz w:val="24"/>
                <w:szCs w:val="24"/>
              </w:rPr>
            </w:pPr>
            <w:r w:rsidRPr="00C213BD">
              <w:rPr>
                <w:rFonts w:ascii="Times New Roman" w:hAnsi="Times New Roman" w:cs="Times New Roman"/>
                <w:b/>
                <w:sz w:val="24"/>
                <w:szCs w:val="24"/>
              </w:rPr>
              <w:t>Variable</w:t>
            </w:r>
          </w:p>
        </w:tc>
        <w:tc>
          <w:tcPr>
            <w:tcW w:w="4410" w:type="dxa"/>
            <w:tcBorders>
              <w:top w:val="single" w:sz="12" w:space="0" w:color="auto"/>
              <w:bottom w:val="single" w:sz="12" w:space="0" w:color="auto"/>
            </w:tcBorders>
          </w:tcPr>
          <w:p w14:paraId="1561526D" w14:textId="77777777" w:rsidR="005A7F3D" w:rsidRPr="00C213BD" w:rsidRDefault="005A7F3D" w:rsidP="002034D6">
            <w:pPr>
              <w:rPr>
                <w:rFonts w:ascii="Times New Roman" w:hAnsi="Times New Roman" w:cs="Times New Roman"/>
                <w:b/>
                <w:sz w:val="24"/>
                <w:szCs w:val="24"/>
              </w:rPr>
            </w:pPr>
            <w:r w:rsidRPr="00C213BD">
              <w:rPr>
                <w:rFonts w:ascii="Times New Roman" w:hAnsi="Times New Roman" w:cs="Times New Roman"/>
                <w:b/>
                <w:sz w:val="24"/>
                <w:szCs w:val="24"/>
              </w:rPr>
              <w:t>Description (Unit)</w:t>
            </w:r>
          </w:p>
        </w:tc>
        <w:tc>
          <w:tcPr>
            <w:tcW w:w="2880" w:type="dxa"/>
            <w:tcBorders>
              <w:top w:val="single" w:sz="12" w:space="0" w:color="auto"/>
              <w:bottom w:val="single" w:sz="12" w:space="0" w:color="auto"/>
            </w:tcBorders>
          </w:tcPr>
          <w:p w14:paraId="51A3E8A7" w14:textId="77777777" w:rsidR="005A7F3D" w:rsidRPr="00C213BD" w:rsidRDefault="005A7F3D" w:rsidP="002034D6">
            <w:pPr>
              <w:rPr>
                <w:rFonts w:ascii="Times New Roman" w:hAnsi="Times New Roman" w:cs="Times New Roman"/>
                <w:b/>
                <w:sz w:val="24"/>
                <w:szCs w:val="24"/>
              </w:rPr>
            </w:pPr>
            <w:r w:rsidRPr="00C213BD">
              <w:rPr>
                <w:rFonts w:ascii="Times New Roman" w:hAnsi="Times New Roman" w:cs="Times New Roman"/>
                <w:b/>
                <w:sz w:val="24"/>
                <w:szCs w:val="24"/>
              </w:rPr>
              <w:t>Data Source (resolution)</w:t>
            </w:r>
          </w:p>
        </w:tc>
      </w:tr>
      <w:tr w:rsidR="009F6EF7" w:rsidRPr="00C213BD" w14:paraId="1AD6083A" w14:textId="77777777" w:rsidTr="00297E66">
        <w:trPr>
          <w:trHeight w:val="317"/>
        </w:trPr>
        <w:tc>
          <w:tcPr>
            <w:tcW w:w="2070" w:type="dxa"/>
            <w:tcBorders>
              <w:top w:val="single" w:sz="12" w:space="0" w:color="auto"/>
            </w:tcBorders>
          </w:tcPr>
          <w:p w14:paraId="0E125BBB" w14:textId="5E8C7EC4" w:rsidR="009F6EF7" w:rsidRPr="00C213BD" w:rsidRDefault="009F6EF7" w:rsidP="009F6EF7">
            <w:pPr>
              <w:rPr>
                <w:rFonts w:ascii="Times New Roman" w:hAnsi="Times New Roman" w:cs="Times New Roman"/>
                <w:sz w:val="10"/>
                <w:szCs w:val="10"/>
              </w:rPr>
            </w:pPr>
            <w:r w:rsidRPr="00C213BD">
              <w:rPr>
                <w:rFonts w:ascii="Times New Roman" w:hAnsi="Times New Roman" w:cs="Times New Roman"/>
                <w:sz w:val="24"/>
                <w:szCs w:val="24"/>
              </w:rPr>
              <w:t>Aspect</w:t>
            </w:r>
          </w:p>
        </w:tc>
        <w:tc>
          <w:tcPr>
            <w:tcW w:w="4410" w:type="dxa"/>
            <w:tcBorders>
              <w:top w:val="single" w:sz="12" w:space="0" w:color="auto"/>
            </w:tcBorders>
          </w:tcPr>
          <w:p w14:paraId="7155CDF4" w14:textId="4EE82062" w:rsidR="009F6EF7" w:rsidRPr="00C213BD" w:rsidRDefault="009F6EF7" w:rsidP="009F6EF7">
            <w:pPr>
              <w:rPr>
                <w:rFonts w:ascii="Times New Roman" w:hAnsi="Times New Roman" w:cs="Times New Roman"/>
                <w:sz w:val="10"/>
                <w:szCs w:val="10"/>
              </w:rPr>
            </w:pPr>
            <w:r w:rsidRPr="00C213BD">
              <w:rPr>
                <w:rFonts w:ascii="Times New Roman" w:hAnsi="Times New Roman" w:cs="Times New Roman"/>
                <w:sz w:val="24"/>
                <w:szCs w:val="24"/>
              </w:rPr>
              <w:t xml:space="preserve">Mode aspect (degrees) within 50 m of each sampling </w:t>
            </w:r>
            <w:r w:rsidRPr="00C213BD">
              <w:rPr>
                <w:rFonts w:ascii="Times New Roman" w:hAnsi="Times New Roman" w:cs="Times New Roman"/>
                <w:sz w:val="24"/>
              </w:rPr>
              <w:t>point</w:t>
            </w:r>
            <w:r w:rsidRPr="00C213BD">
              <w:rPr>
                <w:rFonts w:ascii="Times New Roman" w:hAnsi="Times New Roman" w:cs="Times New Roman"/>
                <w:sz w:val="24"/>
                <w:szCs w:val="24"/>
              </w:rPr>
              <w:t>; variable type: continuous; bounded between 0 and 360 degrees</w:t>
            </w:r>
          </w:p>
        </w:tc>
        <w:tc>
          <w:tcPr>
            <w:tcW w:w="2880" w:type="dxa"/>
            <w:tcBorders>
              <w:top w:val="single" w:sz="12" w:space="0" w:color="auto"/>
            </w:tcBorders>
          </w:tcPr>
          <w:p w14:paraId="3A2F411E" w14:textId="77777777"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Shuttle Radar Topography Mission digital elevation data (</w:t>
            </w:r>
            <w:r w:rsidRPr="00C213BD">
              <w:rPr>
                <w:rFonts w:ascii="Times New Roman" w:hAnsi="Times New Roman" w:cs="Times New Roman"/>
                <w:noProof/>
                <w:sz w:val="24"/>
                <w:szCs w:val="24"/>
              </w:rPr>
              <w:t>~20–25 m)</w:t>
            </w:r>
            <w:r w:rsidRPr="00C213BD">
              <w:rPr>
                <w:rFonts w:ascii="Times New Roman" w:hAnsi="Times New Roman" w:cs="Times New Roman"/>
                <w:sz w:val="24"/>
              </w:rPr>
              <w:t>, Consultative Group on International Agricultural Research – Consortium for Spatial Information</w:t>
            </w:r>
          </w:p>
          <w:p w14:paraId="03CAEC40" w14:textId="7568BB9F" w:rsidR="009F6EF7" w:rsidRPr="00C213BD" w:rsidRDefault="009F6EF7" w:rsidP="009F6EF7">
            <w:pPr>
              <w:rPr>
                <w:rFonts w:ascii="Times New Roman" w:hAnsi="Times New Roman" w:cs="Times New Roman"/>
                <w:sz w:val="10"/>
                <w:szCs w:val="10"/>
              </w:rPr>
            </w:pPr>
          </w:p>
        </w:tc>
      </w:tr>
      <w:tr w:rsidR="009F6EF7" w:rsidRPr="00C213BD" w14:paraId="25F46106" w14:textId="77777777" w:rsidTr="00297E66">
        <w:trPr>
          <w:trHeight w:val="317"/>
        </w:trPr>
        <w:tc>
          <w:tcPr>
            <w:tcW w:w="2070" w:type="dxa"/>
          </w:tcPr>
          <w:p w14:paraId="7DCA6D5D" w14:textId="41E1FCD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Topographical Position Index (TPI)</w:t>
            </w:r>
          </w:p>
        </w:tc>
        <w:tc>
          <w:tcPr>
            <w:tcW w:w="4410" w:type="dxa"/>
          </w:tcPr>
          <w:p w14:paraId="15AE390D" w14:textId="77777777"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Mode TPI within 50 m of each sampling </w:t>
            </w:r>
            <w:r w:rsidRPr="00C213BD">
              <w:rPr>
                <w:rFonts w:ascii="Times New Roman" w:hAnsi="Times New Roman" w:cs="Times New Roman"/>
                <w:sz w:val="24"/>
              </w:rPr>
              <w:t>point</w:t>
            </w:r>
            <w:r w:rsidRPr="00C213BD">
              <w:rPr>
                <w:rFonts w:ascii="Times New Roman" w:hAnsi="Times New Roman" w:cs="Times New Roman"/>
                <w:sz w:val="24"/>
                <w:szCs w:val="24"/>
              </w:rPr>
              <w:t>; higher positive values indicate ridges, lower positive values indicate upper to mid slopes, values near 0 indicate flat areas, higher negative values indicate lower slopes, and lower negative values indicate valleys; variable type: continuous; range: -4.125–4.625</w:t>
            </w:r>
          </w:p>
          <w:p w14:paraId="048C2176" w14:textId="5EDB72E6" w:rsidR="009F6EF7" w:rsidRPr="00C213BD" w:rsidRDefault="009F6EF7" w:rsidP="009F6EF7">
            <w:pPr>
              <w:rPr>
                <w:rFonts w:ascii="Times New Roman" w:hAnsi="Times New Roman" w:cs="Times New Roman"/>
                <w:sz w:val="10"/>
                <w:szCs w:val="10"/>
              </w:rPr>
            </w:pPr>
          </w:p>
        </w:tc>
        <w:tc>
          <w:tcPr>
            <w:tcW w:w="2880" w:type="dxa"/>
          </w:tcPr>
          <w:p w14:paraId="1A9A2118" w14:textId="57CF52E1"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Shuttle Radar Topography Mission digital elevation data (</w:t>
            </w:r>
            <w:r w:rsidRPr="00C213BD">
              <w:rPr>
                <w:rFonts w:ascii="Times New Roman" w:hAnsi="Times New Roman" w:cs="Times New Roman"/>
                <w:noProof/>
                <w:sz w:val="24"/>
                <w:szCs w:val="24"/>
              </w:rPr>
              <w:t>~20–25 m)</w:t>
            </w:r>
            <w:r w:rsidRPr="00C213BD">
              <w:rPr>
                <w:rFonts w:ascii="Times New Roman" w:hAnsi="Times New Roman" w:cs="Times New Roman"/>
                <w:sz w:val="24"/>
              </w:rPr>
              <w:t>, Consultative Group on International Agricultural Research – Consortium for Spatial Information</w:t>
            </w:r>
          </w:p>
        </w:tc>
      </w:tr>
      <w:tr w:rsidR="009F6EF7" w:rsidRPr="00C213BD" w14:paraId="2E367095" w14:textId="77777777" w:rsidTr="00297E66">
        <w:trPr>
          <w:trHeight w:val="317"/>
        </w:trPr>
        <w:tc>
          <w:tcPr>
            <w:tcW w:w="2070" w:type="dxa"/>
            <w:tcBorders>
              <w:bottom w:val="single" w:sz="4" w:space="0" w:color="auto"/>
            </w:tcBorders>
          </w:tcPr>
          <w:p w14:paraId="0E71785E" w14:textId="119B9773" w:rsidR="009F6EF7" w:rsidRPr="00C213BD" w:rsidRDefault="009F6EF7" w:rsidP="009F6EF7">
            <w:pPr>
              <w:rPr>
                <w:rFonts w:ascii="Times New Roman" w:hAnsi="Times New Roman" w:cs="Times New Roman"/>
                <w:sz w:val="24"/>
                <w:szCs w:val="24"/>
              </w:rPr>
            </w:pPr>
          </w:p>
        </w:tc>
        <w:tc>
          <w:tcPr>
            <w:tcW w:w="4410" w:type="dxa"/>
            <w:tcBorders>
              <w:bottom w:val="single" w:sz="4" w:space="0" w:color="auto"/>
            </w:tcBorders>
          </w:tcPr>
          <w:p w14:paraId="1142B5DD" w14:textId="0F0209C3" w:rsidR="009F6EF7" w:rsidRPr="00C213BD" w:rsidRDefault="009F6EF7" w:rsidP="009F6EF7">
            <w:pPr>
              <w:rPr>
                <w:rFonts w:ascii="Times New Roman" w:hAnsi="Times New Roman" w:cs="Times New Roman"/>
                <w:sz w:val="10"/>
                <w:szCs w:val="10"/>
              </w:rPr>
            </w:pPr>
          </w:p>
        </w:tc>
        <w:tc>
          <w:tcPr>
            <w:tcW w:w="2880" w:type="dxa"/>
            <w:tcBorders>
              <w:bottom w:val="single" w:sz="4" w:space="0" w:color="auto"/>
            </w:tcBorders>
          </w:tcPr>
          <w:p w14:paraId="32096A0E" w14:textId="2D07718A" w:rsidR="009F6EF7" w:rsidRPr="00C213BD" w:rsidRDefault="009F6EF7" w:rsidP="009F6EF7">
            <w:pPr>
              <w:rPr>
                <w:rFonts w:ascii="Times New Roman" w:hAnsi="Times New Roman" w:cs="Times New Roman"/>
                <w:sz w:val="10"/>
                <w:szCs w:val="10"/>
              </w:rPr>
            </w:pPr>
          </w:p>
        </w:tc>
      </w:tr>
      <w:tr w:rsidR="009F6EF7" w:rsidRPr="00C213BD" w14:paraId="50D581BB" w14:textId="77777777" w:rsidTr="00297E66">
        <w:trPr>
          <w:trHeight w:val="317"/>
        </w:trPr>
        <w:tc>
          <w:tcPr>
            <w:tcW w:w="2070" w:type="dxa"/>
            <w:tcBorders>
              <w:top w:val="single" w:sz="4" w:space="0" w:color="auto"/>
            </w:tcBorders>
          </w:tcPr>
          <w:p w14:paraId="481C8237" w14:textId="77777777" w:rsidR="009F6EF7" w:rsidRPr="00C213BD" w:rsidRDefault="009F6EF7" w:rsidP="009F6EF7">
            <w:pPr>
              <w:rPr>
                <w:rFonts w:ascii="Times New Roman" w:hAnsi="Times New Roman" w:cs="Times New Roman"/>
                <w:sz w:val="10"/>
                <w:szCs w:val="10"/>
              </w:rPr>
            </w:pPr>
          </w:p>
          <w:p w14:paraId="7989C144" w14:textId="30FBD4B9"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Dominant Forest Type</w:t>
            </w:r>
          </w:p>
        </w:tc>
        <w:tc>
          <w:tcPr>
            <w:tcW w:w="4410" w:type="dxa"/>
            <w:tcBorders>
              <w:top w:val="single" w:sz="4" w:space="0" w:color="auto"/>
            </w:tcBorders>
          </w:tcPr>
          <w:p w14:paraId="3D4803B1" w14:textId="77777777" w:rsidR="009F6EF7" w:rsidRPr="00C213BD" w:rsidRDefault="009F6EF7" w:rsidP="009F6EF7">
            <w:pPr>
              <w:rPr>
                <w:rFonts w:ascii="Times New Roman" w:hAnsi="Times New Roman" w:cs="Times New Roman"/>
                <w:sz w:val="10"/>
                <w:szCs w:val="10"/>
              </w:rPr>
            </w:pPr>
          </w:p>
          <w:p w14:paraId="35DBF320" w14:textId="5AF5842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Forest type (deciduous or mixed / coniferous) occupying the greatest proportion of area within 50 m of the sampling </w:t>
            </w:r>
            <w:r w:rsidRPr="00C213BD">
              <w:rPr>
                <w:rFonts w:ascii="Times New Roman" w:hAnsi="Times New Roman" w:cs="Times New Roman"/>
                <w:sz w:val="24"/>
              </w:rPr>
              <w:t>point</w:t>
            </w:r>
            <w:r w:rsidRPr="00C213BD">
              <w:rPr>
                <w:rFonts w:ascii="Times New Roman" w:hAnsi="Times New Roman" w:cs="Times New Roman"/>
                <w:sz w:val="24"/>
                <w:szCs w:val="24"/>
              </w:rPr>
              <w:t>; variable type: dummy; 1 = deciduous forest; 0 = not deciduous forest (i.e., mixed and coniferous forest)</w:t>
            </w:r>
          </w:p>
          <w:p w14:paraId="34C8564C" w14:textId="554792EA" w:rsidR="009F6EF7" w:rsidRPr="00C213BD" w:rsidRDefault="009F6EF7" w:rsidP="009F6EF7">
            <w:pPr>
              <w:rPr>
                <w:rFonts w:ascii="Times New Roman" w:hAnsi="Times New Roman" w:cs="Times New Roman"/>
                <w:sz w:val="10"/>
                <w:szCs w:val="10"/>
              </w:rPr>
            </w:pPr>
          </w:p>
        </w:tc>
        <w:tc>
          <w:tcPr>
            <w:tcW w:w="2880" w:type="dxa"/>
            <w:tcBorders>
              <w:top w:val="single" w:sz="4" w:space="0" w:color="auto"/>
            </w:tcBorders>
          </w:tcPr>
          <w:p w14:paraId="0EC27678" w14:textId="77777777" w:rsidR="009F6EF7" w:rsidRPr="00C213BD" w:rsidRDefault="009F6EF7" w:rsidP="009F6EF7">
            <w:pPr>
              <w:rPr>
                <w:rFonts w:ascii="Times New Roman" w:hAnsi="Times New Roman" w:cs="Times New Roman"/>
                <w:sz w:val="10"/>
                <w:szCs w:val="10"/>
              </w:rPr>
            </w:pPr>
          </w:p>
          <w:p w14:paraId="0F8733A9" w14:textId="67F5C551" w:rsidR="009F6EF7" w:rsidRPr="00C213BD" w:rsidRDefault="009F6EF7" w:rsidP="009F6EF7">
            <w:pPr>
              <w:rPr>
                <w:rFonts w:ascii="Times New Roman" w:hAnsi="Times New Roman" w:cs="Times New Roman"/>
                <w:sz w:val="10"/>
                <w:szCs w:val="10"/>
              </w:rPr>
            </w:pPr>
            <w:r w:rsidRPr="00C213BD">
              <w:rPr>
                <w:rFonts w:ascii="Times New Roman" w:hAnsi="Times New Roman" w:cs="Times New Roman"/>
                <w:sz w:val="24"/>
              </w:rPr>
              <w:t>National Land Cover Database (30 m), U.S. Geological Survey</w:t>
            </w:r>
          </w:p>
        </w:tc>
      </w:tr>
      <w:tr w:rsidR="009F6EF7" w:rsidRPr="00C213BD" w14:paraId="431BB99C" w14:textId="77777777" w:rsidTr="00297E66">
        <w:trPr>
          <w:trHeight w:val="1260"/>
        </w:trPr>
        <w:tc>
          <w:tcPr>
            <w:tcW w:w="2070" w:type="dxa"/>
          </w:tcPr>
          <w:p w14:paraId="36A012AF" w14:textId="77777777"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Proportion Forest</w:t>
            </w:r>
          </w:p>
          <w:p w14:paraId="29DECAA3" w14:textId="5A9F918F" w:rsidR="009F6EF7" w:rsidRPr="00C213BD" w:rsidRDefault="009F6EF7" w:rsidP="009F6EF7">
            <w:pPr>
              <w:rPr>
                <w:rFonts w:ascii="Times New Roman" w:hAnsi="Times New Roman" w:cs="Times New Roman"/>
                <w:sz w:val="24"/>
                <w:szCs w:val="24"/>
              </w:rPr>
            </w:pPr>
          </w:p>
        </w:tc>
        <w:tc>
          <w:tcPr>
            <w:tcW w:w="4410" w:type="dxa"/>
          </w:tcPr>
          <w:p w14:paraId="0DB1781C" w14:textId="26284D9A"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 xml:space="preserve">Proportion of any type of </w:t>
            </w:r>
            <w:r w:rsidR="001C2C23" w:rsidRPr="00C213BD">
              <w:rPr>
                <w:rFonts w:ascii="Times New Roman" w:hAnsi="Times New Roman" w:cs="Times New Roman"/>
                <w:sz w:val="24"/>
              </w:rPr>
              <w:t xml:space="preserve">mature </w:t>
            </w:r>
            <w:r w:rsidRPr="00C213BD">
              <w:rPr>
                <w:rFonts w:ascii="Times New Roman" w:hAnsi="Times New Roman" w:cs="Times New Roman"/>
                <w:sz w:val="24"/>
              </w:rPr>
              <w:t>forest cover (including deciduous, mixed, and coniferous) within 1 km</w:t>
            </w:r>
            <w:r w:rsidRPr="00C213BD">
              <w:rPr>
                <w:rFonts w:ascii="Times New Roman" w:hAnsi="Times New Roman" w:cs="Times New Roman"/>
                <w:sz w:val="24"/>
                <w:szCs w:val="24"/>
              </w:rPr>
              <w:t xml:space="preserve"> of the sampling </w:t>
            </w:r>
            <w:r w:rsidRPr="00C213BD">
              <w:rPr>
                <w:rFonts w:ascii="Times New Roman" w:hAnsi="Times New Roman" w:cs="Times New Roman"/>
                <w:sz w:val="24"/>
              </w:rPr>
              <w:t>point</w:t>
            </w:r>
            <w:r w:rsidRPr="00C213BD">
              <w:rPr>
                <w:rFonts w:ascii="Times New Roman" w:hAnsi="Times New Roman" w:cs="Times New Roman"/>
                <w:sz w:val="24"/>
                <w:szCs w:val="24"/>
              </w:rPr>
              <w:t>; variable type: continuous; bounded between 0 and 1</w:t>
            </w:r>
          </w:p>
        </w:tc>
        <w:tc>
          <w:tcPr>
            <w:tcW w:w="2880" w:type="dxa"/>
          </w:tcPr>
          <w:p w14:paraId="6C5990FA" w14:textId="3CF9D473"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National Land Cover Database (30 m), U.S. Geological Survey</w:t>
            </w:r>
          </w:p>
        </w:tc>
      </w:tr>
      <w:tr w:rsidR="009F6EF7" w:rsidRPr="00C213BD" w14:paraId="644E543E" w14:textId="77777777" w:rsidTr="00297E66">
        <w:trPr>
          <w:trHeight w:val="153"/>
        </w:trPr>
        <w:tc>
          <w:tcPr>
            <w:tcW w:w="2070" w:type="dxa"/>
            <w:tcBorders>
              <w:bottom w:val="single" w:sz="12" w:space="0" w:color="auto"/>
            </w:tcBorders>
          </w:tcPr>
          <w:p w14:paraId="2704B3D6" w14:textId="77777777" w:rsidR="009F6EF7" w:rsidRPr="00C213BD" w:rsidRDefault="009F6EF7" w:rsidP="009F6EF7">
            <w:pPr>
              <w:rPr>
                <w:rFonts w:ascii="Times New Roman" w:hAnsi="Times New Roman" w:cs="Times New Roman"/>
                <w:sz w:val="10"/>
                <w:szCs w:val="10"/>
              </w:rPr>
            </w:pPr>
          </w:p>
        </w:tc>
        <w:tc>
          <w:tcPr>
            <w:tcW w:w="4410" w:type="dxa"/>
            <w:tcBorders>
              <w:bottom w:val="single" w:sz="12" w:space="0" w:color="auto"/>
            </w:tcBorders>
          </w:tcPr>
          <w:p w14:paraId="7A73D235" w14:textId="77777777" w:rsidR="009F6EF7" w:rsidRPr="00C213BD" w:rsidRDefault="009F6EF7" w:rsidP="009F6EF7">
            <w:pPr>
              <w:rPr>
                <w:rFonts w:ascii="Times New Roman" w:hAnsi="Times New Roman" w:cs="Times New Roman"/>
                <w:sz w:val="10"/>
                <w:szCs w:val="10"/>
              </w:rPr>
            </w:pPr>
          </w:p>
        </w:tc>
        <w:tc>
          <w:tcPr>
            <w:tcW w:w="2880" w:type="dxa"/>
            <w:tcBorders>
              <w:bottom w:val="single" w:sz="12" w:space="0" w:color="auto"/>
            </w:tcBorders>
          </w:tcPr>
          <w:p w14:paraId="485447AB" w14:textId="77777777" w:rsidR="009F6EF7" w:rsidRPr="00C213BD" w:rsidRDefault="009F6EF7" w:rsidP="009F6EF7">
            <w:pPr>
              <w:rPr>
                <w:rFonts w:ascii="Times New Roman" w:hAnsi="Times New Roman" w:cs="Times New Roman"/>
                <w:sz w:val="10"/>
                <w:szCs w:val="10"/>
              </w:rPr>
            </w:pPr>
          </w:p>
        </w:tc>
      </w:tr>
    </w:tbl>
    <w:p w14:paraId="4345CFEB" w14:textId="68463320" w:rsidR="005A7F3D" w:rsidRPr="00C213BD" w:rsidRDefault="005A7F3D"/>
    <w:p w14:paraId="1038883D" w14:textId="77777777" w:rsidR="00CF456E" w:rsidRPr="00C213BD" w:rsidRDefault="00CF456E" w:rsidP="005F19A0">
      <w:pPr>
        <w:spacing w:line="276" w:lineRule="auto"/>
        <w:rPr>
          <w:rFonts w:ascii="Times New Roman" w:hAnsi="Times New Roman" w:cs="Times New Roman"/>
          <w:sz w:val="24"/>
          <w:szCs w:val="24"/>
        </w:rPr>
        <w:sectPr w:rsidR="00CF456E" w:rsidRPr="00C213BD">
          <w:pgSz w:w="12240" w:h="15840"/>
          <w:pgMar w:top="1440" w:right="1440" w:bottom="1440" w:left="1440" w:header="720" w:footer="720" w:gutter="0"/>
          <w:cols w:space="720"/>
          <w:docGrid w:linePitch="360"/>
        </w:sectPr>
      </w:pPr>
    </w:p>
    <w:p w14:paraId="6C4FE2C2" w14:textId="76280BDF" w:rsidR="00CF456E" w:rsidRPr="00C213BD" w:rsidRDefault="00564BDA" w:rsidP="005F19A0">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 xml:space="preserve">Table 3. </w:t>
      </w:r>
      <w:r w:rsidR="00382B5E" w:rsidRPr="00C213BD">
        <w:rPr>
          <w:rFonts w:ascii="Times New Roman" w:hAnsi="Times New Roman" w:cs="Times New Roman"/>
          <w:sz w:val="24"/>
          <w:szCs w:val="24"/>
        </w:rPr>
        <w:t>S</w:t>
      </w:r>
      <w:r w:rsidR="000271E3" w:rsidRPr="00C213BD">
        <w:rPr>
          <w:rFonts w:ascii="Times New Roman" w:hAnsi="Times New Roman" w:cs="Times New Roman"/>
          <w:sz w:val="24"/>
          <w:szCs w:val="24"/>
        </w:rPr>
        <w:t xml:space="preserve">tatistical significance (indicated by bold type) of slope coefficients for the 10 linear </w:t>
      </w:r>
      <w:r w:rsidR="00876121" w:rsidRPr="00C213BD">
        <w:rPr>
          <w:rFonts w:ascii="Times New Roman" w:hAnsi="Times New Roman" w:cs="Times New Roman"/>
          <w:sz w:val="24"/>
          <w:szCs w:val="24"/>
        </w:rPr>
        <w:t>predictor variables</w:t>
      </w:r>
      <w:r w:rsidR="000271E3" w:rsidRPr="00C213BD">
        <w:rPr>
          <w:rFonts w:ascii="Times New Roman" w:hAnsi="Times New Roman" w:cs="Times New Roman"/>
          <w:sz w:val="24"/>
          <w:szCs w:val="24"/>
        </w:rPr>
        <w:t xml:space="preserve"> (YR = year, </w:t>
      </w:r>
      <w:r w:rsidR="00A6717E" w:rsidRPr="00C213BD">
        <w:rPr>
          <w:rFonts w:ascii="Times New Roman" w:hAnsi="Times New Roman" w:cs="Times New Roman"/>
          <w:sz w:val="24"/>
          <w:szCs w:val="24"/>
        </w:rPr>
        <w:t xml:space="preserve">LAT = latitude, </w:t>
      </w:r>
      <w:r w:rsidR="000271E3" w:rsidRPr="00C213BD">
        <w:rPr>
          <w:rFonts w:ascii="Times New Roman" w:hAnsi="Times New Roman" w:cs="Times New Roman"/>
          <w:sz w:val="24"/>
          <w:szCs w:val="24"/>
        </w:rPr>
        <w:t xml:space="preserve">EL = elevation, ASP = aspect, TPI = </w:t>
      </w:r>
      <w:r w:rsidR="001811C4" w:rsidRPr="00C213BD">
        <w:rPr>
          <w:rFonts w:ascii="Times New Roman" w:hAnsi="Times New Roman" w:cs="Times New Roman"/>
          <w:sz w:val="24"/>
          <w:szCs w:val="24"/>
        </w:rPr>
        <w:t>topographic</w:t>
      </w:r>
      <w:r w:rsidR="000271E3" w:rsidRPr="00C213BD">
        <w:rPr>
          <w:rFonts w:ascii="Times New Roman" w:hAnsi="Times New Roman" w:cs="Times New Roman"/>
          <w:sz w:val="24"/>
          <w:szCs w:val="24"/>
        </w:rPr>
        <w:t xml:space="preserve"> position index, DFT = dominant forest type, PF = proportion forest, MT = mean temperature, SDT = SD temperature, CP = current precipitation, PP = previous precipitation)</w:t>
      </w:r>
      <w:r w:rsidR="00876121" w:rsidRPr="00C213BD">
        <w:rPr>
          <w:rFonts w:ascii="Times New Roman" w:hAnsi="Times New Roman" w:cs="Times New Roman"/>
          <w:sz w:val="24"/>
          <w:szCs w:val="24"/>
        </w:rPr>
        <w:t xml:space="preserve"> </w:t>
      </w:r>
      <w:r w:rsidR="000271E3" w:rsidRPr="00C213BD">
        <w:rPr>
          <w:rFonts w:ascii="Times New Roman" w:hAnsi="Times New Roman" w:cs="Times New Roman"/>
          <w:sz w:val="24"/>
          <w:szCs w:val="24"/>
        </w:rPr>
        <w:t xml:space="preserve">corresponding to overall species richness (ALL), the 4 guild designations (NORTH, SOUTH, TRAILING, and GENERAL), and </w:t>
      </w:r>
      <w:r w:rsidR="00876121" w:rsidRPr="00C213BD">
        <w:rPr>
          <w:rFonts w:ascii="Times New Roman" w:hAnsi="Times New Roman" w:cs="Times New Roman"/>
          <w:sz w:val="24"/>
          <w:szCs w:val="24"/>
        </w:rPr>
        <w:t>the 1</w:t>
      </w:r>
      <w:r w:rsidR="000271E3" w:rsidRPr="00C213BD">
        <w:rPr>
          <w:rFonts w:ascii="Times New Roman" w:hAnsi="Times New Roman" w:cs="Times New Roman"/>
          <w:sz w:val="24"/>
          <w:szCs w:val="24"/>
        </w:rPr>
        <w:t>6</w:t>
      </w:r>
      <w:r w:rsidR="00876121" w:rsidRPr="00C213BD">
        <w:rPr>
          <w:rFonts w:ascii="Times New Roman" w:hAnsi="Times New Roman" w:cs="Times New Roman"/>
          <w:sz w:val="24"/>
          <w:szCs w:val="24"/>
        </w:rPr>
        <w:t xml:space="preserve"> focal forest songbird species (see Table 1 for species codes)</w:t>
      </w:r>
      <w:r w:rsidR="000271E3" w:rsidRPr="00C213BD">
        <w:rPr>
          <w:rFonts w:ascii="Times New Roman" w:hAnsi="Times New Roman" w:cs="Times New Roman"/>
          <w:sz w:val="24"/>
          <w:szCs w:val="24"/>
        </w:rPr>
        <w:t>, arranged by guild designation</w:t>
      </w:r>
      <w:r w:rsidR="00876121" w:rsidRPr="00C213BD">
        <w:rPr>
          <w:rFonts w:ascii="Times New Roman" w:hAnsi="Times New Roman" w:cs="Times New Roman"/>
          <w:sz w:val="24"/>
          <w:szCs w:val="24"/>
        </w:rPr>
        <w:t>.</w:t>
      </w:r>
    </w:p>
    <w:tbl>
      <w:tblPr>
        <w:tblW w:w="12770" w:type="dxa"/>
        <w:tblLook w:val="04A0" w:firstRow="1" w:lastRow="0" w:firstColumn="1" w:lastColumn="0" w:noHBand="0" w:noVBand="1"/>
      </w:tblPr>
      <w:tblGrid>
        <w:gridCol w:w="1255"/>
        <w:gridCol w:w="925"/>
        <w:gridCol w:w="937"/>
        <w:gridCol w:w="977"/>
        <w:gridCol w:w="977"/>
        <w:gridCol w:w="977"/>
        <w:gridCol w:w="977"/>
        <w:gridCol w:w="977"/>
        <w:gridCol w:w="977"/>
        <w:gridCol w:w="977"/>
        <w:gridCol w:w="977"/>
        <w:gridCol w:w="977"/>
        <w:gridCol w:w="860"/>
      </w:tblGrid>
      <w:tr w:rsidR="0024642C" w:rsidRPr="00C213BD" w14:paraId="6D8947AA" w14:textId="77777777" w:rsidTr="00EF0CBF">
        <w:trPr>
          <w:trHeight w:val="315"/>
        </w:trPr>
        <w:tc>
          <w:tcPr>
            <w:tcW w:w="1255" w:type="dxa"/>
            <w:tcBorders>
              <w:top w:val="single" w:sz="12" w:space="0" w:color="auto"/>
              <w:left w:val="nil"/>
              <w:bottom w:val="single" w:sz="12" w:space="0" w:color="auto"/>
              <w:right w:val="nil"/>
            </w:tcBorders>
            <w:shd w:val="clear" w:color="auto" w:fill="auto"/>
            <w:noWrap/>
            <w:vAlign w:val="center"/>
          </w:tcPr>
          <w:p w14:paraId="50B0A442" w14:textId="2FF80FAE" w:rsidR="0024642C" w:rsidRPr="00C213BD" w:rsidRDefault="0024642C" w:rsidP="00B169FB">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925" w:type="dxa"/>
            <w:tcBorders>
              <w:top w:val="single" w:sz="12" w:space="0" w:color="auto"/>
              <w:left w:val="nil"/>
              <w:bottom w:val="single" w:sz="12" w:space="0" w:color="auto"/>
              <w:right w:val="nil"/>
            </w:tcBorders>
            <w:vAlign w:val="center"/>
          </w:tcPr>
          <w:p w14:paraId="18834DF2" w14:textId="535DCAD0" w:rsidR="0024642C" w:rsidRPr="00C213BD" w:rsidRDefault="0024642C"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937" w:type="dxa"/>
            <w:tcBorders>
              <w:top w:val="single" w:sz="12" w:space="0" w:color="auto"/>
              <w:left w:val="nil"/>
              <w:bottom w:val="single" w:sz="12" w:space="0" w:color="auto"/>
              <w:right w:val="nil"/>
            </w:tcBorders>
            <w:shd w:val="clear" w:color="auto" w:fill="auto"/>
            <w:noWrap/>
            <w:vAlign w:val="center"/>
            <w:hideMark/>
          </w:tcPr>
          <w:p w14:paraId="239A56EA" w14:textId="4607137C"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YR</w:t>
            </w:r>
          </w:p>
        </w:tc>
        <w:tc>
          <w:tcPr>
            <w:tcW w:w="977" w:type="dxa"/>
            <w:tcBorders>
              <w:top w:val="single" w:sz="12" w:space="0" w:color="auto"/>
              <w:left w:val="nil"/>
              <w:bottom w:val="single" w:sz="12" w:space="0" w:color="auto"/>
              <w:right w:val="nil"/>
            </w:tcBorders>
            <w:shd w:val="clear" w:color="auto" w:fill="auto"/>
            <w:noWrap/>
            <w:vAlign w:val="center"/>
            <w:hideMark/>
          </w:tcPr>
          <w:p w14:paraId="730507CD"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EL</w:t>
            </w:r>
          </w:p>
        </w:tc>
        <w:tc>
          <w:tcPr>
            <w:tcW w:w="977" w:type="dxa"/>
            <w:tcBorders>
              <w:top w:val="single" w:sz="12" w:space="0" w:color="auto"/>
              <w:left w:val="nil"/>
              <w:bottom w:val="single" w:sz="12" w:space="0" w:color="auto"/>
              <w:right w:val="nil"/>
            </w:tcBorders>
            <w:shd w:val="clear" w:color="auto" w:fill="auto"/>
            <w:noWrap/>
            <w:vAlign w:val="center"/>
            <w:hideMark/>
          </w:tcPr>
          <w:p w14:paraId="2309378A"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LAT</w:t>
            </w:r>
          </w:p>
        </w:tc>
        <w:tc>
          <w:tcPr>
            <w:tcW w:w="977" w:type="dxa"/>
            <w:tcBorders>
              <w:top w:val="single" w:sz="12" w:space="0" w:color="auto"/>
              <w:left w:val="nil"/>
              <w:bottom w:val="single" w:sz="12" w:space="0" w:color="auto"/>
              <w:right w:val="nil"/>
            </w:tcBorders>
            <w:shd w:val="clear" w:color="auto" w:fill="auto"/>
            <w:noWrap/>
            <w:vAlign w:val="center"/>
            <w:hideMark/>
          </w:tcPr>
          <w:p w14:paraId="33A46A8C"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ASP</w:t>
            </w:r>
          </w:p>
        </w:tc>
        <w:tc>
          <w:tcPr>
            <w:tcW w:w="977" w:type="dxa"/>
            <w:tcBorders>
              <w:top w:val="single" w:sz="12" w:space="0" w:color="auto"/>
              <w:left w:val="nil"/>
              <w:bottom w:val="single" w:sz="12" w:space="0" w:color="auto"/>
              <w:right w:val="nil"/>
            </w:tcBorders>
            <w:shd w:val="clear" w:color="auto" w:fill="auto"/>
            <w:noWrap/>
            <w:vAlign w:val="center"/>
            <w:hideMark/>
          </w:tcPr>
          <w:p w14:paraId="4598464A"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TPI</w:t>
            </w:r>
          </w:p>
        </w:tc>
        <w:tc>
          <w:tcPr>
            <w:tcW w:w="977" w:type="dxa"/>
            <w:tcBorders>
              <w:top w:val="single" w:sz="12" w:space="0" w:color="auto"/>
              <w:left w:val="nil"/>
              <w:bottom w:val="single" w:sz="12" w:space="0" w:color="auto"/>
              <w:right w:val="nil"/>
            </w:tcBorders>
            <w:shd w:val="clear" w:color="auto" w:fill="auto"/>
            <w:noWrap/>
            <w:vAlign w:val="center"/>
            <w:hideMark/>
          </w:tcPr>
          <w:p w14:paraId="7DCD5F05"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DFT</w:t>
            </w:r>
          </w:p>
        </w:tc>
        <w:tc>
          <w:tcPr>
            <w:tcW w:w="977" w:type="dxa"/>
            <w:tcBorders>
              <w:top w:val="single" w:sz="12" w:space="0" w:color="auto"/>
              <w:left w:val="nil"/>
              <w:bottom w:val="single" w:sz="12" w:space="0" w:color="auto"/>
              <w:right w:val="nil"/>
            </w:tcBorders>
            <w:shd w:val="clear" w:color="auto" w:fill="auto"/>
            <w:noWrap/>
            <w:vAlign w:val="center"/>
            <w:hideMark/>
          </w:tcPr>
          <w:p w14:paraId="4AC3305C"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PF</w:t>
            </w:r>
          </w:p>
        </w:tc>
        <w:tc>
          <w:tcPr>
            <w:tcW w:w="977" w:type="dxa"/>
            <w:tcBorders>
              <w:top w:val="single" w:sz="12" w:space="0" w:color="auto"/>
              <w:left w:val="nil"/>
              <w:bottom w:val="single" w:sz="12" w:space="0" w:color="auto"/>
              <w:right w:val="nil"/>
            </w:tcBorders>
            <w:shd w:val="clear" w:color="auto" w:fill="auto"/>
            <w:noWrap/>
            <w:vAlign w:val="center"/>
            <w:hideMark/>
          </w:tcPr>
          <w:p w14:paraId="3D2328D7"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MT</w:t>
            </w:r>
          </w:p>
        </w:tc>
        <w:tc>
          <w:tcPr>
            <w:tcW w:w="977" w:type="dxa"/>
            <w:tcBorders>
              <w:top w:val="single" w:sz="12" w:space="0" w:color="auto"/>
              <w:left w:val="nil"/>
              <w:bottom w:val="single" w:sz="12" w:space="0" w:color="auto"/>
              <w:right w:val="nil"/>
            </w:tcBorders>
            <w:shd w:val="clear" w:color="auto" w:fill="auto"/>
            <w:noWrap/>
            <w:vAlign w:val="center"/>
            <w:hideMark/>
          </w:tcPr>
          <w:p w14:paraId="08E29DC5"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SDT</w:t>
            </w:r>
          </w:p>
        </w:tc>
        <w:tc>
          <w:tcPr>
            <w:tcW w:w="977" w:type="dxa"/>
            <w:tcBorders>
              <w:top w:val="single" w:sz="12" w:space="0" w:color="auto"/>
              <w:left w:val="nil"/>
              <w:bottom w:val="single" w:sz="12" w:space="0" w:color="auto"/>
              <w:right w:val="nil"/>
            </w:tcBorders>
            <w:shd w:val="clear" w:color="auto" w:fill="auto"/>
            <w:noWrap/>
            <w:vAlign w:val="center"/>
            <w:hideMark/>
          </w:tcPr>
          <w:p w14:paraId="78CB43FD"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CP</w:t>
            </w:r>
          </w:p>
        </w:tc>
        <w:tc>
          <w:tcPr>
            <w:tcW w:w="860" w:type="dxa"/>
            <w:tcBorders>
              <w:top w:val="single" w:sz="12" w:space="0" w:color="auto"/>
              <w:left w:val="nil"/>
              <w:bottom w:val="single" w:sz="12" w:space="0" w:color="auto"/>
              <w:right w:val="nil"/>
            </w:tcBorders>
            <w:shd w:val="clear" w:color="auto" w:fill="auto"/>
            <w:noWrap/>
            <w:vAlign w:val="center"/>
            <w:hideMark/>
          </w:tcPr>
          <w:p w14:paraId="28FC2E4F"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PP</w:t>
            </w:r>
          </w:p>
        </w:tc>
      </w:tr>
      <w:tr w:rsidR="0024642C" w:rsidRPr="00C213BD" w14:paraId="28062869" w14:textId="77777777" w:rsidTr="00593BC5">
        <w:trPr>
          <w:trHeight w:val="330"/>
        </w:trPr>
        <w:tc>
          <w:tcPr>
            <w:tcW w:w="1255" w:type="dxa"/>
            <w:tcBorders>
              <w:top w:val="single" w:sz="12" w:space="0" w:color="auto"/>
              <w:left w:val="nil"/>
              <w:bottom w:val="single" w:sz="4" w:space="0" w:color="auto"/>
              <w:right w:val="nil"/>
            </w:tcBorders>
            <w:shd w:val="clear" w:color="auto" w:fill="auto"/>
            <w:noWrap/>
            <w:vAlign w:val="center"/>
          </w:tcPr>
          <w:p w14:paraId="468F4316" w14:textId="120DC248"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ALL</w:t>
            </w:r>
          </w:p>
        </w:tc>
        <w:tc>
          <w:tcPr>
            <w:tcW w:w="925" w:type="dxa"/>
            <w:tcBorders>
              <w:top w:val="single" w:sz="12" w:space="0" w:color="auto"/>
              <w:left w:val="nil"/>
              <w:bottom w:val="single" w:sz="4" w:space="0" w:color="auto"/>
              <w:right w:val="nil"/>
            </w:tcBorders>
            <w:vAlign w:val="center"/>
          </w:tcPr>
          <w:p w14:paraId="6590BAB1" w14:textId="22B57942" w:rsidR="0024642C" w:rsidRPr="00C213BD" w:rsidRDefault="007A79A3"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937" w:type="dxa"/>
            <w:tcBorders>
              <w:top w:val="single" w:sz="12" w:space="0" w:color="auto"/>
              <w:left w:val="nil"/>
              <w:bottom w:val="single" w:sz="4" w:space="0" w:color="auto"/>
              <w:right w:val="nil"/>
            </w:tcBorders>
            <w:shd w:val="clear" w:color="auto" w:fill="auto"/>
            <w:noWrap/>
            <w:vAlign w:val="center"/>
            <w:hideMark/>
          </w:tcPr>
          <w:p w14:paraId="010D866D" w14:textId="005204D9"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0.028</w:t>
            </w:r>
          </w:p>
        </w:tc>
        <w:tc>
          <w:tcPr>
            <w:tcW w:w="977" w:type="dxa"/>
            <w:tcBorders>
              <w:top w:val="single" w:sz="12" w:space="0" w:color="auto"/>
              <w:left w:val="nil"/>
              <w:bottom w:val="single" w:sz="4" w:space="0" w:color="auto"/>
              <w:right w:val="nil"/>
            </w:tcBorders>
            <w:shd w:val="clear" w:color="auto" w:fill="auto"/>
            <w:noWrap/>
            <w:vAlign w:val="center"/>
            <w:hideMark/>
          </w:tcPr>
          <w:p w14:paraId="7EEAB87E"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-0.193</w:t>
            </w:r>
          </w:p>
        </w:tc>
        <w:tc>
          <w:tcPr>
            <w:tcW w:w="977" w:type="dxa"/>
            <w:tcBorders>
              <w:top w:val="single" w:sz="12" w:space="0" w:color="auto"/>
              <w:left w:val="nil"/>
              <w:bottom w:val="single" w:sz="4" w:space="0" w:color="auto"/>
              <w:right w:val="nil"/>
            </w:tcBorders>
            <w:shd w:val="clear" w:color="auto" w:fill="auto"/>
            <w:noWrap/>
            <w:vAlign w:val="center"/>
            <w:hideMark/>
          </w:tcPr>
          <w:p w14:paraId="0DB4C31F"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-0.196</w:t>
            </w:r>
          </w:p>
        </w:tc>
        <w:tc>
          <w:tcPr>
            <w:tcW w:w="977" w:type="dxa"/>
            <w:tcBorders>
              <w:top w:val="single" w:sz="12" w:space="0" w:color="auto"/>
              <w:left w:val="nil"/>
              <w:bottom w:val="single" w:sz="4" w:space="0" w:color="auto"/>
              <w:right w:val="nil"/>
            </w:tcBorders>
            <w:shd w:val="clear" w:color="auto" w:fill="auto"/>
            <w:noWrap/>
            <w:vAlign w:val="center"/>
            <w:hideMark/>
          </w:tcPr>
          <w:p w14:paraId="6AAE3953" w14:textId="01037CED"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single" w:sz="12" w:space="0" w:color="auto"/>
              <w:left w:val="nil"/>
              <w:bottom w:val="single" w:sz="4" w:space="0" w:color="auto"/>
              <w:right w:val="nil"/>
            </w:tcBorders>
            <w:shd w:val="clear" w:color="auto" w:fill="auto"/>
            <w:noWrap/>
            <w:vAlign w:val="center"/>
            <w:hideMark/>
          </w:tcPr>
          <w:p w14:paraId="38DA26C7" w14:textId="2097B7BB"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single" w:sz="12" w:space="0" w:color="auto"/>
              <w:left w:val="nil"/>
              <w:bottom w:val="single" w:sz="4" w:space="0" w:color="auto"/>
              <w:right w:val="nil"/>
            </w:tcBorders>
            <w:shd w:val="clear" w:color="auto" w:fill="auto"/>
            <w:noWrap/>
            <w:vAlign w:val="center"/>
            <w:hideMark/>
          </w:tcPr>
          <w:p w14:paraId="240E8346"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-0.032</w:t>
            </w:r>
          </w:p>
        </w:tc>
        <w:tc>
          <w:tcPr>
            <w:tcW w:w="977" w:type="dxa"/>
            <w:tcBorders>
              <w:top w:val="single" w:sz="12" w:space="0" w:color="auto"/>
              <w:left w:val="nil"/>
              <w:bottom w:val="single" w:sz="4" w:space="0" w:color="auto"/>
              <w:right w:val="nil"/>
            </w:tcBorders>
            <w:shd w:val="clear" w:color="auto" w:fill="auto"/>
            <w:noWrap/>
            <w:vAlign w:val="center"/>
            <w:hideMark/>
          </w:tcPr>
          <w:p w14:paraId="5BCEEC3F"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0.010</w:t>
            </w:r>
          </w:p>
        </w:tc>
        <w:tc>
          <w:tcPr>
            <w:tcW w:w="977" w:type="dxa"/>
            <w:tcBorders>
              <w:top w:val="single" w:sz="12" w:space="0" w:color="auto"/>
              <w:left w:val="nil"/>
              <w:bottom w:val="single" w:sz="4" w:space="0" w:color="auto"/>
              <w:right w:val="nil"/>
            </w:tcBorders>
            <w:shd w:val="clear" w:color="auto" w:fill="auto"/>
            <w:noWrap/>
            <w:vAlign w:val="center"/>
            <w:hideMark/>
          </w:tcPr>
          <w:p w14:paraId="2C4A023B"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-0.008</w:t>
            </w:r>
          </w:p>
        </w:tc>
        <w:tc>
          <w:tcPr>
            <w:tcW w:w="977" w:type="dxa"/>
            <w:tcBorders>
              <w:top w:val="single" w:sz="12" w:space="0" w:color="auto"/>
              <w:left w:val="nil"/>
              <w:bottom w:val="single" w:sz="4" w:space="0" w:color="auto"/>
              <w:right w:val="nil"/>
            </w:tcBorders>
            <w:shd w:val="clear" w:color="auto" w:fill="auto"/>
            <w:noWrap/>
            <w:vAlign w:val="center"/>
            <w:hideMark/>
          </w:tcPr>
          <w:p w14:paraId="2E44670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0.006</w:t>
            </w:r>
          </w:p>
        </w:tc>
        <w:tc>
          <w:tcPr>
            <w:tcW w:w="977" w:type="dxa"/>
            <w:tcBorders>
              <w:top w:val="single" w:sz="12" w:space="0" w:color="auto"/>
              <w:left w:val="nil"/>
              <w:bottom w:val="single" w:sz="4" w:space="0" w:color="auto"/>
              <w:right w:val="nil"/>
            </w:tcBorders>
            <w:shd w:val="clear" w:color="auto" w:fill="auto"/>
            <w:noWrap/>
            <w:vAlign w:val="center"/>
            <w:hideMark/>
          </w:tcPr>
          <w:p w14:paraId="1130557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-0.032</w:t>
            </w:r>
          </w:p>
        </w:tc>
        <w:tc>
          <w:tcPr>
            <w:tcW w:w="860" w:type="dxa"/>
            <w:tcBorders>
              <w:top w:val="single" w:sz="12" w:space="0" w:color="auto"/>
              <w:left w:val="nil"/>
              <w:bottom w:val="single" w:sz="4" w:space="0" w:color="auto"/>
              <w:right w:val="nil"/>
            </w:tcBorders>
            <w:shd w:val="clear" w:color="auto" w:fill="auto"/>
            <w:noWrap/>
            <w:vAlign w:val="center"/>
            <w:hideMark/>
          </w:tcPr>
          <w:p w14:paraId="064BE11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0.064</w:t>
            </w:r>
          </w:p>
        </w:tc>
      </w:tr>
      <w:tr w:rsidR="0024642C" w:rsidRPr="00C213BD" w14:paraId="4CE4C76A" w14:textId="77777777" w:rsidTr="00593BC5">
        <w:trPr>
          <w:trHeight w:val="300"/>
        </w:trPr>
        <w:tc>
          <w:tcPr>
            <w:tcW w:w="1255" w:type="dxa"/>
            <w:tcBorders>
              <w:top w:val="single" w:sz="4" w:space="0" w:color="auto"/>
              <w:left w:val="nil"/>
              <w:bottom w:val="nil"/>
              <w:right w:val="nil"/>
            </w:tcBorders>
            <w:shd w:val="clear" w:color="auto" w:fill="auto"/>
            <w:noWrap/>
            <w:vAlign w:val="center"/>
          </w:tcPr>
          <w:p w14:paraId="0F4918D1" w14:textId="34E2FC47"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NORTH</w:t>
            </w:r>
          </w:p>
        </w:tc>
        <w:tc>
          <w:tcPr>
            <w:tcW w:w="925" w:type="dxa"/>
            <w:tcBorders>
              <w:top w:val="single" w:sz="4" w:space="0" w:color="auto"/>
              <w:left w:val="nil"/>
              <w:bottom w:val="nil"/>
              <w:right w:val="nil"/>
            </w:tcBorders>
            <w:vAlign w:val="center"/>
          </w:tcPr>
          <w:p w14:paraId="3262A34C" w14:textId="26F996F2" w:rsidR="0024642C" w:rsidRPr="00C213BD" w:rsidRDefault="007A79A3" w:rsidP="0024642C">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w:t>
            </w:r>
          </w:p>
        </w:tc>
        <w:tc>
          <w:tcPr>
            <w:tcW w:w="937" w:type="dxa"/>
            <w:tcBorders>
              <w:top w:val="single" w:sz="4" w:space="0" w:color="auto"/>
              <w:left w:val="nil"/>
              <w:bottom w:val="nil"/>
              <w:right w:val="nil"/>
            </w:tcBorders>
            <w:shd w:val="clear" w:color="auto" w:fill="auto"/>
            <w:noWrap/>
            <w:vAlign w:val="center"/>
            <w:hideMark/>
          </w:tcPr>
          <w:p w14:paraId="0249C725" w14:textId="7C570B8A"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0.007</w:t>
            </w:r>
          </w:p>
        </w:tc>
        <w:tc>
          <w:tcPr>
            <w:tcW w:w="977" w:type="dxa"/>
            <w:tcBorders>
              <w:top w:val="single" w:sz="4" w:space="0" w:color="auto"/>
              <w:left w:val="nil"/>
              <w:bottom w:val="nil"/>
              <w:right w:val="nil"/>
            </w:tcBorders>
            <w:shd w:val="clear" w:color="auto" w:fill="auto"/>
            <w:noWrap/>
            <w:vAlign w:val="center"/>
            <w:hideMark/>
          </w:tcPr>
          <w:p w14:paraId="6369994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0.722</w:t>
            </w:r>
          </w:p>
        </w:tc>
        <w:tc>
          <w:tcPr>
            <w:tcW w:w="977" w:type="dxa"/>
            <w:tcBorders>
              <w:top w:val="single" w:sz="4" w:space="0" w:color="auto"/>
              <w:left w:val="nil"/>
              <w:bottom w:val="nil"/>
              <w:right w:val="nil"/>
            </w:tcBorders>
            <w:shd w:val="clear" w:color="auto" w:fill="auto"/>
            <w:noWrap/>
            <w:vAlign w:val="center"/>
            <w:hideMark/>
          </w:tcPr>
          <w:p w14:paraId="652A1388"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0.383</w:t>
            </w:r>
          </w:p>
        </w:tc>
        <w:tc>
          <w:tcPr>
            <w:tcW w:w="977" w:type="dxa"/>
            <w:tcBorders>
              <w:top w:val="single" w:sz="4" w:space="0" w:color="auto"/>
              <w:left w:val="nil"/>
              <w:bottom w:val="nil"/>
              <w:right w:val="nil"/>
            </w:tcBorders>
            <w:shd w:val="clear" w:color="auto" w:fill="auto"/>
            <w:noWrap/>
            <w:vAlign w:val="center"/>
            <w:hideMark/>
          </w:tcPr>
          <w:p w14:paraId="1A3C37FA" w14:textId="77703262"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133C370F" w14:textId="2649D54F"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0818E7A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0.071</w:t>
            </w:r>
          </w:p>
        </w:tc>
        <w:tc>
          <w:tcPr>
            <w:tcW w:w="977" w:type="dxa"/>
            <w:tcBorders>
              <w:top w:val="single" w:sz="4" w:space="0" w:color="auto"/>
              <w:left w:val="nil"/>
              <w:bottom w:val="nil"/>
              <w:right w:val="nil"/>
            </w:tcBorders>
            <w:shd w:val="clear" w:color="auto" w:fill="auto"/>
            <w:noWrap/>
            <w:vAlign w:val="center"/>
            <w:hideMark/>
          </w:tcPr>
          <w:p w14:paraId="3E7AF9A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-0.087</w:t>
            </w:r>
          </w:p>
        </w:tc>
        <w:tc>
          <w:tcPr>
            <w:tcW w:w="977" w:type="dxa"/>
            <w:tcBorders>
              <w:top w:val="single" w:sz="4" w:space="0" w:color="auto"/>
              <w:left w:val="nil"/>
              <w:bottom w:val="nil"/>
              <w:right w:val="nil"/>
            </w:tcBorders>
            <w:shd w:val="clear" w:color="auto" w:fill="auto"/>
            <w:noWrap/>
            <w:vAlign w:val="center"/>
            <w:hideMark/>
          </w:tcPr>
          <w:p w14:paraId="0EC7962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-0.038</w:t>
            </w:r>
          </w:p>
        </w:tc>
        <w:tc>
          <w:tcPr>
            <w:tcW w:w="977" w:type="dxa"/>
            <w:tcBorders>
              <w:top w:val="single" w:sz="4" w:space="0" w:color="auto"/>
              <w:left w:val="nil"/>
              <w:bottom w:val="nil"/>
              <w:right w:val="nil"/>
            </w:tcBorders>
            <w:shd w:val="clear" w:color="auto" w:fill="auto"/>
            <w:noWrap/>
            <w:vAlign w:val="center"/>
            <w:hideMark/>
          </w:tcPr>
          <w:p w14:paraId="19D7B833"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0.002</w:t>
            </w:r>
          </w:p>
        </w:tc>
        <w:tc>
          <w:tcPr>
            <w:tcW w:w="977" w:type="dxa"/>
            <w:tcBorders>
              <w:top w:val="single" w:sz="4" w:space="0" w:color="auto"/>
              <w:left w:val="nil"/>
              <w:bottom w:val="nil"/>
              <w:right w:val="nil"/>
            </w:tcBorders>
            <w:shd w:val="clear" w:color="auto" w:fill="auto"/>
            <w:noWrap/>
            <w:vAlign w:val="center"/>
            <w:hideMark/>
          </w:tcPr>
          <w:p w14:paraId="03C23D3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-0.737</w:t>
            </w:r>
          </w:p>
        </w:tc>
        <w:tc>
          <w:tcPr>
            <w:tcW w:w="860" w:type="dxa"/>
            <w:tcBorders>
              <w:top w:val="single" w:sz="4" w:space="0" w:color="auto"/>
              <w:left w:val="nil"/>
              <w:bottom w:val="nil"/>
              <w:right w:val="nil"/>
            </w:tcBorders>
            <w:shd w:val="clear" w:color="auto" w:fill="auto"/>
            <w:noWrap/>
            <w:vAlign w:val="center"/>
            <w:hideMark/>
          </w:tcPr>
          <w:p w14:paraId="4DB25146"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0.002</w:t>
            </w:r>
          </w:p>
        </w:tc>
      </w:tr>
      <w:tr w:rsidR="005408A5" w:rsidRPr="00C213BD" w14:paraId="6AD820BF" w14:textId="77777777" w:rsidTr="00593BC5">
        <w:trPr>
          <w:trHeight w:val="300"/>
        </w:trPr>
        <w:tc>
          <w:tcPr>
            <w:tcW w:w="1255" w:type="dxa"/>
            <w:tcBorders>
              <w:top w:val="nil"/>
              <w:left w:val="nil"/>
              <w:bottom w:val="nil"/>
              <w:right w:val="nil"/>
            </w:tcBorders>
            <w:shd w:val="clear" w:color="auto" w:fill="auto"/>
            <w:noWrap/>
            <w:vAlign w:val="center"/>
          </w:tcPr>
          <w:p w14:paraId="7FC3174E" w14:textId="1B0B0309"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079895EC" w14:textId="02F50B82" w:rsidR="005408A5" w:rsidRPr="00C213BD" w:rsidRDefault="005408A5" w:rsidP="005408A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BLPW</w:t>
            </w:r>
          </w:p>
        </w:tc>
        <w:tc>
          <w:tcPr>
            <w:tcW w:w="937" w:type="dxa"/>
            <w:tcBorders>
              <w:top w:val="nil"/>
              <w:left w:val="nil"/>
              <w:bottom w:val="nil"/>
              <w:right w:val="nil"/>
            </w:tcBorders>
            <w:shd w:val="clear" w:color="auto" w:fill="auto"/>
            <w:noWrap/>
            <w:vAlign w:val="center"/>
          </w:tcPr>
          <w:p w14:paraId="7A61F774" w14:textId="0ED4F860"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0.627</w:t>
            </w:r>
          </w:p>
        </w:tc>
        <w:tc>
          <w:tcPr>
            <w:tcW w:w="977" w:type="dxa"/>
            <w:tcBorders>
              <w:top w:val="nil"/>
              <w:left w:val="nil"/>
              <w:bottom w:val="nil"/>
              <w:right w:val="nil"/>
            </w:tcBorders>
            <w:shd w:val="clear" w:color="auto" w:fill="auto"/>
            <w:noWrap/>
            <w:vAlign w:val="center"/>
          </w:tcPr>
          <w:p w14:paraId="1B5F218B" w14:textId="1B492E0E"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6.866</w:t>
            </w:r>
          </w:p>
        </w:tc>
        <w:tc>
          <w:tcPr>
            <w:tcW w:w="977" w:type="dxa"/>
            <w:tcBorders>
              <w:top w:val="nil"/>
              <w:left w:val="nil"/>
              <w:bottom w:val="nil"/>
              <w:right w:val="nil"/>
            </w:tcBorders>
            <w:shd w:val="clear" w:color="auto" w:fill="auto"/>
            <w:noWrap/>
            <w:vAlign w:val="center"/>
          </w:tcPr>
          <w:p w14:paraId="2B96837A" w14:textId="617884E2"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3.406</w:t>
            </w:r>
          </w:p>
        </w:tc>
        <w:tc>
          <w:tcPr>
            <w:tcW w:w="977" w:type="dxa"/>
            <w:tcBorders>
              <w:top w:val="nil"/>
              <w:left w:val="nil"/>
              <w:bottom w:val="nil"/>
              <w:right w:val="nil"/>
            </w:tcBorders>
            <w:shd w:val="clear" w:color="auto" w:fill="auto"/>
            <w:noWrap/>
            <w:vAlign w:val="center"/>
          </w:tcPr>
          <w:p w14:paraId="483E98B7" w14:textId="678EBBF9"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1.248</w:t>
            </w:r>
          </w:p>
        </w:tc>
        <w:tc>
          <w:tcPr>
            <w:tcW w:w="977" w:type="dxa"/>
            <w:tcBorders>
              <w:top w:val="nil"/>
              <w:left w:val="nil"/>
              <w:bottom w:val="nil"/>
              <w:right w:val="nil"/>
            </w:tcBorders>
            <w:shd w:val="clear" w:color="auto" w:fill="auto"/>
            <w:noWrap/>
            <w:vAlign w:val="center"/>
          </w:tcPr>
          <w:p w14:paraId="24758391" w14:textId="69CE328B"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0.514</w:t>
            </w:r>
          </w:p>
        </w:tc>
        <w:tc>
          <w:tcPr>
            <w:tcW w:w="977" w:type="dxa"/>
            <w:tcBorders>
              <w:top w:val="nil"/>
              <w:left w:val="nil"/>
              <w:bottom w:val="nil"/>
              <w:right w:val="nil"/>
            </w:tcBorders>
            <w:shd w:val="clear" w:color="auto" w:fill="auto"/>
            <w:noWrap/>
            <w:vAlign w:val="center"/>
          </w:tcPr>
          <w:p w14:paraId="4B451868" w14:textId="2675FEB3"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-1.579</w:t>
            </w:r>
          </w:p>
        </w:tc>
        <w:tc>
          <w:tcPr>
            <w:tcW w:w="977" w:type="dxa"/>
            <w:tcBorders>
              <w:top w:val="nil"/>
              <w:left w:val="nil"/>
              <w:bottom w:val="nil"/>
              <w:right w:val="nil"/>
            </w:tcBorders>
            <w:shd w:val="clear" w:color="auto" w:fill="auto"/>
            <w:noWrap/>
            <w:vAlign w:val="center"/>
          </w:tcPr>
          <w:p w14:paraId="34C6399B" w14:textId="17B8EAB4"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1.371</w:t>
            </w:r>
          </w:p>
        </w:tc>
        <w:tc>
          <w:tcPr>
            <w:tcW w:w="977" w:type="dxa"/>
            <w:tcBorders>
              <w:top w:val="nil"/>
              <w:left w:val="nil"/>
              <w:bottom w:val="nil"/>
              <w:right w:val="nil"/>
            </w:tcBorders>
            <w:shd w:val="clear" w:color="auto" w:fill="auto"/>
            <w:noWrap/>
            <w:vAlign w:val="center"/>
          </w:tcPr>
          <w:p w14:paraId="339CB165" w14:textId="2C10AE6B"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-0.202</w:t>
            </w:r>
          </w:p>
        </w:tc>
        <w:tc>
          <w:tcPr>
            <w:tcW w:w="977" w:type="dxa"/>
            <w:tcBorders>
              <w:top w:val="nil"/>
              <w:left w:val="nil"/>
              <w:bottom w:val="nil"/>
              <w:right w:val="nil"/>
            </w:tcBorders>
            <w:shd w:val="clear" w:color="auto" w:fill="auto"/>
            <w:noWrap/>
            <w:vAlign w:val="center"/>
          </w:tcPr>
          <w:p w14:paraId="1D4E517A" w14:textId="17000D19"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0.211</w:t>
            </w:r>
          </w:p>
        </w:tc>
        <w:tc>
          <w:tcPr>
            <w:tcW w:w="977" w:type="dxa"/>
            <w:tcBorders>
              <w:top w:val="nil"/>
              <w:left w:val="nil"/>
              <w:bottom w:val="nil"/>
              <w:right w:val="nil"/>
            </w:tcBorders>
            <w:shd w:val="clear" w:color="auto" w:fill="auto"/>
            <w:noWrap/>
            <w:vAlign w:val="center"/>
          </w:tcPr>
          <w:p w14:paraId="60986A5E" w14:textId="780343D5"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-1.287</w:t>
            </w:r>
          </w:p>
        </w:tc>
        <w:tc>
          <w:tcPr>
            <w:tcW w:w="860" w:type="dxa"/>
            <w:tcBorders>
              <w:top w:val="nil"/>
              <w:left w:val="nil"/>
              <w:bottom w:val="nil"/>
              <w:right w:val="nil"/>
            </w:tcBorders>
            <w:shd w:val="clear" w:color="auto" w:fill="auto"/>
            <w:noWrap/>
            <w:vAlign w:val="center"/>
          </w:tcPr>
          <w:p w14:paraId="52358911" w14:textId="304E34B9"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0.216</w:t>
            </w:r>
          </w:p>
        </w:tc>
      </w:tr>
      <w:tr w:rsidR="005408A5" w:rsidRPr="00C213BD" w14:paraId="63938A22" w14:textId="77777777" w:rsidTr="00593BC5">
        <w:trPr>
          <w:trHeight w:val="300"/>
        </w:trPr>
        <w:tc>
          <w:tcPr>
            <w:tcW w:w="1255" w:type="dxa"/>
            <w:tcBorders>
              <w:top w:val="nil"/>
              <w:left w:val="nil"/>
              <w:right w:val="nil"/>
            </w:tcBorders>
            <w:shd w:val="clear" w:color="auto" w:fill="auto"/>
            <w:noWrap/>
            <w:vAlign w:val="center"/>
          </w:tcPr>
          <w:p w14:paraId="006D3BD9" w14:textId="108032F5"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auto"/>
            <w:vAlign w:val="center"/>
          </w:tcPr>
          <w:p w14:paraId="677D00AA" w14:textId="0DC73A4B"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SWTH</w:t>
            </w:r>
          </w:p>
        </w:tc>
        <w:tc>
          <w:tcPr>
            <w:tcW w:w="937" w:type="dxa"/>
            <w:tcBorders>
              <w:top w:val="nil"/>
              <w:left w:val="nil"/>
              <w:right w:val="nil"/>
            </w:tcBorders>
            <w:shd w:val="clear" w:color="auto" w:fill="auto"/>
            <w:noWrap/>
            <w:vAlign w:val="center"/>
            <w:hideMark/>
          </w:tcPr>
          <w:p w14:paraId="799D9C11" w14:textId="6FBD0ED4"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0.067</w:t>
            </w:r>
          </w:p>
        </w:tc>
        <w:tc>
          <w:tcPr>
            <w:tcW w:w="977" w:type="dxa"/>
            <w:tcBorders>
              <w:top w:val="nil"/>
              <w:left w:val="nil"/>
              <w:right w:val="nil"/>
            </w:tcBorders>
            <w:shd w:val="clear" w:color="auto" w:fill="auto"/>
            <w:noWrap/>
            <w:vAlign w:val="center"/>
            <w:hideMark/>
          </w:tcPr>
          <w:p w14:paraId="2E7926C6" w14:textId="5E7F9A8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1.820</w:t>
            </w:r>
          </w:p>
        </w:tc>
        <w:tc>
          <w:tcPr>
            <w:tcW w:w="977" w:type="dxa"/>
            <w:tcBorders>
              <w:top w:val="nil"/>
              <w:left w:val="nil"/>
              <w:right w:val="nil"/>
            </w:tcBorders>
            <w:shd w:val="clear" w:color="auto" w:fill="auto"/>
            <w:noWrap/>
            <w:vAlign w:val="center"/>
            <w:hideMark/>
          </w:tcPr>
          <w:p w14:paraId="78D13CD6" w14:textId="5A0DABE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0.797</w:t>
            </w:r>
          </w:p>
        </w:tc>
        <w:tc>
          <w:tcPr>
            <w:tcW w:w="977" w:type="dxa"/>
            <w:tcBorders>
              <w:top w:val="nil"/>
              <w:left w:val="nil"/>
              <w:right w:val="nil"/>
            </w:tcBorders>
            <w:shd w:val="clear" w:color="auto" w:fill="auto"/>
            <w:noWrap/>
            <w:vAlign w:val="center"/>
            <w:hideMark/>
          </w:tcPr>
          <w:p w14:paraId="0E17E5D1" w14:textId="09DB7CC0"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-0.505</w:t>
            </w:r>
          </w:p>
        </w:tc>
        <w:tc>
          <w:tcPr>
            <w:tcW w:w="977" w:type="dxa"/>
            <w:tcBorders>
              <w:top w:val="nil"/>
              <w:left w:val="nil"/>
              <w:right w:val="nil"/>
            </w:tcBorders>
            <w:shd w:val="clear" w:color="auto" w:fill="auto"/>
            <w:noWrap/>
            <w:vAlign w:val="center"/>
            <w:hideMark/>
          </w:tcPr>
          <w:p w14:paraId="45D83102" w14:textId="70190FEB"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-0.913</w:t>
            </w:r>
          </w:p>
        </w:tc>
        <w:tc>
          <w:tcPr>
            <w:tcW w:w="977" w:type="dxa"/>
            <w:tcBorders>
              <w:top w:val="nil"/>
              <w:left w:val="nil"/>
              <w:right w:val="nil"/>
            </w:tcBorders>
            <w:shd w:val="clear" w:color="auto" w:fill="auto"/>
            <w:noWrap/>
            <w:vAlign w:val="center"/>
            <w:hideMark/>
          </w:tcPr>
          <w:p w14:paraId="11DCE868" w14:textId="5426EE0C"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-0.539</w:t>
            </w:r>
          </w:p>
        </w:tc>
        <w:tc>
          <w:tcPr>
            <w:tcW w:w="977" w:type="dxa"/>
            <w:tcBorders>
              <w:top w:val="nil"/>
              <w:left w:val="nil"/>
              <w:right w:val="nil"/>
            </w:tcBorders>
            <w:shd w:val="clear" w:color="auto" w:fill="auto"/>
            <w:noWrap/>
            <w:vAlign w:val="center"/>
            <w:hideMark/>
          </w:tcPr>
          <w:p w14:paraId="62CC869E" w14:textId="01961C9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0.118</w:t>
            </w:r>
          </w:p>
        </w:tc>
        <w:tc>
          <w:tcPr>
            <w:tcW w:w="977" w:type="dxa"/>
            <w:tcBorders>
              <w:top w:val="nil"/>
              <w:left w:val="nil"/>
              <w:right w:val="nil"/>
            </w:tcBorders>
            <w:shd w:val="clear" w:color="auto" w:fill="auto"/>
            <w:noWrap/>
            <w:vAlign w:val="center"/>
            <w:hideMark/>
          </w:tcPr>
          <w:p w14:paraId="5B553503" w14:textId="0CA3AB7A"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0.063</w:t>
            </w:r>
          </w:p>
        </w:tc>
        <w:tc>
          <w:tcPr>
            <w:tcW w:w="977" w:type="dxa"/>
            <w:tcBorders>
              <w:top w:val="nil"/>
              <w:left w:val="nil"/>
              <w:right w:val="nil"/>
            </w:tcBorders>
            <w:shd w:val="clear" w:color="auto" w:fill="auto"/>
            <w:noWrap/>
            <w:vAlign w:val="center"/>
            <w:hideMark/>
          </w:tcPr>
          <w:p w14:paraId="6EDF9738" w14:textId="66158E4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-0.058</w:t>
            </w:r>
          </w:p>
        </w:tc>
        <w:tc>
          <w:tcPr>
            <w:tcW w:w="977" w:type="dxa"/>
            <w:tcBorders>
              <w:top w:val="nil"/>
              <w:left w:val="nil"/>
              <w:right w:val="nil"/>
            </w:tcBorders>
            <w:shd w:val="clear" w:color="auto" w:fill="auto"/>
            <w:noWrap/>
            <w:vAlign w:val="center"/>
            <w:hideMark/>
          </w:tcPr>
          <w:p w14:paraId="12B92519" w14:textId="76594D58"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-0.865</w:t>
            </w:r>
          </w:p>
        </w:tc>
        <w:tc>
          <w:tcPr>
            <w:tcW w:w="860" w:type="dxa"/>
            <w:tcBorders>
              <w:top w:val="nil"/>
              <w:left w:val="nil"/>
              <w:right w:val="nil"/>
            </w:tcBorders>
            <w:shd w:val="clear" w:color="auto" w:fill="auto"/>
            <w:noWrap/>
            <w:vAlign w:val="center"/>
            <w:hideMark/>
          </w:tcPr>
          <w:p w14:paraId="63D0FD55" w14:textId="1FB3BC84"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-0.225</w:t>
            </w:r>
          </w:p>
        </w:tc>
      </w:tr>
      <w:tr w:rsidR="005408A5" w:rsidRPr="00C213BD" w14:paraId="45C0CD8A" w14:textId="77777777" w:rsidTr="00593BC5">
        <w:trPr>
          <w:trHeight w:val="315"/>
        </w:trPr>
        <w:tc>
          <w:tcPr>
            <w:tcW w:w="1255" w:type="dxa"/>
            <w:tcBorders>
              <w:top w:val="nil"/>
              <w:left w:val="nil"/>
              <w:bottom w:val="single" w:sz="4" w:space="0" w:color="auto"/>
              <w:right w:val="nil"/>
            </w:tcBorders>
            <w:shd w:val="clear" w:color="auto" w:fill="auto"/>
            <w:noWrap/>
            <w:vAlign w:val="center"/>
          </w:tcPr>
          <w:p w14:paraId="2E27158A" w14:textId="212FADCF"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single" w:sz="4" w:space="0" w:color="auto"/>
              <w:right w:val="nil"/>
            </w:tcBorders>
            <w:shd w:val="clear" w:color="auto" w:fill="auto"/>
            <w:vAlign w:val="center"/>
          </w:tcPr>
          <w:p w14:paraId="358383DB" w14:textId="2F140E57"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YBFL</w:t>
            </w:r>
          </w:p>
        </w:tc>
        <w:tc>
          <w:tcPr>
            <w:tcW w:w="937" w:type="dxa"/>
            <w:tcBorders>
              <w:top w:val="nil"/>
              <w:left w:val="nil"/>
              <w:bottom w:val="single" w:sz="4" w:space="0" w:color="auto"/>
              <w:right w:val="nil"/>
            </w:tcBorders>
            <w:shd w:val="clear" w:color="auto" w:fill="auto"/>
            <w:noWrap/>
            <w:vAlign w:val="center"/>
          </w:tcPr>
          <w:p w14:paraId="2C722B25" w14:textId="4D53CEFF"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-0.039</w:t>
            </w:r>
          </w:p>
        </w:tc>
        <w:tc>
          <w:tcPr>
            <w:tcW w:w="977" w:type="dxa"/>
            <w:tcBorders>
              <w:top w:val="nil"/>
              <w:left w:val="nil"/>
              <w:bottom w:val="single" w:sz="4" w:space="0" w:color="auto"/>
              <w:right w:val="nil"/>
            </w:tcBorders>
            <w:shd w:val="clear" w:color="auto" w:fill="auto"/>
            <w:noWrap/>
            <w:vAlign w:val="center"/>
          </w:tcPr>
          <w:p w14:paraId="32EE0661" w14:textId="2338EB93"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1.696</w:t>
            </w:r>
          </w:p>
        </w:tc>
        <w:tc>
          <w:tcPr>
            <w:tcW w:w="977" w:type="dxa"/>
            <w:tcBorders>
              <w:top w:val="nil"/>
              <w:left w:val="nil"/>
              <w:bottom w:val="single" w:sz="4" w:space="0" w:color="auto"/>
              <w:right w:val="nil"/>
            </w:tcBorders>
            <w:shd w:val="clear" w:color="auto" w:fill="auto"/>
            <w:noWrap/>
            <w:vAlign w:val="center"/>
          </w:tcPr>
          <w:p w14:paraId="70778C34" w14:textId="59B21F32"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1.640</w:t>
            </w:r>
          </w:p>
        </w:tc>
        <w:tc>
          <w:tcPr>
            <w:tcW w:w="977" w:type="dxa"/>
            <w:tcBorders>
              <w:top w:val="nil"/>
              <w:left w:val="nil"/>
              <w:bottom w:val="single" w:sz="4" w:space="0" w:color="auto"/>
              <w:right w:val="nil"/>
            </w:tcBorders>
            <w:shd w:val="clear" w:color="auto" w:fill="auto"/>
            <w:noWrap/>
            <w:vAlign w:val="center"/>
          </w:tcPr>
          <w:p w14:paraId="354AA658" w14:textId="2163B53B"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-0.163</w:t>
            </w:r>
          </w:p>
        </w:tc>
        <w:tc>
          <w:tcPr>
            <w:tcW w:w="977" w:type="dxa"/>
            <w:tcBorders>
              <w:top w:val="nil"/>
              <w:left w:val="nil"/>
              <w:bottom w:val="single" w:sz="4" w:space="0" w:color="auto"/>
              <w:right w:val="nil"/>
            </w:tcBorders>
            <w:shd w:val="clear" w:color="auto" w:fill="auto"/>
            <w:noWrap/>
            <w:vAlign w:val="center"/>
          </w:tcPr>
          <w:p w14:paraId="0BDC56C3" w14:textId="092C59C6"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-0.143</w:t>
            </w:r>
          </w:p>
        </w:tc>
        <w:tc>
          <w:tcPr>
            <w:tcW w:w="977" w:type="dxa"/>
            <w:tcBorders>
              <w:top w:val="nil"/>
              <w:left w:val="nil"/>
              <w:bottom w:val="single" w:sz="4" w:space="0" w:color="auto"/>
              <w:right w:val="nil"/>
            </w:tcBorders>
            <w:shd w:val="clear" w:color="auto" w:fill="auto"/>
            <w:noWrap/>
            <w:vAlign w:val="center"/>
          </w:tcPr>
          <w:p w14:paraId="1EF933AF" w14:textId="057CC365"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-0.091</w:t>
            </w:r>
          </w:p>
        </w:tc>
        <w:tc>
          <w:tcPr>
            <w:tcW w:w="977" w:type="dxa"/>
            <w:tcBorders>
              <w:top w:val="nil"/>
              <w:left w:val="nil"/>
              <w:bottom w:val="single" w:sz="4" w:space="0" w:color="auto"/>
              <w:right w:val="nil"/>
            </w:tcBorders>
            <w:shd w:val="clear" w:color="auto" w:fill="auto"/>
            <w:noWrap/>
            <w:vAlign w:val="center"/>
          </w:tcPr>
          <w:p w14:paraId="594086EE" w14:textId="1E60B197"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-0.215</w:t>
            </w:r>
          </w:p>
        </w:tc>
        <w:tc>
          <w:tcPr>
            <w:tcW w:w="977" w:type="dxa"/>
            <w:tcBorders>
              <w:top w:val="nil"/>
              <w:left w:val="nil"/>
              <w:bottom w:val="single" w:sz="4" w:space="0" w:color="auto"/>
              <w:right w:val="nil"/>
            </w:tcBorders>
            <w:shd w:val="clear" w:color="auto" w:fill="auto"/>
            <w:noWrap/>
            <w:vAlign w:val="center"/>
          </w:tcPr>
          <w:p w14:paraId="1B8547CF" w14:textId="7E89B4A9"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-0.382</w:t>
            </w:r>
          </w:p>
        </w:tc>
        <w:tc>
          <w:tcPr>
            <w:tcW w:w="977" w:type="dxa"/>
            <w:tcBorders>
              <w:top w:val="nil"/>
              <w:left w:val="nil"/>
              <w:bottom w:val="single" w:sz="4" w:space="0" w:color="auto"/>
              <w:right w:val="nil"/>
            </w:tcBorders>
            <w:shd w:val="clear" w:color="auto" w:fill="auto"/>
            <w:noWrap/>
            <w:vAlign w:val="center"/>
          </w:tcPr>
          <w:p w14:paraId="63208087" w14:textId="03E4AA30"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0.002</w:t>
            </w:r>
          </w:p>
        </w:tc>
        <w:tc>
          <w:tcPr>
            <w:tcW w:w="977" w:type="dxa"/>
            <w:tcBorders>
              <w:top w:val="nil"/>
              <w:left w:val="nil"/>
              <w:bottom w:val="single" w:sz="4" w:space="0" w:color="auto"/>
              <w:right w:val="nil"/>
            </w:tcBorders>
            <w:shd w:val="clear" w:color="auto" w:fill="auto"/>
            <w:noWrap/>
            <w:vAlign w:val="center"/>
          </w:tcPr>
          <w:p w14:paraId="70EF9AF3" w14:textId="7661B166"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-1.918</w:t>
            </w:r>
          </w:p>
        </w:tc>
        <w:tc>
          <w:tcPr>
            <w:tcW w:w="860" w:type="dxa"/>
            <w:tcBorders>
              <w:top w:val="nil"/>
              <w:left w:val="nil"/>
              <w:bottom w:val="single" w:sz="4" w:space="0" w:color="auto"/>
              <w:right w:val="nil"/>
            </w:tcBorders>
            <w:shd w:val="clear" w:color="auto" w:fill="auto"/>
            <w:noWrap/>
            <w:vAlign w:val="center"/>
          </w:tcPr>
          <w:p w14:paraId="3318494D" w14:textId="1CDF9E94"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1.758</w:t>
            </w:r>
          </w:p>
        </w:tc>
      </w:tr>
      <w:tr w:rsidR="0024642C" w:rsidRPr="00C213BD" w14:paraId="483EC5E4" w14:textId="77777777" w:rsidTr="00593BC5">
        <w:trPr>
          <w:trHeight w:val="300"/>
        </w:trPr>
        <w:tc>
          <w:tcPr>
            <w:tcW w:w="1255" w:type="dxa"/>
            <w:tcBorders>
              <w:top w:val="single" w:sz="4" w:space="0" w:color="auto"/>
              <w:left w:val="nil"/>
              <w:bottom w:val="nil"/>
              <w:right w:val="nil"/>
            </w:tcBorders>
            <w:shd w:val="clear" w:color="auto" w:fill="auto"/>
            <w:noWrap/>
            <w:vAlign w:val="center"/>
          </w:tcPr>
          <w:p w14:paraId="1099F450" w14:textId="2F76E7D6"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SOUTH</w:t>
            </w:r>
          </w:p>
        </w:tc>
        <w:tc>
          <w:tcPr>
            <w:tcW w:w="925" w:type="dxa"/>
            <w:tcBorders>
              <w:top w:val="single" w:sz="4" w:space="0" w:color="auto"/>
              <w:left w:val="nil"/>
              <w:bottom w:val="nil"/>
              <w:right w:val="nil"/>
            </w:tcBorders>
            <w:shd w:val="clear" w:color="auto" w:fill="auto"/>
            <w:vAlign w:val="center"/>
          </w:tcPr>
          <w:p w14:paraId="17AFBB87" w14:textId="50207DB5" w:rsidR="0024642C" w:rsidRPr="00C213BD" w:rsidRDefault="007A79A3"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937" w:type="dxa"/>
            <w:tcBorders>
              <w:top w:val="single" w:sz="4" w:space="0" w:color="auto"/>
              <w:left w:val="nil"/>
              <w:bottom w:val="nil"/>
              <w:right w:val="nil"/>
            </w:tcBorders>
            <w:shd w:val="clear" w:color="auto" w:fill="auto"/>
            <w:noWrap/>
            <w:vAlign w:val="center"/>
            <w:hideMark/>
          </w:tcPr>
          <w:p w14:paraId="7D3E57FB" w14:textId="11662BEC"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-0.158</w:t>
            </w:r>
          </w:p>
        </w:tc>
        <w:tc>
          <w:tcPr>
            <w:tcW w:w="977" w:type="dxa"/>
            <w:tcBorders>
              <w:top w:val="single" w:sz="4" w:space="0" w:color="auto"/>
              <w:left w:val="nil"/>
              <w:bottom w:val="nil"/>
              <w:right w:val="nil"/>
            </w:tcBorders>
            <w:shd w:val="clear" w:color="auto" w:fill="auto"/>
            <w:noWrap/>
            <w:vAlign w:val="center"/>
            <w:hideMark/>
          </w:tcPr>
          <w:p w14:paraId="5BC23DDB"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-1.503</w:t>
            </w:r>
          </w:p>
        </w:tc>
        <w:tc>
          <w:tcPr>
            <w:tcW w:w="977" w:type="dxa"/>
            <w:tcBorders>
              <w:top w:val="single" w:sz="4" w:space="0" w:color="auto"/>
              <w:left w:val="nil"/>
              <w:bottom w:val="nil"/>
              <w:right w:val="nil"/>
            </w:tcBorders>
            <w:shd w:val="clear" w:color="auto" w:fill="auto"/>
            <w:noWrap/>
            <w:vAlign w:val="center"/>
            <w:hideMark/>
          </w:tcPr>
          <w:p w14:paraId="45CBD63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-0.738</w:t>
            </w:r>
          </w:p>
        </w:tc>
        <w:tc>
          <w:tcPr>
            <w:tcW w:w="977" w:type="dxa"/>
            <w:tcBorders>
              <w:top w:val="single" w:sz="4" w:space="0" w:color="auto"/>
              <w:left w:val="nil"/>
              <w:bottom w:val="nil"/>
              <w:right w:val="nil"/>
            </w:tcBorders>
            <w:shd w:val="clear" w:color="auto" w:fill="auto"/>
            <w:noWrap/>
            <w:vAlign w:val="center"/>
            <w:hideMark/>
          </w:tcPr>
          <w:p w14:paraId="37E51BA0" w14:textId="79890D5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6B618C55" w14:textId="19D1B40D"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18519676"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0.561</w:t>
            </w:r>
          </w:p>
        </w:tc>
        <w:tc>
          <w:tcPr>
            <w:tcW w:w="977" w:type="dxa"/>
            <w:tcBorders>
              <w:top w:val="single" w:sz="4" w:space="0" w:color="auto"/>
              <w:left w:val="nil"/>
              <w:bottom w:val="nil"/>
              <w:right w:val="nil"/>
            </w:tcBorders>
            <w:shd w:val="clear" w:color="auto" w:fill="auto"/>
            <w:noWrap/>
            <w:vAlign w:val="center"/>
            <w:hideMark/>
          </w:tcPr>
          <w:p w14:paraId="0D05F0D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0.081</w:t>
            </w:r>
          </w:p>
        </w:tc>
        <w:tc>
          <w:tcPr>
            <w:tcW w:w="977" w:type="dxa"/>
            <w:tcBorders>
              <w:top w:val="single" w:sz="4" w:space="0" w:color="auto"/>
              <w:left w:val="nil"/>
              <w:bottom w:val="nil"/>
              <w:right w:val="nil"/>
            </w:tcBorders>
            <w:shd w:val="clear" w:color="auto" w:fill="auto"/>
            <w:noWrap/>
            <w:vAlign w:val="center"/>
            <w:hideMark/>
          </w:tcPr>
          <w:p w14:paraId="37F4C53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-0.072</w:t>
            </w:r>
          </w:p>
        </w:tc>
        <w:tc>
          <w:tcPr>
            <w:tcW w:w="977" w:type="dxa"/>
            <w:tcBorders>
              <w:top w:val="single" w:sz="4" w:space="0" w:color="auto"/>
              <w:left w:val="nil"/>
              <w:bottom w:val="nil"/>
              <w:right w:val="nil"/>
            </w:tcBorders>
            <w:shd w:val="clear" w:color="auto" w:fill="auto"/>
            <w:noWrap/>
            <w:vAlign w:val="center"/>
            <w:hideMark/>
          </w:tcPr>
          <w:p w14:paraId="443DA9E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-0.025</w:t>
            </w:r>
          </w:p>
        </w:tc>
        <w:tc>
          <w:tcPr>
            <w:tcW w:w="977" w:type="dxa"/>
            <w:tcBorders>
              <w:top w:val="single" w:sz="4" w:space="0" w:color="auto"/>
              <w:left w:val="nil"/>
              <w:bottom w:val="nil"/>
              <w:right w:val="nil"/>
            </w:tcBorders>
            <w:shd w:val="clear" w:color="auto" w:fill="auto"/>
            <w:noWrap/>
            <w:vAlign w:val="center"/>
            <w:hideMark/>
          </w:tcPr>
          <w:p w14:paraId="0CAC49EE"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0.257</w:t>
            </w:r>
          </w:p>
        </w:tc>
        <w:tc>
          <w:tcPr>
            <w:tcW w:w="860" w:type="dxa"/>
            <w:tcBorders>
              <w:top w:val="single" w:sz="4" w:space="0" w:color="auto"/>
              <w:left w:val="nil"/>
              <w:bottom w:val="nil"/>
              <w:right w:val="nil"/>
            </w:tcBorders>
            <w:shd w:val="clear" w:color="auto" w:fill="auto"/>
            <w:noWrap/>
            <w:vAlign w:val="center"/>
            <w:hideMark/>
          </w:tcPr>
          <w:p w14:paraId="489CF3B8"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0.084</w:t>
            </w:r>
          </w:p>
        </w:tc>
      </w:tr>
      <w:tr w:rsidR="005408A5" w:rsidRPr="00C213BD" w14:paraId="5980FA1B" w14:textId="77777777" w:rsidTr="00593BC5">
        <w:trPr>
          <w:trHeight w:val="300"/>
        </w:trPr>
        <w:tc>
          <w:tcPr>
            <w:tcW w:w="1255" w:type="dxa"/>
            <w:tcBorders>
              <w:top w:val="nil"/>
              <w:left w:val="nil"/>
              <w:bottom w:val="nil"/>
              <w:right w:val="nil"/>
            </w:tcBorders>
            <w:shd w:val="clear" w:color="auto" w:fill="auto"/>
            <w:noWrap/>
            <w:vAlign w:val="center"/>
          </w:tcPr>
          <w:p w14:paraId="2B3A92D2" w14:textId="4C8BBF7E"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5B03AC3" w14:textId="7FA8DA79"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HOWA</w:t>
            </w:r>
          </w:p>
        </w:tc>
        <w:tc>
          <w:tcPr>
            <w:tcW w:w="937" w:type="dxa"/>
            <w:tcBorders>
              <w:top w:val="nil"/>
              <w:left w:val="nil"/>
              <w:bottom w:val="nil"/>
              <w:right w:val="nil"/>
            </w:tcBorders>
            <w:shd w:val="clear" w:color="auto" w:fill="auto"/>
            <w:noWrap/>
            <w:vAlign w:val="center"/>
            <w:hideMark/>
          </w:tcPr>
          <w:p w14:paraId="011F57B6" w14:textId="7A387EBF"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-0.330</w:t>
            </w:r>
          </w:p>
        </w:tc>
        <w:tc>
          <w:tcPr>
            <w:tcW w:w="977" w:type="dxa"/>
            <w:tcBorders>
              <w:top w:val="nil"/>
              <w:left w:val="nil"/>
              <w:bottom w:val="nil"/>
              <w:right w:val="nil"/>
            </w:tcBorders>
            <w:shd w:val="clear" w:color="auto" w:fill="auto"/>
            <w:noWrap/>
            <w:vAlign w:val="center"/>
            <w:hideMark/>
          </w:tcPr>
          <w:p w14:paraId="2A74974B" w14:textId="521AFC2C"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-2.152</w:t>
            </w:r>
          </w:p>
        </w:tc>
        <w:tc>
          <w:tcPr>
            <w:tcW w:w="977" w:type="dxa"/>
            <w:tcBorders>
              <w:top w:val="nil"/>
              <w:left w:val="nil"/>
              <w:bottom w:val="nil"/>
              <w:right w:val="nil"/>
            </w:tcBorders>
            <w:shd w:val="clear" w:color="auto" w:fill="auto"/>
            <w:noWrap/>
            <w:vAlign w:val="center"/>
            <w:hideMark/>
          </w:tcPr>
          <w:p w14:paraId="55DCD83C" w14:textId="3E9412EA"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-1.057</w:t>
            </w:r>
          </w:p>
        </w:tc>
        <w:tc>
          <w:tcPr>
            <w:tcW w:w="977" w:type="dxa"/>
            <w:tcBorders>
              <w:top w:val="nil"/>
              <w:left w:val="nil"/>
              <w:bottom w:val="nil"/>
              <w:right w:val="nil"/>
            </w:tcBorders>
            <w:shd w:val="clear" w:color="auto" w:fill="auto"/>
            <w:noWrap/>
            <w:vAlign w:val="center"/>
            <w:hideMark/>
          </w:tcPr>
          <w:p w14:paraId="14605FC9" w14:textId="7A5BF4C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0.534</w:t>
            </w:r>
          </w:p>
        </w:tc>
        <w:tc>
          <w:tcPr>
            <w:tcW w:w="977" w:type="dxa"/>
            <w:tcBorders>
              <w:top w:val="nil"/>
              <w:left w:val="nil"/>
              <w:bottom w:val="nil"/>
              <w:right w:val="nil"/>
            </w:tcBorders>
            <w:shd w:val="clear" w:color="auto" w:fill="auto"/>
            <w:noWrap/>
            <w:vAlign w:val="center"/>
            <w:hideMark/>
          </w:tcPr>
          <w:p w14:paraId="5047660E" w14:textId="05AFD4D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0.118</w:t>
            </w:r>
          </w:p>
        </w:tc>
        <w:tc>
          <w:tcPr>
            <w:tcW w:w="977" w:type="dxa"/>
            <w:tcBorders>
              <w:top w:val="nil"/>
              <w:left w:val="nil"/>
              <w:bottom w:val="nil"/>
              <w:right w:val="nil"/>
            </w:tcBorders>
            <w:shd w:val="clear" w:color="auto" w:fill="auto"/>
            <w:noWrap/>
            <w:vAlign w:val="center"/>
            <w:hideMark/>
          </w:tcPr>
          <w:p w14:paraId="5E22FE3A" w14:textId="169D67A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-0.139</w:t>
            </w:r>
          </w:p>
        </w:tc>
        <w:tc>
          <w:tcPr>
            <w:tcW w:w="977" w:type="dxa"/>
            <w:tcBorders>
              <w:top w:val="nil"/>
              <w:left w:val="nil"/>
              <w:bottom w:val="nil"/>
              <w:right w:val="nil"/>
            </w:tcBorders>
            <w:shd w:val="clear" w:color="auto" w:fill="auto"/>
            <w:noWrap/>
            <w:vAlign w:val="center"/>
            <w:hideMark/>
          </w:tcPr>
          <w:p w14:paraId="7F7FDA6C" w14:textId="05794A3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0.037</w:t>
            </w:r>
          </w:p>
        </w:tc>
        <w:tc>
          <w:tcPr>
            <w:tcW w:w="977" w:type="dxa"/>
            <w:tcBorders>
              <w:top w:val="nil"/>
              <w:left w:val="nil"/>
              <w:bottom w:val="nil"/>
              <w:right w:val="nil"/>
            </w:tcBorders>
            <w:shd w:val="clear" w:color="auto" w:fill="auto"/>
            <w:noWrap/>
            <w:vAlign w:val="center"/>
            <w:hideMark/>
          </w:tcPr>
          <w:p w14:paraId="66EB5BE4" w14:textId="7FB51FB4"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0.005</w:t>
            </w:r>
          </w:p>
        </w:tc>
        <w:tc>
          <w:tcPr>
            <w:tcW w:w="977" w:type="dxa"/>
            <w:tcBorders>
              <w:top w:val="nil"/>
              <w:left w:val="nil"/>
              <w:bottom w:val="nil"/>
              <w:right w:val="nil"/>
            </w:tcBorders>
            <w:shd w:val="clear" w:color="auto" w:fill="auto"/>
            <w:noWrap/>
            <w:vAlign w:val="center"/>
            <w:hideMark/>
          </w:tcPr>
          <w:p w14:paraId="6E312100" w14:textId="033C21A0"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0.016</w:t>
            </w:r>
          </w:p>
        </w:tc>
        <w:tc>
          <w:tcPr>
            <w:tcW w:w="977" w:type="dxa"/>
            <w:tcBorders>
              <w:top w:val="nil"/>
              <w:left w:val="nil"/>
              <w:bottom w:val="nil"/>
              <w:right w:val="nil"/>
            </w:tcBorders>
            <w:shd w:val="clear" w:color="auto" w:fill="auto"/>
            <w:noWrap/>
            <w:vAlign w:val="center"/>
            <w:hideMark/>
          </w:tcPr>
          <w:p w14:paraId="6DCC01C5" w14:textId="773EC18A"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0.095</w:t>
            </w:r>
          </w:p>
        </w:tc>
        <w:tc>
          <w:tcPr>
            <w:tcW w:w="860" w:type="dxa"/>
            <w:tcBorders>
              <w:top w:val="nil"/>
              <w:left w:val="nil"/>
              <w:bottom w:val="nil"/>
              <w:right w:val="nil"/>
            </w:tcBorders>
            <w:shd w:val="clear" w:color="auto" w:fill="auto"/>
            <w:noWrap/>
            <w:vAlign w:val="center"/>
            <w:hideMark/>
          </w:tcPr>
          <w:p w14:paraId="466CDDAC" w14:textId="6746128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0.078</w:t>
            </w:r>
          </w:p>
        </w:tc>
      </w:tr>
      <w:tr w:rsidR="005408A5" w:rsidRPr="00C213BD" w14:paraId="3AE04BE2" w14:textId="77777777" w:rsidTr="00593BC5">
        <w:trPr>
          <w:trHeight w:val="300"/>
        </w:trPr>
        <w:tc>
          <w:tcPr>
            <w:tcW w:w="1255" w:type="dxa"/>
            <w:tcBorders>
              <w:top w:val="nil"/>
              <w:left w:val="nil"/>
              <w:bottom w:val="nil"/>
              <w:right w:val="nil"/>
            </w:tcBorders>
            <w:shd w:val="clear" w:color="auto" w:fill="auto"/>
            <w:noWrap/>
            <w:vAlign w:val="center"/>
          </w:tcPr>
          <w:p w14:paraId="4407C9DB" w14:textId="283E1E8A"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147ED81" w14:textId="0BD25D14"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WEWA</w:t>
            </w:r>
          </w:p>
        </w:tc>
        <w:tc>
          <w:tcPr>
            <w:tcW w:w="937" w:type="dxa"/>
            <w:tcBorders>
              <w:top w:val="nil"/>
              <w:left w:val="nil"/>
              <w:bottom w:val="nil"/>
              <w:right w:val="nil"/>
            </w:tcBorders>
            <w:shd w:val="clear" w:color="auto" w:fill="auto"/>
            <w:noWrap/>
            <w:vAlign w:val="center"/>
          </w:tcPr>
          <w:p w14:paraId="79D7AD8C" w14:textId="0640F313"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-0.659</w:t>
            </w:r>
          </w:p>
        </w:tc>
        <w:tc>
          <w:tcPr>
            <w:tcW w:w="977" w:type="dxa"/>
            <w:tcBorders>
              <w:top w:val="nil"/>
              <w:left w:val="nil"/>
              <w:bottom w:val="nil"/>
              <w:right w:val="nil"/>
            </w:tcBorders>
            <w:shd w:val="clear" w:color="auto" w:fill="auto"/>
            <w:noWrap/>
            <w:vAlign w:val="center"/>
          </w:tcPr>
          <w:p w14:paraId="6229CFA4" w14:textId="04B9DE5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-4.723</w:t>
            </w:r>
          </w:p>
        </w:tc>
        <w:tc>
          <w:tcPr>
            <w:tcW w:w="977" w:type="dxa"/>
            <w:tcBorders>
              <w:top w:val="nil"/>
              <w:left w:val="nil"/>
              <w:bottom w:val="nil"/>
              <w:right w:val="nil"/>
            </w:tcBorders>
            <w:shd w:val="clear" w:color="auto" w:fill="auto"/>
            <w:noWrap/>
            <w:vAlign w:val="center"/>
          </w:tcPr>
          <w:p w14:paraId="790FA31D" w14:textId="6992AF0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-1.283</w:t>
            </w:r>
          </w:p>
        </w:tc>
        <w:tc>
          <w:tcPr>
            <w:tcW w:w="977" w:type="dxa"/>
            <w:tcBorders>
              <w:top w:val="nil"/>
              <w:left w:val="nil"/>
              <w:bottom w:val="nil"/>
              <w:right w:val="nil"/>
            </w:tcBorders>
            <w:shd w:val="clear" w:color="auto" w:fill="auto"/>
            <w:noWrap/>
            <w:vAlign w:val="center"/>
          </w:tcPr>
          <w:p w14:paraId="67F175E3" w14:textId="3B51851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0.887</w:t>
            </w:r>
          </w:p>
        </w:tc>
        <w:tc>
          <w:tcPr>
            <w:tcW w:w="977" w:type="dxa"/>
            <w:tcBorders>
              <w:top w:val="nil"/>
              <w:left w:val="nil"/>
              <w:bottom w:val="nil"/>
              <w:right w:val="nil"/>
            </w:tcBorders>
            <w:shd w:val="clear" w:color="auto" w:fill="auto"/>
            <w:noWrap/>
            <w:vAlign w:val="center"/>
          </w:tcPr>
          <w:p w14:paraId="3544641A" w14:textId="416AE219"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0.610</w:t>
            </w:r>
          </w:p>
        </w:tc>
        <w:tc>
          <w:tcPr>
            <w:tcW w:w="977" w:type="dxa"/>
            <w:tcBorders>
              <w:top w:val="nil"/>
              <w:left w:val="nil"/>
              <w:bottom w:val="nil"/>
              <w:right w:val="nil"/>
            </w:tcBorders>
            <w:shd w:val="clear" w:color="auto" w:fill="auto"/>
            <w:noWrap/>
            <w:vAlign w:val="center"/>
          </w:tcPr>
          <w:p w14:paraId="1BC0FCBC" w14:textId="3C70BBC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-0.268</w:t>
            </w:r>
          </w:p>
        </w:tc>
        <w:tc>
          <w:tcPr>
            <w:tcW w:w="977" w:type="dxa"/>
            <w:tcBorders>
              <w:top w:val="nil"/>
              <w:left w:val="nil"/>
              <w:bottom w:val="nil"/>
              <w:right w:val="nil"/>
            </w:tcBorders>
            <w:shd w:val="clear" w:color="auto" w:fill="auto"/>
            <w:noWrap/>
            <w:vAlign w:val="center"/>
          </w:tcPr>
          <w:p w14:paraId="55AC701E" w14:textId="4BE00A25"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-0.444</w:t>
            </w:r>
          </w:p>
        </w:tc>
        <w:tc>
          <w:tcPr>
            <w:tcW w:w="977" w:type="dxa"/>
            <w:tcBorders>
              <w:top w:val="nil"/>
              <w:left w:val="nil"/>
              <w:bottom w:val="nil"/>
              <w:right w:val="nil"/>
            </w:tcBorders>
            <w:shd w:val="clear" w:color="auto" w:fill="auto"/>
            <w:noWrap/>
            <w:vAlign w:val="center"/>
          </w:tcPr>
          <w:p w14:paraId="5356151A" w14:textId="6CF21344"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0.023</w:t>
            </w:r>
          </w:p>
        </w:tc>
        <w:tc>
          <w:tcPr>
            <w:tcW w:w="977" w:type="dxa"/>
            <w:tcBorders>
              <w:top w:val="nil"/>
              <w:left w:val="nil"/>
              <w:bottom w:val="nil"/>
              <w:right w:val="nil"/>
            </w:tcBorders>
            <w:shd w:val="clear" w:color="auto" w:fill="auto"/>
            <w:noWrap/>
            <w:vAlign w:val="center"/>
          </w:tcPr>
          <w:p w14:paraId="287456FF" w14:textId="1DDA122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-0.020</w:t>
            </w:r>
          </w:p>
        </w:tc>
        <w:tc>
          <w:tcPr>
            <w:tcW w:w="977" w:type="dxa"/>
            <w:tcBorders>
              <w:top w:val="nil"/>
              <w:left w:val="nil"/>
              <w:bottom w:val="nil"/>
              <w:right w:val="nil"/>
            </w:tcBorders>
            <w:shd w:val="clear" w:color="auto" w:fill="auto"/>
            <w:noWrap/>
            <w:vAlign w:val="center"/>
          </w:tcPr>
          <w:p w14:paraId="123A323B" w14:textId="51F69B0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0.089</w:t>
            </w:r>
          </w:p>
        </w:tc>
        <w:tc>
          <w:tcPr>
            <w:tcW w:w="860" w:type="dxa"/>
            <w:tcBorders>
              <w:top w:val="nil"/>
              <w:left w:val="nil"/>
              <w:bottom w:val="nil"/>
              <w:right w:val="nil"/>
            </w:tcBorders>
            <w:shd w:val="clear" w:color="auto" w:fill="auto"/>
            <w:noWrap/>
            <w:vAlign w:val="center"/>
          </w:tcPr>
          <w:p w14:paraId="5DA5C0BF" w14:textId="7CA78030"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0.170</w:t>
            </w:r>
          </w:p>
        </w:tc>
      </w:tr>
      <w:tr w:rsidR="005408A5" w:rsidRPr="00C213BD" w14:paraId="22D83E5D" w14:textId="77777777" w:rsidTr="00593BC5">
        <w:trPr>
          <w:trHeight w:val="315"/>
        </w:trPr>
        <w:tc>
          <w:tcPr>
            <w:tcW w:w="1255" w:type="dxa"/>
            <w:tcBorders>
              <w:top w:val="nil"/>
              <w:left w:val="nil"/>
              <w:bottom w:val="single" w:sz="8" w:space="0" w:color="auto"/>
              <w:right w:val="nil"/>
            </w:tcBorders>
            <w:shd w:val="clear" w:color="auto" w:fill="auto"/>
            <w:noWrap/>
            <w:vAlign w:val="center"/>
          </w:tcPr>
          <w:p w14:paraId="49CBF78A" w14:textId="72265ED5"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687274D7" w14:textId="20498B54"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ACFL</w:t>
            </w:r>
          </w:p>
        </w:tc>
        <w:tc>
          <w:tcPr>
            <w:tcW w:w="937" w:type="dxa"/>
            <w:tcBorders>
              <w:top w:val="nil"/>
              <w:left w:val="nil"/>
              <w:bottom w:val="single" w:sz="8" w:space="0" w:color="auto"/>
              <w:right w:val="nil"/>
            </w:tcBorders>
            <w:shd w:val="clear" w:color="auto" w:fill="auto"/>
            <w:noWrap/>
            <w:vAlign w:val="center"/>
            <w:hideMark/>
          </w:tcPr>
          <w:p w14:paraId="30E44C30" w14:textId="7838042B"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-0.389</w:t>
            </w:r>
          </w:p>
        </w:tc>
        <w:tc>
          <w:tcPr>
            <w:tcW w:w="977" w:type="dxa"/>
            <w:tcBorders>
              <w:top w:val="nil"/>
              <w:left w:val="nil"/>
              <w:bottom w:val="single" w:sz="8" w:space="0" w:color="auto"/>
              <w:right w:val="nil"/>
            </w:tcBorders>
            <w:shd w:val="clear" w:color="auto" w:fill="auto"/>
            <w:noWrap/>
            <w:vAlign w:val="center"/>
            <w:hideMark/>
          </w:tcPr>
          <w:p w14:paraId="414BAC39" w14:textId="0EE901B7"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-2.283</w:t>
            </w:r>
          </w:p>
        </w:tc>
        <w:tc>
          <w:tcPr>
            <w:tcW w:w="977" w:type="dxa"/>
            <w:tcBorders>
              <w:top w:val="nil"/>
              <w:left w:val="nil"/>
              <w:bottom w:val="single" w:sz="8" w:space="0" w:color="auto"/>
              <w:right w:val="nil"/>
            </w:tcBorders>
            <w:shd w:val="clear" w:color="auto" w:fill="auto"/>
            <w:noWrap/>
            <w:vAlign w:val="center"/>
            <w:hideMark/>
          </w:tcPr>
          <w:p w14:paraId="0F1AD7EF" w14:textId="68D6A01C"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-1.617</w:t>
            </w:r>
          </w:p>
        </w:tc>
        <w:tc>
          <w:tcPr>
            <w:tcW w:w="977" w:type="dxa"/>
            <w:tcBorders>
              <w:top w:val="nil"/>
              <w:left w:val="nil"/>
              <w:bottom w:val="single" w:sz="8" w:space="0" w:color="auto"/>
              <w:right w:val="nil"/>
            </w:tcBorders>
            <w:shd w:val="clear" w:color="auto" w:fill="auto"/>
            <w:noWrap/>
            <w:vAlign w:val="center"/>
            <w:hideMark/>
          </w:tcPr>
          <w:p w14:paraId="13DA9B68" w14:textId="21E2E4A1"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-0.049</w:t>
            </w:r>
          </w:p>
        </w:tc>
        <w:tc>
          <w:tcPr>
            <w:tcW w:w="977" w:type="dxa"/>
            <w:tcBorders>
              <w:top w:val="nil"/>
              <w:left w:val="nil"/>
              <w:bottom w:val="single" w:sz="8" w:space="0" w:color="auto"/>
              <w:right w:val="nil"/>
            </w:tcBorders>
            <w:shd w:val="clear" w:color="auto" w:fill="auto"/>
            <w:noWrap/>
            <w:vAlign w:val="center"/>
            <w:hideMark/>
          </w:tcPr>
          <w:p w14:paraId="4488A55F" w14:textId="28941DF2"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0.081</w:t>
            </w:r>
          </w:p>
        </w:tc>
        <w:tc>
          <w:tcPr>
            <w:tcW w:w="977" w:type="dxa"/>
            <w:tcBorders>
              <w:top w:val="nil"/>
              <w:left w:val="nil"/>
              <w:bottom w:val="single" w:sz="8" w:space="0" w:color="auto"/>
              <w:right w:val="nil"/>
            </w:tcBorders>
            <w:shd w:val="clear" w:color="auto" w:fill="auto"/>
            <w:noWrap/>
            <w:vAlign w:val="center"/>
            <w:hideMark/>
          </w:tcPr>
          <w:p w14:paraId="493CF704" w14:textId="1EB56F47"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-0.034</w:t>
            </w:r>
          </w:p>
        </w:tc>
        <w:tc>
          <w:tcPr>
            <w:tcW w:w="977" w:type="dxa"/>
            <w:tcBorders>
              <w:top w:val="nil"/>
              <w:left w:val="nil"/>
              <w:bottom w:val="single" w:sz="8" w:space="0" w:color="auto"/>
              <w:right w:val="nil"/>
            </w:tcBorders>
            <w:shd w:val="clear" w:color="auto" w:fill="auto"/>
            <w:noWrap/>
            <w:vAlign w:val="center"/>
            <w:hideMark/>
          </w:tcPr>
          <w:p w14:paraId="42DD358F" w14:textId="4EFECFE5"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-0.174</w:t>
            </w:r>
          </w:p>
        </w:tc>
        <w:tc>
          <w:tcPr>
            <w:tcW w:w="977" w:type="dxa"/>
            <w:tcBorders>
              <w:top w:val="nil"/>
              <w:left w:val="nil"/>
              <w:bottom w:val="single" w:sz="8" w:space="0" w:color="auto"/>
              <w:right w:val="nil"/>
            </w:tcBorders>
            <w:shd w:val="clear" w:color="auto" w:fill="auto"/>
            <w:noWrap/>
            <w:vAlign w:val="center"/>
            <w:hideMark/>
          </w:tcPr>
          <w:p w14:paraId="3B5C9860" w14:textId="121A0336"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-0.062</w:t>
            </w:r>
          </w:p>
        </w:tc>
        <w:tc>
          <w:tcPr>
            <w:tcW w:w="977" w:type="dxa"/>
            <w:tcBorders>
              <w:top w:val="nil"/>
              <w:left w:val="nil"/>
              <w:bottom w:val="single" w:sz="8" w:space="0" w:color="auto"/>
              <w:right w:val="nil"/>
            </w:tcBorders>
            <w:shd w:val="clear" w:color="auto" w:fill="auto"/>
            <w:noWrap/>
            <w:vAlign w:val="center"/>
            <w:hideMark/>
          </w:tcPr>
          <w:p w14:paraId="6A4E6427" w14:textId="2E9D2D51"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-0.224</w:t>
            </w:r>
          </w:p>
        </w:tc>
        <w:tc>
          <w:tcPr>
            <w:tcW w:w="977" w:type="dxa"/>
            <w:tcBorders>
              <w:top w:val="nil"/>
              <w:left w:val="nil"/>
              <w:bottom w:val="single" w:sz="8" w:space="0" w:color="auto"/>
              <w:right w:val="nil"/>
            </w:tcBorders>
            <w:shd w:val="clear" w:color="auto" w:fill="auto"/>
            <w:noWrap/>
            <w:vAlign w:val="center"/>
            <w:hideMark/>
          </w:tcPr>
          <w:p w14:paraId="5C651EBB" w14:textId="5BE7C814"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0.492</w:t>
            </w:r>
          </w:p>
        </w:tc>
        <w:tc>
          <w:tcPr>
            <w:tcW w:w="860" w:type="dxa"/>
            <w:tcBorders>
              <w:top w:val="nil"/>
              <w:left w:val="nil"/>
              <w:bottom w:val="single" w:sz="8" w:space="0" w:color="auto"/>
              <w:right w:val="nil"/>
            </w:tcBorders>
            <w:shd w:val="clear" w:color="auto" w:fill="auto"/>
            <w:noWrap/>
            <w:vAlign w:val="center"/>
            <w:hideMark/>
          </w:tcPr>
          <w:p w14:paraId="2E58E1B9" w14:textId="497BDCAE"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0.183</w:t>
            </w:r>
          </w:p>
        </w:tc>
      </w:tr>
      <w:tr w:rsidR="0024642C" w:rsidRPr="00C213BD" w14:paraId="7783439D" w14:textId="77777777" w:rsidTr="00593BC5">
        <w:trPr>
          <w:trHeight w:val="300"/>
        </w:trPr>
        <w:tc>
          <w:tcPr>
            <w:tcW w:w="1255" w:type="dxa"/>
            <w:tcBorders>
              <w:top w:val="nil"/>
              <w:left w:val="nil"/>
              <w:bottom w:val="nil"/>
              <w:right w:val="nil"/>
            </w:tcBorders>
            <w:shd w:val="clear" w:color="auto" w:fill="auto"/>
            <w:noWrap/>
            <w:vAlign w:val="center"/>
          </w:tcPr>
          <w:p w14:paraId="5CDD4C8D" w14:textId="4072DECC"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TRAILING</w:t>
            </w:r>
          </w:p>
        </w:tc>
        <w:tc>
          <w:tcPr>
            <w:tcW w:w="925" w:type="dxa"/>
            <w:tcBorders>
              <w:top w:val="nil"/>
              <w:left w:val="nil"/>
              <w:bottom w:val="nil"/>
              <w:right w:val="nil"/>
            </w:tcBorders>
            <w:shd w:val="clear" w:color="auto" w:fill="auto"/>
            <w:vAlign w:val="center"/>
          </w:tcPr>
          <w:p w14:paraId="3BC7B1DC" w14:textId="098360A6" w:rsidR="0024642C" w:rsidRPr="00C213BD" w:rsidRDefault="007A79A3"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937" w:type="dxa"/>
            <w:tcBorders>
              <w:top w:val="nil"/>
              <w:left w:val="nil"/>
              <w:bottom w:val="nil"/>
              <w:right w:val="nil"/>
            </w:tcBorders>
            <w:shd w:val="clear" w:color="auto" w:fill="auto"/>
            <w:noWrap/>
            <w:vAlign w:val="center"/>
            <w:hideMark/>
          </w:tcPr>
          <w:p w14:paraId="30CEA41A" w14:textId="09F94B3A"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0.040</w:t>
            </w:r>
          </w:p>
        </w:tc>
        <w:tc>
          <w:tcPr>
            <w:tcW w:w="977" w:type="dxa"/>
            <w:tcBorders>
              <w:top w:val="nil"/>
              <w:left w:val="nil"/>
              <w:bottom w:val="nil"/>
              <w:right w:val="nil"/>
            </w:tcBorders>
            <w:shd w:val="clear" w:color="auto" w:fill="auto"/>
            <w:noWrap/>
            <w:vAlign w:val="center"/>
            <w:hideMark/>
          </w:tcPr>
          <w:p w14:paraId="027A3BFC"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0.225</w:t>
            </w:r>
          </w:p>
        </w:tc>
        <w:tc>
          <w:tcPr>
            <w:tcW w:w="977" w:type="dxa"/>
            <w:tcBorders>
              <w:top w:val="nil"/>
              <w:left w:val="nil"/>
              <w:bottom w:val="nil"/>
              <w:right w:val="nil"/>
            </w:tcBorders>
            <w:shd w:val="clear" w:color="auto" w:fill="auto"/>
            <w:noWrap/>
            <w:vAlign w:val="center"/>
            <w:hideMark/>
          </w:tcPr>
          <w:p w14:paraId="265BF16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0.268</w:t>
            </w:r>
          </w:p>
        </w:tc>
        <w:tc>
          <w:tcPr>
            <w:tcW w:w="977" w:type="dxa"/>
            <w:tcBorders>
              <w:top w:val="nil"/>
              <w:left w:val="nil"/>
              <w:bottom w:val="nil"/>
              <w:right w:val="nil"/>
            </w:tcBorders>
            <w:shd w:val="clear" w:color="auto" w:fill="auto"/>
            <w:noWrap/>
            <w:vAlign w:val="center"/>
            <w:hideMark/>
          </w:tcPr>
          <w:p w14:paraId="30493233" w14:textId="1CF50A80"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03178BF9" w14:textId="7FA097AE"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396180D6"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-0.055</w:t>
            </w:r>
          </w:p>
        </w:tc>
        <w:tc>
          <w:tcPr>
            <w:tcW w:w="977" w:type="dxa"/>
            <w:tcBorders>
              <w:top w:val="nil"/>
              <w:left w:val="nil"/>
              <w:bottom w:val="nil"/>
              <w:right w:val="nil"/>
            </w:tcBorders>
            <w:shd w:val="clear" w:color="auto" w:fill="auto"/>
            <w:noWrap/>
            <w:vAlign w:val="center"/>
            <w:hideMark/>
          </w:tcPr>
          <w:p w14:paraId="6C98601E"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-0.028</w:t>
            </w:r>
          </w:p>
        </w:tc>
        <w:tc>
          <w:tcPr>
            <w:tcW w:w="977" w:type="dxa"/>
            <w:tcBorders>
              <w:top w:val="nil"/>
              <w:left w:val="nil"/>
              <w:bottom w:val="nil"/>
              <w:right w:val="nil"/>
            </w:tcBorders>
            <w:shd w:val="clear" w:color="auto" w:fill="auto"/>
            <w:noWrap/>
            <w:vAlign w:val="center"/>
            <w:hideMark/>
          </w:tcPr>
          <w:p w14:paraId="2CAC4F98"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0.015</w:t>
            </w:r>
          </w:p>
        </w:tc>
        <w:tc>
          <w:tcPr>
            <w:tcW w:w="977" w:type="dxa"/>
            <w:tcBorders>
              <w:top w:val="nil"/>
              <w:left w:val="nil"/>
              <w:bottom w:val="nil"/>
              <w:right w:val="nil"/>
            </w:tcBorders>
            <w:shd w:val="clear" w:color="auto" w:fill="auto"/>
            <w:noWrap/>
            <w:vAlign w:val="center"/>
            <w:hideMark/>
          </w:tcPr>
          <w:p w14:paraId="697634E3"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0.014</w:t>
            </w:r>
          </w:p>
        </w:tc>
        <w:tc>
          <w:tcPr>
            <w:tcW w:w="977" w:type="dxa"/>
            <w:tcBorders>
              <w:top w:val="nil"/>
              <w:left w:val="nil"/>
              <w:bottom w:val="nil"/>
              <w:right w:val="nil"/>
            </w:tcBorders>
            <w:shd w:val="clear" w:color="auto" w:fill="auto"/>
            <w:noWrap/>
            <w:vAlign w:val="center"/>
            <w:hideMark/>
          </w:tcPr>
          <w:p w14:paraId="76D7CAEB"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-0.249</w:t>
            </w:r>
          </w:p>
        </w:tc>
        <w:tc>
          <w:tcPr>
            <w:tcW w:w="860" w:type="dxa"/>
            <w:tcBorders>
              <w:top w:val="nil"/>
              <w:left w:val="nil"/>
              <w:bottom w:val="nil"/>
              <w:right w:val="nil"/>
            </w:tcBorders>
            <w:shd w:val="clear" w:color="auto" w:fill="auto"/>
            <w:noWrap/>
            <w:vAlign w:val="center"/>
            <w:hideMark/>
          </w:tcPr>
          <w:p w14:paraId="4F908D2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0.093</w:t>
            </w:r>
          </w:p>
        </w:tc>
      </w:tr>
      <w:tr w:rsidR="0024642C" w:rsidRPr="00C213BD" w14:paraId="2854D445" w14:textId="77777777" w:rsidTr="00593BC5">
        <w:trPr>
          <w:trHeight w:val="300"/>
        </w:trPr>
        <w:tc>
          <w:tcPr>
            <w:tcW w:w="1255" w:type="dxa"/>
            <w:tcBorders>
              <w:top w:val="nil"/>
              <w:left w:val="nil"/>
              <w:bottom w:val="nil"/>
              <w:right w:val="nil"/>
            </w:tcBorders>
            <w:shd w:val="clear" w:color="auto" w:fill="auto"/>
            <w:noWrap/>
            <w:vAlign w:val="center"/>
          </w:tcPr>
          <w:p w14:paraId="01C5DE51" w14:textId="3B692C77" w:rsidR="0024642C" w:rsidRPr="00C213BD"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14F52EA" w14:textId="11DA0451" w:rsidR="0024642C" w:rsidRPr="00C213BD" w:rsidRDefault="0024642C" w:rsidP="0024642C">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BLBW</w:t>
            </w:r>
          </w:p>
        </w:tc>
        <w:tc>
          <w:tcPr>
            <w:tcW w:w="937" w:type="dxa"/>
            <w:tcBorders>
              <w:top w:val="nil"/>
              <w:left w:val="nil"/>
              <w:bottom w:val="nil"/>
              <w:right w:val="nil"/>
            </w:tcBorders>
            <w:shd w:val="clear" w:color="auto" w:fill="auto"/>
            <w:noWrap/>
            <w:vAlign w:val="center"/>
            <w:hideMark/>
          </w:tcPr>
          <w:p w14:paraId="1EEE7BB4" w14:textId="76FF0AD4"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0.141</w:t>
            </w:r>
          </w:p>
        </w:tc>
        <w:tc>
          <w:tcPr>
            <w:tcW w:w="977" w:type="dxa"/>
            <w:tcBorders>
              <w:top w:val="nil"/>
              <w:left w:val="nil"/>
              <w:bottom w:val="nil"/>
              <w:right w:val="nil"/>
            </w:tcBorders>
            <w:shd w:val="clear" w:color="auto" w:fill="auto"/>
            <w:noWrap/>
            <w:vAlign w:val="center"/>
            <w:hideMark/>
          </w:tcPr>
          <w:p w14:paraId="3E0C7DA9"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0.303</w:t>
            </w:r>
          </w:p>
        </w:tc>
        <w:tc>
          <w:tcPr>
            <w:tcW w:w="977" w:type="dxa"/>
            <w:tcBorders>
              <w:top w:val="nil"/>
              <w:left w:val="nil"/>
              <w:bottom w:val="nil"/>
              <w:right w:val="nil"/>
            </w:tcBorders>
            <w:shd w:val="clear" w:color="auto" w:fill="auto"/>
            <w:noWrap/>
            <w:vAlign w:val="center"/>
            <w:hideMark/>
          </w:tcPr>
          <w:p w14:paraId="003DA200"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-0.096</w:t>
            </w:r>
          </w:p>
        </w:tc>
        <w:tc>
          <w:tcPr>
            <w:tcW w:w="977" w:type="dxa"/>
            <w:tcBorders>
              <w:top w:val="nil"/>
              <w:left w:val="nil"/>
              <w:bottom w:val="nil"/>
              <w:right w:val="nil"/>
            </w:tcBorders>
            <w:shd w:val="clear" w:color="auto" w:fill="auto"/>
            <w:noWrap/>
            <w:vAlign w:val="center"/>
            <w:hideMark/>
          </w:tcPr>
          <w:p w14:paraId="577C992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-0.410</w:t>
            </w:r>
          </w:p>
        </w:tc>
        <w:tc>
          <w:tcPr>
            <w:tcW w:w="977" w:type="dxa"/>
            <w:tcBorders>
              <w:top w:val="nil"/>
              <w:left w:val="nil"/>
              <w:bottom w:val="nil"/>
              <w:right w:val="nil"/>
            </w:tcBorders>
            <w:shd w:val="clear" w:color="auto" w:fill="auto"/>
            <w:noWrap/>
            <w:vAlign w:val="center"/>
            <w:hideMark/>
          </w:tcPr>
          <w:p w14:paraId="620CBED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-0.273</w:t>
            </w:r>
          </w:p>
        </w:tc>
        <w:tc>
          <w:tcPr>
            <w:tcW w:w="977" w:type="dxa"/>
            <w:tcBorders>
              <w:top w:val="nil"/>
              <w:left w:val="nil"/>
              <w:bottom w:val="nil"/>
              <w:right w:val="nil"/>
            </w:tcBorders>
            <w:shd w:val="clear" w:color="auto" w:fill="auto"/>
            <w:noWrap/>
            <w:vAlign w:val="center"/>
            <w:hideMark/>
          </w:tcPr>
          <w:p w14:paraId="1E0148FF"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325A15C9"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0.084</w:t>
            </w:r>
          </w:p>
        </w:tc>
        <w:tc>
          <w:tcPr>
            <w:tcW w:w="977" w:type="dxa"/>
            <w:tcBorders>
              <w:top w:val="nil"/>
              <w:left w:val="nil"/>
              <w:bottom w:val="nil"/>
              <w:right w:val="nil"/>
            </w:tcBorders>
            <w:shd w:val="clear" w:color="auto" w:fill="auto"/>
            <w:noWrap/>
            <w:vAlign w:val="center"/>
            <w:hideMark/>
          </w:tcPr>
          <w:p w14:paraId="45028DDF"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-0.038</w:t>
            </w:r>
          </w:p>
        </w:tc>
        <w:tc>
          <w:tcPr>
            <w:tcW w:w="977" w:type="dxa"/>
            <w:tcBorders>
              <w:top w:val="nil"/>
              <w:left w:val="nil"/>
              <w:bottom w:val="nil"/>
              <w:right w:val="nil"/>
            </w:tcBorders>
            <w:shd w:val="clear" w:color="auto" w:fill="auto"/>
            <w:noWrap/>
            <w:vAlign w:val="center"/>
            <w:hideMark/>
          </w:tcPr>
          <w:p w14:paraId="0E09734A"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-0.032</w:t>
            </w:r>
          </w:p>
        </w:tc>
        <w:tc>
          <w:tcPr>
            <w:tcW w:w="977" w:type="dxa"/>
            <w:tcBorders>
              <w:top w:val="nil"/>
              <w:left w:val="nil"/>
              <w:bottom w:val="nil"/>
              <w:right w:val="nil"/>
            </w:tcBorders>
            <w:shd w:val="clear" w:color="auto" w:fill="auto"/>
            <w:noWrap/>
            <w:vAlign w:val="center"/>
            <w:hideMark/>
          </w:tcPr>
          <w:p w14:paraId="1B98981B"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-0.511</w:t>
            </w:r>
          </w:p>
        </w:tc>
        <w:tc>
          <w:tcPr>
            <w:tcW w:w="860" w:type="dxa"/>
            <w:tcBorders>
              <w:top w:val="nil"/>
              <w:left w:val="nil"/>
              <w:bottom w:val="nil"/>
              <w:right w:val="nil"/>
            </w:tcBorders>
            <w:shd w:val="clear" w:color="auto" w:fill="auto"/>
            <w:noWrap/>
            <w:vAlign w:val="center"/>
            <w:hideMark/>
          </w:tcPr>
          <w:p w14:paraId="480FFC74"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0.067</w:t>
            </w:r>
          </w:p>
        </w:tc>
      </w:tr>
      <w:tr w:rsidR="0024642C" w:rsidRPr="00C213BD" w14:paraId="5D925FB0" w14:textId="77777777" w:rsidTr="00593BC5">
        <w:trPr>
          <w:trHeight w:val="300"/>
        </w:trPr>
        <w:tc>
          <w:tcPr>
            <w:tcW w:w="1255" w:type="dxa"/>
            <w:tcBorders>
              <w:top w:val="nil"/>
              <w:left w:val="nil"/>
              <w:bottom w:val="nil"/>
              <w:right w:val="nil"/>
            </w:tcBorders>
            <w:shd w:val="clear" w:color="auto" w:fill="auto"/>
            <w:noWrap/>
            <w:vAlign w:val="center"/>
          </w:tcPr>
          <w:p w14:paraId="596024A5" w14:textId="4CDBA081" w:rsidR="0024642C" w:rsidRPr="00C213BD"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0A9ED77A" w14:textId="73E4407C" w:rsidR="0024642C" w:rsidRPr="00C213BD" w:rsidRDefault="0024642C" w:rsidP="0024642C">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BTNW</w:t>
            </w:r>
          </w:p>
        </w:tc>
        <w:tc>
          <w:tcPr>
            <w:tcW w:w="937" w:type="dxa"/>
            <w:tcBorders>
              <w:top w:val="nil"/>
              <w:left w:val="nil"/>
              <w:bottom w:val="nil"/>
              <w:right w:val="nil"/>
            </w:tcBorders>
            <w:shd w:val="clear" w:color="auto" w:fill="auto"/>
            <w:noWrap/>
            <w:vAlign w:val="center"/>
            <w:hideMark/>
          </w:tcPr>
          <w:p w14:paraId="586AB604" w14:textId="4B2CA410"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0.049</w:t>
            </w:r>
          </w:p>
        </w:tc>
        <w:tc>
          <w:tcPr>
            <w:tcW w:w="977" w:type="dxa"/>
            <w:tcBorders>
              <w:top w:val="nil"/>
              <w:left w:val="nil"/>
              <w:bottom w:val="nil"/>
              <w:right w:val="nil"/>
            </w:tcBorders>
            <w:shd w:val="clear" w:color="auto" w:fill="auto"/>
            <w:noWrap/>
            <w:vAlign w:val="center"/>
            <w:hideMark/>
          </w:tcPr>
          <w:p w14:paraId="10D59CC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0.251</w:t>
            </w:r>
          </w:p>
        </w:tc>
        <w:tc>
          <w:tcPr>
            <w:tcW w:w="977" w:type="dxa"/>
            <w:tcBorders>
              <w:top w:val="nil"/>
              <w:left w:val="nil"/>
              <w:bottom w:val="nil"/>
              <w:right w:val="nil"/>
            </w:tcBorders>
            <w:shd w:val="clear" w:color="auto" w:fill="auto"/>
            <w:noWrap/>
            <w:vAlign w:val="center"/>
            <w:hideMark/>
          </w:tcPr>
          <w:p w14:paraId="6DEB882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0.107</w:t>
            </w:r>
          </w:p>
        </w:tc>
        <w:tc>
          <w:tcPr>
            <w:tcW w:w="977" w:type="dxa"/>
            <w:tcBorders>
              <w:top w:val="nil"/>
              <w:left w:val="nil"/>
              <w:bottom w:val="nil"/>
              <w:right w:val="nil"/>
            </w:tcBorders>
            <w:shd w:val="clear" w:color="auto" w:fill="auto"/>
            <w:noWrap/>
            <w:vAlign w:val="center"/>
            <w:hideMark/>
          </w:tcPr>
          <w:p w14:paraId="7FD2490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-0.101</w:t>
            </w:r>
          </w:p>
        </w:tc>
        <w:tc>
          <w:tcPr>
            <w:tcW w:w="977" w:type="dxa"/>
            <w:tcBorders>
              <w:top w:val="nil"/>
              <w:left w:val="nil"/>
              <w:bottom w:val="nil"/>
              <w:right w:val="nil"/>
            </w:tcBorders>
            <w:shd w:val="clear" w:color="auto" w:fill="auto"/>
            <w:noWrap/>
            <w:vAlign w:val="center"/>
            <w:hideMark/>
          </w:tcPr>
          <w:p w14:paraId="4148993D"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-0.028</w:t>
            </w:r>
          </w:p>
        </w:tc>
        <w:tc>
          <w:tcPr>
            <w:tcW w:w="977" w:type="dxa"/>
            <w:tcBorders>
              <w:top w:val="nil"/>
              <w:left w:val="nil"/>
              <w:bottom w:val="nil"/>
              <w:right w:val="nil"/>
            </w:tcBorders>
            <w:shd w:val="clear" w:color="auto" w:fill="auto"/>
            <w:noWrap/>
            <w:vAlign w:val="center"/>
            <w:hideMark/>
          </w:tcPr>
          <w:p w14:paraId="192B9134"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0.090</w:t>
            </w:r>
          </w:p>
        </w:tc>
        <w:tc>
          <w:tcPr>
            <w:tcW w:w="977" w:type="dxa"/>
            <w:tcBorders>
              <w:top w:val="nil"/>
              <w:left w:val="nil"/>
              <w:bottom w:val="nil"/>
              <w:right w:val="nil"/>
            </w:tcBorders>
            <w:shd w:val="clear" w:color="auto" w:fill="auto"/>
            <w:noWrap/>
            <w:vAlign w:val="center"/>
            <w:hideMark/>
          </w:tcPr>
          <w:p w14:paraId="376E3BC7"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-0.031</w:t>
            </w:r>
          </w:p>
        </w:tc>
        <w:tc>
          <w:tcPr>
            <w:tcW w:w="977" w:type="dxa"/>
            <w:tcBorders>
              <w:top w:val="nil"/>
              <w:left w:val="nil"/>
              <w:bottom w:val="nil"/>
              <w:right w:val="nil"/>
            </w:tcBorders>
            <w:shd w:val="clear" w:color="auto" w:fill="auto"/>
            <w:noWrap/>
            <w:vAlign w:val="center"/>
            <w:hideMark/>
          </w:tcPr>
          <w:p w14:paraId="1AF80A80"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38B795BC"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0.018</w:t>
            </w:r>
          </w:p>
        </w:tc>
        <w:tc>
          <w:tcPr>
            <w:tcW w:w="977" w:type="dxa"/>
            <w:tcBorders>
              <w:top w:val="nil"/>
              <w:left w:val="nil"/>
              <w:bottom w:val="nil"/>
              <w:right w:val="nil"/>
            </w:tcBorders>
            <w:shd w:val="clear" w:color="auto" w:fill="auto"/>
            <w:noWrap/>
            <w:vAlign w:val="center"/>
            <w:hideMark/>
          </w:tcPr>
          <w:p w14:paraId="75F820D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0.097</w:t>
            </w:r>
          </w:p>
        </w:tc>
        <w:tc>
          <w:tcPr>
            <w:tcW w:w="860" w:type="dxa"/>
            <w:tcBorders>
              <w:top w:val="nil"/>
              <w:left w:val="nil"/>
              <w:bottom w:val="nil"/>
              <w:right w:val="nil"/>
            </w:tcBorders>
            <w:shd w:val="clear" w:color="auto" w:fill="auto"/>
            <w:noWrap/>
            <w:vAlign w:val="center"/>
            <w:hideMark/>
          </w:tcPr>
          <w:p w14:paraId="4B10C640"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0.114</w:t>
            </w:r>
          </w:p>
        </w:tc>
      </w:tr>
      <w:tr w:rsidR="0024642C" w:rsidRPr="00C213BD" w14:paraId="3042D660" w14:textId="77777777" w:rsidTr="00593BC5">
        <w:trPr>
          <w:trHeight w:val="300"/>
        </w:trPr>
        <w:tc>
          <w:tcPr>
            <w:tcW w:w="1255" w:type="dxa"/>
            <w:tcBorders>
              <w:top w:val="nil"/>
              <w:left w:val="nil"/>
              <w:bottom w:val="nil"/>
              <w:right w:val="nil"/>
            </w:tcBorders>
            <w:shd w:val="clear" w:color="auto" w:fill="auto"/>
            <w:noWrap/>
            <w:vAlign w:val="center"/>
          </w:tcPr>
          <w:p w14:paraId="536DC5FE" w14:textId="20A95573" w:rsidR="0024642C" w:rsidRPr="00C213BD"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136B1E6C" w14:textId="168AC392" w:rsidR="0024642C" w:rsidRPr="00C213BD" w:rsidRDefault="0024642C" w:rsidP="0024642C">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BTBW</w:t>
            </w:r>
          </w:p>
        </w:tc>
        <w:tc>
          <w:tcPr>
            <w:tcW w:w="937" w:type="dxa"/>
            <w:tcBorders>
              <w:top w:val="nil"/>
              <w:left w:val="nil"/>
              <w:bottom w:val="nil"/>
              <w:right w:val="nil"/>
            </w:tcBorders>
            <w:shd w:val="clear" w:color="auto" w:fill="auto"/>
            <w:noWrap/>
            <w:vAlign w:val="center"/>
            <w:hideMark/>
          </w:tcPr>
          <w:p w14:paraId="3551800F" w14:textId="0ABD18BF"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0.076</w:t>
            </w:r>
          </w:p>
        </w:tc>
        <w:tc>
          <w:tcPr>
            <w:tcW w:w="977" w:type="dxa"/>
            <w:tcBorders>
              <w:top w:val="nil"/>
              <w:left w:val="nil"/>
              <w:bottom w:val="nil"/>
              <w:right w:val="nil"/>
            </w:tcBorders>
            <w:shd w:val="clear" w:color="auto" w:fill="auto"/>
            <w:noWrap/>
            <w:vAlign w:val="center"/>
            <w:hideMark/>
          </w:tcPr>
          <w:p w14:paraId="12AA90AD"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-0.034</w:t>
            </w:r>
          </w:p>
        </w:tc>
        <w:tc>
          <w:tcPr>
            <w:tcW w:w="977" w:type="dxa"/>
            <w:tcBorders>
              <w:top w:val="nil"/>
              <w:left w:val="nil"/>
              <w:bottom w:val="nil"/>
              <w:right w:val="nil"/>
            </w:tcBorders>
            <w:shd w:val="clear" w:color="auto" w:fill="auto"/>
            <w:noWrap/>
            <w:vAlign w:val="center"/>
            <w:hideMark/>
          </w:tcPr>
          <w:p w14:paraId="347CEC6E"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-0.068</w:t>
            </w:r>
          </w:p>
        </w:tc>
        <w:tc>
          <w:tcPr>
            <w:tcW w:w="977" w:type="dxa"/>
            <w:tcBorders>
              <w:top w:val="nil"/>
              <w:left w:val="nil"/>
              <w:bottom w:val="nil"/>
              <w:right w:val="nil"/>
            </w:tcBorders>
            <w:shd w:val="clear" w:color="auto" w:fill="auto"/>
            <w:noWrap/>
            <w:vAlign w:val="center"/>
            <w:hideMark/>
          </w:tcPr>
          <w:p w14:paraId="3786F88D"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-0.338</w:t>
            </w:r>
          </w:p>
        </w:tc>
        <w:tc>
          <w:tcPr>
            <w:tcW w:w="977" w:type="dxa"/>
            <w:tcBorders>
              <w:top w:val="nil"/>
              <w:left w:val="nil"/>
              <w:bottom w:val="nil"/>
              <w:right w:val="nil"/>
            </w:tcBorders>
            <w:shd w:val="clear" w:color="auto" w:fill="auto"/>
            <w:noWrap/>
            <w:vAlign w:val="center"/>
            <w:hideMark/>
          </w:tcPr>
          <w:p w14:paraId="4FFA02B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-0.139</w:t>
            </w:r>
          </w:p>
        </w:tc>
        <w:tc>
          <w:tcPr>
            <w:tcW w:w="977" w:type="dxa"/>
            <w:tcBorders>
              <w:top w:val="nil"/>
              <w:left w:val="nil"/>
              <w:bottom w:val="nil"/>
              <w:right w:val="nil"/>
            </w:tcBorders>
            <w:shd w:val="clear" w:color="auto" w:fill="auto"/>
            <w:noWrap/>
            <w:vAlign w:val="center"/>
            <w:hideMark/>
          </w:tcPr>
          <w:p w14:paraId="45477AAD"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0.026</w:t>
            </w:r>
          </w:p>
        </w:tc>
        <w:tc>
          <w:tcPr>
            <w:tcW w:w="977" w:type="dxa"/>
            <w:tcBorders>
              <w:top w:val="nil"/>
              <w:left w:val="nil"/>
              <w:bottom w:val="nil"/>
              <w:right w:val="nil"/>
            </w:tcBorders>
            <w:shd w:val="clear" w:color="auto" w:fill="auto"/>
            <w:noWrap/>
            <w:vAlign w:val="center"/>
            <w:hideMark/>
          </w:tcPr>
          <w:p w14:paraId="623A284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0.102</w:t>
            </w:r>
          </w:p>
        </w:tc>
        <w:tc>
          <w:tcPr>
            <w:tcW w:w="977" w:type="dxa"/>
            <w:tcBorders>
              <w:top w:val="nil"/>
              <w:left w:val="nil"/>
              <w:bottom w:val="nil"/>
              <w:right w:val="nil"/>
            </w:tcBorders>
            <w:shd w:val="clear" w:color="auto" w:fill="auto"/>
            <w:noWrap/>
            <w:vAlign w:val="center"/>
            <w:hideMark/>
          </w:tcPr>
          <w:p w14:paraId="6C27CEB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-0.070</w:t>
            </w:r>
          </w:p>
        </w:tc>
        <w:tc>
          <w:tcPr>
            <w:tcW w:w="977" w:type="dxa"/>
            <w:tcBorders>
              <w:top w:val="nil"/>
              <w:left w:val="nil"/>
              <w:bottom w:val="nil"/>
              <w:right w:val="nil"/>
            </w:tcBorders>
            <w:shd w:val="clear" w:color="auto" w:fill="auto"/>
            <w:noWrap/>
            <w:vAlign w:val="center"/>
            <w:hideMark/>
          </w:tcPr>
          <w:p w14:paraId="4E31E852"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-0.057</w:t>
            </w:r>
          </w:p>
        </w:tc>
        <w:tc>
          <w:tcPr>
            <w:tcW w:w="977" w:type="dxa"/>
            <w:tcBorders>
              <w:top w:val="nil"/>
              <w:left w:val="nil"/>
              <w:bottom w:val="nil"/>
              <w:right w:val="nil"/>
            </w:tcBorders>
            <w:shd w:val="clear" w:color="auto" w:fill="auto"/>
            <w:noWrap/>
            <w:vAlign w:val="center"/>
            <w:hideMark/>
          </w:tcPr>
          <w:p w14:paraId="6BAA6149"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-0.029</w:t>
            </w:r>
          </w:p>
        </w:tc>
        <w:tc>
          <w:tcPr>
            <w:tcW w:w="860" w:type="dxa"/>
            <w:tcBorders>
              <w:top w:val="nil"/>
              <w:left w:val="nil"/>
              <w:bottom w:val="nil"/>
              <w:right w:val="nil"/>
            </w:tcBorders>
            <w:shd w:val="clear" w:color="auto" w:fill="auto"/>
            <w:noWrap/>
            <w:vAlign w:val="center"/>
            <w:hideMark/>
          </w:tcPr>
          <w:p w14:paraId="02632303"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0.142</w:t>
            </w:r>
          </w:p>
        </w:tc>
      </w:tr>
      <w:tr w:rsidR="00764EA6" w:rsidRPr="00C213BD" w14:paraId="234D90C3" w14:textId="77777777" w:rsidTr="00593BC5">
        <w:trPr>
          <w:trHeight w:val="300"/>
        </w:trPr>
        <w:tc>
          <w:tcPr>
            <w:tcW w:w="1255" w:type="dxa"/>
            <w:tcBorders>
              <w:top w:val="nil"/>
              <w:left w:val="nil"/>
              <w:bottom w:val="nil"/>
              <w:right w:val="nil"/>
            </w:tcBorders>
            <w:shd w:val="clear" w:color="auto" w:fill="auto"/>
            <w:noWrap/>
            <w:vAlign w:val="center"/>
          </w:tcPr>
          <w:p w14:paraId="0F26E1C5" w14:textId="1B3FD56D" w:rsidR="00764EA6" w:rsidRPr="00C213BD"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759232DA" w14:textId="647D6884" w:rsidR="00764EA6" w:rsidRPr="00C213BD" w:rsidRDefault="00764EA6" w:rsidP="00764EA6">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CAWA</w:t>
            </w:r>
          </w:p>
        </w:tc>
        <w:tc>
          <w:tcPr>
            <w:tcW w:w="937" w:type="dxa"/>
            <w:tcBorders>
              <w:top w:val="nil"/>
              <w:left w:val="nil"/>
              <w:bottom w:val="nil"/>
              <w:right w:val="nil"/>
            </w:tcBorders>
            <w:shd w:val="clear" w:color="auto" w:fill="auto"/>
            <w:noWrap/>
            <w:vAlign w:val="center"/>
            <w:hideMark/>
          </w:tcPr>
          <w:p w14:paraId="61AFF238" w14:textId="4DFDB63B" w:rsidR="00764EA6" w:rsidRPr="00C213BD" w:rsidRDefault="00764EA6"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0.056</w:t>
            </w:r>
          </w:p>
        </w:tc>
        <w:tc>
          <w:tcPr>
            <w:tcW w:w="977" w:type="dxa"/>
            <w:tcBorders>
              <w:top w:val="nil"/>
              <w:left w:val="nil"/>
              <w:bottom w:val="nil"/>
              <w:right w:val="nil"/>
            </w:tcBorders>
            <w:shd w:val="clear" w:color="auto" w:fill="auto"/>
            <w:noWrap/>
            <w:vAlign w:val="center"/>
            <w:hideMark/>
          </w:tcPr>
          <w:p w14:paraId="35EC3C44" w14:textId="1944DCFD"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0.071</w:t>
            </w:r>
          </w:p>
        </w:tc>
        <w:tc>
          <w:tcPr>
            <w:tcW w:w="977" w:type="dxa"/>
            <w:tcBorders>
              <w:top w:val="nil"/>
              <w:left w:val="nil"/>
              <w:bottom w:val="nil"/>
              <w:right w:val="nil"/>
            </w:tcBorders>
            <w:shd w:val="clear" w:color="auto" w:fill="auto"/>
            <w:noWrap/>
            <w:vAlign w:val="center"/>
            <w:hideMark/>
          </w:tcPr>
          <w:p w14:paraId="42D0C216" w14:textId="01DE8A70"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0.611</w:t>
            </w:r>
          </w:p>
        </w:tc>
        <w:tc>
          <w:tcPr>
            <w:tcW w:w="977" w:type="dxa"/>
            <w:tcBorders>
              <w:top w:val="nil"/>
              <w:left w:val="nil"/>
              <w:bottom w:val="nil"/>
              <w:right w:val="nil"/>
            </w:tcBorders>
            <w:shd w:val="clear" w:color="auto" w:fill="auto"/>
            <w:noWrap/>
            <w:vAlign w:val="center"/>
            <w:hideMark/>
          </w:tcPr>
          <w:p w14:paraId="5DB2A779" w14:textId="5171AAD3"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-0.084</w:t>
            </w:r>
          </w:p>
        </w:tc>
        <w:tc>
          <w:tcPr>
            <w:tcW w:w="977" w:type="dxa"/>
            <w:tcBorders>
              <w:top w:val="nil"/>
              <w:left w:val="nil"/>
              <w:bottom w:val="nil"/>
              <w:right w:val="nil"/>
            </w:tcBorders>
            <w:shd w:val="clear" w:color="auto" w:fill="auto"/>
            <w:noWrap/>
            <w:vAlign w:val="center"/>
            <w:hideMark/>
          </w:tcPr>
          <w:p w14:paraId="29CFB2DC" w14:textId="10B34D14"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0.065</w:t>
            </w:r>
          </w:p>
        </w:tc>
        <w:tc>
          <w:tcPr>
            <w:tcW w:w="977" w:type="dxa"/>
            <w:tcBorders>
              <w:top w:val="nil"/>
              <w:left w:val="nil"/>
              <w:bottom w:val="nil"/>
              <w:right w:val="nil"/>
            </w:tcBorders>
            <w:shd w:val="clear" w:color="auto" w:fill="auto"/>
            <w:noWrap/>
            <w:vAlign w:val="center"/>
            <w:hideMark/>
          </w:tcPr>
          <w:p w14:paraId="200D7CF6" w14:textId="49A0BC60"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0.102</w:t>
            </w:r>
          </w:p>
        </w:tc>
        <w:tc>
          <w:tcPr>
            <w:tcW w:w="977" w:type="dxa"/>
            <w:tcBorders>
              <w:top w:val="nil"/>
              <w:left w:val="nil"/>
              <w:bottom w:val="nil"/>
              <w:right w:val="nil"/>
            </w:tcBorders>
            <w:shd w:val="clear" w:color="auto" w:fill="auto"/>
            <w:noWrap/>
            <w:vAlign w:val="center"/>
            <w:hideMark/>
          </w:tcPr>
          <w:p w14:paraId="407FB771" w14:textId="36678CFC"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0.172</w:t>
            </w:r>
          </w:p>
        </w:tc>
        <w:tc>
          <w:tcPr>
            <w:tcW w:w="977" w:type="dxa"/>
            <w:tcBorders>
              <w:top w:val="nil"/>
              <w:left w:val="nil"/>
              <w:bottom w:val="nil"/>
              <w:right w:val="nil"/>
            </w:tcBorders>
            <w:shd w:val="clear" w:color="auto" w:fill="auto"/>
            <w:noWrap/>
            <w:vAlign w:val="center"/>
            <w:hideMark/>
          </w:tcPr>
          <w:p w14:paraId="7EAD4E3A" w14:textId="3D987EC8"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0.017</w:t>
            </w:r>
          </w:p>
        </w:tc>
        <w:tc>
          <w:tcPr>
            <w:tcW w:w="977" w:type="dxa"/>
            <w:tcBorders>
              <w:top w:val="nil"/>
              <w:left w:val="nil"/>
              <w:bottom w:val="nil"/>
              <w:right w:val="nil"/>
            </w:tcBorders>
            <w:shd w:val="clear" w:color="auto" w:fill="auto"/>
            <w:noWrap/>
            <w:vAlign w:val="center"/>
            <w:hideMark/>
          </w:tcPr>
          <w:p w14:paraId="599F01A7" w14:textId="1E449354"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-0.196</w:t>
            </w:r>
          </w:p>
        </w:tc>
        <w:tc>
          <w:tcPr>
            <w:tcW w:w="977" w:type="dxa"/>
            <w:tcBorders>
              <w:top w:val="nil"/>
              <w:left w:val="nil"/>
              <w:bottom w:val="nil"/>
              <w:right w:val="nil"/>
            </w:tcBorders>
            <w:shd w:val="clear" w:color="auto" w:fill="auto"/>
            <w:noWrap/>
            <w:vAlign w:val="center"/>
            <w:hideMark/>
          </w:tcPr>
          <w:p w14:paraId="440F43CD" w14:textId="47D4BABB"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-0.750</w:t>
            </w:r>
          </w:p>
        </w:tc>
        <w:tc>
          <w:tcPr>
            <w:tcW w:w="860" w:type="dxa"/>
            <w:tcBorders>
              <w:top w:val="nil"/>
              <w:left w:val="nil"/>
              <w:bottom w:val="nil"/>
              <w:right w:val="nil"/>
            </w:tcBorders>
            <w:shd w:val="clear" w:color="auto" w:fill="auto"/>
            <w:noWrap/>
            <w:vAlign w:val="center"/>
            <w:hideMark/>
          </w:tcPr>
          <w:p w14:paraId="18A8EB0A" w14:textId="470C8122"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0.011</w:t>
            </w:r>
          </w:p>
        </w:tc>
      </w:tr>
      <w:tr w:rsidR="00CF2810" w:rsidRPr="00C213BD" w14:paraId="5EB662E6" w14:textId="77777777" w:rsidTr="00593BC5">
        <w:trPr>
          <w:trHeight w:val="300"/>
        </w:trPr>
        <w:tc>
          <w:tcPr>
            <w:tcW w:w="1255" w:type="dxa"/>
            <w:tcBorders>
              <w:top w:val="nil"/>
              <w:left w:val="nil"/>
              <w:bottom w:val="nil"/>
              <w:right w:val="nil"/>
            </w:tcBorders>
            <w:shd w:val="clear" w:color="auto" w:fill="auto"/>
            <w:noWrap/>
            <w:vAlign w:val="center"/>
          </w:tcPr>
          <w:p w14:paraId="71B7502B" w14:textId="7AEB765C" w:rsidR="00CF2810" w:rsidRPr="00C213BD" w:rsidRDefault="00CF2810" w:rsidP="00CF2810">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5032AB81" w14:textId="3A1F7DCC" w:rsidR="00CF2810" w:rsidRPr="00C213BD" w:rsidRDefault="00CF2810" w:rsidP="00CF2810">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VEER</w:t>
            </w:r>
          </w:p>
        </w:tc>
        <w:tc>
          <w:tcPr>
            <w:tcW w:w="937" w:type="dxa"/>
            <w:tcBorders>
              <w:top w:val="nil"/>
              <w:left w:val="nil"/>
              <w:bottom w:val="nil"/>
              <w:right w:val="nil"/>
            </w:tcBorders>
            <w:shd w:val="clear" w:color="auto" w:fill="auto"/>
            <w:noWrap/>
            <w:vAlign w:val="center"/>
            <w:hideMark/>
          </w:tcPr>
          <w:p w14:paraId="208B7ED4" w14:textId="65466E39" w:rsidR="00CF2810" w:rsidRPr="00C213BD" w:rsidRDefault="00CF2810"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-0.051</w:t>
            </w:r>
          </w:p>
        </w:tc>
        <w:tc>
          <w:tcPr>
            <w:tcW w:w="977" w:type="dxa"/>
            <w:tcBorders>
              <w:top w:val="nil"/>
              <w:left w:val="nil"/>
              <w:bottom w:val="nil"/>
              <w:right w:val="nil"/>
            </w:tcBorders>
            <w:shd w:val="clear" w:color="auto" w:fill="auto"/>
            <w:noWrap/>
            <w:vAlign w:val="center"/>
            <w:hideMark/>
          </w:tcPr>
          <w:p w14:paraId="228D5293" w14:textId="59FF614A"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-0.790</w:t>
            </w:r>
          </w:p>
        </w:tc>
        <w:tc>
          <w:tcPr>
            <w:tcW w:w="977" w:type="dxa"/>
            <w:tcBorders>
              <w:top w:val="nil"/>
              <w:left w:val="nil"/>
              <w:bottom w:val="nil"/>
              <w:right w:val="nil"/>
            </w:tcBorders>
            <w:shd w:val="clear" w:color="auto" w:fill="auto"/>
            <w:noWrap/>
            <w:vAlign w:val="center"/>
            <w:hideMark/>
          </w:tcPr>
          <w:p w14:paraId="22A596CA" w14:textId="354432E5"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0.127</w:t>
            </w:r>
          </w:p>
        </w:tc>
        <w:tc>
          <w:tcPr>
            <w:tcW w:w="977" w:type="dxa"/>
            <w:tcBorders>
              <w:top w:val="nil"/>
              <w:left w:val="nil"/>
              <w:bottom w:val="nil"/>
              <w:right w:val="nil"/>
            </w:tcBorders>
            <w:shd w:val="clear" w:color="auto" w:fill="auto"/>
            <w:noWrap/>
            <w:vAlign w:val="center"/>
            <w:hideMark/>
          </w:tcPr>
          <w:p w14:paraId="45967E80" w14:textId="14613AF5"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0.121</w:t>
            </w:r>
          </w:p>
        </w:tc>
        <w:tc>
          <w:tcPr>
            <w:tcW w:w="977" w:type="dxa"/>
            <w:tcBorders>
              <w:top w:val="nil"/>
              <w:left w:val="nil"/>
              <w:bottom w:val="nil"/>
              <w:right w:val="nil"/>
            </w:tcBorders>
            <w:shd w:val="clear" w:color="auto" w:fill="auto"/>
            <w:noWrap/>
            <w:vAlign w:val="center"/>
            <w:hideMark/>
          </w:tcPr>
          <w:p w14:paraId="397FDA67" w14:textId="711F9295"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-0.011</w:t>
            </w:r>
          </w:p>
        </w:tc>
        <w:tc>
          <w:tcPr>
            <w:tcW w:w="977" w:type="dxa"/>
            <w:tcBorders>
              <w:top w:val="nil"/>
              <w:left w:val="nil"/>
              <w:bottom w:val="nil"/>
              <w:right w:val="nil"/>
            </w:tcBorders>
            <w:shd w:val="clear" w:color="auto" w:fill="auto"/>
            <w:noWrap/>
            <w:vAlign w:val="center"/>
            <w:hideMark/>
          </w:tcPr>
          <w:p w14:paraId="78EA7C74" w14:textId="63474634"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0.030</w:t>
            </w:r>
          </w:p>
        </w:tc>
        <w:tc>
          <w:tcPr>
            <w:tcW w:w="977" w:type="dxa"/>
            <w:tcBorders>
              <w:top w:val="nil"/>
              <w:left w:val="nil"/>
              <w:bottom w:val="nil"/>
              <w:right w:val="nil"/>
            </w:tcBorders>
            <w:shd w:val="clear" w:color="auto" w:fill="auto"/>
            <w:noWrap/>
            <w:vAlign w:val="center"/>
            <w:hideMark/>
          </w:tcPr>
          <w:p w14:paraId="56B56294" w14:textId="405D1E45"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0793AC19" w14:textId="4F5F0DB0"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-0.095</w:t>
            </w:r>
          </w:p>
        </w:tc>
        <w:tc>
          <w:tcPr>
            <w:tcW w:w="977" w:type="dxa"/>
            <w:tcBorders>
              <w:top w:val="nil"/>
              <w:left w:val="nil"/>
              <w:bottom w:val="nil"/>
              <w:right w:val="nil"/>
            </w:tcBorders>
            <w:shd w:val="clear" w:color="auto" w:fill="auto"/>
            <w:noWrap/>
            <w:vAlign w:val="center"/>
            <w:hideMark/>
          </w:tcPr>
          <w:p w14:paraId="473DF6E0" w14:textId="0C9D03DD"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2F34C744" w14:textId="7EA9F07A"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0.597</w:t>
            </w:r>
          </w:p>
        </w:tc>
        <w:tc>
          <w:tcPr>
            <w:tcW w:w="860" w:type="dxa"/>
            <w:tcBorders>
              <w:top w:val="nil"/>
              <w:left w:val="nil"/>
              <w:bottom w:val="nil"/>
              <w:right w:val="nil"/>
            </w:tcBorders>
            <w:shd w:val="clear" w:color="auto" w:fill="auto"/>
            <w:noWrap/>
            <w:vAlign w:val="center"/>
            <w:hideMark/>
          </w:tcPr>
          <w:p w14:paraId="16CD5805" w14:textId="587B6531"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-0.098</w:t>
            </w:r>
          </w:p>
        </w:tc>
      </w:tr>
      <w:tr w:rsidR="00EF0CBF" w:rsidRPr="00C213BD" w14:paraId="601C1910" w14:textId="77777777" w:rsidTr="00593BC5">
        <w:trPr>
          <w:trHeight w:val="315"/>
        </w:trPr>
        <w:tc>
          <w:tcPr>
            <w:tcW w:w="1255" w:type="dxa"/>
            <w:tcBorders>
              <w:top w:val="nil"/>
              <w:left w:val="nil"/>
              <w:bottom w:val="single" w:sz="8" w:space="0" w:color="auto"/>
              <w:right w:val="nil"/>
            </w:tcBorders>
            <w:shd w:val="clear" w:color="auto" w:fill="auto"/>
            <w:noWrap/>
            <w:vAlign w:val="center"/>
          </w:tcPr>
          <w:p w14:paraId="15FCFC68" w14:textId="3628975E" w:rsidR="00EF0CBF" w:rsidRPr="00C213BD" w:rsidRDefault="00EF0CBF" w:rsidP="00EF0CBF">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3559FA08" w14:textId="6529DFE3" w:rsidR="00EF0CBF" w:rsidRPr="00C213BD" w:rsidRDefault="00EF0CBF" w:rsidP="00EF0CB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LEFL</w:t>
            </w:r>
          </w:p>
        </w:tc>
        <w:tc>
          <w:tcPr>
            <w:tcW w:w="937" w:type="dxa"/>
            <w:tcBorders>
              <w:top w:val="nil"/>
              <w:left w:val="nil"/>
              <w:bottom w:val="single" w:sz="8" w:space="0" w:color="auto"/>
              <w:right w:val="nil"/>
            </w:tcBorders>
            <w:shd w:val="clear" w:color="auto" w:fill="auto"/>
            <w:noWrap/>
            <w:vAlign w:val="center"/>
            <w:hideMark/>
          </w:tcPr>
          <w:p w14:paraId="256BD602" w14:textId="0B788901"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0.332</w:t>
            </w:r>
          </w:p>
        </w:tc>
        <w:tc>
          <w:tcPr>
            <w:tcW w:w="977" w:type="dxa"/>
            <w:tcBorders>
              <w:top w:val="nil"/>
              <w:left w:val="nil"/>
              <w:bottom w:val="single" w:sz="8" w:space="0" w:color="auto"/>
              <w:right w:val="nil"/>
            </w:tcBorders>
            <w:shd w:val="clear" w:color="auto" w:fill="auto"/>
            <w:noWrap/>
            <w:vAlign w:val="center"/>
            <w:hideMark/>
          </w:tcPr>
          <w:p w14:paraId="34FDD55B" w14:textId="2A2C8FDB"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0.707</w:t>
            </w:r>
          </w:p>
        </w:tc>
        <w:tc>
          <w:tcPr>
            <w:tcW w:w="977" w:type="dxa"/>
            <w:tcBorders>
              <w:top w:val="nil"/>
              <w:left w:val="nil"/>
              <w:bottom w:val="single" w:sz="8" w:space="0" w:color="auto"/>
              <w:right w:val="nil"/>
            </w:tcBorders>
            <w:shd w:val="clear" w:color="auto" w:fill="auto"/>
            <w:noWrap/>
            <w:vAlign w:val="center"/>
            <w:hideMark/>
          </w:tcPr>
          <w:p w14:paraId="08EEDA9B" w14:textId="0A9789A5"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1.198</w:t>
            </w:r>
          </w:p>
        </w:tc>
        <w:tc>
          <w:tcPr>
            <w:tcW w:w="977" w:type="dxa"/>
            <w:tcBorders>
              <w:top w:val="nil"/>
              <w:left w:val="nil"/>
              <w:bottom w:val="single" w:sz="8" w:space="0" w:color="auto"/>
              <w:right w:val="nil"/>
            </w:tcBorders>
            <w:shd w:val="clear" w:color="auto" w:fill="auto"/>
            <w:noWrap/>
            <w:vAlign w:val="center"/>
            <w:hideMark/>
          </w:tcPr>
          <w:p w14:paraId="4E4517EB" w14:textId="7288448C"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0.395</w:t>
            </w:r>
          </w:p>
        </w:tc>
        <w:tc>
          <w:tcPr>
            <w:tcW w:w="977" w:type="dxa"/>
            <w:tcBorders>
              <w:top w:val="nil"/>
              <w:left w:val="nil"/>
              <w:bottom w:val="single" w:sz="8" w:space="0" w:color="auto"/>
              <w:right w:val="nil"/>
            </w:tcBorders>
            <w:shd w:val="clear" w:color="auto" w:fill="auto"/>
            <w:noWrap/>
            <w:vAlign w:val="center"/>
            <w:hideMark/>
          </w:tcPr>
          <w:p w14:paraId="4BB36145" w14:textId="70BAA53E"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0.628</w:t>
            </w:r>
          </w:p>
        </w:tc>
        <w:tc>
          <w:tcPr>
            <w:tcW w:w="977" w:type="dxa"/>
            <w:tcBorders>
              <w:top w:val="nil"/>
              <w:left w:val="nil"/>
              <w:bottom w:val="single" w:sz="8" w:space="0" w:color="auto"/>
              <w:right w:val="nil"/>
            </w:tcBorders>
            <w:shd w:val="clear" w:color="auto" w:fill="auto"/>
            <w:noWrap/>
            <w:vAlign w:val="center"/>
            <w:hideMark/>
          </w:tcPr>
          <w:p w14:paraId="3BA7782C" w14:textId="43623B6D"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-0.198</w:t>
            </w:r>
          </w:p>
        </w:tc>
        <w:tc>
          <w:tcPr>
            <w:tcW w:w="977" w:type="dxa"/>
            <w:tcBorders>
              <w:top w:val="nil"/>
              <w:left w:val="nil"/>
              <w:bottom w:val="single" w:sz="8" w:space="0" w:color="auto"/>
              <w:right w:val="nil"/>
            </w:tcBorders>
            <w:shd w:val="clear" w:color="auto" w:fill="auto"/>
            <w:noWrap/>
            <w:vAlign w:val="center"/>
            <w:hideMark/>
          </w:tcPr>
          <w:p w14:paraId="22B9FD3D" w14:textId="2A8EA0D6"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-0.316</w:t>
            </w:r>
          </w:p>
        </w:tc>
        <w:tc>
          <w:tcPr>
            <w:tcW w:w="977" w:type="dxa"/>
            <w:tcBorders>
              <w:top w:val="nil"/>
              <w:left w:val="nil"/>
              <w:bottom w:val="single" w:sz="8" w:space="0" w:color="auto"/>
              <w:right w:val="nil"/>
            </w:tcBorders>
            <w:shd w:val="clear" w:color="auto" w:fill="auto"/>
            <w:noWrap/>
            <w:vAlign w:val="center"/>
            <w:hideMark/>
          </w:tcPr>
          <w:p w14:paraId="5434CB0D" w14:textId="3CBCFC39"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-0.242</w:t>
            </w:r>
          </w:p>
        </w:tc>
        <w:tc>
          <w:tcPr>
            <w:tcW w:w="977" w:type="dxa"/>
            <w:tcBorders>
              <w:top w:val="nil"/>
              <w:left w:val="nil"/>
              <w:bottom w:val="single" w:sz="8" w:space="0" w:color="auto"/>
              <w:right w:val="nil"/>
            </w:tcBorders>
            <w:shd w:val="clear" w:color="auto" w:fill="auto"/>
            <w:noWrap/>
            <w:vAlign w:val="center"/>
            <w:hideMark/>
          </w:tcPr>
          <w:p w14:paraId="085E8CEA" w14:textId="3924DF50"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-0.221</w:t>
            </w:r>
          </w:p>
        </w:tc>
        <w:tc>
          <w:tcPr>
            <w:tcW w:w="977" w:type="dxa"/>
            <w:tcBorders>
              <w:top w:val="nil"/>
              <w:left w:val="nil"/>
              <w:bottom w:val="single" w:sz="8" w:space="0" w:color="auto"/>
              <w:right w:val="nil"/>
            </w:tcBorders>
            <w:shd w:val="clear" w:color="auto" w:fill="auto"/>
            <w:noWrap/>
            <w:vAlign w:val="center"/>
            <w:hideMark/>
          </w:tcPr>
          <w:p w14:paraId="2E50A2A8" w14:textId="5697DA46"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0.669</w:t>
            </w:r>
          </w:p>
        </w:tc>
        <w:tc>
          <w:tcPr>
            <w:tcW w:w="860" w:type="dxa"/>
            <w:tcBorders>
              <w:top w:val="nil"/>
              <w:left w:val="nil"/>
              <w:bottom w:val="single" w:sz="8" w:space="0" w:color="auto"/>
              <w:right w:val="nil"/>
            </w:tcBorders>
            <w:shd w:val="clear" w:color="auto" w:fill="auto"/>
            <w:noWrap/>
            <w:vAlign w:val="center"/>
            <w:hideMark/>
          </w:tcPr>
          <w:p w14:paraId="667CE2F7" w14:textId="1A9DA3F2"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-0.250</w:t>
            </w:r>
          </w:p>
        </w:tc>
      </w:tr>
      <w:tr w:rsidR="0024642C" w:rsidRPr="00C213BD" w14:paraId="28AB87A2" w14:textId="77777777" w:rsidTr="00593BC5">
        <w:trPr>
          <w:trHeight w:val="300"/>
        </w:trPr>
        <w:tc>
          <w:tcPr>
            <w:tcW w:w="1255" w:type="dxa"/>
            <w:tcBorders>
              <w:top w:val="nil"/>
              <w:left w:val="nil"/>
              <w:bottom w:val="nil"/>
              <w:right w:val="nil"/>
            </w:tcBorders>
            <w:shd w:val="clear" w:color="auto" w:fill="auto"/>
            <w:noWrap/>
            <w:vAlign w:val="center"/>
          </w:tcPr>
          <w:p w14:paraId="30FA53E7" w14:textId="127EED12"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GENERAL</w:t>
            </w:r>
          </w:p>
        </w:tc>
        <w:tc>
          <w:tcPr>
            <w:tcW w:w="925" w:type="dxa"/>
            <w:tcBorders>
              <w:top w:val="nil"/>
              <w:left w:val="nil"/>
              <w:bottom w:val="nil"/>
              <w:right w:val="nil"/>
            </w:tcBorders>
            <w:shd w:val="clear" w:color="auto" w:fill="auto"/>
            <w:vAlign w:val="center"/>
          </w:tcPr>
          <w:p w14:paraId="5CB33203" w14:textId="101F7642" w:rsidR="0024642C" w:rsidRPr="00C213BD" w:rsidRDefault="007A79A3"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937" w:type="dxa"/>
            <w:tcBorders>
              <w:top w:val="nil"/>
              <w:left w:val="nil"/>
              <w:bottom w:val="nil"/>
              <w:right w:val="nil"/>
            </w:tcBorders>
            <w:shd w:val="clear" w:color="auto" w:fill="auto"/>
            <w:noWrap/>
            <w:vAlign w:val="center"/>
            <w:hideMark/>
          </w:tcPr>
          <w:p w14:paraId="0E719DA3" w14:textId="57D9E1AB"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0.012</w:t>
            </w:r>
          </w:p>
        </w:tc>
        <w:tc>
          <w:tcPr>
            <w:tcW w:w="977" w:type="dxa"/>
            <w:tcBorders>
              <w:top w:val="nil"/>
              <w:left w:val="nil"/>
              <w:bottom w:val="nil"/>
              <w:right w:val="nil"/>
            </w:tcBorders>
            <w:shd w:val="clear" w:color="auto" w:fill="auto"/>
            <w:noWrap/>
            <w:vAlign w:val="center"/>
            <w:hideMark/>
          </w:tcPr>
          <w:p w14:paraId="37B92C1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-0.688</w:t>
            </w:r>
          </w:p>
        </w:tc>
        <w:tc>
          <w:tcPr>
            <w:tcW w:w="977" w:type="dxa"/>
            <w:tcBorders>
              <w:top w:val="nil"/>
              <w:left w:val="nil"/>
              <w:bottom w:val="nil"/>
              <w:right w:val="nil"/>
            </w:tcBorders>
            <w:shd w:val="clear" w:color="auto" w:fill="auto"/>
            <w:noWrap/>
            <w:vAlign w:val="center"/>
            <w:hideMark/>
          </w:tcPr>
          <w:p w14:paraId="55DD38D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-0.739</w:t>
            </w:r>
          </w:p>
        </w:tc>
        <w:tc>
          <w:tcPr>
            <w:tcW w:w="977" w:type="dxa"/>
            <w:tcBorders>
              <w:top w:val="nil"/>
              <w:left w:val="nil"/>
              <w:bottom w:val="nil"/>
              <w:right w:val="nil"/>
            </w:tcBorders>
            <w:shd w:val="clear" w:color="auto" w:fill="auto"/>
            <w:noWrap/>
            <w:vAlign w:val="center"/>
            <w:hideMark/>
          </w:tcPr>
          <w:p w14:paraId="22DA325A" w14:textId="4EE7DD7B"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27CA5A8C" w14:textId="3028877C"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19007B03"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0.112</w:t>
            </w:r>
          </w:p>
        </w:tc>
        <w:tc>
          <w:tcPr>
            <w:tcW w:w="977" w:type="dxa"/>
            <w:tcBorders>
              <w:top w:val="nil"/>
              <w:left w:val="nil"/>
              <w:bottom w:val="nil"/>
              <w:right w:val="nil"/>
            </w:tcBorders>
            <w:shd w:val="clear" w:color="auto" w:fill="auto"/>
            <w:noWrap/>
            <w:vAlign w:val="center"/>
            <w:hideMark/>
          </w:tcPr>
          <w:p w14:paraId="427BE6E0"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0.055</w:t>
            </w:r>
          </w:p>
        </w:tc>
        <w:tc>
          <w:tcPr>
            <w:tcW w:w="977" w:type="dxa"/>
            <w:tcBorders>
              <w:top w:val="nil"/>
              <w:left w:val="nil"/>
              <w:bottom w:val="nil"/>
              <w:right w:val="nil"/>
            </w:tcBorders>
            <w:shd w:val="clear" w:color="auto" w:fill="auto"/>
            <w:noWrap/>
            <w:vAlign w:val="center"/>
            <w:hideMark/>
          </w:tcPr>
          <w:p w14:paraId="2654EF7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-0.021</w:t>
            </w:r>
          </w:p>
        </w:tc>
        <w:tc>
          <w:tcPr>
            <w:tcW w:w="977" w:type="dxa"/>
            <w:tcBorders>
              <w:top w:val="nil"/>
              <w:left w:val="nil"/>
              <w:bottom w:val="nil"/>
              <w:right w:val="nil"/>
            </w:tcBorders>
            <w:shd w:val="clear" w:color="auto" w:fill="auto"/>
            <w:noWrap/>
            <w:vAlign w:val="center"/>
            <w:hideMark/>
          </w:tcPr>
          <w:p w14:paraId="2373D57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-0.012</w:t>
            </w:r>
          </w:p>
        </w:tc>
        <w:tc>
          <w:tcPr>
            <w:tcW w:w="977" w:type="dxa"/>
            <w:tcBorders>
              <w:top w:val="nil"/>
              <w:left w:val="nil"/>
              <w:bottom w:val="nil"/>
              <w:right w:val="nil"/>
            </w:tcBorders>
            <w:shd w:val="clear" w:color="auto" w:fill="auto"/>
            <w:noWrap/>
            <w:vAlign w:val="center"/>
            <w:hideMark/>
          </w:tcPr>
          <w:p w14:paraId="2DD10E46"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0.396</w:t>
            </w:r>
          </w:p>
        </w:tc>
        <w:tc>
          <w:tcPr>
            <w:tcW w:w="860" w:type="dxa"/>
            <w:tcBorders>
              <w:top w:val="nil"/>
              <w:left w:val="nil"/>
              <w:bottom w:val="nil"/>
              <w:right w:val="nil"/>
            </w:tcBorders>
            <w:shd w:val="clear" w:color="auto" w:fill="auto"/>
            <w:noWrap/>
            <w:vAlign w:val="center"/>
            <w:hideMark/>
          </w:tcPr>
          <w:p w14:paraId="481D575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0.102</w:t>
            </w:r>
          </w:p>
        </w:tc>
      </w:tr>
      <w:tr w:rsidR="005408A5" w:rsidRPr="00C213BD" w14:paraId="0DFA3887" w14:textId="77777777" w:rsidTr="00593BC5">
        <w:trPr>
          <w:trHeight w:val="300"/>
        </w:trPr>
        <w:tc>
          <w:tcPr>
            <w:tcW w:w="1255" w:type="dxa"/>
            <w:tcBorders>
              <w:top w:val="nil"/>
              <w:left w:val="nil"/>
              <w:bottom w:val="nil"/>
              <w:right w:val="nil"/>
            </w:tcBorders>
            <w:shd w:val="clear" w:color="auto" w:fill="auto"/>
            <w:noWrap/>
            <w:vAlign w:val="center"/>
          </w:tcPr>
          <w:p w14:paraId="577F1716" w14:textId="163746F8"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F81053D" w14:textId="2A598AB5"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AMRE</w:t>
            </w:r>
          </w:p>
        </w:tc>
        <w:tc>
          <w:tcPr>
            <w:tcW w:w="937" w:type="dxa"/>
            <w:tcBorders>
              <w:top w:val="nil"/>
              <w:left w:val="nil"/>
              <w:bottom w:val="nil"/>
              <w:right w:val="nil"/>
            </w:tcBorders>
            <w:shd w:val="clear" w:color="auto" w:fill="auto"/>
            <w:noWrap/>
            <w:vAlign w:val="center"/>
            <w:hideMark/>
          </w:tcPr>
          <w:p w14:paraId="41A57A8A" w14:textId="122D5FA3"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-0.264</w:t>
            </w:r>
          </w:p>
        </w:tc>
        <w:tc>
          <w:tcPr>
            <w:tcW w:w="977" w:type="dxa"/>
            <w:tcBorders>
              <w:top w:val="nil"/>
              <w:left w:val="nil"/>
              <w:bottom w:val="nil"/>
              <w:right w:val="nil"/>
            </w:tcBorders>
            <w:shd w:val="clear" w:color="auto" w:fill="auto"/>
            <w:noWrap/>
            <w:vAlign w:val="center"/>
            <w:hideMark/>
          </w:tcPr>
          <w:p w14:paraId="045AC7EB" w14:textId="1F3519D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-0.050</w:t>
            </w:r>
          </w:p>
        </w:tc>
        <w:tc>
          <w:tcPr>
            <w:tcW w:w="977" w:type="dxa"/>
            <w:tcBorders>
              <w:top w:val="nil"/>
              <w:left w:val="nil"/>
              <w:bottom w:val="nil"/>
              <w:right w:val="nil"/>
            </w:tcBorders>
            <w:shd w:val="clear" w:color="auto" w:fill="auto"/>
            <w:noWrap/>
            <w:vAlign w:val="center"/>
            <w:hideMark/>
          </w:tcPr>
          <w:p w14:paraId="29B4364C" w14:textId="009324C5"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-1.279</w:t>
            </w:r>
          </w:p>
        </w:tc>
        <w:tc>
          <w:tcPr>
            <w:tcW w:w="977" w:type="dxa"/>
            <w:tcBorders>
              <w:top w:val="nil"/>
              <w:left w:val="nil"/>
              <w:bottom w:val="nil"/>
              <w:right w:val="nil"/>
            </w:tcBorders>
            <w:shd w:val="clear" w:color="auto" w:fill="auto"/>
            <w:noWrap/>
            <w:vAlign w:val="center"/>
            <w:hideMark/>
          </w:tcPr>
          <w:p w14:paraId="0193D6BB" w14:textId="2FB4282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1FA18499" w14:textId="69A43E58"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-0.010</w:t>
            </w:r>
          </w:p>
        </w:tc>
        <w:tc>
          <w:tcPr>
            <w:tcW w:w="977" w:type="dxa"/>
            <w:tcBorders>
              <w:top w:val="nil"/>
              <w:left w:val="nil"/>
              <w:bottom w:val="nil"/>
              <w:right w:val="nil"/>
            </w:tcBorders>
            <w:shd w:val="clear" w:color="auto" w:fill="auto"/>
            <w:noWrap/>
            <w:vAlign w:val="center"/>
            <w:hideMark/>
          </w:tcPr>
          <w:p w14:paraId="1268B20F" w14:textId="4A0EB32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5583AB93" w14:textId="65E9CC51"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3759F87D" w14:textId="7DBACDC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-0.041</w:t>
            </w:r>
          </w:p>
        </w:tc>
        <w:tc>
          <w:tcPr>
            <w:tcW w:w="977" w:type="dxa"/>
            <w:tcBorders>
              <w:top w:val="nil"/>
              <w:left w:val="nil"/>
              <w:bottom w:val="nil"/>
              <w:right w:val="nil"/>
            </w:tcBorders>
            <w:shd w:val="clear" w:color="auto" w:fill="auto"/>
            <w:noWrap/>
            <w:vAlign w:val="center"/>
            <w:hideMark/>
          </w:tcPr>
          <w:p w14:paraId="119E998C" w14:textId="0B96090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0.006</w:t>
            </w:r>
          </w:p>
        </w:tc>
        <w:tc>
          <w:tcPr>
            <w:tcW w:w="977" w:type="dxa"/>
            <w:tcBorders>
              <w:top w:val="nil"/>
              <w:left w:val="nil"/>
              <w:bottom w:val="nil"/>
              <w:right w:val="nil"/>
            </w:tcBorders>
            <w:shd w:val="clear" w:color="auto" w:fill="auto"/>
            <w:noWrap/>
            <w:vAlign w:val="center"/>
            <w:hideMark/>
          </w:tcPr>
          <w:p w14:paraId="0C7543F0" w14:textId="771F20EA"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0.929</w:t>
            </w:r>
          </w:p>
        </w:tc>
        <w:tc>
          <w:tcPr>
            <w:tcW w:w="860" w:type="dxa"/>
            <w:tcBorders>
              <w:top w:val="nil"/>
              <w:left w:val="nil"/>
              <w:bottom w:val="nil"/>
              <w:right w:val="nil"/>
            </w:tcBorders>
            <w:shd w:val="clear" w:color="auto" w:fill="auto"/>
            <w:noWrap/>
            <w:vAlign w:val="center"/>
            <w:hideMark/>
          </w:tcPr>
          <w:p w14:paraId="09BC0AE2" w14:textId="011F9AE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0.222</w:t>
            </w:r>
          </w:p>
        </w:tc>
      </w:tr>
      <w:tr w:rsidR="005408A5" w:rsidRPr="00C213BD" w14:paraId="47BCD0E4" w14:textId="77777777" w:rsidTr="00593BC5">
        <w:trPr>
          <w:trHeight w:val="300"/>
        </w:trPr>
        <w:tc>
          <w:tcPr>
            <w:tcW w:w="1255" w:type="dxa"/>
            <w:tcBorders>
              <w:top w:val="nil"/>
              <w:left w:val="nil"/>
              <w:bottom w:val="nil"/>
              <w:right w:val="nil"/>
            </w:tcBorders>
            <w:shd w:val="clear" w:color="auto" w:fill="auto"/>
            <w:noWrap/>
            <w:vAlign w:val="center"/>
          </w:tcPr>
          <w:p w14:paraId="53573DE7" w14:textId="61AA5981"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1E09A12F" w14:textId="482AF9F3"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NOPA</w:t>
            </w:r>
          </w:p>
        </w:tc>
        <w:tc>
          <w:tcPr>
            <w:tcW w:w="937" w:type="dxa"/>
            <w:tcBorders>
              <w:top w:val="nil"/>
              <w:left w:val="nil"/>
              <w:bottom w:val="nil"/>
              <w:right w:val="nil"/>
            </w:tcBorders>
            <w:shd w:val="clear" w:color="auto" w:fill="auto"/>
            <w:noWrap/>
            <w:vAlign w:val="center"/>
            <w:hideMark/>
          </w:tcPr>
          <w:p w14:paraId="54EE9CDC" w14:textId="045FDEEC"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-0.341</w:t>
            </w:r>
          </w:p>
        </w:tc>
        <w:tc>
          <w:tcPr>
            <w:tcW w:w="977" w:type="dxa"/>
            <w:tcBorders>
              <w:top w:val="nil"/>
              <w:left w:val="nil"/>
              <w:bottom w:val="nil"/>
              <w:right w:val="nil"/>
            </w:tcBorders>
            <w:shd w:val="clear" w:color="auto" w:fill="auto"/>
            <w:noWrap/>
            <w:vAlign w:val="center"/>
            <w:hideMark/>
          </w:tcPr>
          <w:p w14:paraId="61048ADF" w14:textId="76C37E35"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-1.702</w:t>
            </w:r>
          </w:p>
        </w:tc>
        <w:tc>
          <w:tcPr>
            <w:tcW w:w="977" w:type="dxa"/>
            <w:tcBorders>
              <w:top w:val="nil"/>
              <w:left w:val="nil"/>
              <w:bottom w:val="nil"/>
              <w:right w:val="nil"/>
            </w:tcBorders>
            <w:shd w:val="clear" w:color="auto" w:fill="auto"/>
            <w:noWrap/>
            <w:vAlign w:val="center"/>
            <w:hideMark/>
          </w:tcPr>
          <w:p w14:paraId="06507CE2" w14:textId="22AD992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-1.203</w:t>
            </w:r>
          </w:p>
        </w:tc>
        <w:tc>
          <w:tcPr>
            <w:tcW w:w="977" w:type="dxa"/>
            <w:tcBorders>
              <w:top w:val="nil"/>
              <w:left w:val="nil"/>
              <w:bottom w:val="nil"/>
              <w:right w:val="nil"/>
            </w:tcBorders>
            <w:shd w:val="clear" w:color="auto" w:fill="auto"/>
            <w:noWrap/>
            <w:vAlign w:val="center"/>
            <w:hideMark/>
          </w:tcPr>
          <w:p w14:paraId="58D3A4D8" w14:textId="22493CB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0.164</w:t>
            </w:r>
          </w:p>
        </w:tc>
        <w:tc>
          <w:tcPr>
            <w:tcW w:w="977" w:type="dxa"/>
            <w:tcBorders>
              <w:top w:val="nil"/>
              <w:left w:val="nil"/>
              <w:bottom w:val="nil"/>
              <w:right w:val="nil"/>
            </w:tcBorders>
            <w:shd w:val="clear" w:color="auto" w:fill="auto"/>
            <w:noWrap/>
            <w:vAlign w:val="center"/>
            <w:hideMark/>
          </w:tcPr>
          <w:p w14:paraId="4A67DBE4" w14:textId="13B6985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0.226</w:t>
            </w:r>
          </w:p>
        </w:tc>
        <w:tc>
          <w:tcPr>
            <w:tcW w:w="977" w:type="dxa"/>
            <w:tcBorders>
              <w:top w:val="nil"/>
              <w:left w:val="nil"/>
              <w:bottom w:val="nil"/>
              <w:right w:val="nil"/>
            </w:tcBorders>
            <w:shd w:val="clear" w:color="auto" w:fill="auto"/>
            <w:noWrap/>
            <w:vAlign w:val="center"/>
            <w:hideMark/>
          </w:tcPr>
          <w:p w14:paraId="0D6BA97A" w14:textId="247DE169"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0.222</w:t>
            </w:r>
          </w:p>
        </w:tc>
        <w:tc>
          <w:tcPr>
            <w:tcW w:w="977" w:type="dxa"/>
            <w:tcBorders>
              <w:top w:val="nil"/>
              <w:left w:val="nil"/>
              <w:bottom w:val="nil"/>
              <w:right w:val="nil"/>
            </w:tcBorders>
            <w:shd w:val="clear" w:color="auto" w:fill="auto"/>
            <w:noWrap/>
            <w:vAlign w:val="center"/>
            <w:hideMark/>
          </w:tcPr>
          <w:p w14:paraId="76515328" w14:textId="25DF33A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-0.085</w:t>
            </w:r>
          </w:p>
        </w:tc>
        <w:tc>
          <w:tcPr>
            <w:tcW w:w="977" w:type="dxa"/>
            <w:tcBorders>
              <w:top w:val="nil"/>
              <w:left w:val="nil"/>
              <w:bottom w:val="nil"/>
              <w:right w:val="nil"/>
            </w:tcBorders>
            <w:shd w:val="clear" w:color="auto" w:fill="auto"/>
            <w:noWrap/>
            <w:vAlign w:val="center"/>
            <w:hideMark/>
          </w:tcPr>
          <w:p w14:paraId="28F01B52" w14:textId="28CF3A7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-0.161</w:t>
            </w:r>
          </w:p>
        </w:tc>
        <w:tc>
          <w:tcPr>
            <w:tcW w:w="977" w:type="dxa"/>
            <w:tcBorders>
              <w:top w:val="nil"/>
              <w:left w:val="nil"/>
              <w:bottom w:val="nil"/>
              <w:right w:val="nil"/>
            </w:tcBorders>
            <w:shd w:val="clear" w:color="auto" w:fill="auto"/>
            <w:noWrap/>
            <w:vAlign w:val="center"/>
            <w:hideMark/>
          </w:tcPr>
          <w:p w14:paraId="1E54E0F3" w14:textId="6F434CD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-0.102</w:t>
            </w:r>
          </w:p>
        </w:tc>
        <w:tc>
          <w:tcPr>
            <w:tcW w:w="977" w:type="dxa"/>
            <w:tcBorders>
              <w:top w:val="nil"/>
              <w:left w:val="nil"/>
              <w:bottom w:val="nil"/>
              <w:right w:val="nil"/>
            </w:tcBorders>
            <w:shd w:val="clear" w:color="auto" w:fill="auto"/>
            <w:noWrap/>
            <w:vAlign w:val="center"/>
            <w:hideMark/>
          </w:tcPr>
          <w:p w14:paraId="39467AAF" w14:textId="547FA6B5"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-0.106</w:t>
            </w:r>
          </w:p>
        </w:tc>
        <w:tc>
          <w:tcPr>
            <w:tcW w:w="860" w:type="dxa"/>
            <w:tcBorders>
              <w:top w:val="nil"/>
              <w:left w:val="nil"/>
              <w:bottom w:val="nil"/>
              <w:right w:val="nil"/>
            </w:tcBorders>
            <w:shd w:val="clear" w:color="auto" w:fill="auto"/>
            <w:noWrap/>
            <w:vAlign w:val="center"/>
            <w:hideMark/>
          </w:tcPr>
          <w:p w14:paraId="5FDD4C16" w14:textId="5894364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0.040</w:t>
            </w:r>
          </w:p>
        </w:tc>
      </w:tr>
      <w:tr w:rsidR="005408A5" w:rsidRPr="00C213BD" w14:paraId="7D76164C" w14:textId="77777777" w:rsidTr="00593BC5">
        <w:trPr>
          <w:trHeight w:val="300"/>
        </w:trPr>
        <w:tc>
          <w:tcPr>
            <w:tcW w:w="1255" w:type="dxa"/>
            <w:tcBorders>
              <w:top w:val="nil"/>
              <w:left w:val="nil"/>
              <w:right w:val="nil"/>
            </w:tcBorders>
            <w:shd w:val="clear" w:color="auto" w:fill="auto"/>
            <w:noWrap/>
            <w:vAlign w:val="center"/>
          </w:tcPr>
          <w:p w14:paraId="31A6A00F" w14:textId="5F3899A8"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right w:val="nil"/>
            </w:tcBorders>
            <w:vAlign w:val="center"/>
          </w:tcPr>
          <w:p w14:paraId="306FBC13" w14:textId="33C3C1F5" w:rsidR="005408A5" w:rsidRPr="00C213BD" w:rsidRDefault="005408A5" w:rsidP="005408A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OVEN</w:t>
            </w:r>
          </w:p>
        </w:tc>
        <w:tc>
          <w:tcPr>
            <w:tcW w:w="937" w:type="dxa"/>
            <w:tcBorders>
              <w:top w:val="nil"/>
              <w:left w:val="nil"/>
              <w:right w:val="nil"/>
            </w:tcBorders>
            <w:shd w:val="clear" w:color="auto" w:fill="auto"/>
            <w:noWrap/>
            <w:vAlign w:val="center"/>
            <w:hideMark/>
          </w:tcPr>
          <w:p w14:paraId="60572222" w14:textId="638946DC"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0.153</w:t>
            </w:r>
          </w:p>
        </w:tc>
        <w:tc>
          <w:tcPr>
            <w:tcW w:w="977" w:type="dxa"/>
            <w:tcBorders>
              <w:top w:val="nil"/>
              <w:left w:val="nil"/>
              <w:right w:val="nil"/>
            </w:tcBorders>
            <w:shd w:val="clear" w:color="auto" w:fill="auto"/>
            <w:noWrap/>
            <w:vAlign w:val="center"/>
            <w:hideMark/>
          </w:tcPr>
          <w:p w14:paraId="09C56585" w14:textId="01424DE7"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-0.446</w:t>
            </w:r>
          </w:p>
        </w:tc>
        <w:tc>
          <w:tcPr>
            <w:tcW w:w="977" w:type="dxa"/>
            <w:tcBorders>
              <w:top w:val="nil"/>
              <w:left w:val="nil"/>
              <w:right w:val="nil"/>
            </w:tcBorders>
            <w:shd w:val="clear" w:color="auto" w:fill="auto"/>
            <w:noWrap/>
            <w:vAlign w:val="center"/>
            <w:hideMark/>
          </w:tcPr>
          <w:p w14:paraId="74D459C2" w14:textId="6602E1CD"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-0.748</w:t>
            </w:r>
          </w:p>
        </w:tc>
        <w:tc>
          <w:tcPr>
            <w:tcW w:w="977" w:type="dxa"/>
            <w:tcBorders>
              <w:top w:val="nil"/>
              <w:left w:val="nil"/>
              <w:right w:val="nil"/>
            </w:tcBorders>
            <w:shd w:val="clear" w:color="auto" w:fill="auto"/>
            <w:noWrap/>
            <w:vAlign w:val="center"/>
            <w:hideMark/>
          </w:tcPr>
          <w:p w14:paraId="11845B65" w14:textId="0A293408"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0.283</w:t>
            </w:r>
          </w:p>
        </w:tc>
        <w:tc>
          <w:tcPr>
            <w:tcW w:w="977" w:type="dxa"/>
            <w:tcBorders>
              <w:top w:val="nil"/>
              <w:left w:val="nil"/>
              <w:right w:val="nil"/>
            </w:tcBorders>
            <w:shd w:val="clear" w:color="auto" w:fill="auto"/>
            <w:noWrap/>
            <w:vAlign w:val="center"/>
            <w:hideMark/>
          </w:tcPr>
          <w:p w14:paraId="1DB2E52B" w14:textId="2EBF7DA8"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0.104</w:t>
            </w:r>
          </w:p>
        </w:tc>
        <w:tc>
          <w:tcPr>
            <w:tcW w:w="977" w:type="dxa"/>
            <w:tcBorders>
              <w:top w:val="nil"/>
              <w:left w:val="nil"/>
              <w:right w:val="nil"/>
            </w:tcBorders>
            <w:shd w:val="clear" w:color="auto" w:fill="auto"/>
            <w:noWrap/>
            <w:vAlign w:val="center"/>
            <w:hideMark/>
          </w:tcPr>
          <w:p w14:paraId="730E744A" w14:textId="72F4D626"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-0.093</w:t>
            </w:r>
          </w:p>
        </w:tc>
        <w:tc>
          <w:tcPr>
            <w:tcW w:w="977" w:type="dxa"/>
            <w:tcBorders>
              <w:top w:val="nil"/>
              <w:left w:val="nil"/>
              <w:right w:val="nil"/>
            </w:tcBorders>
            <w:shd w:val="clear" w:color="auto" w:fill="auto"/>
            <w:noWrap/>
            <w:vAlign w:val="center"/>
            <w:hideMark/>
          </w:tcPr>
          <w:p w14:paraId="0C903AA4" w14:textId="61CF0FD2"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-0.077</w:t>
            </w:r>
          </w:p>
        </w:tc>
        <w:tc>
          <w:tcPr>
            <w:tcW w:w="977" w:type="dxa"/>
            <w:tcBorders>
              <w:top w:val="nil"/>
              <w:left w:val="nil"/>
              <w:right w:val="nil"/>
            </w:tcBorders>
            <w:shd w:val="clear" w:color="auto" w:fill="auto"/>
            <w:noWrap/>
            <w:vAlign w:val="center"/>
            <w:hideMark/>
          </w:tcPr>
          <w:p w14:paraId="14264D85" w14:textId="68E93590"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0.104</w:t>
            </w:r>
          </w:p>
        </w:tc>
        <w:tc>
          <w:tcPr>
            <w:tcW w:w="977" w:type="dxa"/>
            <w:tcBorders>
              <w:top w:val="nil"/>
              <w:left w:val="nil"/>
              <w:right w:val="nil"/>
            </w:tcBorders>
            <w:shd w:val="clear" w:color="auto" w:fill="auto"/>
            <w:noWrap/>
            <w:vAlign w:val="center"/>
            <w:hideMark/>
          </w:tcPr>
          <w:p w14:paraId="1C7893AD" w14:textId="2D65ABD4"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0.073</w:t>
            </w:r>
          </w:p>
        </w:tc>
        <w:tc>
          <w:tcPr>
            <w:tcW w:w="977" w:type="dxa"/>
            <w:tcBorders>
              <w:top w:val="nil"/>
              <w:left w:val="nil"/>
              <w:right w:val="nil"/>
            </w:tcBorders>
            <w:shd w:val="clear" w:color="auto" w:fill="auto"/>
            <w:noWrap/>
            <w:vAlign w:val="center"/>
            <w:hideMark/>
          </w:tcPr>
          <w:p w14:paraId="58C61BB4" w14:textId="5EBEDC35"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0.327</w:t>
            </w:r>
          </w:p>
        </w:tc>
        <w:tc>
          <w:tcPr>
            <w:tcW w:w="860" w:type="dxa"/>
            <w:tcBorders>
              <w:top w:val="nil"/>
              <w:left w:val="nil"/>
              <w:right w:val="nil"/>
            </w:tcBorders>
            <w:shd w:val="clear" w:color="auto" w:fill="auto"/>
            <w:noWrap/>
            <w:vAlign w:val="center"/>
            <w:hideMark/>
          </w:tcPr>
          <w:p w14:paraId="4321A9A6" w14:textId="7CDDCDA6"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0.113</w:t>
            </w:r>
          </w:p>
        </w:tc>
      </w:tr>
      <w:tr w:rsidR="005408A5" w:rsidRPr="00C213BD" w14:paraId="6F2041E2" w14:textId="77777777" w:rsidTr="00593BC5">
        <w:trPr>
          <w:trHeight w:val="315"/>
        </w:trPr>
        <w:tc>
          <w:tcPr>
            <w:tcW w:w="1255" w:type="dxa"/>
            <w:tcBorders>
              <w:top w:val="nil"/>
              <w:left w:val="nil"/>
              <w:bottom w:val="single" w:sz="12" w:space="0" w:color="auto"/>
              <w:right w:val="nil"/>
            </w:tcBorders>
            <w:shd w:val="clear" w:color="auto" w:fill="auto"/>
            <w:noWrap/>
            <w:vAlign w:val="center"/>
          </w:tcPr>
          <w:p w14:paraId="36426F60" w14:textId="196B9C2C"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single" w:sz="12" w:space="0" w:color="auto"/>
              <w:right w:val="nil"/>
            </w:tcBorders>
            <w:shd w:val="clear" w:color="auto" w:fill="auto"/>
            <w:vAlign w:val="center"/>
          </w:tcPr>
          <w:p w14:paraId="0EB5865A" w14:textId="77F4B64F"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WOTH</w:t>
            </w:r>
          </w:p>
        </w:tc>
        <w:tc>
          <w:tcPr>
            <w:tcW w:w="937" w:type="dxa"/>
            <w:tcBorders>
              <w:top w:val="nil"/>
              <w:left w:val="nil"/>
              <w:bottom w:val="single" w:sz="12" w:space="0" w:color="auto"/>
              <w:right w:val="nil"/>
            </w:tcBorders>
            <w:shd w:val="clear" w:color="auto" w:fill="auto"/>
            <w:noWrap/>
            <w:vAlign w:val="center"/>
          </w:tcPr>
          <w:p w14:paraId="2DB782D4" w14:textId="52D89676"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-0.492</w:t>
            </w:r>
          </w:p>
        </w:tc>
        <w:tc>
          <w:tcPr>
            <w:tcW w:w="977" w:type="dxa"/>
            <w:tcBorders>
              <w:top w:val="nil"/>
              <w:left w:val="nil"/>
              <w:bottom w:val="single" w:sz="12" w:space="0" w:color="auto"/>
              <w:right w:val="nil"/>
            </w:tcBorders>
            <w:shd w:val="clear" w:color="auto" w:fill="auto"/>
            <w:noWrap/>
            <w:vAlign w:val="center"/>
          </w:tcPr>
          <w:p w14:paraId="7422C765" w14:textId="5A9FBAE6"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-1.615</w:t>
            </w:r>
          </w:p>
        </w:tc>
        <w:tc>
          <w:tcPr>
            <w:tcW w:w="977" w:type="dxa"/>
            <w:tcBorders>
              <w:top w:val="nil"/>
              <w:left w:val="nil"/>
              <w:bottom w:val="single" w:sz="12" w:space="0" w:color="auto"/>
              <w:right w:val="nil"/>
            </w:tcBorders>
            <w:shd w:val="clear" w:color="auto" w:fill="auto"/>
            <w:noWrap/>
            <w:vAlign w:val="center"/>
          </w:tcPr>
          <w:p w14:paraId="7548595C" w14:textId="5C5DBC3B"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-1.538</w:t>
            </w:r>
          </w:p>
        </w:tc>
        <w:tc>
          <w:tcPr>
            <w:tcW w:w="977" w:type="dxa"/>
            <w:tcBorders>
              <w:top w:val="nil"/>
              <w:left w:val="nil"/>
              <w:bottom w:val="single" w:sz="12" w:space="0" w:color="auto"/>
              <w:right w:val="nil"/>
            </w:tcBorders>
            <w:shd w:val="clear" w:color="auto" w:fill="auto"/>
            <w:noWrap/>
            <w:vAlign w:val="center"/>
          </w:tcPr>
          <w:p w14:paraId="73991F5F" w14:textId="2A0D3C4C"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0.004</w:t>
            </w:r>
          </w:p>
        </w:tc>
        <w:tc>
          <w:tcPr>
            <w:tcW w:w="977" w:type="dxa"/>
            <w:tcBorders>
              <w:top w:val="nil"/>
              <w:left w:val="nil"/>
              <w:bottom w:val="single" w:sz="12" w:space="0" w:color="auto"/>
              <w:right w:val="nil"/>
            </w:tcBorders>
            <w:shd w:val="clear" w:color="auto" w:fill="auto"/>
            <w:noWrap/>
            <w:vAlign w:val="center"/>
          </w:tcPr>
          <w:p w14:paraId="54557094" w14:textId="190C3991"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-0.104</w:t>
            </w:r>
          </w:p>
        </w:tc>
        <w:tc>
          <w:tcPr>
            <w:tcW w:w="977" w:type="dxa"/>
            <w:tcBorders>
              <w:top w:val="nil"/>
              <w:left w:val="nil"/>
              <w:bottom w:val="single" w:sz="12" w:space="0" w:color="auto"/>
              <w:right w:val="nil"/>
            </w:tcBorders>
            <w:shd w:val="clear" w:color="auto" w:fill="auto"/>
            <w:noWrap/>
            <w:vAlign w:val="center"/>
          </w:tcPr>
          <w:p w14:paraId="6CCCBB59" w14:textId="49FE07B2"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0.008</w:t>
            </w:r>
          </w:p>
        </w:tc>
        <w:tc>
          <w:tcPr>
            <w:tcW w:w="977" w:type="dxa"/>
            <w:tcBorders>
              <w:top w:val="nil"/>
              <w:left w:val="nil"/>
              <w:bottom w:val="single" w:sz="12" w:space="0" w:color="auto"/>
              <w:right w:val="nil"/>
            </w:tcBorders>
            <w:shd w:val="clear" w:color="auto" w:fill="auto"/>
            <w:noWrap/>
            <w:vAlign w:val="center"/>
          </w:tcPr>
          <w:p w14:paraId="053C4085" w14:textId="3129C89E"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-0.116</w:t>
            </w:r>
          </w:p>
        </w:tc>
        <w:tc>
          <w:tcPr>
            <w:tcW w:w="977" w:type="dxa"/>
            <w:tcBorders>
              <w:top w:val="nil"/>
              <w:left w:val="nil"/>
              <w:bottom w:val="single" w:sz="12" w:space="0" w:color="auto"/>
              <w:right w:val="nil"/>
            </w:tcBorders>
            <w:shd w:val="clear" w:color="auto" w:fill="auto"/>
            <w:noWrap/>
            <w:vAlign w:val="center"/>
          </w:tcPr>
          <w:p w14:paraId="7383D31A" w14:textId="0AF84A13"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0.125</w:t>
            </w:r>
          </w:p>
        </w:tc>
        <w:tc>
          <w:tcPr>
            <w:tcW w:w="977" w:type="dxa"/>
            <w:tcBorders>
              <w:top w:val="nil"/>
              <w:left w:val="nil"/>
              <w:bottom w:val="single" w:sz="12" w:space="0" w:color="auto"/>
              <w:right w:val="nil"/>
            </w:tcBorders>
            <w:shd w:val="clear" w:color="auto" w:fill="auto"/>
            <w:noWrap/>
            <w:vAlign w:val="center"/>
          </w:tcPr>
          <w:p w14:paraId="234693C5" w14:textId="5DCA4BAE"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0.010</w:t>
            </w:r>
          </w:p>
        </w:tc>
        <w:tc>
          <w:tcPr>
            <w:tcW w:w="977" w:type="dxa"/>
            <w:tcBorders>
              <w:top w:val="nil"/>
              <w:left w:val="nil"/>
              <w:bottom w:val="single" w:sz="12" w:space="0" w:color="auto"/>
              <w:right w:val="nil"/>
            </w:tcBorders>
            <w:shd w:val="clear" w:color="auto" w:fill="auto"/>
            <w:noWrap/>
            <w:vAlign w:val="center"/>
          </w:tcPr>
          <w:p w14:paraId="659FA1D7" w14:textId="32E23165"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0.476</w:t>
            </w:r>
          </w:p>
        </w:tc>
        <w:tc>
          <w:tcPr>
            <w:tcW w:w="860" w:type="dxa"/>
            <w:tcBorders>
              <w:top w:val="nil"/>
              <w:left w:val="nil"/>
              <w:bottom w:val="single" w:sz="12" w:space="0" w:color="auto"/>
              <w:right w:val="nil"/>
            </w:tcBorders>
            <w:shd w:val="clear" w:color="auto" w:fill="auto"/>
            <w:noWrap/>
            <w:vAlign w:val="center"/>
          </w:tcPr>
          <w:p w14:paraId="38109491" w14:textId="19C19761"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0.098</w:t>
            </w:r>
          </w:p>
        </w:tc>
      </w:tr>
    </w:tbl>
    <w:p w14:paraId="606422C9" w14:textId="77777777" w:rsidR="000271E3" w:rsidRPr="00C213BD" w:rsidRDefault="000271E3" w:rsidP="005F19A0">
      <w:pPr>
        <w:spacing w:line="276" w:lineRule="auto"/>
        <w:rPr>
          <w:rFonts w:ascii="Times New Roman" w:hAnsi="Times New Roman" w:cs="Times New Roman"/>
          <w:sz w:val="24"/>
          <w:szCs w:val="24"/>
        </w:rPr>
      </w:pPr>
    </w:p>
    <w:p w14:paraId="13E7F27D" w14:textId="73EE0105" w:rsidR="00660E50" w:rsidRPr="00C213BD" w:rsidRDefault="00660E50" w:rsidP="00750507">
      <w:pPr>
        <w:tabs>
          <w:tab w:val="left" w:pos="12870"/>
        </w:tabs>
        <w:rPr>
          <w:rFonts w:ascii="Times New Roman" w:hAnsi="Times New Roman" w:cs="Times New Roman"/>
          <w:sz w:val="24"/>
          <w:szCs w:val="24"/>
        </w:rPr>
      </w:pPr>
      <w:r w:rsidRPr="00C213BD">
        <w:rPr>
          <w:rFonts w:ascii="Times New Roman" w:hAnsi="Times New Roman" w:cs="Times New Roman"/>
          <w:sz w:val="24"/>
          <w:szCs w:val="24"/>
        </w:rPr>
        <w:lastRenderedPageBreak/>
        <w:t xml:space="preserve">Table 4. </w:t>
      </w:r>
      <w:r w:rsidR="00382B5E" w:rsidRPr="00C213BD">
        <w:rPr>
          <w:rFonts w:ascii="Times New Roman" w:hAnsi="Times New Roman" w:cs="Times New Roman"/>
          <w:sz w:val="24"/>
          <w:szCs w:val="24"/>
        </w:rPr>
        <w:t>S</w:t>
      </w:r>
      <w:r w:rsidRPr="00C213BD">
        <w:rPr>
          <w:rFonts w:ascii="Times New Roman" w:hAnsi="Times New Roman" w:cs="Times New Roman"/>
          <w:sz w:val="24"/>
          <w:szCs w:val="24"/>
        </w:rPr>
        <w:t xml:space="preserve">tatistical significance (indicated by bold type) of slope coefficients for the </w:t>
      </w:r>
      <w:r w:rsidR="00F0311B" w:rsidRPr="00C213BD">
        <w:rPr>
          <w:rFonts w:ascii="Times New Roman" w:hAnsi="Times New Roman" w:cs="Times New Roman"/>
          <w:sz w:val="24"/>
          <w:szCs w:val="24"/>
        </w:rPr>
        <w:t>two</w:t>
      </w:r>
      <w:r w:rsidRPr="00C213BD">
        <w:rPr>
          <w:rFonts w:ascii="Times New Roman" w:hAnsi="Times New Roman" w:cs="Times New Roman"/>
          <w:sz w:val="24"/>
          <w:szCs w:val="24"/>
        </w:rPr>
        <w:t xml:space="preserve">-way interactions between </w:t>
      </w:r>
      <w:r w:rsidR="004C16B8" w:rsidRPr="00C213BD">
        <w:rPr>
          <w:rFonts w:ascii="Times New Roman" w:hAnsi="Times New Roman" w:cs="Times New Roman"/>
          <w:sz w:val="24"/>
          <w:szCs w:val="24"/>
        </w:rPr>
        <w:t xml:space="preserve">latitude (LAT) </w:t>
      </w:r>
      <w:r w:rsidRPr="00C213BD">
        <w:rPr>
          <w:rFonts w:ascii="Times New Roman" w:hAnsi="Times New Roman" w:cs="Times New Roman"/>
          <w:sz w:val="24"/>
          <w:szCs w:val="24"/>
        </w:rPr>
        <w:t>or</w:t>
      </w:r>
      <w:r w:rsidR="004C16B8" w:rsidRPr="00C213BD">
        <w:rPr>
          <w:rFonts w:ascii="Times New Roman" w:hAnsi="Times New Roman" w:cs="Times New Roman"/>
          <w:sz w:val="24"/>
          <w:szCs w:val="24"/>
        </w:rPr>
        <w:t xml:space="preserve"> elevation (EL)</w:t>
      </w:r>
      <w:r w:rsidRPr="00C213BD">
        <w:rPr>
          <w:rFonts w:ascii="Times New Roman" w:hAnsi="Times New Roman" w:cs="Times New Roman"/>
          <w:sz w:val="24"/>
          <w:szCs w:val="24"/>
        </w:rPr>
        <w:t xml:space="preserve"> and year (YR), </w:t>
      </w:r>
      <w:r w:rsidR="004C16B8" w:rsidRPr="00C213BD">
        <w:rPr>
          <w:rFonts w:ascii="Times New Roman" w:hAnsi="Times New Roman" w:cs="Times New Roman"/>
          <w:sz w:val="24"/>
          <w:szCs w:val="24"/>
        </w:rPr>
        <w:t xml:space="preserve">mean temperature (MT) </w:t>
      </w:r>
      <w:r w:rsidRPr="00C213BD">
        <w:rPr>
          <w:rFonts w:ascii="Times New Roman" w:hAnsi="Times New Roman" w:cs="Times New Roman"/>
          <w:sz w:val="24"/>
          <w:szCs w:val="24"/>
        </w:rPr>
        <w:t xml:space="preserve">SD temperature (SDT), current precipitation (CP), </w:t>
      </w:r>
      <w:r w:rsidR="00C06500" w:rsidRPr="00C213BD">
        <w:rPr>
          <w:rFonts w:ascii="Times New Roman" w:hAnsi="Times New Roman" w:cs="Times New Roman"/>
          <w:sz w:val="24"/>
          <w:szCs w:val="24"/>
        </w:rPr>
        <w:t xml:space="preserve">and </w:t>
      </w:r>
      <w:r w:rsidRPr="00C213BD">
        <w:rPr>
          <w:rFonts w:ascii="Times New Roman" w:hAnsi="Times New Roman" w:cs="Times New Roman"/>
          <w:sz w:val="24"/>
          <w:szCs w:val="24"/>
        </w:rPr>
        <w:t>previous precipitation (PP) corresponding to overall species richness (ALL), the 4 guild designations (NORTH, SOUTH, TRAILING, and GENERAL), and the 16 focal forest songbird species ( see Table 1 for species codes), arranged by guild designation.</w:t>
      </w:r>
    </w:p>
    <w:tbl>
      <w:tblPr>
        <w:tblW w:w="13339" w:type="dxa"/>
        <w:tblLook w:val="04A0" w:firstRow="1" w:lastRow="0" w:firstColumn="1" w:lastColumn="0" w:noHBand="0" w:noVBand="1"/>
      </w:tblPr>
      <w:tblGrid>
        <w:gridCol w:w="1255"/>
        <w:gridCol w:w="925"/>
        <w:gridCol w:w="1068"/>
        <w:gridCol w:w="1044"/>
        <w:gridCol w:w="1104"/>
        <w:gridCol w:w="1179"/>
        <w:gridCol w:w="1043"/>
        <w:gridCol w:w="1019"/>
        <w:gridCol w:w="939"/>
        <w:gridCol w:w="946"/>
        <w:gridCol w:w="1019"/>
        <w:gridCol w:w="939"/>
        <w:gridCol w:w="859"/>
      </w:tblGrid>
      <w:tr w:rsidR="00750507" w:rsidRPr="00C213BD" w14:paraId="621E1076" w14:textId="77777777" w:rsidTr="00871BDD">
        <w:trPr>
          <w:trHeight w:val="335"/>
        </w:trPr>
        <w:tc>
          <w:tcPr>
            <w:tcW w:w="1255" w:type="dxa"/>
            <w:tcBorders>
              <w:top w:val="single" w:sz="12" w:space="0" w:color="auto"/>
              <w:left w:val="nil"/>
              <w:bottom w:val="single" w:sz="12" w:space="0" w:color="auto"/>
              <w:right w:val="nil"/>
            </w:tcBorders>
            <w:shd w:val="clear" w:color="auto" w:fill="auto"/>
            <w:noWrap/>
            <w:vAlign w:val="center"/>
          </w:tcPr>
          <w:p w14:paraId="74170791"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925" w:type="dxa"/>
            <w:tcBorders>
              <w:top w:val="single" w:sz="12" w:space="0" w:color="auto"/>
              <w:left w:val="nil"/>
              <w:bottom w:val="single" w:sz="12" w:space="0" w:color="auto"/>
              <w:right w:val="nil"/>
            </w:tcBorders>
            <w:shd w:val="clear" w:color="auto" w:fill="auto"/>
            <w:vAlign w:val="center"/>
          </w:tcPr>
          <w:p w14:paraId="328A2AC1"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1068" w:type="dxa"/>
            <w:tcBorders>
              <w:top w:val="single" w:sz="12" w:space="0" w:color="auto"/>
              <w:left w:val="nil"/>
              <w:bottom w:val="single" w:sz="12" w:space="0" w:color="auto"/>
              <w:right w:val="nil"/>
            </w:tcBorders>
            <w:shd w:val="clear" w:color="auto" w:fill="auto"/>
            <w:noWrap/>
            <w:vAlign w:val="center"/>
            <w:hideMark/>
          </w:tcPr>
          <w:p w14:paraId="7997094C" w14:textId="129671FA"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YR</w:t>
            </w:r>
          </w:p>
        </w:tc>
        <w:tc>
          <w:tcPr>
            <w:tcW w:w="1044" w:type="dxa"/>
            <w:tcBorders>
              <w:top w:val="single" w:sz="12" w:space="0" w:color="auto"/>
              <w:left w:val="nil"/>
              <w:bottom w:val="single" w:sz="12" w:space="0" w:color="auto"/>
              <w:right w:val="nil"/>
            </w:tcBorders>
            <w:shd w:val="clear" w:color="auto" w:fill="auto"/>
            <w:noWrap/>
            <w:vAlign w:val="center"/>
            <w:hideMark/>
          </w:tcPr>
          <w:p w14:paraId="324CAAFC" w14:textId="21C91496"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EL</w:t>
            </w:r>
          </w:p>
        </w:tc>
        <w:tc>
          <w:tcPr>
            <w:tcW w:w="1104" w:type="dxa"/>
            <w:tcBorders>
              <w:top w:val="single" w:sz="12" w:space="0" w:color="auto"/>
              <w:left w:val="nil"/>
              <w:bottom w:val="single" w:sz="12" w:space="0" w:color="auto"/>
              <w:right w:val="nil"/>
            </w:tcBorders>
            <w:shd w:val="clear" w:color="auto" w:fill="auto"/>
            <w:noWrap/>
            <w:vAlign w:val="center"/>
            <w:hideMark/>
          </w:tcPr>
          <w:p w14:paraId="4248617C" w14:textId="16ED0187"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MT</w:t>
            </w:r>
          </w:p>
        </w:tc>
        <w:tc>
          <w:tcPr>
            <w:tcW w:w="1179" w:type="dxa"/>
            <w:tcBorders>
              <w:top w:val="single" w:sz="12" w:space="0" w:color="auto"/>
              <w:left w:val="nil"/>
              <w:bottom w:val="single" w:sz="12" w:space="0" w:color="auto"/>
              <w:right w:val="nil"/>
            </w:tcBorders>
            <w:shd w:val="clear" w:color="auto" w:fill="auto"/>
            <w:noWrap/>
            <w:vAlign w:val="center"/>
            <w:hideMark/>
          </w:tcPr>
          <w:p w14:paraId="6DD0A703" w14:textId="1215C0CD"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SDT</w:t>
            </w:r>
          </w:p>
        </w:tc>
        <w:tc>
          <w:tcPr>
            <w:tcW w:w="1043" w:type="dxa"/>
            <w:tcBorders>
              <w:top w:val="single" w:sz="12" w:space="0" w:color="auto"/>
              <w:left w:val="nil"/>
              <w:bottom w:val="single" w:sz="12" w:space="0" w:color="auto"/>
              <w:right w:val="nil"/>
            </w:tcBorders>
            <w:shd w:val="clear" w:color="auto" w:fill="auto"/>
            <w:noWrap/>
            <w:vAlign w:val="center"/>
            <w:hideMark/>
          </w:tcPr>
          <w:p w14:paraId="78A41D8A" w14:textId="70813A5B"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CP</w:t>
            </w:r>
          </w:p>
        </w:tc>
        <w:tc>
          <w:tcPr>
            <w:tcW w:w="1019" w:type="dxa"/>
            <w:tcBorders>
              <w:top w:val="single" w:sz="12" w:space="0" w:color="auto"/>
              <w:left w:val="nil"/>
              <w:bottom w:val="single" w:sz="12" w:space="0" w:color="auto"/>
              <w:right w:val="nil"/>
            </w:tcBorders>
            <w:shd w:val="clear" w:color="auto" w:fill="auto"/>
            <w:noWrap/>
            <w:vAlign w:val="center"/>
            <w:hideMark/>
          </w:tcPr>
          <w:p w14:paraId="4B0E3649" w14:textId="6AC5E284"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PP</w:t>
            </w:r>
          </w:p>
        </w:tc>
        <w:tc>
          <w:tcPr>
            <w:tcW w:w="939" w:type="dxa"/>
            <w:tcBorders>
              <w:top w:val="single" w:sz="12" w:space="0" w:color="auto"/>
              <w:left w:val="nil"/>
              <w:bottom w:val="single" w:sz="12" w:space="0" w:color="auto"/>
              <w:right w:val="nil"/>
            </w:tcBorders>
            <w:shd w:val="clear" w:color="auto" w:fill="auto"/>
            <w:noWrap/>
            <w:vAlign w:val="center"/>
            <w:hideMark/>
          </w:tcPr>
          <w:p w14:paraId="7B4571CC" w14:textId="5D0F5F48"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YR</w:t>
            </w:r>
          </w:p>
        </w:tc>
        <w:tc>
          <w:tcPr>
            <w:tcW w:w="946" w:type="dxa"/>
            <w:tcBorders>
              <w:top w:val="single" w:sz="12" w:space="0" w:color="auto"/>
              <w:left w:val="nil"/>
              <w:bottom w:val="single" w:sz="12" w:space="0" w:color="auto"/>
              <w:right w:val="nil"/>
            </w:tcBorders>
            <w:shd w:val="clear" w:color="auto" w:fill="auto"/>
            <w:noWrap/>
            <w:vAlign w:val="center"/>
            <w:hideMark/>
          </w:tcPr>
          <w:p w14:paraId="322B92CD" w14:textId="430CD555"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MT</w:t>
            </w:r>
          </w:p>
        </w:tc>
        <w:tc>
          <w:tcPr>
            <w:tcW w:w="1019" w:type="dxa"/>
            <w:tcBorders>
              <w:top w:val="single" w:sz="12" w:space="0" w:color="auto"/>
              <w:left w:val="nil"/>
              <w:bottom w:val="single" w:sz="12" w:space="0" w:color="auto"/>
              <w:right w:val="nil"/>
            </w:tcBorders>
            <w:shd w:val="clear" w:color="auto" w:fill="auto"/>
            <w:noWrap/>
            <w:vAlign w:val="center"/>
            <w:hideMark/>
          </w:tcPr>
          <w:p w14:paraId="4CAB8755" w14:textId="46B91A49"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SDT</w:t>
            </w:r>
          </w:p>
        </w:tc>
        <w:tc>
          <w:tcPr>
            <w:tcW w:w="939" w:type="dxa"/>
            <w:tcBorders>
              <w:top w:val="single" w:sz="12" w:space="0" w:color="auto"/>
              <w:left w:val="nil"/>
              <w:bottom w:val="single" w:sz="12" w:space="0" w:color="auto"/>
              <w:right w:val="nil"/>
            </w:tcBorders>
            <w:shd w:val="clear" w:color="auto" w:fill="auto"/>
            <w:noWrap/>
            <w:vAlign w:val="center"/>
            <w:hideMark/>
          </w:tcPr>
          <w:p w14:paraId="6B739EF1" w14:textId="118CF839"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CP</w:t>
            </w:r>
          </w:p>
        </w:tc>
        <w:tc>
          <w:tcPr>
            <w:tcW w:w="859" w:type="dxa"/>
            <w:tcBorders>
              <w:top w:val="single" w:sz="12" w:space="0" w:color="auto"/>
              <w:left w:val="nil"/>
              <w:bottom w:val="single" w:sz="12" w:space="0" w:color="auto"/>
              <w:right w:val="nil"/>
            </w:tcBorders>
            <w:shd w:val="clear" w:color="auto" w:fill="auto"/>
            <w:noWrap/>
            <w:vAlign w:val="center"/>
            <w:hideMark/>
          </w:tcPr>
          <w:p w14:paraId="4DA5864D" w14:textId="7F6C50B6"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PP</w:t>
            </w:r>
          </w:p>
        </w:tc>
      </w:tr>
      <w:tr w:rsidR="00750507" w:rsidRPr="00C213BD" w14:paraId="40128CA0" w14:textId="77777777" w:rsidTr="00593BC5">
        <w:trPr>
          <w:trHeight w:val="351"/>
        </w:trPr>
        <w:tc>
          <w:tcPr>
            <w:tcW w:w="1255" w:type="dxa"/>
            <w:tcBorders>
              <w:top w:val="single" w:sz="12" w:space="0" w:color="auto"/>
              <w:left w:val="nil"/>
              <w:bottom w:val="single" w:sz="4" w:space="0" w:color="auto"/>
              <w:right w:val="nil"/>
            </w:tcBorders>
            <w:shd w:val="clear" w:color="auto" w:fill="auto"/>
            <w:noWrap/>
            <w:vAlign w:val="center"/>
          </w:tcPr>
          <w:p w14:paraId="366A6C90"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ALL</w:t>
            </w:r>
          </w:p>
        </w:tc>
        <w:tc>
          <w:tcPr>
            <w:tcW w:w="925" w:type="dxa"/>
            <w:tcBorders>
              <w:top w:val="single" w:sz="12" w:space="0" w:color="auto"/>
              <w:left w:val="nil"/>
              <w:bottom w:val="single" w:sz="4" w:space="0" w:color="auto"/>
              <w:right w:val="nil"/>
            </w:tcBorders>
            <w:shd w:val="clear" w:color="auto" w:fill="auto"/>
            <w:vAlign w:val="center"/>
          </w:tcPr>
          <w:p w14:paraId="2BD3A728" w14:textId="74E3A090"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single" w:sz="12" w:space="0" w:color="auto"/>
              <w:left w:val="nil"/>
              <w:bottom w:val="single" w:sz="4" w:space="0" w:color="auto"/>
              <w:right w:val="nil"/>
            </w:tcBorders>
            <w:shd w:val="clear" w:color="auto" w:fill="auto"/>
            <w:noWrap/>
            <w:vAlign w:val="center"/>
          </w:tcPr>
          <w:p w14:paraId="71C07103" w14:textId="660BE2E0"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0.026</w:t>
            </w:r>
          </w:p>
        </w:tc>
        <w:tc>
          <w:tcPr>
            <w:tcW w:w="1044" w:type="dxa"/>
            <w:tcBorders>
              <w:top w:val="single" w:sz="12" w:space="0" w:color="auto"/>
              <w:left w:val="nil"/>
              <w:bottom w:val="single" w:sz="4" w:space="0" w:color="auto"/>
              <w:right w:val="nil"/>
            </w:tcBorders>
            <w:shd w:val="clear" w:color="auto" w:fill="auto"/>
            <w:noWrap/>
            <w:vAlign w:val="center"/>
          </w:tcPr>
          <w:p w14:paraId="7EBC64DD" w14:textId="710B88A8"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-0.024</w:t>
            </w:r>
          </w:p>
        </w:tc>
        <w:tc>
          <w:tcPr>
            <w:tcW w:w="1104" w:type="dxa"/>
            <w:tcBorders>
              <w:top w:val="single" w:sz="12" w:space="0" w:color="auto"/>
              <w:left w:val="nil"/>
              <w:bottom w:val="single" w:sz="4" w:space="0" w:color="auto"/>
              <w:right w:val="nil"/>
            </w:tcBorders>
            <w:shd w:val="clear" w:color="auto" w:fill="auto"/>
            <w:noWrap/>
            <w:vAlign w:val="center"/>
          </w:tcPr>
          <w:p w14:paraId="1C767E54" w14:textId="62869AB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-0.093</w:t>
            </w:r>
          </w:p>
        </w:tc>
        <w:tc>
          <w:tcPr>
            <w:tcW w:w="1179" w:type="dxa"/>
            <w:tcBorders>
              <w:top w:val="single" w:sz="12" w:space="0" w:color="auto"/>
              <w:left w:val="nil"/>
              <w:bottom w:val="single" w:sz="4" w:space="0" w:color="auto"/>
              <w:right w:val="nil"/>
            </w:tcBorders>
            <w:shd w:val="clear" w:color="auto" w:fill="auto"/>
            <w:noWrap/>
            <w:vAlign w:val="center"/>
          </w:tcPr>
          <w:p w14:paraId="08D922BA" w14:textId="60E9C70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0.011</w:t>
            </w:r>
          </w:p>
        </w:tc>
        <w:tc>
          <w:tcPr>
            <w:tcW w:w="1043" w:type="dxa"/>
            <w:tcBorders>
              <w:top w:val="single" w:sz="12" w:space="0" w:color="auto"/>
              <w:left w:val="nil"/>
              <w:bottom w:val="single" w:sz="4" w:space="0" w:color="auto"/>
              <w:right w:val="nil"/>
            </w:tcBorders>
            <w:shd w:val="clear" w:color="auto" w:fill="auto"/>
            <w:noWrap/>
            <w:vAlign w:val="center"/>
          </w:tcPr>
          <w:p w14:paraId="0D15F49E" w14:textId="03853701"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-0.008</w:t>
            </w:r>
          </w:p>
        </w:tc>
        <w:tc>
          <w:tcPr>
            <w:tcW w:w="1019" w:type="dxa"/>
            <w:tcBorders>
              <w:top w:val="single" w:sz="12" w:space="0" w:color="auto"/>
              <w:left w:val="nil"/>
              <w:bottom w:val="single" w:sz="4" w:space="0" w:color="auto"/>
              <w:right w:val="nil"/>
            </w:tcBorders>
            <w:shd w:val="clear" w:color="auto" w:fill="auto"/>
            <w:noWrap/>
            <w:vAlign w:val="center"/>
          </w:tcPr>
          <w:p w14:paraId="1E5609F9" w14:textId="289BE493"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0.022</w:t>
            </w:r>
          </w:p>
        </w:tc>
        <w:tc>
          <w:tcPr>
            <w:tcW w:w="939" w:type="dxa"/>
            <w:tcBorders>
              <w:top w:val="single" w:sz="12" w:space="0" w:color="auto"/>
              <w:left w:val="nil"/>
              <w:bottom w:val="single" w:sz="4" w:space="0" w:color="auto"/>
              <w:right w:val="nil"/>
            </w:tcBorders>
            <w:shd w:val="clear" w:color="auto" w:fill="auto"/>
            <w:noWrap/>
            <w:vAlign w:val="center"/>
          </w:tcPr>
          <w:p w14:paraId="65C94E40" w14:textId="7F9CB29E"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0.024</w:t>
            </w:r>
          </w:p>
        </w:tc>
        <w:tc>
          <w:tcPr>
            <w:tcW w:w="946" w:type="dxa"/>
            <w:tcBorders>
              <w:top w:val="single" w:sz="12" w:space="0" w:color="auto"/>
              <w:left w:val="nil"/>
              <w:bottom w:val="single" w:sz="4" w:space="0" w:color="auto"/>
              <w:right w:val="nil"/>
            </w:tcBorders>
            <w:shd w:val="clear" w:color="auto" w:fill="auto"/>
            <w:noWrap/>
            <w:vAlign w:val="center"/>
          </w:tcPr>
          <w:p w14:paraId="76CBE150" w14:textId="397D41B9"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-0.066</w:t>
            </w:r>
          </w:p>
        </w:tc>
        <w:tc>
          <w:tcPr>
            <w:tcW w:w="1019" w:type="dxa"/>
            <w:tcBorders>
              <w:top w:val="single" w:sz="12" w:space="0" w:color="auto"/>
              <w:left w:val="nil"/>
              <w:bottom w:val="single" w:sz="4" w:space="0" w:color="auto"/>
              <w:right w:val="nil"/>
            </w:tcBorders>
            <w:shd w:val="clear" w:color="auto" w:fill="auto"/>
            <w:noWrap/>
            <w:vAlign w:val="center"/>
          </w:tcPr>
          <w:p w14:paraId="068FA1C4" w14:textId="154F2675"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0.025</w:t>
            </w:r>
          </w:p>
        </w:tc>
        <w:tc>
          <w:tcPr>
            <w:tcW w:w="939" w:type="dxa"/>
            <w:tcBorders>
              <w:top w:val="single" w:sz="12" w:space="0" w:color="auto"/>
              <w:left w:val="nil"/>
              <w:bottom w:val="single" w:sz="4" w:space="0" w:color="auto"/>
              <w:right w:val="nil"/>
            </w:tcBorders>
            <w:shd w:val="clear" w:color="auto" w:fill="auto"/>
            <w:noWrap/>
            <w:vAlign w:val="center"/>
          </w:tcPr>
          <w:p w14:paraId="4F3D9EAA" w14:textId="18831E9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-0.017</w:t>
            </w:r>
          </w:p>
        </w:tc>
        <w:tc>
          <w:tcPr>
            <w:tcW w:w="859" w:type="dxa"/>
            <w:tcBorders>
              <w:top w:val="single" w:sz="12" w:space="0" w:color="auto"/>
              <w:left w:val="nil"/>
              <w:bottom w:val="single" w:sz="4" w:space="0" w:color="auto"/>
              <w:right w:val="nil"/>
            </w:tcBorders>
            <w:shd w:val="clear" w:color="auto" w:fill="auto"/>
            <w:noWrap/>
            <w:vAlign w:val="center"/>
          </w:tcPr>
          <w:p w14:paraId="09FCBE05" w14:textId="7939304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0.000</w:t>
            </w:r>
          </w:p>
        </w:tc>
      </w:tr>
      <w:tr w:rsidR="00750507" w:rsidRPr="00C213BD" w14:paraId="29D10E16" w14:textId="77777777" w:rsidTr="00593BC5">
        <w:trPr>
          <w:trHeight w:val="318"/>
        </w:trPr>
        <w:tc>
          <w:tcPr>
            <w:tcW w:w="1255" w:type="dxa"/>
            <w:tcBorders>
              <w:top w:val="single" w:sz="4" w:space="0" w:color="auto"/>
              <w:left w:val="nil"/>
              <w:bottom w:val="nil"/>
              <w:right w:val="nil"/>
            </w:tcBorders>
            <w:shd w:val="clear" w:color="auto" w:fill="auto"/>
            <w:noWrap/>
            <w:vAlign w:val="center"/>
          </w:tcPr>
          <w:p w14:paraId="22A9A28E"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NORTH</w:t>
            </w:r>
          </w:p>
        </w:tc>
        <w:tc>
          <w:tcPr>
            <w:tcW w:w="925" w:type="dxa"/>
            <w:tcBorders>
              <w:top w:val="single" w:sz="4" w:space="0" w:color="auto"/>
              <w:left w:val="nil"/>
              <w:bottom w:val="nil"/>
              <w:right w:val="nil"/>
            </w:tcBorders>
            <w:shd w:val="clear" w:color="auto" w:fill="auto"/>
            <w:vAlign w:val="center"/>
          </w:tcPr>
          <w:p w14:paraId="60CDDF8D" w14:textId="5B93AFB8" w:rsidR="00A6717E" w:rsidRPr="00C213BD" w:rsidRDefault="00573DC3" w:rsidP="00A6717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w:t>
            </w:r>
          </w:p>
        </w:tc>
        <w:tc>
          <w:tcPr>
            <w:tcW w:w="1068" w:type="dxa"/>
            <w:tcBorders>
              <w:top w:val="single" w:sz="4" w:space="0" w:color="auto"/>
              <w:left w:val="nil"/>
              <w:bottom w:val="nil"/>
              <w:right w:val="nil"/>
            </w:tcBorders>
            <w:shd w:val="clear" w:color="auto" w:fill="auto"/>
            <w:noWrap/>
            <w:vAlign w:val="center"/>
          </w:tcPr>
          <w:p w14:paraId="55060661" w14:textId="21FE71E2"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0.022</w:t>
            </w:r>
          </w:p>
        </w:tc>
        <w:tc>
          <w:tcPr>
            <w:tcW w:w="1044" w:type="dxa"/>
            <w:tcBorders>
              <w:top w:val="single" w:sz="4" w:space="0" w:color="auto"/>
              <w:left w:val="nil"/>
              <w:bottom w:val="nil"/>
              <w:right w:val="nil"/>
            </w:tcBorders>
            <w:shd w:val="clear" w:color="auto" w:fill="auto"/>
            <w:noWrap/>
            <w:vAlign w:val="center"/>
          </w:tcPr>
          <w:p w14:paraId="632F8F21" w14:textId="3963AD4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-0.096</w:t>
            </w:r>
          </w:p>
        </w:tc>
        <w:tc>
          <w:tcPr>
            <w:tcW w:w="1104" w:type="dxa"/>
            <w:tcBorders>
              <w:top w:val="single" w:sz="4" w:space="0" w:color="auto"/>
              <w:left w:val="nil"/>
              <w:bottom w:val="nil"/>
              <w:right w:val="nil"/>
            </w:tcBorders>
            <w:shd w:val="clear" w:color="auto" w:fill="auto"/>
            <w:noWrap/>
            <w:vAlign w:val="center"/>
          </w:tcPr>
          <w:p w14:paraId="3292C14D" w14:textId="3FFACC1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-0.196</w:t>
            </w:r>
          </w:p>
        </w:tc>
        <w:tc>
          <w:tcPr>
            <w:tcW w:w="1179" w:type="dxa"/>
            <w:tcBorders>
              <w:top w:val="single" w:sz="4" w:space="0" w:color="auto"/>
              <w:left w:val="nil"/>
              <w:bottom w:val="nil"/>
              <w:right w:val="nil"/>
            </w:tcBorders>
            <w:shd w:val="clear" w:color="auto" w:fill="auto"/>
            <w:noWrap/>
            <w:vAlign w:val="center"/>
          </w:tcPr>
          <w:p w14:paraId="430E786B" w14:textId="137465A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0.011</w:t>
            </w:r>
          </w:p>
        </w:tc>
        <w:tc>
          <w:tcPr>
            <w:tcW w:w="1043" w:type="dxa"/>
            <w:tcBorders>
              <w:top w:val="single" w:sz="4" w:space="0" w:color="auto"/>
              <w:left w:val="nil"/>
              <w:bottom w:val="nil"/>
              <w:right w:val="nil"/>
            </w:tcBorders>
            <w:shd w:val="clear" w:color="auto" w:fill="auto"/>
            <w:noWrap/>
            <w:vAlign w:val="center"/>
          </w:tcPr>
          <w:p w14:paraId="1D2E8BB9" w14:textId="736C5C3B"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0.000</w:t>
            </w:r>
          </w:p>
        </w:tc>
        <w:tc>
          <w:tcPr>
            <w:tcW w:w="1019" w:type="dxa"/>
            <w:tcBorders>
              <w:top w:val="single" w:sz="4" w:space="0" w:color="auto"/>
              <w:left w:val="nil"/>
              <w:bottom w:val="nil"/>
              <w:right w:val="nil"/>
            </w:tcBorders>
            <w:shd w:val="clear" w:color="auto" w:fill="auto"/>
            <w:noWrap/>
            <w:vAlign w:val="center"/>
          </w:tcPr>
          <w:p w14:paraId="1DB2EC6F" w14:textId="1F1B35D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0.036</w:t>
            </w:r>
          </w:p>
        </w:tc>
        <w:tc>
          <w:tcPr>
            <w:tcW w:w="939" w:type="dxa"/>
            <w:tcBorders>
              <w:top w:val="single" w:sz="4" w:space="0" w:color="auto"/>
              <w:left w:val="nil"/>
              <w:bottom w:val="nil"/>
              <w:right w:val="nil"/>
            </w:tcBorders>
            <w:shd w:val="clear" w:color="auto" w:fill="auto"/>
            <w:noWrap/>
            <w:vAlign w:val="center"/>
          </w:tcPr>
          <w:p w14:paraId="742528F3" w14:textId="71EDADC1"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0.035</w:t>
            </w:r>
          </w:p>
        </w:tc>
        <w:tc>
          <w:tcPr>
            <w:tcW w:w="946" w:type="dxa"/>
            <w:tcBorders>
              <w:top w:val="single" w:sz="4" w:space="0" w:color="auto"/>
              <w:left w:val="nil"/>
              <w:bottom w:val="nil"/>
              <w:right w:val="nil"/>
            </w:tcBorders>
            <w:shd w:val="clear" w:color="auto" w:fill="auto"/>
            <w:noWrap/>
            <w:vAlign w:val="center"/>
          </w:tcPr>
          <w:p w14:paraId="50A0EF2F" w14:textId="462FC2D8"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-0.187</w:t>
            </w:r>
          </w:p>
        </w:tc>
        <w:tc>
          <w:tcPr>
            <w:tcW w:w="1019" w:type="dxa"/>
            <w:tcBorders>
              <w:top w:val="single" w:sz="4" w:space="0" w:color="auto"/>
              <w:left w:val="nil"/>
              <w:bottom w:val="nil"/>
              <w:right w:val="nil"/>
            </w:tcBorders>
            <w:shd w:val="clear" w:color="auto" w:fill="auto"/>
            <w:noWrap/>
            <w:vAlign w:val="center"/>
          </w:tcPr>
          <w:p w14:paraId="4904B01F" w14:textId="3152AA84"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0.034</w:t>
            </w:r>
          </w:p>
        </w:tc>
        <w:tc>
          <w:tcPr>
            <w:tcW w:w="939" w:type="dxa"/>
            <w:tcBorders>
              <w:top w:val="single" w:sz="4" w:space="0" w:color="auto"/>
              <w:left w:val="nil"/>
              <w:bottom w:val="nil"/>
              <w:right w:val="nil"/>
            </w:tcBorders>
            <w:shd w:val="clear" w:color="auto" w:fill="auto"/>
            <w:noWrap/>
            <w:vAlign w:val="center"/>
          </w:tcPr>
          <w:p w14:paraId="53E56B21" w14:textId="4B645FD2"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0.002</w:t>
            </w:r>
          </w:p>
        </w:tc>
        <w:tc>
          <w:tcPr>
            <w:tcW w:w="859" w:type="dxa"/>
            <w:tcBorders>
              <w:top w:val="single" w:sz="4" w:space="0" w:color="auto"/>
              <w:left w:val="nil"/>
              <w:bottom w:val="nil"/>
              <w:right w:val="nil"/>
            </w:tcBorders>
            <w:shd w:val="clear" w:color="auto" w:fill="auto"/>
            <w:noWrap/>
            <w:vAlign w:val="center"/>
          </w:tcPr>
          <w:p w14:paraId="234BB0F9" w14:textId="64BCDB45"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0.035</w:t>
            </w:r>
          </w:p>
        </w:tc>
      </w:tr>
      <w:tr w:rsidR="00871BDD" w:rsidRPr="00C213BD" w14:paraId="25910C92" w14:textId="77777777" w:rsidTr="00593BC5">
        <w:trPr>
          <w:trHeight w:val="318"/>
        </w:trPr>
        <w:tc>
          <w:tcPr>
            <w:tcW w:w="1255" w:type="dxa"/>
            <w:tcBorders>
              <w:top w:val="nil"/>
              <w:left w:val="nil"/>
              <w:bottom w:val="nil"/>
              <w:right w:val="nil"/>
            </w:tcBorders>
            <w:shd w:val="clear" w:color="auto" w:fill="auto"/>
            <w:noWrap/>
            <w:vAlign w:val="center"/>
          </w:tcPr>
          <w:p w14:paraId="54161C5C"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6F4AE25D" w14:textId="77777777" w:rsidR="00871BDD" w:rsidRPr="00C213BD" w:rsidRDefault="00871BDD" w:rsidP="00871BDD">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BLPW</w:t>
            </w:r>
          </w:p>
        </w:tc>
        <w:tc>
          <w:tcPr>
            <w:tcW w:w="1068" w:type="dxa"/>
            <w:tcBorders>
              <w:top w:val="nil"/>
              <w:left w:val="nil"/>
              <w:bottom w:val="nil"/>
              <w:right w:val="nil"/>
            </w:tcBorders>
            <w:shd w:val="clear" w:color="auto" w:fill="auto"/>
            <w:noWrap/>
            <w:vAlign w:val="center"/>
          </w:tcPr>
          <w:p w14:paraId="26DB0E09" w14:textId="4674930F"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-0.425</w:t>
            </w:r>
          </w:p>
        </w:tc>
        <w:tc>
          <w:tcPr>
            <w:tcW w:w="1044" w:type="dxa"/>
            <w:tcBorders>
              <w:top w:val="nil"/>
              <w:left w:val="nil"/>
              <w:bottom w:val="nil"/>
              <w:right w:val="nil"/>
            </w:tcBorders>
            <w:shd w:val="clear" w:color="auto" w:fill="auto"/>
            <w:noWrap/>
            <w:vAlign w:val="center"/>
          </w:tcPr>
          <w:p w14:paraId="3CB639AD" w14:textId="013A8251"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-1.199</w:t>
            </w:r>
          </w:p>
        </w:tc>
        <w:tc>
          <w:tcPr>
            <w:tcW w:w="1104" w:type="dxa"/>
            <w:tcBorders>
              <w:top w:val="nil"/>
              <w:left w:val="nil"/>
              <w:bottom w:val="nil"/>
              <w:right w:val="nil"/>
            </w:tcBorders>
            <w:shd w:val="clear" w:color="auto" w:fill="auto"/>
            <w:noWrap/>
            <w:vAlign w:val="center"/>
          </w:tcPr>
          <w:p w14:paraId="35CF637C" w14:textId="3CA60510"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-0.820</w:t>
            </w:r>
          </w:p>
        </w:tc>
        <w:tc>
          <w:tcPr>
            <w:tcW w:w="1179" w:type="dxa"/>
            <w:tcBorders>
              <w:top w:val="nil"/>
              <w:left w:val="nil"/>
              <w:bottom w:val="nil"/>
              <w:right w:val="nil"/>
            </w:tcBorders>
            <w:shd w:val="clear" w:color="auto" w:fill="auto"/>
            <w:noWrap/>
            <w:vAlign w:val="center"/>
          </w:tcPr>
          <w:p w14:paraId="70286A61" w14:textId="481D1406"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-0.406</w:t>
            </w:r>
          </w:p>
        </w:tc>
        <w:tc>
          <w:tcPr>
            <w:tcW w:w="1043" w:type="dxa"/>
            <w:tcBorders>
              <w:top w:val="nil"/>
              <w:left w:val="nil"/>
              <w:bottom w:val="nil"/>
              <w:right w:val="nil"/>
            </w:tcBorders>
            <w:shd w:val="clear" w:color="auto" w:fill="auto"/>
            <w:noWrap/>
            <w:vAlign w:val="center"/>
          </w:tcPr>
          <w:p w14:paraId="5985FF60" w14:textId="1E960DFD"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0.941</w:t>
            </w:r>
          </w:p>
        </w:tc>
        <w:tc>
          <w:tcPr>
            <w:tcW w:w="1019" w:type="dxa"/>
            <w:tcBorders>
              <w:top w:val="nil"/>
              <w:left w:val="nil"/>
              <w:bottom w:val="nil"/>
              <w:right w:val="nil"/>
            </w:tcBorders>
            <w:shd w:val="clear" w:color="auto" w:fill="auto"/>
            <w:noWrap/>
            <w:vAlign w:val="center"/>
          </w:tcPr>
          <w:p w14:paraId="04A2F4B3" w14:textId="7DA35449"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-0.824</w:t>
            </w:r>
          </w:p>
        </w:tc>
        <w:tc>
          <w:tcPr>
            <w:tcW w:w="939" w:type="dxa"/>
            <w:tcBorders>
              <w:top w:val="nil"/>
              <w:left w:val="nil"/>
              <w:bottom w:val="nil"/>
              <w:right w:val="nil"/>
            </w:tcBorders>
            <w:shd w:val="clear" w:color="auto" w:fill="auto"/>
            <w:noWrap/>
            <w:vAlign w:val="center"/>
          </w:tcPr>
          <w:p w14:paraId="7A921CF0" w14:textId="7DE56941"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-0.033</w:t>
            </w:r>
          </w:p>
        </w:tc>
        <w:tc>
          <w:tcPr>
            <w:tcW w:w="946" w:type="dxa"/>
            <w:tcBorders>
              <w:top w:val="nil"/>
              <w:left w:val="nil"/>
              <w:bottom w:val="nil"/>
              <w:right w:val="nil"/>
            </w:tcBorders>
            <w:shd w:val="clear" w:color="auto" w:fill="auto"/>
            <w:noWrap/>
            <w:vAlign w:val="center"/>
          </w:tcPr>
          <w:p w14:paraId="526D1FF1" w14:textId="6503E2D0"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0.408</w:t>
            </w:r>
          </w:p>
        </w:tc>
        <w:tc>
          <w:tcPr>
            <w:tcW w:w="1019" w:type="dxa"/>
            <w:tcBorders>
              <w:top w:val="nil"/>
              <w:left w:val="nil"/>
              <w:bottom w:val="nil"/>
              <w:right w:val="nil"/>
            </w:tcBorders>
            <w:shd w:val="clear" w:color="auto" w:fill="auto"/>
            <w:noWrap/>
            <w:vAlign w:val="center"/>
          </w:tcPr>
          <w:p w14:paraId="3F6F4B06" w14:textId="61213DA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0.685</w:t>
            </w:r>
          </w:p>
        </w:tc>
        <w:tc>
          <w:tcPr>
            <w:tcW w:w="939" w:type="dxa"/>
            <w:tcBorders>
              <w:top w:val="nil"/>
              <w:left w:val="nil"/>
              <w:bottom w:val="nil"/>
              <w:right w:val="nil"/>
            </w:tcBorders>
            <w:shd w:val="clear" w:color="auto" w:fill="auto"/>
            <w:noWrap/>
            <w:vAlign w:val="center"/>
          </w:tcPr>
          <w:p w14:paraId="2B9E034B" w14:textId="5347CFD7"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0.757</w:t>
            </w:r>
          </w:p>
        </w:tc>
        <w:tc>
          <w:tcPr>
            <w:tcW w:w="859" w:type="dxa"/>
            <w:tcBorders>
              <w:top w:val="nil"/>
              <w:left w:val="nil"/>
              <w:bottom w:val="nil"/>
              <w:right w:val="nil"/>
            </w:tcBorders>
            <w:shd w:val="clear" w:color="auto" w:fill="auto"/>
            <w:noWrap/>
            <w:vAlign w:val="center"/>
          </w:tcPr>
          <w:p w14:paraId="67F10D1D" w14:textId="04FD5B94"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-1.002</w:t>
            </w:r>
          </w:p>
        </w:tc>
      </w:tr>
      <w:tr w:rsidR="00871BDD" w:rsidRPr="00C213BD" w14:paraId="3C82085D" w14:textId="77777777" w:rsidTr="00593BC5">
        <w:trPr>
          <w:trHeight w:val="318"/>
        </w:trPr>
        <w:tc>
          <w:tcPr>
            <w:tcW w:w="1255" w:type="dxa"/>
            <w:tcBorders>
              <w:top w:val="nil"/>
              <w:left w:val="nil"/>
              <w:right w:val="nil"/>
            </w:tcBorders>
            <w:shd w:val="clear" w:color="auto" w:fill="auto"/>
            <w:noWrap/>
            <w:vAlign w:val="center"/>
          </w:tcPr>
          <w:p w14:paraId="489BFA41"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auto"/>
            <w:vAlign w:val="center"/>
          </w:tcPr>
          <w:p w14:paraId="22DC78D1"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SWTH</w:t>
            </w:r>
          </w:p>
        </w:tc>
        <w:tc>
          <w:tcPr>
            <w:tcW w:w="1068" w:type="dxa"/>
            <w:tcBorders>
              <w:top w:val="nil"/>
              <w:left w:val="nil"/>
              <w:right w:val="nil"/>
            </w:tcBorders>
            <w:shd w:val="clear" w:color="auto" w:fill="auto"/>
            <w:noWrap/>
            <w:vAlign w:val="center"/>
          </w:tcPr>
          <w:p w14:paraId="7F139E4C" w14:textId="7E3543D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-0.017</w:t>
            </w:r>
          </w:p>
        </w:tc>
        <w:tc>
          <w:tcPr>
            <w:tcW w:w="1044" w:type="dxa"/>
            <w:tcBorders>
              <w:top w:val="nil"/>
              <w:left w:val="nil"/>
              <w:right w:val="nil"/>
            </w:tcBorders>
            <w:shd w:val="clear" w:color="auto" w:fill="auto"/>
            <w:noWrap/>
            <w:vAlign w:val="center"/>
          </w:tcPr>
          <w:p w14:paraId="2EACC88A" w14:textId="32D507DB"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-0.241</w:t>
            </w:r>
          </w:p>
        </w:tc>
        <w:tc>
          <w:tcPr>
            <w:tcW w:w="1104" w:type="dxa"/>
            <w:tcBorders>
              <w:top w:val="nil"/>
              <w:left w:val="nil"/>
              <w:right w:val="nil"/>
            </w:tcBorders>
            <w:shd w:val="clear" w:color="auto" w:fill="auto"/>
            <w:noWrap/>
            <w:vAlign w:val="center"/>
          </w:tcPr>
          <w:p w14:paraId="35962495" w14:textId="2954E64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0.413</w:t>
            </w:r>
          </w:p>
        </w:tc>
        <w:tc>
          <w:tcPr>
            <w:tcW w:w="1179" w:type="dxa"/>
            <w:tcBorders>
              <w:top w:val="nil"/>
              <w:left w:val="nil"/>
              <w:right w:val="nil"/>
            </w:tcBorders>
            <w:shd w:val="clear" w:color="auto" w:fill="auto"/>
            <w:noWrap/>
            <w:vAlign w:val="center"/>
          </w:tcPr>
          <w:p w14:paraId="5C0648C9" w14:textId="547A164D"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0.379</w:t>
            </w:r>
          </w:p>
        </w:tc>
        <w:tc>
          <w:tcPr>
            <w:tcW w:w="1043" w:type="dxa"/>
            <w:tcBorders>
              <w:top w:val="nil"/>
              <w:left w:val="nil"/>
              <w:right w:val="nil"/>
            </w:tcBorders>
            <w:shd w:val="clear" w:color="auto" w:fill="auto"/>
            <w:noWrap/>
            <w:vAlign w:val="center"/>
          </w:tcPr>
          <w:p w14:paraId="78232CFE" w14:textId="7362C841"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0.360</w:t>
            </w:r>
          </w:p>
        </w:tc>
        <w:tc>
          <w:tcPr>
            <w:tcW w:w="1019" w:type="dxa"/>
            <w:tcBorders>
              <w:top w:val="nil"/>
              <w:left w:val="nil"/>
              <w:right w:val="nil"/>
            </w:tcBorders>
            <w:shd w:val="clear" w:color="auto" w:fill="auto"/>
            <w:noWrap/>
            <w:vAlign w:val="center"/>
          </w:tcPr>
          <w:p w14:paraId="788214A4" w14:textId="110730DA"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-0.074</w:t>
            </w:r>
          </w:p>
        </w:tc>
        <w:tc>
          <w:tcPr>
            <w:tcW w:w="939" w:type="dxa"/>
            <w:tcBorders>
              <w:top w:val="nil"/>
              <w:left w:val="nil"/>
              <w:right w:val="nil"/>
            </w:tcBorders>
            <w:shd w:val="clear" w:color="auto" w:fill="auto"/>
            <w:noWrap/>
            <w:vAlign w:val="center"/>
          </w:tcPr>
          <w:p w14:paraId="315EC7E6" w14:textId="32EF9690"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-0.033</w:t>
            </w:r>
          </w:p>
        </w:tc>
        <w:tc>
          <w:tcPr>
            <w:tcW w:w="946" w:type="dxa"/>
            <w:tcBorders>
              <w:top w:val="nil"/>
              <w:left w:val="nil"/>
              <w:right w:val="nil"/>
            </w:tcBorders>
            <w:shd w:val="clear" w:color="auto" w:fill="auto"/>
            <w:noWrap/>
            <w:vAlign w:val="center"/>
          </w:tcPr>
          <w:p w14:paraId="1C2780D3" w14:textId="5C9847C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0.221</w:t>
            </w:r>
          </w:p>
        </w:tc>
        <w:tc>
          <w:tcPr>
            <w:tcW w:w="1019" w:type="dxa"/>
            <w:tcBorders>
              <w:top w:val="nil"/>
              <w:left w:val="nil"/>
              <w:right w:val="nil"/>
            </w:tcBorders>
            <w:shd w:val="clear" w:color="auto" w:fill="auto"/>
            <w:noWrap/>
            <w:vAlign w:val="center"/>
          </w:tcPr>
          <w:p w14:paraId="3285CFF5" w14:textId="6B879D51"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0.547</w:t>
            </w:r>
          </w:p>
        </w:tc>
        <w:tc>
          <w:tcPr>
            <w:tcW w:w="939" w:type="dxa"/>
            <w:tcBorders>
              <w:top w:val="nil"/>
              <w:left w:val="nil"/>
              <w:right w:val="nil"/>
            </w:tcBorders>
            <w:shd w:val="clear" w:color="auto" w:fill="auto"/>
            <w:noWrap/>
            <w:vAlign w:val="center"/>
          </w:tcPr>
          <w:p w14:paraId="5287B169" w14:textId="5DEA4D83"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0.213</w:t>
            </w:r>
          </w:p>
        </w:tc>
        <w:tc>
          <w:tcPr>
            <w:tcW w:w="859" w:type="dxa"/>
            <w:tcBorders>
              <w:top w:val="nil"/>
              <w:left w:val="nil"/>
              <w:right w:val="nil"/>
            </w:tcBorders>
            <w:shd w:val="clear" w:color="auto" w:fill="auto"/>
            <w:noWrap/>
            <w:vAlign w:val="center"/>
          </w:tcPr>
          <w:p w14:paraId="3AADE6F5" w14:textId="759373C1"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-0.028</w:t>
            </w:r>
          </w:p>
        </w:tc>
      </w:tr>
      <w:tr w:rsidR="00871BDD" w:rsidRPr="00C213BD" w14:paraId="4E1E4500" w14:textId="77777777" w:rsidTr="00593BC5">
        <w:trPr>
          <w:trHeight w:val="335"/>
        </w:trPr>
        <w:tc>
          <w:tcPr>
            <w:tcW w:w="1255" w:type="dxa"/>
            <w:tcBorders>
              <w:top w:val="nil"/>
              <w:left w:val="nil"/>
              <w:bottom w:val="single" w:sz="4" w:space="0" w:color="auto"/>
              <w:right w:val="nil"/>
            </w:tcBorders>
            <w:shd w:val="clear" w:color="auto" w:fill="auto"/>
            <w:noWrap/>
            <w:vAlign w:val="center"/>
          </w:tcPr>
          <w:p w14:paraId="6387BCF0"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single" w:sz="4" w:space="0" w:color="auto"/>
              <w:right w:val="nil"/>
            </w:tcBorders>
            <w:shd w:val="clear" w:color="auto" w:fill="auto"/>
            <w:vAlign w:val="center"/>
          </w:tcPr>
          <w:p w14:paraId="69682544"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YBFL</w:t>
            </w:r>
          </w:p>
        </w:tc>
        <w:tc>
          <w:tcPr>
            <w:tcW w:w="1068" w:type="dxa"/>
            <w:tcBorders>
              <w:top w:val="nil"/>
              <w:left w:val="nil"/>
              <w:bottom w:val="single" w:sz="4" w:space="0" w:color="auto"/>
              <w:right w:val="nil"/>
            </w:tcBorders>
            <w:shd w:val="clear" w:color="auto" w:fill="auto"/>
            <w:noWrap/>
            <w:vAlign w:val="center"/>
          </w:tcPr>
          <w:p w14:paraId="5B6A98FD" w14:textId="34CCB9FD"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-0.123</w:t>
            </w:r>
          </w:p>
        </w:tc>
        <w:tc>
          <w:tcPr>
            <w:tcW w:w="1044" w:type="dxa"/>
            <w:tcBorders>
              <w:top w:val="nil"/>
              <w:left w:val="nil"/>
              <w:bottom w:val="single" w:sz="4" w:space="0" w:color="auto"/>
              <w:right w:val="nil"/>
            </w:tcBorders>
            <w:shd w:val="clear" w:color="auto" w:fill="auto"/>
            <w:noWrap/>
            <w:vAlign w:val="center"/>
          </w:tcPr>
          <w:p w14:paraId="237C0258" w14:textId="2D07DC21"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0.666</w:t>
            </w:r>
          </w:p>
        </w:tc>
        <w:tc>
          <w:tcPr>
            <w:tcW w:w="1104" w:type="dxa"/>
            <w:tcBorders>
              <w:top w:val="nil"/>
              <w:left w:val="nil"/>
              <w:bottom w:val="single" w:sz="4" w:space="0" w:color="auto"/>
              <w:right w:val="nil"/>
            </w:tcBorders>
            <w:shd w:val="clear" w:color="auto" w:fill="auto"/>
            <w:noWrap/>
            <w:vAlign w:val="center"/>
          </w:tcPr>
          <w:p w14:paraId="6772BB0A" w14:textId="2194A0D4"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-0.237</w:t>
            </w:r>
          </w:p>
        </w:tc>
        <w:tc>
          <w:tcPr>
            <w:tcW w:w="1179" w:type="dxa"/>
            <w:tcBorders>
              <w:top w:val="nil"/>
              <w:left w:val="nil"/>
              <w:bottom w:val="single" w:sz="4" w:space="0" w:color="auto"/>
              <w:right w:val="nil"/>
            </w:tcBorders>
            <w:shd w:val="clear" w:color="auto" w:fill="auto"/>
            <w:noWrap/>
            <w:vAlign w:val="center"/>
          </w:tcPr>
          <w:p w14:paraId="377E5D01" w14:textId="5DEA9964"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-0.016</w:t>
            </w:r>
          </w:p>
        </w:tc>
        <w:tc>
          <w:tcPr>
            <w:tcW w:w="1043" w:type="dxa"/>
            <w:tcBorders>
              <w:top w:val="nil"/>
              <w:left w:val="nil"/>
              <w:bottom w:val="single" w:sz="4" w:space="0" w:color="auto"/>
              <w:right w:val="nil"/>
            </w:tcBorders>
            <w:shd w:val="clear" w:color="auto" w:fill="auto"/>
            <w:noWrap/>
            <w:vAlign w:val="center"/>
          </w:tcPr>
          <w:p w14:paraId="05C2B833" w14:textId="0C0B69E6"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0.106</w:t>
            </w:r>
          </w:p>
        </w:tc>
        <w:tc>
          <w:tcPr>
            <w:tcW w:w="1019" w:type="dxa"/>
            <w:tcBorders>
              <w:top w:val="nil"/>
              <w:left w:val="nil"/>
              <w:bottom w:val="single" w:sz="4" w:space="0" w:color="auto"/>
              <w:right w:val="nil"/>
            </w:tcBorders>
            <w:shd w:val="clear" w:color="auto" w:fill="auto"/>
            <w:noWrap/>
            <w:vAlign w:val="center"/>
          </w:tcPr>
          <w:p w14:paraId="1A211EEC" w14:textId="2CEA447E"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0.200</w:t>
            </w:r>
          </w:p>
        </w:tc>
        <w:tc>
          <w:tcPr>
            <w:tcW w:w="939" w:type="dxa"/>
            <w:tcBorders>
              <w:top w:val="nil"/>
              <w:left w:val="nil"/>
              <w:bottom w:val="single" w:sz="4" w:space="0" w:color="auto"/>
              <w:right w:val="nil"/>
            </w:tcBorders>
            <w:shd w:val="clear" w:color="auto" w:fill="auto"/>
            <w:noWrap/>
            <w:vAlign w:val="center"/>
          </w:tcPr>
          <w:p w14:paraId="03AC0587" w14:textId="3252687F"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-0.018</w:t>
            </w:r>
          </w:p>
        </w:tc>
        <w:tc>
          <w:tcPr>
            <w:tcW w:w="946" w:type="dxa"/>
            <w:tcBorders>
              <w:top w:val="nil"/>
              <w:left w:val="nil"/>
              <w:bottom w:val="single" w:sz="4" w:space="0" w:color="auto"/>
              <w:right w:val="nil"/>
            </w:tcBorders>
            <w:shd w:val="clear" w:color="auto" w:fill="auto"/>
            <w:noWrap/>
            <w:vAlign w:val="center"/>
          </w:tcPr>
          <w:p w14:paraId="795CAB96" w14:textId="1E7F97FF"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-0.223</w:t>
            </w:r>
          </w:p>
        </w:tc>
        <w:tc>
          <w:tcPr>
            <w:tcW w:w="1019" w:type="dxa"/>
            <w:tcBorders>
              <w:top w:val="nil"/>
              <w:left w:val="nil"/>
              <w:bottom w:val="single" w:sz="4" w:space="0" w:color="auto"/>
              <w:right w:val="nil"/>
            </w:tcBorders>
            <w:shd w:val="clear" w:color="auto" w:fill="auto"/>
            <w:noWrap/>
            <w:vAlign w:val="center"/>
          </w:tcPr>
          <w:p w14:paraId="732F8563" w14:textId="1FF6CC88"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0.940</w:t>
            </w:r>
          </w:p>
        </w:tc>
        <w:tc>
          <w:tcPr>
            <w:tcW w:w="939" w:type="dxa"/>
            <w:tcBorders>
              <w:top w:val="nil"/>
              <w:left w:val="nil"/>
              <w:bottom w:val="single" w:sz="4" w:space="0" w:color="auto"/>
              <w:right w:val="nil"/>
            </w:tcBorders>
            <w:shd w:val="clear" w:color="auto" w:fill="auto"/>
            <w:noWrap/>
            <w:vAlign w:val="center"/>
          </w:tcPr>
          <w:p w14:paraId="011D1663" w14:textId="5A114E67"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0.006</w:t>
            </w:r>
          </w:p>
        </w:tc>
        <w:tc>
          <w:tcPr>
            <w:tcW w:w="859" w:type="dxa"/>
            <w:tcBorders>
              <w:top w:val="nil"/>
              <w:left w:val="nil"/>
              <w:bottom w:val="single" w:sz="4" w:space="0" w:color="auto"/>
              <w:right w:val="nil"/>
            </w:tcBorders>
            <w:shd w:val="clear" w:color="auto" w:fill="auto"/>
            <w:noWrap/>
            <w:vAlign w:val="center"/>
          </w:tcPr>
          <w:p w14:paraId="53F08B56" w14:textId="64F9ACD1"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-0.049</w:t>
            </w:r>
          </w:p>
        </w:tc>
      </w:tr>
      <w:tr w:rsidR="00750507" w:rsidRPr="00C213BD" w14:paraId="347FE9AA" w14:textId="77777777" w:rsidTr="00593BC5">
        <w:trPr>
          <w:trHeight w:val="318"/>
        </w:trPr>
        <w:tc>
          <w:tcPr>
            <w:tcW w:w="1255" w:type="dxa"/>
            <w:tcBorders>
              <w:top w:val="single" w:sz="4" w:space="0" w:color="auto"/>
              <w:left w:val="nil"/>
              <w:bottom w:val="nil"/>
              <w:right w:val="nil"/>
            </w:tcBorders>
            <w:shd w:val="clear" w:color="auto" w:fill="auto"/>
            <w:noWrap/>
            <w:vAlign w:val="center"/>
          </w:tcPr>
          <w:p w14:paraId="7A49DF5F"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SOUTH</w:t>
            </w:r>
          </w:p>
        </w:tc>
        <w:tc>
          <w:tcPr>
            <w:tcW w:w="925" w:type="dxa"/>
            <w:tcBorders>
              <w:top w:val="single" w:sz="4" w:space="0" w:color="auto"/>
              <w:left w:val="nil"/>
              <w:bottom w:val="nil"/>
              <w:right w:val="nil"/>
            </w:tcBorders>
            <w:shd w:val="clear" w:color="auto" w:fill="auto"/>
            <w:vAlign w:val="center"/>
          </w:tcPr>
          <w:p w14:paraId="7F0B3F90" w14:textId="4BC905FA"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single" w:sz="4" w:space="0" w:color="auto"/>
              <w:left w:val="nil"/>
              <w:bottom w:val="nil"/>
              <w:right w:val="nil"/>
            </w:tcBorders>
            <w:shd w:val="clear" w:color="auto" w:fill="auto"/>
            <w:noWrap/>
            <w:vAlign w:val="center"/>
          </w:tcPr>
          <w:p w14:paraId="6D92617C" w14:textId="373EF485"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-0.143</w:t>
            </w:r>
          </w:p>
        </w:tc>
        <w:tc>
          <w:tcPr>
            <w:tcW w:w="1044" w:type="dxa"/>
            <w:tcBorders>
              <w:top w:val="single" w:sz="4" w:space="0" w:color="auto"/>
              <w:left w:val="nil"/>
              <w:bottom w:val="nil"/>
              <w:right w:val="nil"/>
            </w:tcBorders>
            <w:shd w:val="clear" w:color="auto" w:fill="auto"/>
            <w:noWrap/>
            <w:vAlign w:val="center"/>
          </w:tcPr>
          <w:p w14:paraId="23B2BAB9" w14:textId="0537593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0.065</w:t>
            </w:r>
          </w:p>
        </w:tc>
        <w:tc>
          <w:tcPr>
            <w:tcW w:w="1104" w:type="dxa"/>
            <w:tcBorders>
              <w:top w:val="single" w:sz="4" w:space="0" w:color="auto"/>
              <w:left w:val="nil"/>
              <w:bottom w:val="nil"/>
              <w:right w:val="nil"/>
            </w:tcBorders>
            <w:shd w:val="clear" w:color="auto" w:fill="auto"/>
            <w:noWrap/>
            <w:vAlign w:val="center"/>
          </w:tcPr>
          <w:p w14:paraId="1AB21B9C" w14:textId="3765CCEC"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0.526</w:t>
            </w:r>
          </w:p>
        </w:tc>
        <w:tc>
          <w:tcPr>
            <w:tcW w:w="1179" w:type="dxa"/>
            <w:tcBorders>
              <w:top w:val="single" w:sz="4" w:space="0" w:color="auto"/>
              <w:left w:val="nil"/>
              <w:bottom w:val="nil"/>
              <w:right w:val="nil"/>
            </w:tcBorders>
            <w:shd w:val="clear" w:color="auto" w:fill="auto"/>
            <w:noWrap/>
            <w:vAlign w:val="center"/>
          </w:tcPr>
          <w:p w14:paraId="3DD9DF54" w14:textId="577359F1"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0.063</w:t>
            </w:r>
          </w:p>
        </w:tc>
        <w:tc>
          <w:tcPr>
            <w:tcW w:w="1043" w:type="dxa"/>
            <w:tcBorders>
              <w:top w:val="single" w:sz="4" w:space="0" w:color="auto"/>
              <w:left w:val="nil"/>
              <w:bottom w:val="nil"/>
              <w:right w:val="nil"/>
            </w:tcBorders>
            <w:shd w:val="clear" w:color="auto" w:fill="auto"/>
            <w:noWrap/>
            <w:vAlign w:val="center"/>
          </w:tcPr>
          <w:p w14:paraId="6A596112" w14:textId="7F4E5514"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-0.034</w:t>
            </w:r>
          </w:p>
        </w:tc>
        <w:tc>
          <w:tcPr>
            <w:tcW w:w="1019" w:type="dxa"/>
            <w:tcBorders>
              <w:top w:val="single" w:sz="4" w:space="0" w:color="auto"/>
              <w:left w:val="nil"/>
              <w:bottom w:val="nil"/>
              <w:right w:val="nil"/>
            </w:tcBorders>
            <w:shd w:val="clear" w:color="auto" w:fill="auto"/>
            <w:noWrap/>
            <w:vAlign w:val="center"/>
          </w:tcPr>
          <w:p w14:paraId="01EDDB4A" w14:textId="7B22DAF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-0.038</w:t>
            </w:r>
          </w:p>
        </w:tc>
        <w:tc>
          <w:tcPr>
            <w:tcW w:w="939" w:type="dxa"/>
            <w:tcBorders>
              <w:top w:val="single" w:sz="4" w:space="0" w:color="auto"/>
              <w:left w:val="nil"/>
              <w:bottom w:val="nil"/>
              <w:right w:val="nil"/>
            </w:tcBorders>
            <w:shd w:val="clear" w:color="auto" w:fill="auto"/>
            <w:noWrap/>
            <w:vAlign w:val="center"/>
          </w:tcPr>
          <w:p w14:paraId="1D026101" w14:textId="033856DC"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0.042</w:t>
            </w:r>
          </w:p>
        </w:tc>
        <w:tc>
          <w:tcPr>
            <w:tcW w:w="946" w:type="dxa"/>
            <w:tcBorders>
              <w:top w:val="single" w:sz="4" w:space="0" w:color="auto"/>
              <w:left w:val="nil"/>
              <w:bottom w:val="nil"/>
              <w:right w:val="nil"/>
            </w:tcBorders>
            <w:shd w:val="clear" w:color="auto" w:fill="auto"/>
            <w:noWrap/>
            <w:vAlign w:val="center"/>
          </w:tcPr>
          <w:p w14:paraId="7F5022E7" w14:textId="2368F0E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0.087</w:t>
            </w:r>
          </w:p>
        </w:tc>
        <w:tc>
          <w:tcPr>
            <w:tcW w:w="1019" w:type="dxa"/>
            <w:tcBorders>
              <w:top w:val="single" w:sz="4" w:space="0" w:color="auto"/>
              <w:left w:val="nil"/>
              <w:bottom w:val="nil"/>
              <w:right w:val="nil"/>
            </w:tcBorders>
            <w:shd w:val="clear" w:color="auto" w:fill="auto"/>
            <w:noWrap/>
            <w:vAlign w:val="center"/>
          </w:tcPr>
          <w:p w14:paraId="4057E9F6" w14:textId="0BEE32CD"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0.163</w:t>
            </w:r>
          </w:p>
        </w:tc>
        <w:tc>
          <w:tcPr>
            <w:tcW w:w="939" w:type="dxa"/>
            <w:tcBorders>
              <w:top w:val="single" w:sz="4" w:space="0" w:color="auto"/>
              <w:left w:val="nil"/>
              <w:bottom w:val="nil"/>
              <w:right w:val="nil"/>
            </w:tcBorders>
            <w:shd w:val="clear" w:color="auto" w:fill="auto"/>
            <w:noWrap/>
            <w:vAlign w:val="center"/>
          </w:tcPr>
          <w:p w14:paraId="07B74788" w14:textId="4C1F900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-0.079</w:t>
            </w:r>
          </w:p>
        </w:tc>
        <w:tc>
          <w:tcPr>
            <w:tcW w:w="859" w:type="dxa"/>
            <w:tcBorders>
              <w:top w:val="single" w:sz="4" w:space="0" w:color="auto"/>
              <w:left w:val="nil"/>
              <w:bottom w:val="nil"/>
              <w:right w:val="nil"/>
            </w:tcBorders>
            <w:shd w:val="clear" w:color="auto" w:fill="auto"/>
            <w:noWrap/>
            <w:vAlign w:val="center"/>
          </w:tcPr>
          <w:p w14:paraId="1D3FD29F" w14:textId="71E5472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-0.038</w:t>
            </w:r>
          </w:p>
        </w:tc>
      </w:tr>
      <w:tr w:rsidR="00871BDD" w:rsidRPr="00C213BD" w14:paraId="457D1CFA" w14:textId="77777777" w:rsidTr="00593BC5">
        <w:trPr>
          <w:trHeight w:val="318"/>
        </w:trPr>
        <w:tc>
          <w:tcPr>
            <w:tcW w:w="1255" w:type="dxa"/>
            <w:tcBorders>
              <w:top w:val="nil"/>
              <w:left w:val="nil"/>
              <w:bottom w:val="nil"/>
              <w:right w:val="nil"/>
            </w:tcBorders>
            <w:shd w:val="clear" w:color="auto" w:fill="auto"/>
            <w:noWrap/>
            <w:vAlign w:val="center"/>
          </w:tcPr>
          <w:p w14:paraId="2A33F8AC"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26D7B720"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HOWA</w:t>
            </w:r>
          </w:p>
        </w:tc>
        <w:tc>
          <w:tcPr>
            <w:tcW w:w="1068" w:type="dxa"/>
            <w:tcBorders>
              <w:top w:val="nil"/>
              <w:left w:val="nil"/>
              <w:bottom w:val="nil"/>
              <w:right w:val="nil"/>
            </w:tcBorders>
            <w:shd w:val="clear" w:color="auto" w:fill="auto"/>
            <w:noWrap/>
            <w:vAlign w:val="center"/>
          </w:tcPr>
          <w:p w14:paraId="3C991BE5" w14:textId="6AE248B5"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-0.330</w:t>
            </w:r>
          </w:p>
        </w:tc>
        <w:tc>
          <w:tcPr>
            <w:tcW w:w="1044" w:type="dxa"/>
            <w:tcBorders>
              <w:top w:val="nil"/>
              <w:left w:val="nil"/>
              <w:bottom w:val="nil"/>
              <w:right w:val="nil"/>
            </w:tcBorders>
            <w:shd w:val="clear" w:color="auto" w:fill="auto"/>
            <w:noWrap/>
            <w:vAlign w:val="center"/>
          </w:tcPr>
          <w:p w14:paraId="58CFEECA" w14:textId="1BC4C6B5"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-0.362</w:t>
            </w:r>
          </w:p>
        </w:tc>
        <w:tc>
          <w:tcPr>
            <w:tcW w:w="1104" w:type="dxa"/>
            <w:tcBorders>
              <w:top w:val="nil"/>
              <w:left w:val="nil"/>
              <w:bottom w:val="nil"/>
              <w:right w:val="nil"/>
            </w:tcBorders>
            <w:shd w:val="clear" w:color="auto" w:fill="auto"/>
            <w:noWrap/>
            <w:vAlign w:val="center"/>
          </w:tcPr>
          <w:p w14:paraId="3C08A9FA" w14:textId="32640563"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0.330</w:t>
            </w:r>
          </w:p>
        </w:tc>
        <w:tc>
          <w:tcPr>
            <w:tcW w:w="1179" w:type="dxa"/>
            <w:tcBorders>
              <w:top w:val="nil"/>
              <w:left w:val="nil"/>
              <w:bottom w:val="nil"/>
              <w:right w:val="nil"/>
            </w:tcBorders>
            <w:shd w:val="clear" w:color="auto" w:fill="auto"/>
            <w:noWrap/>
            <w:vAlign w:val="center"/>
          </w:tcPr>
          <w:p w14:paraId="336DB98F" w14:textId="32565D0E"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0.092</w:t>
            </w:r>
          </w:p>
        </w:tc>
        <w:tc>
          <w:tcPr>
            <w:tcW w:w="1043" w:type="dxa"/>
            <w:tcBorders>
              <w:top w:val="nil"/>
              <w:left w:val="nil"/>
              <w:bottom w:val="nil"/>
              <w:right w:val="nil"/>
            </w:tcBorders>
            <w:shd w:val="clear" w:color="auto" w:fill="auto"/>
            <w:noWrap/>
            <w:vAlign w:val="center"/>
          </w:tcPr>
          <w:p w14:paraId="13745F58" w14:textId="4F9B4BF4"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-0.077</w:t>
            </w:r>
          </w:p>
        </w:tc>
        <w:tc>
          <w:tcPr>
            <w:tcW w:w="1019" w:type="dxa"/>
            <w:tcBorders>
              <w:top w:val="nil"/>
              <w:left w:val="nil"/>
              <w:bottom w:val="nil"/>
              <w:right w:val="nil"/>
            </w:tcBorders>
            <w:shd w:val="clear" w:color="auto" w:fill="auto"/>
            <w:noWrap/>
            <w:vAlign w:val="center"/>
          </w:tcPr>
          <w:p w14:paraId="727A75E1" w14:textId="713221CA"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0.084</w:t>
            </w:r>
          </w:p>
        </w:tc>
        <w:tc>
          <w:tcPr>
            <w:tcW w:w="939" w:type="dxa"/>
            <w:tcBorders>
              <w:top w:val="nil"/>
              <w:left w:val="nil"/>
              <w:bottom w:val="nil"/>
              <w:right w:val="nil"/>
            </w:tcBorders>
            <w:shd w:val="clear" w:color="auto" w:fill="auto"/>
            <w:noWrap/>
            <w:vAlign w:val="center"/>
          </w:tcPr>
          <w:p w14:paraId="5F091A71" w14:textId="64A4CAC3"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-0.078</w:t>
            </w:r>
          </w:p>
        </w:tc>
        <w:tc>
          <w:tcPr>
            <w:tcW w:w="946" w:type="dxa"/>
            <w:tcBorders>
              <w:top w:val="nil"/>
              <w:left w:val="nil"/>
              <w:bottom w:val="nil"/>
              <w:right w:val="nil"/>
            </w:tcBorders>
            <w:shd w:val="clear" w:color="auto" w:fill="auto"/>
            <w:noWrap/>
            <w:vAlign w:val="center"/>
          </w:tcPr>
          <w:p w14:paraId="7B485BDB" w14:textId="1EDC0F2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0.056</w:t>
            </w:r>
          </w:p>
        </w:tc>
        <w:tc>
          <w:tcPr>
            <w:tcW w:w="1019" w:type="dxa"/>
            <w:tcBorders>
              <w:top w:val="nil"/>
              <w:left w:val="nil"/>
              <w:bottom w:val="nil"/>
              <w:right w:val="nil"/>
            </w:tcBorders>
            <w:shd w:val="clear" w:color="auto" w:fill="auto"/>
            <w:noWrap/>
            <w:vAlign w:val="center"/>
          </w:tcPr>
          <w:p w14:paraId="21F8D599" w14:textId="1222CB5A"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0.148</w:t>
            </w:r>
          </w:p>
        </w:tc>
        <w:tc>
          <w:tcPr>
            <w:tcW w:w="939" w:type="dxa"/>
            <w:tcBorders>
              <w:top w:val="nil"/>
              <w:left w:val="nil"/>
              <w:bottom w:val="nil"/>
              <w:right w:val="nil"/>
            </w:tcBorders>
            <w:shd w:val="clear" w:color="auto" w:fill="auto"/>
            <w:noWrap/>
            <w:vAlign w:val="center"/>
          </w:tcPr>
          <w:p w14:paraId="62271DEE" w14:textId="3B03A45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-0.184</w:t>
            </w:r>
          </w:p>
        </w:tc>
        <w:tc>
          <w:tcPr>
            <w:tcW w:w="859" w:type="dxa"/>
            <w:tcBorders>
              <w:top w:val="nil"/>
              <w:left w:val="nil"/>
              <w:bottom w:val="nil"/>
              <w:right w:val="nil"/>
            </w:tcBorders>
            <w:shd w:val="clear" w:color="auto" w:fill="auto"/>
            <w:noWrap/>
            <w:vAlign w:val="center"/>
          </w:tcPr>
          <w:p w14:paraId="11B41B04" w14:textId="31B62D95"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-0.026</w:t>
            </w:r>
          </w:p>
        </w:tc>
      </w:tr>
      <w:tr w:rsidR="00871BDD" w:rsidRPr="00C213BD" w14:paraId="5A4FF46D" w14:textId="77777777" w:rsidTr="00593BC5">
        <w:trPr>
          <w:trHeight w:val="318"/>
        </w:trPr>
        <w:tc>
          <w:tcPr>
            <w:tcW w:w="1255" w:type="dxa"/>
            <w:tcBorders>
              <w:top w:val="nil"/>
              <w:left w:val="nil"/>
              <w:bottom w:val="nil"/>
              <w:right w:val="nil"/>
            </w:tcBorders>
            <w:shd w:val="clear" w:color="auto" w:fill="auto"/>
            <w:noWrap/>
            <w:vAlign w:val="center"/>
          </w:tcPr>
          <w:p w14:paraId="6BCD8952"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719FB36"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WEWA</w:t>
            </w:r>
          </w:p>
        </w:tc>
        <w:tc>
          <w:tcPr>
            <w:tcW w:w="1068" w:type="dxa"/>
            <w:tcBorders>
              <w:top w:val="nil"/>
              <w:left w:val="nil"/>
              <w:bottom w:val="nil"/>
              <w:right w:val="nil"/>
            </w:tcBorders>
            <w:shd w:val="clear" w:color="auto" w:fill="auto"/>
            <w:noWrap/>
            <w:vAlign w:val="center"/>
          </w:tcPr>
          <w:p w14:paraId="4AC71A29" w14:textId="34FF6EFE"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-0.849</w:t>
            </w:r>
          </w:p>
        </w:tc>
        <w:tc>
          <w:tcPr>
            <w:tcW w:w="1044" w:type="dxa"/>
            <w:tcBorders>
              <w:top w:val="nil"/>
              <w:left w:val="nil"/>
              <w:bottom w:val="nil"/>
              <w:right w:val="nil"/>
            </w:tcBorders>
            <w:shd w:val="clear" w:color="auto" w:fill="auto"/>
            <w:noWrap/>
            <w:vAlign w:val="center"/>
          </w:tcPr>
          <w:p w14:paraId="5343850A" w14:textId="4651D32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-2.348</w:t>
            </w:r>
          </w:p>
        </w:tc>
        <w:tc>
          <w:tcPr>
            <w:tcW w:w="1104" w:type="dxa"/>
            <w:tcBorders>
              <w:top w:val="nil"/>
              <w:left w:val="nil"/>
              <w:bottom w:val="nil"/>
              <w:right w:val="nil"/>
            </w:tcBorders>
            <w:shd w:val="clear" w:color="auto" w:fill="auto"/>
            <w:noWrap/>
            <w:vAlign w:val="center"/>
          </w:tcPr>
          <w:p w14:paraId="6053AAEB" w14:textId="4C1E4094"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0.042</w:t>
            </w:r>
          </w:p>
        </w:tc>
        <w:tc>
          <w:tcPr>
            <w:tcW w:w="1179" w:type="dxa"/>
            <w:tcBorders>
              <w:top w:val="nil"/>
              <w:left w:val="nil"/>
              <w:bottom w:val="nil"/>
              <w:right w:val="nil"/>
            </w:tcBorders>
            <w:shd w:val="clear" w:color="auto" w:fill="auto"/>
            <w:noWrap/>
            <w:vAlign w:val="center"/>
          </w:tcPr>
          <w:p w14:paraId="04D0F4DB" w14:textId="3FA05D8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0.397</w:t>
            </w:r>
          </w:p>
        </w:tc>
        <w:tc>
          <w:tcPr>
            <w:tcW w:w="1043" w:type="dxa"/>
            <w:tcBorders>
              <w:top w:val="nil"/>
              <w:left w:val="nil"/>
              <w:bottom w:val="nil"/>
              <w:right w:val="nil"/>
            </w:tcBorders>
            <w:shd w:val="clear" w:color="auto" w:fill="auto"/>
            <w:noWrap/>
            <w:vAlign w:val="center"/>
          </w:tcPr>
          <w:p w14:paraId="5F4E3638" w14:textId="0632111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-0.123</w:t>
            </w:r>
          </w:p>
        </w:tc>
        <w:tc>
          <w:tcPr>
            <w:tcW w:w="1019" w:type="dxa"/>
            <w:tcBorders>
              <w:top w:val="nil"/>
              <w:left w:val="nil"/>
              <w:bottom w:val="nil"/>
              <w:right w:val="nil"/>
            </w:tcBorders>
            <w:shd w:val="clear" w:color="auto" w:fill="auto"/>
            <w:noWrap/>
            <w:vAlign w:val="center"/>
          </w:tcPr>
          <w:p w14:paraId="5682F92E" w14:textId="49C6668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-0.170</w:t>
            </w:r>
          </w:p>
        </w:tc>
        <w:tc>
          <w:tcPr>
            <w:tcW w:w="939" w:type="dxa"/>
            <w:tcBorders>
              <w:top w:val="nil"/>
              <w:left w:val="nil"/>
              <w:bottom w:val="nil"/>
              <w:right w:val="nil"/>
            </w:tcBorders>
            <w:shd w:val="clear" w:color="auto" w:fill="auto"/>
            <w:noWrap/>
            <w:vAlign w:val="center"/>
          </w:tcPr>
          <w:p w14:paraId="799E36B2" w14:textId="5B58850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-0.200</w:t>
            </w:r>
          </w:p>
        </w:tc>
        <w:tc>
          <w:tcPr>
            <w:tcW w:w="946" w:type="dxa"/>
            <w:tcBorders>
              <w:top w:val="nil"/>
              <w:left w:val="nil"/>
              <w:bottom w:val="nil"/>
              <w:right w:val="nil"/>
            </w:tcBorders>
            <w:shd w:val="clear" w:color="auto" w:fill="auto"/>
            <w:noWrap/>
            <w:vAlign w:val="center"/>
          </w:tcPr>
          <w:p w14:paraId="45A53476" w14:textId="6DF4A05B"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0.205</w:t>
            </w:r>
          </w:p>
        </w:tc>
        <w:tc>
          <w:tcPr>
            <w:tcW w:w="1019" w:type="dxa"/>
            <w:tcBorders>
              <w:top w:val="nil"/>
              <w:left w:val="nil"/>
              <w:bottom w:val="nil"/>
              <w:right w:val="nil"/>
            </w:tcBorders>
            <w:shd w:val="clear" w:color="auto" w:fill="auto"/>
            <w:noWrap/>
            <w:vAlign w:val="center"/>
          </w:tcPr>
          <w:p w14:paraId="6DDA7EFC" w14:textId="5CB8A71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0.001</w:t>
            </w:r>
          </w:p>
        </w:tc>
        <w:tc>
          <w:tcPr>
            <w:tcW w:w="939" w:type="dxa"/>
            <w:tcBorders>
              <w:top w:val="nil"/>
              <w:left w:val="nil"/>
              <w:bottom w:val="nil"/>
              <w:right w:val="nil"/>
            </w:tcBorders>
            <w:shd w:val="clear" w:color="auto" w:fill="auto"/>
            <w:noWrap/>
            <w:vAlign w:val="center"/>
          </w:tcPr>
          <w:p w14:paraId="72468DDE" w14:textId="32EEE3B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-0.043</w:t>
            </w:r>
          </w:p>
        </w:tc>
        <w:tc>
          <w:tcPr>
            <w:tcW w:w="859" w:type="dxa"/>
            <w:tcBorders>
              <w:top w:val="nil"/>
              <w:left w:val="nil"/>
              <w:bottom w:val="nil"/>
              <w:right w:val="nil"/>
            </w:tcBorders>
            <w:shd w:val="clear" w:color="auto" w:fill="auto"/>
            <w:noWrap/>
            <w:vAlign w:val="center"/>
          </w:tcPr>
          <w:p w14:paraId="17BD7576" w14:textId="11A2AC7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0.193</w:t>
            </w:r>
          </w:p>
        </w:tc>
      </w:tr>
      <w:tr w:rsidR="00871BDD" w:rsidRPr="00C213BD" w14:paraId="4693C9AD" w14:textId="77777777" w:rsidTr="00593BC5">
        <w:trPr>
          <w:trHeight w:val="335"/>
        </w:trPr>
        <w:tc>
          <w:tcPr>
            <w:tcW w:w="1255" w:type="dxa"/>
            <w:tcBorders>
              <w:top w:val="nil"/>
              <w:left w:val="nil"/>
              <w:bottom w:val="single" w:sz="8" w:space="0" w:color="auto"/>
              <w:right w:val="nil"/>
            </w:tcBorders>
            <w:shd w:val="clear" w:color="auto" w:fill="auto"/>
            <w:noWrap/>
            <w:vAlign w:val="center"/>
          </w:tcPr>
          <w:p w14:paraId="4860DB27"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46C4540A"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ACFL</w:t>
            </w:r>
          </w:p>
        </w:tc>
        <w:tc>
          <w:tcPr>
            <w:tcW w:w="1068" w:type="dxa"/>
            <w:tcBorders>
              <w:top w:val="nil"/>
              <w:left w:val="nil"/>
              <w:bottom w:val="single" w:sz="8" w:space="0" w:color="auto"/>
              <w:right w:val="nil"/>
            </w:tcBorders>
            <w:shd w:val="clear" w:color="auto" w:fill="auto"/>
            <w:noWrap/>
            <w:vAlign w:val="center"/>
          </w:tcPr>
          <w:p w14:paraId="74D8DA8C" w14:textId="42ABAAD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-0.444</w:t>
            </w:r>
          </w:p>
        </w:tc>
        <w:tc>
          <w:tcPr>
            <w:tcW w:w="1044" w:type="dxa"/>
            <w:tcBorders>
              <w:top w:val="nil"/>
              <w:left w:val="nil"/>
              <w:bottom w:val="single" w:sz="8" w:space="0" w:color="auto"/>
              <w:right w:val="nil"/>
            </w:tcBorders>
            <w:shd w:val="clear" w:color="auto" w:fill="auto"/>
            <w:noWrap/>
            <w:vAlign w:val="center"/>
          </w:tcPr>
          <w:p w14:paraId="3E4521AC" w14:textId="303F929F"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-1.262</w:t>
            </w:r>
          </w:p>
        </w:tc>
        <w:tc>
          <w:tcPr>
            <w:tcW w:w="1104" w:type="dxa"/>
            <w:tcBorders>
              <w:top w:val="nil"/>
              <w:left w:val="nil"/>
              <w:bottom w:val="single" w:sz="8" w:space="0" w:color="auto"/>
              <w:right w:val="nil"/>
            </w:tcBorders>
            <w:shd w:val="clear" w:color="auto" w:fill="auto"/>
            <w:noWrap/>
            <w:vAlign w:val="center"/>
          </w:tcPr>
          <w:p w14:paraId="7D29A437" w14:textId="24E74281"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0.212</w:t>
            </w:r>
          </w:p>
        </w:tc>
        <w:tc>
          <w:tcPr>
            <w:tcW w:w="1179" w:type="dxa"/>
            <w:tcBorders>
              <w:top w:val="nil"/>
              <w:left w:val="nil"/>
              <w:bottom w:val="single" w:sz="8" w:space="0" w:color="auto"/>
              <w:right w:val="nil"/>
            </w:tcBorders>
            <w:shd w:val="clear" w:color="auto" w:fill="auto"/>
            <w:noWrap/>
            <w:vAlign w:val="center"/>
          </w:tcPr>
          <w:p w14:paraId="418DBEED" w14:textId="2AFD0C7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0.288</w:t>
            </w:r>
          </w:p>
        </w:tc>
        <w:tc>
          <w:tcPr>
            <w:tcW w:w="1043" w:type="dxa"/>
            <w:tcBorders>
              <w:top w:val="nil"/>
              <w:left w:val="nil"/>
              <w:bottom w:val="single" w:sz="8" w:space="0" w:color="auto"/>
              <w:right w:val="nil"/>
            </w:tcBorders>
            <w:shd w:val="clear" w:color="auto" w:fill="auto"/>
            <w:noWrap/>
            <w:vAlign w:val="center"/>
          </w:tcPr>
          <w:p w14:paraId="75E26821" w14:textId="24A68D17"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0.075</w:t>
            </w:r>
          </w:p>
        </w:tc>
        <w:tc>
          <w:tcPr>
            <w:tcW w:w="1019" w:type="dxa"/>
            <w:tcBorders>
              <w:top w:val="nil"/>
              <w:left w:val="nil"/>
              <w:bottom w:val="single" w:sz="8" w:space="0" w:color="auto"/>
              <w:right w:val="nil"/>
            </w:tcBorders>
            <w:shd w:val="clear" w:color="auto" w:fill="auto"/>
            <w:noWrap/>
            <w:vAlign w:val="center"/>
          </w:tcPr>
          <w:p w14:paraId="09C1B89F" w14:textId="47A4C92F"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-0.150</w:t>
            </w:r>
          </w:p>
        </w:tc>
        <w:tc>
          <w:tcPr>
            <w:tcW w:w="939" w:type="dxa"/>
            <w:tcBorders>
              <w:top w:val="nil"/>
              <w:left w:val="nil"/>
              <w:bottom w:val="single" w:sz="8" w:space="0" w:color="auto"/>
              <w:right w:val="nil"/>
            </w:tcBorders>
            <w:shd w:val="clear" w:color="auto" w:fill="auto"/>
            <w:noWrap/>
            <w:vAlign w:val="center"/>
          </w:tcPr>
          <w:p w14:paraId="67D45E56" w14:textId="47EE2650"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-0.043</w:t>
            </w:r>
          </w:p>
        </w:tc>
        <w:tc>
          <w:tcPr>
            <w:tcW w:w="946" w:type="dxa"/>
            <w:tcBorders>
              <w:top w:val="nil"/>
              <w:left w:val="nil"/>
              <w:bottom w:val="single" w:sz="8" w:space="0" w:color="auto"/>
              <w:right w:val="nil"/>
            </w:tcBorders>
            <w:shd w:val="clear" w:color="auto" w:fill="auto"/>
            <w:noWrap/>
            <w:vAlign w:val="center"/>
          </w:tcPr>
          <w:p w14:paraId="5933FA62" w14:textId="4A95717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0.118</w:t>
            </w:r>
          </w:p>
        </w:tc>
        <w:tc>
          <w:tcPr>
            <w:tcW w:w="1019" w:type="dxa"/>
            <w:tcBorders>
              <w:top w:val="nil"/>
              <w:left w:val="nil"/>
              <w:bottom w:val="single" w:sz="8" w:space="0" w:color="auto"/>
              <w:right w:val="nil"/>
            </w:tcBorders>
            <w:shd w:val="clear" w:color="auto" w:fill="auto"/>
            <w:noWrap/>
            <w:vAlign w:val="center"/>
          </w:tcPr>
          <w:p w14:paraId="3A196615" w14:textId="5265C880"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0.367</w:t>
            </w:r>
          </w:p>
        </w:tc>
        <w:tc>
          <w:tcPr>
            <w:tcW w:w="939" w:type="dxa"/>
            <w:tcBorders>
              <w:top w:val="nil"/>
              <w:left w:val="nil"/>
              <w:bottom w:val="single" w:sz="8" w:space="0" w:color="auto"/>
              <w:right w:val="nil"/>
            </w:tcBorders>
            <w:shd w:val="clear" w:color="auto" w:fill="auto"/>
            <w:noWrap/>
            <w:vAlign w:val="center"/>
          </w:tcPr>
          <w:p w14:paraId="7B6DFD5B" w14:textId="443CD9C3"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-0.070</w:t>
            </w:r>
          </w:p>
        </w:tc>
        <w:tc>
          <w:tcPr>
            <w:tcW w:w="859" w:type="dxa"/>
            <w:tcBorders>
              <w:top w:val="nil"/>
              <w:left w:val="nil"/>
              <w:bottom w:val="single" w:sz="8" w:space="0" w:color="auto"/>
              <w:right w:val="nil"/>
            </w:tcBorders>
            <w:shd w:val="clear" w:color="auto" w:fill="auto"/>
            <w:noWrap/>
            <w:vAlign w:val="center"/>
          </w:tcPr>
          <w:p w14:paraId="459D8212" w14:textId="1F338E98"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-0.134</w:t>
            </w:r>
          </w:p>
        </w:tc>
      </w:tr>
      <w:tr w:rsidR="00750507" w:rsidRPr="00C213BD" w14:paraId="647C1A0B" w14:textId="77777777" w:rsidTr="00593BC5">
        <w:trPr>
          <w:trHeight w:val="318"/>
        </w:trPr>
        <w:tc>
          <w:tcPr>
            <w:tcW w:w="1255" w:type="dxa"/>
            <w:tcBorders>
              <w:top w:val="nil"/>
              <w:left w:val="nil"/>
              <w:bottom w:val="nil"/>
              <w:right w:val="nil"/>
            </w:tcBorders>
            <w:shd w:val="clear" w:color="auto" w:fill="auto"/>
            <w:noWrap/>
            <w:vAlign w:val="center"/>
          </w:tcPr>
          <w:p w14:paraId="2EACC339"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TRAILING</w:t>
            </w:r>
          </w:p>
        </w:tc>
        <w:tc>
          <w:tcPr>
            <w:tcW w:w="925" w:type="dxa"/>
            <w:tcBorders>
              <w:top w:val="nil"/>
              <w:left w:val="nil"/>
              <w:bottom w:val="nil"/>
              <w:right w:val="nil"/>
            </w:tcBorders>
            <w:shd w:val="clear" w:color="auto" w:fill="auto"/>
            <w:vAlign w:val="center"/>
          </w:tcPr>
          <w:p w14:paraId="34CA1F39" w14:textId="79F72361"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nil"/>
              <w:left w:val="nil"/>
              <w:bottom w:val="nil"/>
              <w:right w:val="nil"/>
            </w:tcBorders>
            <w:shd w:val="clear" w:color="auto" w:fill="auto"/>
            <w:noWrap/>
            <w:vAlign w:val="center"/>
          </w:tcPr>
          <w:p w14:paraId="491CAC6B" w14:textId="2654C3F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-0.021</w:t>
            </w:r>
          </w:p>
        </w:tc>
        <w:tc>
          <w:tcPr>
            <w:tcW w:w="1044" w:type="dxa"/>
            <w:tcBorders>
              <w:top w:val="nil"/>
              <w:left w:val="nil"/>
              <w:bottom w:val="nil"/>
              <w:right w:val="nil"/>
            </w:tcBorders>
            <w:shd w:val="clear" w:color="auto" w:fill="auto"/>
            <w:noWrap/>
            <w:vAlign w:val="center"/>
          </w:tcPr>
          <w:p w14:paraId="6C0F4F1F" w14:textId="1CEE871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-0.097</w:t>
            </w:r>
          </w:p>
        </w:tc>
        <w:tc>
          <w:tcPr>
            <w:tcW w:w="1104" w:type="dxa"/>
            <w:tcBorders>
              <w:top w:val="nil"/>
              <w:left w:val="nil"/>
              <w:bottom w:val="nil"/>
              <w:right w:val="nil"/>
            </w:tcBorders>
            <w:shd w:val="clear" w:color="auto" w:fill="auto"/>
            <w:noWrap/>
            <w:vAlign w:val="center"/>
          </w:tcPr>
          <w:p w14:paraId="225B58B1" w14:textId="05C1453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-0.010</w:t>
            </w:r>
          </w:p>
        </w:tc>
        <w:tc>
          <w:tcPr>
            <w:tcW w:w="1179" w:type="dxa"/>
            <w:tcBorders>
              <w:top w:val="nil"/>
              <w:left w:val="nil"/>
              <w:bottom w:val="nil"/>
              <w:right w:val="nil"/>
            </w:tcBorders>
            <w:shd w:val="clear" w:color="auto" w:fill="auto"/>
            <w:noWrap/>
            <w:vAlign w:val="center"/>
          </w:tcPr>
          <w:p w14:paraId="25663EAB" w14:textId="628909D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0.003</w:t>
            </w:r>
          </w:p>
        </w:tc>
        <w:tc>
          <w:tcPr>
            <w:tcW w:w="1043" w:type="dxa"/>
            <w:tcBorders>
              <w:top w:val="nil"/>
              <w:left w:val="nil"/>
              <w:bottom w:val="nil"/>
              <w:right w:val="nil"/>
            </w:tcBorders>
            <w:shd w:val="clear" w:color="auto" w:fill="auto"/>
            <w:noWrap/>
            <w:vAlign w:val="center"/>
          </w:tcPr>
          <w:p w14:paraId="5E7EDAB8" w14:textId="3E4CA75F"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0.004</w:t>
            </w:r>
          </w:p>
        </w:tc>
        <w:tc>
          <w:tcPr>
            <w:tcW w:w="1019" w:type="dxa"/>
            <w:tcBorders>
              <w:top w:val="nil"/>
              <w:left w:val="nil"/>
              <w:bottom w:val="nil"/>
              <w:right w:val="nil"/>
            </w:tcBorders>
            <w:shd w:val="clear" w:color="auto" w:fill="auto"/>
            <w:noWrap/>
            <w:vAlign w:val="center"/>
          </w:tcPr>
          <w:p w14:paraId="4399B250" w14:textId="1DBDCEE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0.014</w:t>
            </w:r>
          </w:p>
        </w:tc>
        <w:tc>
          <w:tcPr>
            <w:tcW w:w="939" w:type="dxa"/>
            <w:tcBorders>
              <w:top w:val="nil"/>
              <w:left w:val="nil"/>
              <w:bottom w:val="nil"/>
              <w:right w:val="nil"/>
            </w:tcBorders>
            <w:shd w:val="clear" w:color="auto" w:fill="auto"/>
            <w:noWrap/>
            <w:vAlign w:val="center"/>
          </w:tcPr>
          <w:p w14:paraId="7A5A8F5C" w14:textId="15B7B3F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-0.028</w:t>
            </w:r>
          </w:p>
        </w:tc>
        <w:tc>
          <w:tcPr>
            <w:tcW w:w="946" w:type="dxa"/>
            <w:tcBorders>
              <w:top w:val="nil"/>
              <w:left w:val="nil"/>
              <w:bottom w:val="nil"/>
              <w:right w:val="nil"/>
            </w:tcBorders>
            <w:shd w:val="clear" w:color="auto" w:fill="auto"/>
            <w:noWrap/>
            <w:vAlign w:val="center"/>
          </w:tcPr>
          <w:p w14:paraId="7F3AB6A0" w14:textId="437FACB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0.014</w:t>
            </w:r>
          </w:p>
        </w:tc>
        <w:tc>
          <w:tcPr>
            <w:tcW w:w="1019" w:type="dxa"/>
            <w:tcBorders>
              <w:top w:val="nil"/>
              <w:left w:val="nil"/>
              <w:bottom w:val="nil"/>
              <w:right w:val="nil"/>
            </w:tcBorders>
            <w:shd w:val="clear" w:color="auto" w:fill="auto"/>
            <w:noWrap/>
            <w:vAlign w:val="center"/>
          </w:tcPr>
          <w:p w14:paraId="0A7D2239" w14:textId="14130710"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0.029</w:t>
            </w:r>
          </w:p>
        </w:tc>
        <w:tc>
          <w:tcPr>
            <w:tcW w:w="939" w:type="dxa"/>
            <w:tcBorders>
              <w:top w:val="nil"/>
              <w:left w:val="nil"/>
              <w:bottom w:val="nil"/>
              <w:right w:val="nil"/>
            </w:tcBorders>
            <w:shd w:val="clear" w:color="auto" w:fill="auto"/>
            <w:noWrap/>
            <w:vAlign w:val="center"/>
          </w:tcPr>
          <w:p w14:paraId="7D968F30" w14:textId="3902A4F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0.002</w:t>
            </w:r>
          </w:p>
        </w:tc>
        <w:tc>
          <w:tcPr>
            <w:tcW w:w="859" w:type="dxa"/>
            <w:tcBorders>
              <w:top w:val="nil"/>
              <w:left w:val="nil"/>
              <w:bottom w:val="nil"/>
              <w:right w:val="nil"/>
            </w:tcBorders>
            <w:shd w:val="clear" w:color="auto" w:fill="auto"/>
            <w:noWrap/>
            <w:vAlign w:val="center"/>
          </w:tcPr>
          <w:p w14:paraId="14002445" w14:textId="357F5B6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0.003</w:t>
            </w:r>
          </w:p>
        </w:tc>
      </w:tr>
      <w:tr w:rsidR="00750507" w:rsidRPr="00C213BD" w14:paraId="736058F4" w14:textId="77777777" w:rsidTr="00593BC5">
        <w:trPr>
          <w:trHeight w:val="318"/>
        </w:trPr>
        <w:tc>
          <w:tcPr>
            <w:tcW w:w="1255" w:type="dxa"/>
            <w:tcBorders>
              <w:top w:val="nil"/>
              <w:left w:val="nil"/>
              <w:bottom w:val="nil"/>
              <w:right w:val="nil"/>
            </w:tcBorders>
            <w:shd w:val="clear" w:color="auto" w:fill="auto"/>
            <w:noWrap/>
            <w:vAlign w:val="center"/>
          </w:tcPr>
          <w:p w14:paraId="080013EE" w14:textId="77777777" w:rsidR="00A6717E" w:rsidRPr="00C213BD"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06095593"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BLBW</w:t>
            </w:r>
          </w:p>
        </w:tc>
        <w:tc>
          <w:tcPr>
            <w:tcW w:w="1068" w:type="dxa"/>
            <w:tcBorders>
              <w:top w:val="nil"/>
              <w:left w:val="nil"/>
              <w:bottom w:val="nil"/>
              <w:right w:val="nil"/>
            </w:tcBorders>
            <w:shd w:val="clear" w:color="auto" w:fill="auto"/>
            <w:noWrap/>
            <w:vAlign w:val="center"/>
          </w:tcPr>
          <w:p w14:paraId="2F24A026" w14:textId="71E1E5FD"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-0.033</w:t>
            </w:r>
          </w:p>
        </w:tc>
        <w:tc>
          <w:tcPr>
            <w:tcW w:w="1044" w:type="dxa"/>
            <w:tcBorders>
              <w:top w:val="nil"/>
              <w:left w:val="nil"/>
              <w:bottom w:val="nil"/>
              <w:right w:val="nil"/>
            </w:tcBorders>
            <w:shd w:val="clear" w:color="auto" w:fill="auto"/>
            <w:noWrap/>
            <w:vAlign w:val="center"/>
          </w:tcPr>
          <w:p w14:paraId="2B20B10A" w14:textId="024112E0"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0.101</w:t>
            </w:r>
          </w:p>
        </w:tc>
        <w:tc>
          <w:tcPr>
            <w:tcW w:w="1104" w:type="dxa"/>
            <w:tcBorders>
              <w:top w:val="nil"/>
              <w:left w:val="nil"/>
              <w:bottom w:val="nil"/>
              <w:right w:val="nil"/>
            </w:tcBorders>
            <w:shd w:val="clear" w:color="auto" w:fill="auto"/>
            <w:noWrap/>
            <w:vAlign w:val="center"/>
          </w:tcPr>
          <w:p w14:paraId="2034A14E" w14:textId="157DC783"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0.317</w:t>
            </w:r>
          </w:p>
        </w:tc>
        <w:tc>
          <w:tcPr>
            <w:tcW w:w="1179" w:type="dxa"/>
            <w:tcBorders>
              <w:top w:val="nil"/>
              <w:left w:val="nil"/>
              <w:bottom w:val="nil"/>
              <w:right w:val="nil"/>
            </w:tcBorders>
            <w:shd w:val="clear" w:color="auto" w:fill="auto"/>
            <w:noWrap/>
            <w:vAlign w:val="center"/>
          </w:tcPr>
          <w:p w14:paraId="1E1CEA8E" w14:textId="155B9F8C"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0.015</w:t>
            </w:r>
          </w:p>
        </w:tc>
        <w:tc>
          <w:tcPr>
            <w:tcW w:w="1043" w:type="dxa"/>
            <w:tcBorders>
              <w:top w:val="nil"/>
              <w:left w:val="nil"/>
              <w:bottom w:val="nil"/>
              <w:right w:val="nil"/>
            </w:tcBorders>
            <w:shd w:val="clear" w:color="auto" w:fill="auto"/>
            <w:noWrap/>
            <w:vAlign w:val="center"/>
          </w:tcPr>
          <w:p w14:paraId="565F0C6C" w14:textId="770475C1"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0.019</w:t>
            </w:r>
          </w:p>
        </w:tc>
        <w:tc>
          <w:tcPr>
            <w:tcW w:w="1019" w:type="dxa"/>
            <w:tcBorders>
              <w:top w:val="nil"/>
              <w:left w:val="nil"/>
              <w:bottom w:val="nil"/>
              <w:right w:val="nil"/>
            </w:tcBorders>
            <w:shd w:val="clear" w:color="auto" w:fill="auto"/>
            <w:noWrap/>
            <w:vAlign w:val="center"/>
          </w:tcPr>
          <w:p w14:paraId="176C65FA" w14:textId="01265A4A"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-0.054</w:t>
            </w:r>
          </w:p>
        </w:tc>
        <w:tc>
          <w:tcPr>
            <w:tcW w:w="939" w:type="dxa"/>
            <w:tcBorders>
              <w:top w:val="nil"/>
              <w:left w:val="nil"/>
              <w:bottom w:val="nil"/>
              <w:right w:val="nil"/>
            </w:tcBorders>
            <w:shd w:val="clear" w:color="auto" w:fill="auto"/>
            <w:noWrap/>
            <w:vAlign w:val="center"/>
          </w:tcPr>
          <w:p w14:paraId="3490DA06" w14:textId="37626F0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-0.133</w:t>
            </w:r>
          </w:p>
        </w:tc>
        <w:tc>
          <w:tcPr>
            <w:tcW w:w="946" w:type="dxa"/>
            <w:tcBorders>
              <w:top w:val="nil"/>
              <w:left w:val="nil"/>
              <w:bottom w:val="nil"/>
              <w:right w:val="nil"/>
            </w:tcBorders>
            <w:shd w:val="clear" w:color="auto" w:fill="auto"/>
            <w:noWrap/>
            <w:vAlign w:val="center"/>
          </w:tcPr>
          <w:p w14:paraId="3408E67B" w14:textId="5649FE1D"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0.452</w:t>
            </w:r>
          </w:p>
        </w:tc>
        <w:tc>
          <w:tcPr>
            <w:tcW w:w="1019" w:type="dxa"/>
            <w:tcBorders>
              <w:top w:val="nil"/>
              <w:left w:val="nil"/>
              <w:bottom w:val="nil"/>
              <w:right w:val="nil"/>
            </w:tcBorders>
            <w:shd w:val="clear" w:color="auto" w:fill="auto"/>
            <w:noWrap/>
            <w:vAlign w:val="center"/>
          </w:tcPr>
          <w:p w14:paraId="547ECF67" w14:textId="6FA68808"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0.160</w:t>
            </w:r>
          </w:p>
        </w:tc>
        <w:tc>
          <w:tcPr>
            <w:tcW w:w="939" w:type="dxa"/>
            <w:tcBorders>
              <w:top w:val="nil"/>
              <w:left w:val="nil"/>
              <w:bottom w:val="nil"/>
              <w:right w:val="nil"/>
            </w:tcBorders>
            <w:shd w:val="clear" w:color="auto" w:fill="auto"/>
            <w:noWrap/>
            <w:vAlign w:val="center"/>
          </w:tcPr>
          <w:p w14:paraId="1FE790A4" w14:textId="62BD918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0.051</w:t>
            </w:r>
          </w:p>
        </w:tc>
        <w:tc>
          <w:tcPr>
            <w:tcW w:w="859" w:type="dxa"/>
            <w:tcBorders>
              <w:top w:val="nil"/>
              <w:left w:val="nil"/>
              <w:bottom w:val="nil"/>
              <w:right w:val="nil"/>
            </w:tcBorders>
            <w:shd w:val="clear" w:color="auto" w:fill="auto"/>
            <w:noWrap/>
            <w:vAlign w:val="center"/>
          </w:tcPr>
          <w:p w14:paraId="11A49E7A" w14:textId="1D84637A"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-0.044</w:t>
            </w:r>
          </w:p>
        </w:tc>
      </w:tr>
      <w:tr w:rsidR="00750507" w:rsidRPr="00C213BD" w14:paraId="60EC988B" w14:textId="77777777" w:rsidTr="00593BC5">
        <w:trPr>
          <w:trHeight w:val="318"/>
        </w:trPr>
        <w:tc>
          <w:tcPr>
            <w:tcW w:w="1255" w:type="dxa"/>
            <w:tcBorders>
              <w:top w:val="nil"/>
              <w:left w:val="nil"/>
              <w:bottom w:val="nil"/>
              <w:right w:val="nil"/>
            </w:tcBorders>
            <w:shd w:val="clear" w:color="auto" w:fill="auto"/>
            <w:noWrap/>
            <w:vAlign w:val="center"/>
          </w:tcPr>
          <w:p w14:paraId="5241700A" w14:textId="77777777" w:rsidR="00A6717E" w:rsidRPr="00C213BD"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37422F3"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BTNW</w:t>
            </w:r>
          </w:p>
        </w:tc>
        <w:tc>
          <w:tcPr>
            <w:tcW w:w="1068" w:type="dxa"/>
            <w:tcBorders>
              <w:top w:val="nil"/>
              <w:left w:val="nil"/>
              <w:bottom w:val="nil"/>
              <w:right w:val="nil"/>
            </w:tcBorders>
            <w:shd w:val="clear" w:color="auto" w:fill="auto"/>
            <w:noWrap/>
            <w:vAlign w:val="center"/>
          </w:tcPr>
          <w:p w14:paraId="096D8CA9" w14:textId="7AE8EFB9"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-0.088</w:t>
            </w:r>
          </w:p>
        </w:tc>
        <w:tc>
          <w:tcPr>
            <w:tcW w:w="1044" w:type="dxa"/>
            <w:tcBorders>
              <w:top w:val="nil"/>
              <w:left w:val="nil"/>
              <w:bottom w:val="nil"/>
              <w:right w:val="nil"/>
            </w:tcBorders>
            <w:shd w:val="clear" w:color="auto" w:fill="auto"/>
            <w:noWrap/>
            <w:vAlign w:val="center"/>
          </w:tcPr>
          <w:p w14:paraId="4AB9F4B4" w14:textId="55417315"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-0.008</w:t>
            </w:r>
          </w:p>
        </w:tc>
        <w:tc>
          <w:tcPr>
            <w:tcW w:w="1104" w:type="dxa"/>
            <w:tcBorders>
              <w:top w:val="nil"/>
              <w:left w:val="nil"/>
              <w:bottom w:val="nil"/>
              <w:right w:val="nil"/>
            </w:tcBorders>
            <w:shd w:val="clear" w:color="auto" w:fill="auto"/>
            <w:noWrap/>
            <w:vAlign w:val="center"/>
          </w:tcPr>
          <w:p w14:paraId="5AED77E7" w14:textId="4AE8D59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-0.008</w:t>
            </w:r>
          </w:p>
        </w:tc>
        <w:tc>
          <w:tcPr>
            <w:tcW w:w="1179" w:type="dxa"/>
            <w:tcBorders>
              <w:top w:val="nil"/>
              <w:left w:val="nil"/>
              <w:bottom w:val="nil"/>
              <w:right w:val="nil"/>
            </w:tcBorders>
            <w:shd w:val="clear" w:color="auto" w:fill="auto"/>
            <w:noWrap/>
            <w:vAlign w:val="center"/>
          </w:tcPr>
          <w:p w14:paraId="631DC2F1" w14:textId="6157612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-0.073</w:t>
            </w:r>
          </w:p>
        </w:tc>
        <w:tc>
          <w:tcPr>
            <w:tcW w:w="1043" w:type="dxa"/>
            <w:tcBorders>
              <w:top w:val="nil"/>
              <w:left w:val="nil"/>
              <w:bottom w:val="nil"/>
              <w:right w:val="nil"/>
            </w:tcBorders>
            <w:shd w:val="clear" w:color="auto" w:fill="auto"/>
            <w:noWrap/>
            <w:vAlign w:val="center"/>
          </w:tcPr>
          <w:p w14:paraId="07CC7238" w14:textId="70368701"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-0.002</w:t>
            </w:r>
          </w:p>
        </w:tc>
        <w:tc>
          <w:tcPr>
            <w:tcW w:w="1019" w:type="dxa"/>
            <w:tcBorders>
              <w:top w:val="nil"/>
              <w:left w:val="nil"/>
              <w:bottom w:val="nil"/>
              <w:right w:val="nil"/>
            </w:tcBorders>
            <w:shd w:val="clear" w:color="auto" w:fill="auto"/>
            <w:noWrap/>
            <w:vAlign w:val="center"/>
          </w:tcPr>
          <w:p w14:paraId="49467994" w14:textId="76E624E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0.056</w:t>
            </w:r>
          </w:p>
        </w:tc>
        <w:tc>
          <w:tcPr>
            <w:tcW w:w="939" w:type="dxa"/>
            <w:tcBorders>
              <w:top w:val="nil"/>
              <w:left w:val="nil"/>
              <w:bottom w:val="nil"/>
              <w:right w:val="nil"/>
            </w:tcBorders>
            <w:shd w:val="clear" w:color="auto" w:fill="auto"/>
            <w:noWrap/>
            <w:vAlign w:val="center"/>
          </w:tcPr>
          <w:p w14:paraId="2FB2F530" w14:textId="76228F5A"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-0.059</w:t>
            </w:r>
          </w:p>
        </w:tc>
        <w:tc>
          <w:tcPr>
            <w:tcW w:w="946" w:type="dxa"/>
            <w:tcBorders>
              <w:top w:val="nil"/>
              <w:left w:val="nil"/>
              <w:bottom w:val="nil"/>
              <w:right w:val="nil"/>
            </w:tcBorders>
            <w:shd w:val="clear" w:color="auto" w:fill="auto"/>
            <w:noWrap/>
            <w:vAlign w:val="center"/>
          </w:tcPr>
          <w:p w14:paraId="7F7504C8" w14:textId="26E25D04"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-0.099</w:t>
            </w:r>
          </w:p>
        </w:tc>
        <w:tc>
          <w:tcPr>
            <w:tcW w:w="1019" w:type="dxa"/>
            <w:tcBorders>
              <w:top w:val="nil"/>
              <w:left w:val="nil"/>
              <w:bottom w:val="nil"/>
              <w:right w:val="nil"/>
            </w:tcBorders>
            <w:shd w:val="clear" w:color="auto" w:fill="auto"/>
            <w:noWrap/>
            <w:vAlign w:val="center"/>
          </w:tcPr>
          <w:p w14:paraId="47455E66" w14:textId="55173CE4"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0.028</w:t>
            </w:r>
          </w:p>
        </w:tc>
        <w:tc>
          <w:tcPr>
            <w:tcW w:w="939" w:type="dxa"/>
            <w:tcBorders>
              <w:top w:val="nil"/>
              <w:left w:val="nil"/>
              <w:bottom w:val="nil"/>
              <w:right w:val="nil"/>
            </w:tcBorders>
            <w:shd w:val="clear" w:color="auto" w:fill="auto"/>
            <w:noWrap/>
            <w:vAlign w:val="center"/>
          </w:tcPr>
          <w:p w14:paraId="4B433EB4" w14:textId="7787D9E1"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0.029</w:t>
            </w:r>
          </w:p>
        </w:tc>
        <w:tc>
          <w:tcPr>
            <w:tcW w:w="859" w:type="dxa"/>
            <w:tcBorders>
              <w:top w:val="nil"/>
              <w:left w:val="nil"/>
              <w:bottom w:val="nil"/>
              <w:right w:val="nil"/>
            </w:tcBorders>
            <w:shd w:val="clear" w:color="auto" w:fill="auto"/>
            <w:noWrap/>
            <w:vAlign w:val="center"/>
          </w:tcPr>
          <w:p w14:paraId="6DC95C73" w14:textId="31BE91E3"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0.007</w:t>
            </w:r>
          </w:p>
        </w:tc>
      </w:tr>
      <w:tr w:rsidR="00750507" w:rsidRPr="00C213BD" w14:paraId="4F05990B" w14:textId="77777777" w:rsidTr="00593BC5">
        <w:trPr>
          <w:trHeight w:val="318"/>
        </w:trPr>
        <w:tc>
          <w:tcPr>
            <w:tcW w:w="1255" w:type="dxa"/>
            <w:tcBorders>
              <w:top w:val="nil"/>
              <w:left w:val="nil"/>
              <w:bottom w:val="nil"/>
              <w:right w:val="nil"/>
            </w:tcBorders>
            <w:shd w:val="clear" w:color="auto" w:fill="auto"/>
            <w:noWrap/>
            <w:vAlign w:val="center"/>
          </w:tcPr>
          <w:p w14:paraId="6FA4F492" w14:textId="77777777" w:rsidR="00A6717E" w:rsidRPr="00C213BD"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26476A58"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BTBW</w:t>
            </w:r>
          </w:p>
        </w:tc>
        <w:tc>
          <w:tcPr>
            <w:tcW w:w="1068" w:type="dxa"/>
            <w:tcBorders>
              <w:top w:val="nil"/>
              <w:left w:val="nil"/>
              <w:bottom w:val="nil"/>
              <w:right w:val="nil"/>
            </w:tcBorders>
            <w:shd w:val="clear" w:color="auto" w:fill="auto"/>
            <w:noWrap/>
            <w:vAlign w:val="center"/>
          </w:tcPr>
          <w:p w14:paraId="1CC77BA0" w14:textId="76EF82C2"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-0.014</w:t>
            </w:r>
          </w:p>
        </w:tc>
        <w:tc>
          <w:tcPr>
            <w:tcW w:w="1044" w:type="dxa"/>
            <w:tcBorders>
              <w:top w:val="nil"/>
              <w:left w:val="nil"/>
              <w:bottom w:val="nil"/>
              <w:right w:val="nil"/>
            </w:tcBorders>
            <w:shd w:val="clear" w:color="auto" w:fill="auto"/>
            <w:noWrap/>
            <w:vAlign w:val="center"/>
          </w:tcPr>
          <w:p w14:paraId="2BDE71CF" w14:textId="5D784FC0"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0.343</w:t>
            </w:r>
          </w:p>
        </w:tc>
        <w:tc>
          <w:tcPr>
            <w:tcW w:w="1104" w:type="dxa"/>
            <w:tcBorders>
              <w:top w:val="nil"/>
              <w:left w:val="nil"/>
              <w:bottom w:val="nil"/>
              <w:right w:val="nil"/>
            </w:tcBorders>
            <w:shd w:val="clear" w:color="auto" w:fill="auto"/>
            <w:noWrap/>
            <w:vAlign w:val="center"/>
          </w:tcPr>
          <w:p w14:paraId="0FC0CD05" w14:textId="6B985B94"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0.335</w:t>
            </w:r>
          </w:p>
        </w:tc>
        <w:tc>
          <w:tcPr>
            <w:tcW w:w="1179" w:type="dxa"/>
            <w:tcBorders>
              <w:top w:val="nil"/>
              <w:left w:val="nil"/>
              <w:bottom w:val="nil"/>
              <w:right w:val="nil"/>
            </w:tcBorders>
            <w:shd w:val="clear" w:color="auto" w:fill="auto"/>
            <w:noWrap/>
            <w:vAlign w:val="center"/>
          </w:tcPr>
          <w:p w14:paraId="728602D8" w14:textId="4EFE2D02"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0.087</w:t>
            </w:r>
          </w:p>
        </w:tc>
        <w:tc>
          <w:tcPr>
            <w:tcW w:w="1043" w:type="dxa"/>
            <w:tcBorders>
              <w:top w:val="nil"/>
              <w:left w:val="nil"/>
              <w:bottom w:val="nil"/>
              <w:right w:val="nil"/>
            </w:tcBorders>
            <w:shd w:val="clear" w:color="auto" w:fill="auto"/>
            <w:noWrap/>
            <w:vAlign w:val="center"/>
          </w:tcPr>
          <w:p w14:paraId="1A2803FE" w14:textId="0811837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0.017</w:t>
            </w:r>
          </w:p>
        </w:tc>
        <w:tc>
          <w:tcPr>
            <w:tcW w:w="1019" w:type="dxa"/>
            <w:tcBorders>
              <w:top w:val="nil"/>
              <w:left w:val="nil"/>
              <w:bottom w:val="nil"/>
              <w:right w:val="nil"/>
            </w:tcBorders>
            <w:shd w:val="clear" w:color="auto" w:fill="auto"/>
            <w:noWrap/>
            <w:vAlign w:val="center"/>
          </w:tcPr>
          <w:p w14:paraId="0C2DF3EE" w14:textId="22ED28A0"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-0.016</w:t>
            </w:r>
          </w:p>
        </w:tc>
        <w:tc>
          <w:tcPr>
            <w:tcW w:w="939" w:type="dxa"/>
            <w:tcBorders>
              <w:top w:val="nil"/>
              <w:left w:val="nil"/>
              <w:bottom w:val="nil"/>
              <w:right w:val="nil"/>
            </w:tcBorders>
            <w:shd w:val="clear" w:color="auto" w:fill="auto"/>
            <w:noWrap/>
            <w:vAlign w:val="center"/>
          </w:tcPr>
          <w:p w14:paraId="59F39DF8" w14:textId="7F3C4508"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-0.043</w:t>
            </w:r>
          </w:p>
        </w:tc>
        <w:tc>
          <w:tcPr>
            <w:tcW w:w="946" w:type="dxa"/>
            <w:tcBorders>
              <w:top w:val="nil"/>
              <w:left w:val="nil"/>
              <w:bottom w:val="nil"/>
              <w:right w:val="nil"/>
            </w:tcBorders>
            <w:shd w:val="clear" w:color="auto" w:fill="auto"/>
            <w:noWrap/>
            <w:vAlign w:val="center"/>
          </w:tcPr>
          <w:p w14:paraId="720008E2" w14:textId="46314BF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0.574</w:t>
            </w:r>
          </w:p>
        </w:tc>
        <w:tc>
          <w:tcPr>
            <w:tcW w:w="1019" w:type="dxa"/>
            <w:tcBorders>
              <w:top w:val="nil"/>
              <w:left w:val="nil"/>
              <w:bottom w:val="nil"/>
              <w:right w:val="nil"/>
            </w:tcBorders>
            <w:shd w:val="clear" w:color="auto" w:fill="auto"/>
            <w:noWrap/>
            <w:vAlign w:val="center"/>
          </w:tcPr>
          <w:p w14:paraId="0661C57C" w14:textId="6C3C8A43"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0.164</w:t>
            </w:r>
          </w:p>
        </w:tc>
        <w:tc>
          <w:tcPr>
            <w:tcW w:w="939" w:type="dxa"/>
            <w:tcBorders>
              <w:top w:val="nil"/>
              <w:left w:val="nil"/>
              <w:bottom w:val="nil"/>
              <w:right w:val="nil"/>
            </w:tcBorders>
            <w:shd w:val="clear" w:color="auto" w:fill="auto"/>
            <w:noWrap/>
            <w:vAlign w:val="center"/>
          </w:tcPr>
          <w:p w14:paraId="6FE1D16E" w14:textId="69912160"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0.007</w:t>
            </w:r>
          </w:p>
        </w:tc>
        <w:tc>
          <w:tcPr>
            <w:tcW w:w="859" w:type="dxa"/>
            <w:tcBorders>
              <w:top w:val="nil"/>
              <w:left w:val="nil"/>
              <w:bottom w:val="nil"/>
              <w:right w:val="nil"/>
            </w:tcBorders>
            <w:shd w:val="clear" w:color="auto" w:fill="auto"/>
            <w:noWrap/>
            <w:vAlign w:val="center"/>
          </w:tcPr>
          <w:p w14:paraId="452C4952" w14:textId="7FBA5595"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-0.065</w:t>
            </w:r>
          </w:p>
        </w:tc>
      </w:tr>
      <w:tr w:rsidR="00764EA6" w:rsidRPr="00C213BD" w14:paraId="4669838F" w14:textId="77777777" w:rsidTr="00593BC5">
        <w:trPr>
          <w:trHeight w:val="318"/>
        </w:trPr>
        <w:tc>
          <w:tcPr>
            <w:tcW w:w="1255" w:type="dxa"/>
            <w:tcBorders>
              <w:top w:val="nil"/>
              <w:left w:val="nil"/>
              <w:bottom w:val="nil"/>
              <w:right w:val="nil"/>
            </w:tcBorders>
            <w:shd w:val="clear" w:color="auto" w:fill="auto"/>
            <w:noWrap/>
            <w:vAlign w:val="center"/>
          </w:tcPr>
          <w:p w14:paraId="24CD1510" w14:textId="77777777" w:rsidR="00764EA6" w:rsidRPr="00C213BD"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6AADC706" w14:textId="77777777" w:rsidR="00764EA6" w:rsidRPr="00C213BD" w:rsidRDefault="00764EA6" w:rsidP="00764EA6">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CAWA</w:t>
            </w:r>
          </w:p>
        </w:tc>
        <w:tc>
          <w:tcPr>
            <w:tcW w:w="1068" w:type="dxa"/>
            <w:tcBorders>
              <w:top w:val="nil"/>
              <w:left w:val="nil"/>
              <w:bottom w:val="nil"/>
              <w:right w:val="nil"/>
            </w:tcBorders>
            <w:shd w:val="clear" w:color="auto" w:fill="auto"/>
            <w:noWrap/>
            <w:vAlign w:val="center"/>
          </w:tcPr>
          <w:p w14:paraId="27B92492" w14:textId="65237FCF" w:rsidR="00764EA6" w:rsidRPr="00C213BD" w:rsidRDefault="00764EA6"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0.119</w:t>
            </w:r>
          </w:p>
        </w:tc>
        <w:tc>
          <w:tcPr>
            <w:tcW w:w="1044" w:type="dxa"/>
            <w:tcBorders>
              <w:top w:val="nil"/>
              <w:left w:val="nil"/>
              <w:bottom w:val="nil"/>
              <w:right w:val="nil"/>
            </w:tcBorders>
            <w:shd w:val="clear" w:color="auto" w:fill="auto"/>
            <w:noWrap/>
            <w:vAlign w:val="center"/>
          </w:tcPr>
          <w:p w14:paraId="04BCC464" w14:textId="1DEB0AA9"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0.289</w:t>
            </w:r>
          </w:p>
        </w:tc>
        <w:tc>
          <w:tcPr>
            <w:tcW w:w="1104" w:type="dxa"/>
            <w:tcBorders>
              <w:top w:val="nil"/>
              <w:left w:val="nil"/>
              <w:bottom w:val="nil"/>
              <w:right w:val="nil"/>
            </w:tcBorders>
            <w:shd w:val="clear" w:color="auto" w:fill="auto"/>
            <w:noWrap/>
            <w:vAlign w:val="center"/>
          </w:tcPr>
          <w:p w14:paraId="58C6F184" w14:textId="5D04A7E5"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-0.153</w:t>
            </w:r>
          </w:p>
        </w:tc>
        <w:tc>
          <w:tcPr>
            <w:tcW w:w="1179" w:type="dxa"/>
            <w:tcBorders>
              <w:top w:val="nil"/>
              <w:left w:val="nil"/>
              <w:bottom w:val="nil"/>
              <w:right w:val="nil"/>
            </w:tcBorders>
            <w:shd w:val="clear" w:color="auto" w:fill="auto"/>
            <w:noWrap/>
            <w:vAlign w:val="center"/>
          </w:tcPr>
          <w:p w14:paraId="632C2FD7" w14:textId="16A9E65E"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-0.014</w:t>
            </w:r>
          </w:p>
        </w:tc>
        <w:tc>
          <w:tcPr>
            <w:tcW w:w="1043" w:type="dxa"/>
            <w:tcBorders>
              <w:top w:val="nil"/>
              <w:left w:val="nil"/>
              <w:bottom w:val="nil"/>
              <w:right w:val="nil"/>
            </w:tcBorders>
            <w:shd w:val="clear" w:color="auto" w:fill="auto"/>
            <w:noWrap/>
            <w:vAlign w:val="center"/>
          </w:tcPr>
          <w:p w14:paraId="3134319C" w14:textId="0EF76663"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-0.042</w:t>
            </w:r>
          </w:p>
        </w:tc>
        <w:tc>
          <w:tcPr>
            <w:tcW w:w="1019" w:type="dxa"/>
            <w:tcBorders>
              <w:top w:val="nil"/>
              <w:left w:val="nil"/>
              <w:bottom w:val="nil"/>
              <w:right w:val="nil"/>
            </w:tcBorders>
            <w:shd w:val="clear" w:color="auto" w:fill="auto"/>
            <w:noWrap/>
            <w:vAlign w:val="center"/>
          </w:tcPr>
          <w:p w14:paraId="3A5FF3BB" w14:textId="441FAD52"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0.023</w:t>
            </w:r>
          </w:p>
        </w:tc>
        <w:tc>
          <w:tcPr>
            <w:tcW w:w="939" w:type="dxa"/>
            <w:tcBorders>
              <w:top w:val="nil"/>
              <w:left w:val="nil"/>
              <w:bottom w:val="nil"/>
              <w:right w:val="nil"/>
            </w:tcBorders>
            <w:shd w:val="clear" w:color="auto" w:fill="auto"/>
            <w:noWrap/>
            <w:vAlign w:val="center"/>
          </w:tcPr>
          <w:p w14:paraId="0E162068" w14:textId="0E48F5F6"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0.222</w:t>
            </w:r>
          </w:p>
        </w:tc>
        <w:tc>
          <w:tcPr>
            <w:tcW w:w="946" w:type="dxa"/>
            <w:tcBorders>
              <w:top w:val="nil"/>
              <w:left w:val="nil"/>
              <w:bottom w:val="nil"/>
              <w:right w:val="nil"/>
            </w:tcBorders>
            <w:shd w:val="clear" w:color="auto" w:fill="auto"/>
            <w:noWrap/>
            <w:vAlign w:val="center"/>
          </w:tcPr>
          <w:p w14:paraId="01E5F699" w14:textId="2010A9AC"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0.106</w:t>
            </w:r>
          </w:p>
        </w:tc>
        <w:tc>
          <w:tcPr>
            <w:tcW w:w="1019" w:type="dxa"/>
            <w:tcBorders>
              <w:top w:val="nil"/>
              <w:left w:val="nil"/>
              <w:bottom w:val="nil"/>
              <w:right w:val="nil"/>
            </w:tcBorders>
            <w:shd w:val="clear" w:color="auto" w:fill="auto"/>
            <w:noWrap/>
            <w:vAlign w:val="center"/>
          </w:tcPr>
          <w:p w14:paraId="6E3203A0" w14:textId="3A49F404"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0.145</w:t>
            </w:r>
          </w:p>
        </w:tc>
        <w:tc>
          <w:tcPr>
            <w:tcW w:w="939" w:type="dxa"/>
            <w:tcBorders>
              <w:top w:val="nil"/>
              <w:left w:val="nil"/>
              <w:bottom w:val="nil"/>
              <w:right w:val="nil"/>
            </w:tcBorders>
            <w:shd w:val="clear" w:color="auto" w:fill="auto"/>
            <w:noWrap/>
            <w:vAlign w:val="center"/>
          </w:tcPr>
          <w:p w14:paraId="0FC20C3D" w14:textId="422310B3"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-0.008</w:t>
            </w:r>
          </w:p>
        </w:tc>
        <w:tc>
          <w:tcPr>
            <w:tcW w:w="859" w:type="dxa"/>
            <w:tcBorders>
              <w:top w:val="nil"/>
              <w:left w:val="nil"/>
              <w:bottom w:val="nil"/>
              <w:right w:val="nil"/>
            </w:tcBorders>
            <w:shd w:val="clear" w:color="auto" w:fill="auto"/>
            <w:noWrap/>
            <w:vAlign w:val="center"/>
          </w:tcPr>
          <w:p w14:paraId="225C34FD" w14:textId="5644754C"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0.045</w:t>
            </w:r>
          </w:p>
        </w:tc>
      </w:tr>
      <w:tr w:rsidR="00772134" w:rsidRPr="00C213BD" w14:paraId="0DA51842" w14:textId="77777777" w:rsidTr="00593BC5">
        <w:trPr>
          <w:trHeight w:val="318"/>
        </w:trPr>
        <w:tc>
          <w:tcPr>
            <w:tcW w:w="1255" w:type="dxa"/>
            <w:tcBorders>
              <w:top w:val="nil"/>
              <w:left w:val="nil"/>
              <w:bottom w:val="nil"/>
              <w:right w:val="nil"/>
            </w:tcBorders>
            <w:shd w:val="clear" w:color="auto" w:fill="auto"/>
            <w:noWrap/>
            <w:vAlign w:val="center"/>
          </w:tcPr>
          <w:p w14:paraId="58E8E0E3" w14:textId="77777777" w:rsidR="00772134" w:rsidRPr="00C213BD" w:rsidRDefault="00772134" w:rsidP="00772134">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7908396E" w14:textId="77777777" w:rsidR="00772134" w:rsidRPr="00C213BD" w:rsidRDefault="00772134" w:rsidP="00772134">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VEER</w:t>
            </w:r>
          </w:p>
        </w:tc>
        <w:tc>
          <w:tcPr>
            <w:tcW w:w="1068" w:type="dxa"/>
            <w:tcBorders>
              <w:top w:val="nil"/>
              <w:left w:val="nil"/>
              <w:bottom w:val="nil"/>
              <w:right w:val="nil"/>
            </w:tcBorders>
            <w:shd w:val="clear" w:color="auto" w:fill="auto"/>
            <w:noWrap/>
            <w:vAlign w:val="center"/>
          </w:tcPr>
          <w:p w14:paraId="4B90306A" w14:textId="13FA0B43" w:rsidR="00772134" w:rsidRPr="00C213BD" w:rsidRDefault="0077213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-0.239</w:t>
            </w:r>
          </w:p>
        </w:tc>
        <w:tc>
          <w:tcPr>
            <w:tcW w:w="1044" w:type="dxa"/>
            <w:tcBorders>
              <w:top w:val="nil"/>
              <w:left w:val="nil"/>
              <w:bottom w:val="nil"/>
              <w:right w:val="nil"/>
            </w:tcBorders>
            <w:shd w:val="clear" w:color="auto" w:fill="auto"/>
            <w:noWrap/>
            <w:vAlign w:val="center"/>
          </w:tcPr>
          <w:p w14:paraId="759E2B4B" w14:textId="7A8EC611"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0.082</w:t>
            </w:r>
          </w:p>
        </w:tc>
        <w:tc>
          <w:tcPr>
            <w:tcW w:w="1104" w:type="dxa"/>
            <w:tcBorders>
              <w:top w:val="nil"/>
              <w:left w:val="nil"/>
              <w:bottom w:val="nil"/>
              <w:right w:val="nil"/>
            </w:tcBorders>
            <w:shd w:val="clear" w:color="auto" w:fill="auto"/>
            <w:noWrap/>
            <w:vAlign w:val="center"/>
          </w:tcPr>
          <w:p w14:paraId="4FEFE5D0" w14:textId="52516FA0"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0.946</w:t>
            </w:r>
          </w:p>
        </w:tc>
        <w:tc>
          <w:tcPr>
            <w:tcW w:w="1179" w:type="dxa"/>
            <w:tcBorders>
              <w:top w:val="nil"/>
              <w:left w:val="nil"/>
              <w:bottom w:val="nil"/>
              <w:right w:val="nil"/>
            </w:tcBorders>
            <w:shd w:val="clear" w:color="auto" w:fill="auto"/>
            <w:noWrap/>
            <w:vAlign w:val="center"/>
          </w:tcPr>
          <w:p w14:paraId="41504949" w14:textId="19342F82"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0.080</w:t>
            </w:r>
          </w:p>
        </w:tc>
        <w:tc>
          <w:tcPr>
            <w:tcW w:w="1043" w:type="dxa"/>
            <w:tcBorders>
              <w:top w:val="nil"/>
              <w:left w:val="nil"/>
              <w:bottom w:val="nil"/>
              <w:right w:val="nil"/>
            </w:tcBorders>
            <w:shd w:val="clear" w:color="auto" w:fill="auto"/>
            <w:noWrap/>
            <w:vAlign w:val="center"/>
          </w:tcPr>
          <w:p w14:paraId="40183E80" w14:textId="020F54AA"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0.045</w:t>
            </w:r>
          </w:p>
        </w:tc>
        <w:tc>
          <w:tcPr>
            <w:tcW w:w="1019" w:type="dxa"/>
            <w:tcBorders>
              <w:top w:val="nil"/>
              <w:left w:val="nil"/>
              <w:bottom w:val="nil"/>
              <w:right w:val="nil"/>
            </w:tcBorders>
            <w:shd w:val="clear" w:color="auto" w:fill="auto"/>
            <w:noWrap/>
            <w:vAlign w:val="center"/>
          </w:tcPr>
          <w:p w14:paraId="7D228B30" w14:textId="212FA758"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-0.149</w:t>
            </w:r>
          </w:p>
        </w:tc>
        <w:tc>
          <w:tcPr>
            <w:tcW w:w="939" w:type="dxa"/>
            <w:tcBorders>
              <w:top w:val="nil"/>
              <w:left w:val="nil"/>
              <w:bottom w:val="nil"/>
              <w:right w:val="nil"/>
            </w:tcBorders>
            <w:shd w:val="clear" w:color="auto" w:fill="auto"/>
            <w:noWrap/>
            <w:vAlign w:val="center"/>
          </w:tcPr>
          <w:p w14:paraId="3142B6B6" w14:textId="3C33AD8B"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-0.113</w:t>
            </w:r>
          </w:p>
        </w:tc>
        <w:tc>
          <w:tcPr>
            <w:tcW w:w="946" w:type="dxa"/>
            <w:tcBorders>
              <w:top w:val="nil"/>
              <w:left w:val="nil"/>
              <w:bottom w:val="nil"/>
              <w:right w:val="nil"/>
            </w:tcBorders>
            <w:shd w:val="clear" w:color="auto" w:fill="auto"/>
            <w:noWrap/>
            <w:vAlign w:val="center"/>
          </w:tcPr>
          <w:p w14:paraId="67682AC6" w14:textId="25957E6C"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0.740</w:t>
            </w:r>
          </w:p>
        </w:tc>
        <w:tc>
          <w:tcPr>
            <w:tcW w:w="1019" w:type="dxa"/>
            <w:tcBorders>
              <w:top w:val="nil"/>
              <w:left w:val="nil"/>
              <w:bottom w:val="nil"/>
              <w:right w:val="nil"/>
            </w:tcBorders>
            <w:shd w:val="clear" w:color="auto" w:fill="auto"/>
            <w:noWrap/>
            <w:vAlign w:val="center"/>
          </w:tcPr>
          <w:p w14:paraId="223DD2C9" w14:textId="731FAF4D"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0.141</w:t>
            </w:r>
          </w:p>
        </w:tc>
        <w:tc>
          <w:tcPr>
            <w:tcW w:w="939" w:type="dxa"/>
            <w:tcBorders>
              <w:top w:val="nil"/>
              <w:left w:val="nil"/>
              <w:bottom w:val="nil"/>
              <w:right w:val="nil"/>
            </w:tcBorders>
            <w:shd w:val="clear" w:color="auto" w:fill="auto"/>
            <w:noWrap/>
            <w:vAlign w:val="center"/>
          </w:tcPr>
          <w:p w14:paraId="38CC2F3A" w14:textId="21951469"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0.003</w:t>
            </w:r>
          </w:p>
        </w:tc>
        <w:tc>
          <w:tcPr>
            <w:tcW w:w="859" w:type="dxa"/>
            <w:tcBorders>
              <w:top w:val="nil"/>
              <w:left w:val="nil"/>
              <w:bottom w:val="nil"/>
              <w:right w:val="nil"/>
            </w:tcBorders>
            <w:shd w:val="clear" w:color="auto" w:fill="auto"/>
            <w:noWrap/>
            <w:vAlign w:val="center"/>
          </w:tcPr>
          <w:p w14:paraId="0C3CA57B" w14:textId="6F3CC84C"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-0.106</w:t>
            </w:r>
          </w:p>
        </w:tc>
      </w:tr>
      <w:tr w:rsidR="00936AAC" w:rsidRPr="00C213BD" w14:paraId="1117F118" w14:textId="77777777" w:rsidTr="00593BC5">
        <w:trPr>
          <w:trHeight w:val="335"/>
        </w:trPr>
        <w:tc>
          <w:tcPr>
            <w:tcW w:w="1255" w:type="dxa"/>
            <w:tcBorders>
              <w:top w:val="nil"/>
              <w:left w:val="nil"/>
              <w:bottom w:val="single" w:sz="8" w:space="0" w:color="auto"/>
              <w:right w:val="nil"/>
            </w:tcBorders>
            <w:shd w:val="clear" w:color="auto" w:fill="auto"/>
            <w:noWrap/>
            <w:vAlign w:val="center"/>
          </w:tcPr>
          <w:p w14:paraId="11A054C6" w14:textId="77777777" w:rsidR="00936AAC" w:rsidRPr="00C213BD" w:rsidRDefault="00936AAC" w:rsidP="00936AAC">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4EE0FDA1" w14:textId="77777777" w:rsidR="00936AAC" w:rsidRPr="00C213BD" w:rsidRDefault="00936AAC" w:rsidP="00936AA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LEFL</w:t>
            </w:r>
          </w:p>
        </w:tc>
        <w:tc>
          <w:tcPr>
            <w:tcW w:w="1068" w:type="dxa"/>
            <w:tcBorders>
              <w:top w:val="nil"/>
              <w:left w:val="nil"/>
              <w:bottom w:val="single" w:sz="8" w:space="0" w:color="auto"/>
              <w:right w:val="nil"/>
            </w:tcBorders>
            <w:shd w:val="clear" w:color="auto" w:fill="auto"/>
            <w:noWrap/>
            <w:vAlign w:val="center"/>
          </w:tcPr>
          <w:p w14:paraId="286EF131" w14:textId="1E65B1D6"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0.829</w:t>
            </w:r>
          </w:p>
        </w:tc>
        <w:tc>
          <w:tcPr>
            <w:tcW w:w="1044" w:type="dxa"/>
            <w:tcBorders>
              <w:top w:val="nil"/>
              <w:left w:val="nil"/>
              <w:bottom w:val="single" w:sz="8" w:space="0" w:color="auto"/>
              <w:right w:val="nil"/>
            </w:tcBorders>
            <w:shd w:val="clear" w:color="auto" w:fill="auto"/>
            <w:noWrap/>
            <w:vAlign w:val="center"/>
          </w:tcPr>
          <w:p w14:paraId="4327A743" w14:textId="3E642194"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-0.672</w:t>
            </w:r>
          </w:p>
        </w:tc>
        <w:tc>
          <w:tcPr>
            <w:tcW w:w="1104" w:type="dxa"/>
            <w:tcBorders>
              <w:top w:val="nil"/>
              <w:left w:val="nil"/>
              <w:bottom w:val="single" w:sz="8" w:space="0" w:color="auto"/>
              <w:right w:val="nil"/>
            </w:tcBorders>
            <w:shd w:val="clear" w:color="auto" w:fill="auto"/>
            <w:noWrap/>
            <w:vAlign w:val="center"/>
          </w:tcPr>
          <w:p w14:paraId="63489399" w14:textId="22690582"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0.622</w:t>
            </w:r>
          </w:p>
        </w:tc>
        <w:tc>
          <w:tcPr>
            <w:tcW w:w="1179" w:type="dxa"/>
            <w:tcBorders>
              <w:top w:val="nil"/>
              <w:left w:val="nil"/>
              <w:bottom w:val="single" w:sz="8" w:space="0" w:color="auto"/>
              <w:right w:val="nil"/>
            </w:tcBorders>
            <w:shd w:val="clear" w:color="auto" w:fill="auto"/>
            <w:noWrap/>
            <w:vAlign w:val="center"/>
          </w:tcPr>
          <w:p w14:paraId="725341C0" w14:textId="3204FE6E"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0.783</w:t>
            </w:r>
          </w:p>
        </w:tc>
        <w:tc>
          <w:tcPr>
            <w:tcW w:w="1043" w:type="dxa"/>
            <w:tcBorders>
              <w:top w:val="nil"/>
              <w:left w:val="nil"/>
              <w:bottom w:val="single" w:sz="8" w:space="0" w:color="auto"/>
              <w:right w:val="nil"/>
            </w:tcBorders>
            <w:shd w:val="clear" w:color="auto" w:fill="auto"/>
            <w:noWrap/>
            <w:vAlign w:val="center"/>
          </w:tcPr>
          <w:p w14:paraId="7F0E5589" w14:textId="04A19044"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-0.069</w:t>
            </w:r>
          </w:p>
        </w:tc>
        <w:tc>
          <w:tcPr>
            <w:tcW w:w="1019" w:type="dxa"/>
            <w:tcBorders>
              <w:top w:val="nil"/>
              <w:left w:val="nil"/>
              <w:bottom w:val="single" w:sz="8" w:space="0" w:color="auto"/>
              <w:right w:val="nil"/>
            </w:tcBorders>
            <w:shd w:val="clear" w:color="auto" w:fill="auto"/>
            <w:noWrap/>
            <w:vAlign w:val="center"/>
          </w:tcPr>
          <w:p w14:paraId="63F47376" w14:textId="45282D10"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0.137</w:t>
            </w:r>
          </w:p>
        </w:tc>
        <w:tc>
          <w:tcPr>
            <w:tcW w:w="939" w:type="dxa"/>
            <w:tcBorders>
              <w:top w:val="nil"/>
              <w:left w:val="nil"/>
              <w:bottom w:val="single" w:sz="8" w:space="0" w:color="auto"/>
              <w:right w:val="nil"/>
            </w:tcBorders>
            <w:shd w:val="clear" w:color="auto" w:fill="auto"/>
            <w:noWrap/>
            <w:vAlign w:val="center"/>
          </w:tcPr>
          <w:p w14:paraId="33FE5819" w14:textId="315586AC"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0.626</w:t>
            </w:r>
          </w:p>
        </w:tc>
        <w:tc>
          <w:tcPr>
            <w:tcW w:w="946" w:type="dxa"/>
            <w:tcBorders>
              <w:top w:val="nil"/>
              <w:left w:val="nil"/>
              <w:bottom w:val="single" w:sz="8" w:space="0" w:color="auto"/>
              <w:right w:val="nil"/>
            </w:tcBorders>
            <w:shd w:val="clear" w:color="auto" w:fill="auto"/>
            <w:noWrap/>
            <w:vAlign w:val="center"/>
          </w:tcPr>
          <w:p w14:paraId="3F8695F1" w14:textId="391C2F61"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0.473</w:t>
            </w:r>
          </w:p>
        </w:tc>
        <w:tc>
          <w:tcPr>
            <w:tcW w:w="1019" w:type="dxa"/>
            <w:tcBorders>
              <w:top w:val="nil"/>
              <w:left w:val="nil"/>
              <w:bottom w:val="single" w:sz="8" w:space="0" w:color="auto"/>
              <w:right w:val="nil"/>
            </w:tcBorders>
            <w:shd w:val="clear" w:color="auto" w:fill="auto"/>
            <w:noWrap/>
            <w:vAlign w:val="center"/>
          </w:tcPr>
          <w:p w14:paraId="293316BE" w14:textId="09526D3D"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0.601</w:t>
            </w:r>
          </w:p>
        </w:tc>
        <w:tc>
          <w:tcPr>
            <w:tcW w:w="939" w:type="dxa"/>
            <w:tcBorders>
              <w:top w:val="nil"/>
              <w:left w:val="nil"/>
              <w:bottom w:val="single" w:sz="8" w:space="0" w:color="auto"/>
              <w:right w:val="nil"/>
            </w:tcBorders>
            <w:shd w:val="clear" w:color="auto" w:fill="auto"/>
            <w:noWrap/>
            <w:vAlign w:val="center"/>
          </w:tcPr>
          <w:p w14:paraId="27FC48D9" w14:textId="3A357E33"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-0.207</w:t>
            </w:r>
          </w:p>
        </w:tc>
        <w:tc>
          <w:tcPr>
            <w:tcW w:w="859" w:type="dxa"/>
            <w:tcBorders>
              <w:top w:val="nil"/>
              <w:left w:val="nil"/>
              <w:bottom w:val="single" w:sz="8" w:space="0" w:color="auto"/>
              <w:right w:val="nil"/>
            </w:tcBorders>
            <w:shd w:val="clear" w:color="auto" w:fill="auto"/>
            <w:noWrap/>
            <w:vAlign w:val="center"/>
          </w:tcPr>
          <w:p w14:paraId="14836DCC" w14:textId="3137377B"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0.041</w:t>
            </w:r>
          </w:p>
        </w:tc>
      </w:tr>
      <w:tr w:rsidR="00750507" w:rsidRPr="00C213BD" w14:paraId="543CCA61" w14:textId="77777777" w:rsidTr="00593BC5">
        <w:trPr>
          <w:trHeight w:val="318"/>
        </w:trPr>
        <w:tc>
          <w:tcPr>
            <w:tcW w:w="1255" w:type="dxa"/>
            <w:tcBorders>
              <w:top w:val="nil"/>
              <w:left w:val="nil"/>
              <w:bottom w:val="nil"/>
              <w:right w:val="nil"/>
            </w:tcBorders>
            <w:shd w:val="clear" w:color="auto" w:fill="auto"/>
            <w:noWrap/>
            <w:vAlign w:val="center"/>
          </w:tcPr>
          <w:p w14:paraId="5E88F238"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GENERAL</w:t>
            </w:r>
          </w:p>
        </w:tc>
        <w:tc>
          <w:tcPr>
            <w:tcW w:w="925" w:type="dxa"/>
            <w:tcBorders>
              <w:top w:val="nil"/>
              <w:left w:val="nil"/>
              <w:bottom w:val="nil"/>
              <w:right w:val="nil"/>
            </w:tcBorders>
            <w:shd w:val="clear" w:color="auto" w:fill="auto"/>
            <w:vAlign w:val="center"/>
          </w:tcPr>
          <w:p w14:paraId="46C139A4" w14:textId="19153F18"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nil"/>
              <w:left w:val="nil"/>
              <w:bottom w:val="nil"/>
              <w:right w:val="nil"/>
            </w:tcBorders>
            <w:shd w:val="clear" w:color="auto" w:fill="auto"/>
            <w:noWrap/>
            <w:vAlign w:val="center"/>
          </w:tcPr>
          <w:p w14:paraId="7DCD269C" w14:textId="4D39E64E"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0.011</w:t>
            </w:r>
          </w:p>
        </w:tc>
        <w:tc>
          <w:tcPr>
            <w:tcW w:w="1044" w:type="dxa"/>
            <w:tcBorders>
              <w:top w:val="nil"/>
              <w:left w:val="nil"/>
              <w:bottom w:val="nil"/>
              <w:right w:val="nil"/>
            </w:tcBorders>
            <w:shd w:val="clear" w:color="auto" w:fill="auto"/>
            <w:noWrap/>
            <w:vAlign w:val="center"/>
          </w:tcPr>
          <w:p w14:paraId="424F2D4D" w14:textId="41451062"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-0.020</w:t>
            </w:r>
          </w:p>
        </w:tc>
        <w:tc>
          <w:tcPr>
            <w:tcW w:w="1104" w:type="dxa"/>
            <w:tcBorders>
              <w:top w:val="nil"/>
              <w:left w:val="nil"/>
              <w:bottom w:val="nil"/>
              <w:right w:val="nil"/>
            </w:tcBorders>
            <w:shd w:val="clear" w:color="auto" w:fill="auto"/>
            <w:noWrap/>
            <w:vAlign w:val="center"/>
          </w:tcPr>
          <w:p w14:paraId="7289BBE9" w14:textId="11925579"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0.093</w:t>
            </w:r>
          </w:p>
        </w:tc>
        <w:tc>
          <w:tcPr>
            <w:tcW w:w="1179" w:type="dxa"/>
            <w:tcBorders>
              <w:top w:val="nil"/>
              <w:left w:val="nil"/>
              <w:bottom w:val="nil"/>
              <w:right w:val="nil"/>
            </w:tcBorders>
            <w:shd w:val="clear" w:color="auto" w:fill="auto"/>
            <w:noWrap/>
            <w:vAlign w:val="center"/>
          </w:tcPr>
          <w:p w14:paraId="28FACACA" w14:textId="35E5BC9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0.035</w:t>
            </w:r>
          </w:p>
        </w:tc>
        <w:tc>
          <w:tcPr>
            <w:tcW w:w="1043" w:type="dxa"/>
            <w:tcBorders>
              <w:top w:val="nil"/>
              <w:left w:val="nil"/>
              <w:bottom w:val="nil"/>
              <w:right w:val="nil"/>
            </w:tcBorders>
            <w:shd w:val="clear" w:color="auto" w:fill="auto"/>
            <w:noWrap/>
            <w:vAlign w:val="center"/>
          </w:tcPr>
          <w:p w14:paraId="384265A6" w14:textId="49804764"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-0.019</w:t>
            </w:r>
          </w:p>
        </w:tc>
        <w:tc>
          <w:tcPr>
            <w:tcW w:w="1019" w:type="dxa"/>
            <w:tcBorders>
              <w:top w:val="nil"/>
              <w:left w:val="nil"/>
              <w:bottom w:val="nil"/>
              <w:right w:val="nil"/>
            </w:tcBorders>
            <w:shd w:val="clear" w:color="auto" w:fill="auto"/>
            <w:noWrap/>
            <w:vAlign w:val="center"/>
          </w:tcPr>
          <w:p w14:paraId="664268F8" w14:textId="593FA80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0.002</w:t>
            </w:r>
          </w:p>
        </w:tc>
        <w:tc>
          <w:tcPr>
            <w:tcW w:w="939" w:type="dxa"/>
            <w:tcBorders>
              <w:top w:val="nil"/>
              <w:left w:val="nil"/>
              <w:bottom w:val="nil"/>
              <w:right w:val="nil"/>
            </w:tcBorders>
            <w:shd w:val="clear" w:color="auto" w:fill="auto"/>
            <w:noWrap/>
            <w:vAlign w:val="center"/>
          </w:tcPr>
          <w:p w14:paraId="1CC1DFDE" w14:textId="7A1F346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-0.008</w:t>
            </w:r>
          </w:p>
        </w:tc>
        <w:tc>
          <w:tcPr>
            <w:tcW w:w="946" w:type="dxa"/>
            <w:tcBorders>
              <w:top w:val="nil"/>
              <w:left w:val="nil"/>
              <w:bottom w:val="nil"/>
              <w:right w:val="nil"/>
            </w:tcBorders>
            <w:shd w:val="clear" w:color="auto" w:fill="auto"/>
            <w:noWrap/>
            <w:vAlign w:val="center"/>
          </w:tcPr>
          <w:p w14:paraId="54B5FF18" w14:textId="1A29E49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0.193</w:t>
            </w:r>
          </w:p>
        </w:tc>
        <w:tc>
          <w:tcPr>
            <w:tcW w:w="1019" w:type="dxa"/>
            <w:tcBorders>
              <w:top w:val="nil"/>
              <w:left w:val="nil"/>
              <w:bottom w:val="nil"/>
              <w:right w:val="nil"/>
            </w:tcBorders>
            <w:shd w:val="clear" w:color="auto" w:fill="auto"/>
            <w:noWrap/>
            <w:vAlign w:val="center"/>
          </w:tcPr>
          <w:p w14:paraId="65082571" w14:textId="5432CC2B"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0.074</w:t>
            </w:r>
          </w:p>
        </w:tc>
        <w:tc>
          <w:tcPr>
            <w:tcW w:w="939" w:type="dxa"/>
            <w:tcBorders>
              <w:top w:val="nil"/>
              <w:left w:val="nil"/>
              <w:bottom w:val="nil"/>
              <w:right w:val="nil"/>
            </w:tcBorders>
            <w:shd w:val="clear" w:color="auto" w:fill="auto"/>
            <w:noWrap/>
            <w:vAlign w:val="center"/>
          </w:tcPr>
          <w:p w14:paraId="04914535" w14:textId="3BCF759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-0.024</w:t>
            </w:r>
          </w:p>
        </w:tc>
        <w:tc>
          <w:tcPr>
            <w:tcW w:w="859" w:type="dxa"/>
            <w:tcBorders>
              <w:top w:val="nil"/>
              <w:left w:val="nil"/>
              <w:bottom w:val="nil"/>
              <w:right w:val="nil"/>
            </w:tcBorders>
            <w:shd w:val="clear" w:color="auto" w:fill="auto"/>
            <w:noWrap/>
            <w:vAlign w:val="center"/>
          </w:tcPr>
          <w:p w14:paraId="5418BDF9" w14:textId="20E03319"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-0.038</w:t>
            </w:r>
          </w:p>
        </w:tc>
      </w:tr>
      <w:tr w:rsidR="00871BDD" w:rsidRPr="00C213BD" w14:paraId="3D8AEE6B" w14:textId="77777777" w:rsidTr="00593BC5">
        <w:trPr>
          <w:trHeight w:val="318"/>
        </w:trPr>
        <w:tc>
          <w:tcPr>
            <w:tcW w:w="1255" w:type="dxa"/>
            <w:tcBorders>
              <w:top w:val="nil"/>
              <w:left w:val="nil"/>
              <w:bottom w:val="nil"/>
              <w:right w:val="nil"/>
            </w:tcBorders>
            <w:shd w:val="clear" w:color="auto" w:fill="auto"/>
            <w:noWrap/>
            <w:vAlign w:val="center"/>
          </w:tcPr>
          <w:p w14:paraId="3B2CCBAC"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08E568F"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AMRE</w:t>
            </w:r>
          </w:p>
        </w:tc>
        <w:tc>
          <w:tcPr>
            <w:tcW w:w="1068" w:type="dxa"/>
            <w:tcBorders>
              <w:top w:val="nil"/>
              <w:left w:val="nil"/>
              <w:bottom w:val="nil"/>
              <w:right w:val="nil"/>
            </w:tcBorders>
            <w:shd w:val="clear" w:color="auto" w:fill="auto"/>
            <w:noWrap/>
            <w:vAlign w:val="center"/>
          </w:tcPr>
          <w:p w14:paraId="2F9B73F5" w14:textId="53CF5AEE"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-0.180</w:t>
            </w:r>
          </w:p>
        </w:tc>
        <w:tc>
          <w:tcPr>
            <w:tcW w:w="1044" w:type="dxa"/>
            <w:tcBorders>
              <w:top w:val="nil"/>
              <w:left w:val="nil"/>
              <w:bottom w:val="nil"/>
              <w:right w:val="nil"/>
            </w:tcBorders>
            <w:shd w:val="clear" w:color="auto" w:fill="auto"/>
            <w:noWrap/>
            <w:vAlign w:val="center"/>
          </w:tcPr>
          <w:p w14:paraId="79BC46D5" w14:textId="3B0CAD0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-0.823</w:t>
            </w:r>
          </w:p>
        </w:tc>
        <w:tc>
          <w:tcPr>
            <w:tcW w:w="1104" w:type="dxa"/>
            <w:tcBorders>
              <w:top w:val="nil"/>
              <w:left w:val="nil"/>
              <w:bottom w:val="nil"/>
              <w:right w:val="nil"/>
            </w:tcBorders>
            <w:shd w:val="clear" w:color="auto" w:fill="auto"/>
            <w:noWrap/>
            <w:vAlign w:val="center"/>
          </w:tcPr>
          <w:p w14:paraId="46F6487F" w14:textId="581C0CF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0.236</w:t>
            </w:r>
          </w:p>
        </w:tc>
        <w:tc>
          <w:tcPr>
            <w:tcW w:w="1179" w:type="dxa"/>
            <w:tcBorders>
              <w:top w:val="nil"/>
              <w:left w:val="nil"/>
              <w:bottom w:val="nil"/>
              <w:right w:val="nil"/>
            </w:tcBorders>
            <w:shd w:val="clear" w:color="auto" w:fill="auto"/>
            <w:noWrap/>
            <w:vAlign w:val="center"/>
          </w:tcPr>
          <w:p w14:paraId="7148185C" w14:textId="35F015C0"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0.019</w:t>
            </w:r>
          </w:p>
        </w:tc>
        <w:tc>
          <w:tcPr>
            <w:tcW w:w="1043" w:type="dxa"/>
            <w:tcBorders>
              <w:top w:val="nil"/>
              <w:left w:val="nil"/>
              <w:bottom w:val="nil"/>
              <w:right w:val="nil"/>
            </w:tcBorders>
            <w:shd w:val="clear" w:color="auto" w:fill="auto"/>
            <w:noWrap/>
            <w:vAlign w:val="center"/>
          </w:tcPr>
          <w:p w14:paraId="75DB74A9" w14:textId="6C30E344"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0.075</w:t>
            </w:r>
          </w:p>
        </w:tc>
        <w:tc>
          <w:tcPr>
            <w:tcW w:w="1019" w:type="dxa"/>
            <w:tcBorders>
              <w:top w:val="nil"/>
              <w:left w:val="nil"/>
              <w:bottom w:val="nil"/>
              <w:right w:val="nil"/>
            </w:tcBorders>
            <w:shd w:val="clear" w:color="auto" w:fill="auto"/>
            <w:noWrap/>
            <w:vAlign w:val="center"/>
          </w:tcPr>
          <w:p w14:paraId="7F175F51" w14:textId="46C16E8D"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0.073</w:t>
            </w:r>
          </w:p>
        </w:tc>
        <w:tc>
          <w:tcPr>
            <w:tcW w:w="939" w:type="dxa"/>
            <w:tcBorders>
              <w:top w:val="nil"/>
              <w:left w:val="nil"/>
              <w:bottom w:val="nil"/>
              <w:right w:val="nil"/>
            </w:tcBorders>
            <w:shd w:val="clear" w:color="auto" w:fill="auto"/>
            <w:noWrap/>
            <w:vAlign w:val="center"/>
          </w:tcPr>
          <w:p w14:paraId="3EB0A43B" w14:textId="6FA4E5A5"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-0.169</w:t>
            </w:r>
          </w:p>
        </w:tc>
        <w:tc>
          <w:tcPr>
            <w:tcW w:w="946" w:type="dxa"/>
            <w:tcBorders>
              <w:top w:val="nil"/>
              <w:left w:val="nil"/>
              <w:bottom w:val="nil"/>
              <w:right w:val="nil"/>
            </w:tcBorders>
            <w:shd w:val="clear" w:color="auto" w:fill="auto"/>
            <w:noWrap/>
            <w:vAlign w:val="center"/>
          </w:tcPr>
          <w:p w14:paraId="19994460" w14:textId="51A99F1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0.496</w:t>
            </w:r>
          </w:p>
        </w:tc>
        <w:tc>
          <w:tcPr>
            <w:tcW w:w="1019" w:type="dxa"/>
            <w:tcBorders>
              <w:top w:val="nil"/>
              <w:left w:val="nil"/>
              <w:bottom w:val="nil"/>
              <w:right w:val="nil"/>
            </w:tcBorders>
            <w:shd w:val="clear" w:color="auto" w:fill="auto"/>
            <w:noWrap/>
            <w:vAlign w:val="center"/>
          </w:tcPr>
          <w:p w14:paraId="27E0E1A8" w14:textId="51BC86A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0.236</w:t>
            </w:r>
          </w:p>
        </w:tc>
        <w:tc>
          <w:tcPr>
            <w:tcW w:w="939" w:type="dxa"/>
            <w:tcBorders>
              <w:top w:val="nil"/>
              <w:left w:val="nil"/>
              <w:bottom w:val="nil"/>
              <w:right w:val="nil"/>
            </w:tcBorders>
            <w:shd w:val="clear" w:color="auto" w:fill="auto"/>
            <w:noWrap/>
            <w:vAlign w:val="center"/>
          </w:tcPr>
          <w:p w14:paraId="793DA825" w14:textId="771FAF4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-0.088</w:t>
            </w:r>
          </w:p>
        </w:tc>
        <w:tc>
          <w:tcPr>
            <w:tcW w:w="859" w:type="dxa"/>
            <w:tcBorders>
              <w:top w:val="nil"/>
              <w:left w:val="nil"/>
              <w:bottom w:val="nil"/>
              <w:right w:val="nil"/>
            </w:tcBorders>
            <w:shd w:val="clear" w:color="auto" w:fill="auto"/>
            <w:noWrap/>
            <w:vAlign w:val="center"/>
          </w:tcPr>
          <w:p w14:paraId="4D688389" w14:textId="71C9A97C"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-0.065</w:t>
            </w:r>
          </w:p>
        </w:tc>
      </w:tr>
      <w:tr w:rsidR="00871BDD" w:rsidRPr="00C213BD" w14:paraId="3EA5F4FE" w14:textId="77777777" w:rsidTr="00593BC5">
        <w:trPr>
          <w:trHeight w:val="318"/>
        </w:trPr>
        <w:tc>
          <w:tcPr>
            <w:tcW w:w="1255" w:type="dxa"/>
            <w:tcBorders>
              <w:top w:val="nil"/>
              <w:left w:val="nil"/>
              <w:bottom w:val="nil"/>
              <w:right w:val="nil"/>
            </w:tcBorders>
            <w:shd w:val="clear" w:color="auto" w:fill="auto"/>
            <w:noWrap/>
            <w:vAlign w:val="center"/>
          </w:tcPr>
          <w:p w14:paraId="15E95BEF"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478AA3B"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NOPA</w:t>
            </w:r>
          </w:p>
        </w:tc>
        <w:tc>
          <w:tcPr>
            <w:tcW w:w="1068" w:type="dxa"/>
            <w:tcBorders>
              <w:top w:val="nil"/>
              <w:left w:val="nil"/>
              <w:bottom w:val="nil"/>
              <w:right w:val="nil"/>
            </w:tcBorders>
            <w:shd w:val="clear" w:color="auto" w:fill="auto"/>
            <w:noWrap/>
            <w:vAlign w:val="center"/>
          </w:tcPr>
          <w:p w14:paraId="14275B13" w14:textId="74556BC0"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-0.406</w:t>
            </w:r>
          </w:p>
        </w:tc>
        <w:tc>
          <w:tcPr>
            <w:tcW w:w="1044" w:type="dxa"/>
            <w:tcBorders>
              <w:top w:val="nil"/>
              <w:left w:val="nil"/>
              <w:bottom w:val="nil"/>
              <w:right w:val="nil"/>
            </w:tcBorders>
            <w:shd w:val="clear" w:color="auto" w:fill="auto"/>
            <w:noWrap/>
            <w:vAlign w:val="center"/>
          </w:tcPr>
          <w:p w14:paraId="44DD9FE0" w14:textId="69DF889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0.091</w:t>
            </w:r>
          </w:p>
        </w:tc>
        <w:tc>
          <w:tcPr>
            <w:tcW w:w="1104" w:type="dxa"/>
            <w:tcBorders>
              <w:top w:val="nil"/>
              <w:left w:val="nil"/>
              <w:bottom w:val="nil"/>
              <w:right w:val="nil"/>
            </w:tcBorders>
            <w:shd w:val="clear" w:color="auto" w:fill="auto"/>
            <w:noWrap/>
            <w:vAlign w:val="center"/>
          </w:tcPr>
          <w:p w14:paraId="054B2228" w14:textId="0DFC6DD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0.279</w:t>
            </w:r>
          </w:p>
        </w:tc>
        <w:tc>
          <w:tcPr>
            <w:tcW w:w="1179" w:type="dxa"/>
            <w:tcBorders>
              <w:top w:val="nil"/>
              <w:left w:val="nil"/>
              <w:bottom w:val="nil"/>
              <w:right w:val="nil"/>
            </w:tcBorders>
            <w:shd w:val="clear" w:color="auto" w:fill="auto"/>
            <w:noWrap/>
            <w:vAlign w:val="center"/>
          </w:tcPr>
          <w:p w14:paraId="2E69FA7A" w14:textId="5A86809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0.274</w:t>
            </w:r>
          </w:p>
        </w:tc>
        <w:tc>
          <w:tcPr>
            <w:tcW w:w="1043" w:type="dxa"/>
            <w:tcBorders>
              <w:top w:val="nil"/>
              <w:left w:val="nil"/>
              <w:bottom w:val="nil"/>
              <w:right w:val="nil"/>
            </w:tcBorders>
            <w:shd w:val="clear" w:color="auto" w:fill="auto"/>
            <w:noWrap/>
            <w:vAlign w:val="center"/>
          </w:tcPr>
          <w:p w14:paraId="32BAD8A9" w14:textId="4B2AC881"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0.169</w:t>
            </w:r>
          </w:p>
        </w:tc>
        <w:tc>
          <w:tcPr>
            <w:tcW w:w="1019" w:type="dxa"/>
            <w:tcBorders>
              <w:top w:val="nil"/>
              <w:left w:val="nil"/>
              <w:bottom w:val="nil"/>
              <w:right w:val="nil"/>
            </w:tcBorders>
            <w:shd w:val="clear" w:color="auto" w:fill="auto"/>
            <w:noWrap/>
            <w:vAlign w:val="center"/>
          </w:tcPr>
          <w:p w14:paraId="4516AA07" w14:textId="0CBDE22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-0.065</w:t>
            </w:r>
          </w:p>
        </w:tc>
        <w:tc>
          <w:tcPr>
            <w:tcW w:w="939" w:type="dxa"/>
            <w:tcBorders>
              <w:top w:val="nil"/>
              <w:left w:val="nil"/>
              <w:bottom w:val="nil"/>
              <w:right w:val="nil"/>
            </w:tcBorders>
            <w:shd w:val="clear" w:color="auto" w:fill="auto"/>
            <w:noWrap/>
            <w:vAlign w:val="center"/>
          </w:tcPr>
          <w:p w14:paraId="1185B832" w14:textId="053745C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-0.377</w:t>
            </w:r>
          </w:p>
        </w:tc>
        <w:tc>
          <w:tcPr>
            <w:tcW w:w="946" w:type="dxa"/>
            <w:tcBorders>
              <w:top w:val="nil"/>
              <w:left w:val="nil"/>
              <w:bottom w:val="nil"/>
              <w:right w:val="nil"/>
            </w:tcBorders>
            <w:shd w:val="clear" w:color="auto" w:fill="auto"/>
            <w:noWrap/>
            <w:vAlign w:val="center"/>
          </w:tcPr>
          <w:p w14:paraId="51F80DFC" w14:textId="32FFF58A"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0.125</w:t>
            </w:r>
          </w:p>
        </w:tc>
        <w:tc>
          <w:tcPr>
            <w:tcW w:w="1019" w:type="dxa"/>
            <w:tcBorders>
              <w:top w:val="nil"/>
              <w:left w:val="nil"/>
              <w:bottom w:val="nil"/>
              <w:right w:val="nil"/>
            </w:tcBorders>
            <w:shd w:val="clear" w:color="auto" w:fill="auto"/>
            <w:noWrap/>
            <w:vAlign w:val="center"/>
          </w:tcPr>
          <w:p w14:paraId="343D62C0" w14:textId="3B5CEB7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0.165</w:t>
            </w:r>
          </w:p>
        </w:tc>
        <w:tc>
          <w:tcPr>
            <w:tcW w:w="939" w:type="dxa"/>
            <w:tcBorders>
              <w:top w:val="nil"/>
              <w:left w:val="nil"/>
              <w:bottom w:val="nil"/>
              <w:right w:val="nil"/>
            </w:tcBorders>
            <w:shd w:val="clear" w:color="auto" w:fill="auto"/>
            <w:noWrap/>
            <w:vAlign w:val="center"/>
          </w:tcPr>
          <w:p w14:paraId="3202304D" w14:textId="39EB9C2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0.200</w:t>
            </w:r>
          </w:p>
        </w:tc>
        <w:tc>
          <w:tcPr>
            <w:tcW w:w="859" w:type="dxa"/>
            <w:tcBorders>
              <w:top w:val="nil"/>
              <w:left w:val="nil"/>
              <w:bottom w:val="nil"/>
              <w:right w:val="nil"/>
            </w:tcBorders>
            <w:shd w:val="clear" w:color="auto" w:fill="auto"/>
            <w:noWrap/>
            <w:vAlign w:val="center"/>
          </w:tcPr>
          <w:p w14:paraId="1903B791" w14:textId="0384F16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-0.179</w:t>
            </w:r>
          </w:p>
        </w:tc>
      </w:tr>
      <w:tr w:rsidR="00871BDD" w:rsidRPr="00C213BD" w14:paraId="1752987D" w14:textId="77777777" w:rsidTr="00593BC5">
        <w:trPr>
          <w:trHeight w:val="318"/>
        </w:trPr>
        <w:tc>
          <w:tcPr>
            <w:tcW w:w="1255" w:type="dxa"/>
            <w:tcBorders>
              <w:top w:val="nil"/>
              <w:left w:val="nil"/>
              <w:right w:val="nil"/>
            </w:tcBorders>
            <w:shd w:val="clear" w:color="auto" w:fill="auto"/>
            <w:noWrap/>
            <w:vAlign w:val="center"/>
          </w:tcPr>
          <w:p w14:paraId="7FB47A67"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auto"/>
            <w:vAlign w:val="center"/>
          </w:tcPr>
          <w:p w14:paraId="49C8C238" w14:textId="77777777" w:rsidR="00871BDD" w:rsidRPr="00C213BD" w:rsidRDefault="00871BDD" w:rsidP="00871BDD">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OVEN</w:t>
            </w:r>
          </w:p>
        </w:tc>
        <w:tc>
          <w:tcPr>
            <w:tcW w:w="1068" w:type="dxa"/>
            <w:tcBorders>
              <w:top w:val="nil"/>
              <w:left w:val="nil"/>
              <w:right w:val="nil"/>
            </w:tcBorders>
            <w:shd w:val="clear" w:color="auto" w:fill="auto"/>
            <w:noWrap/>
            <w:vAlign w:val="center"/>
          </w:tcPr>
          <w:p w14:paraId="35CFC17A" w14:textId="61A39B13"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0.052</w:t>
            </w:r>
          </w:p>
        </w:tc>
        <w:tc>
          <w:tcPr>
            <w:tcW w:w="1044" w:type="dxa"/>
            <w:tcBorders>
              <w:top w:val="nil"/>
              <w:left w:val="nil"/>
              <w:right w:val="nil"/>
            </w:tcBorders>
            <w:shd w:val="clear" w:color="auto" w:fill="auto"/>
            <w:noWrap/>
            <w:vAlign w:val="center"/>
          </w:tcPr>
          <w:p w14:paraId="7E3E24B5" w14:textId="5F7F816A"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0.410</w:t>
            </w:r>
          </w:p>
        </w:tc>
        <w:tc>
          <w:tcPr>
            <w:tcW w:w="1104" w:type="dxa"/>
            <w:tcBorders>
              <w:top w:val="nil"/>
              <w:left w:val="nil"/>
              <w:right w:val="nil"/>
            </w:tcBorders>
            <w:shd w:val="clear" w:color="auto" w:fill="auto"/>
            <w:noWrap/>
            <w:vAlign w:val="center"/>
          </w:tcPr>
          <w:p w14:paraId="31132738" w14:textId="15E57055"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0.138</w:t>
            </w:r>
          </w:p>
        </w:tc>
        <w:tc>
          <w:tcPr>
            <w:tcW w:w="1179" w:type="dxa"/>
            <w:tcBorders>
              <w:top w:val="nil"/>
              <w:left w:val="nil"/>
              <w:right w:val="nil"/>
            </w:tcBorders>
            <w:shd w:val="clear" w:color="auto" w:fill="auto"/>
            <w:noWrap/>
            <w:vAlign w:val="center"/>
          </w:tcPr>
          <w:p w14:paraId="46D465BC" w14:textId="61737635"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0.024</w:t>
            </w:r>
          </w:p>
        </w:tc>
        <w:tc>
          <w:tcPr>
            <w:tcW w:w="1043" w:type="dxa"/>
            <w:tcBorders>
              <w:top w:val="nil"/>
              <w:left w:val="nil"/>
              <w:right w:val="nil"/>
            </w:tcBorders>
            <w:shd w:val="clear" w:color="auto" w:fill="auto"/>
            <w:noWrap/>
            <w:vAlign w:val="center"/>
          </w:tcPr>
          <w:p w14:paraId="5D4FC7B2" w14:textId="572EE53B"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-0.042</w:t>
            </w:r>
          </w:p>
        </w:tc>
        <w:tc>
          <w:tcPr>
            <w:tcW w:w="1019" w:type="dxa"/>
            <w:tcBorders>
              <w:top w:val="nil"/>
              <w:left w:val="nil"/>
              <w:right w:val="nil"/>
            </w:tcBorders>
            <w:shd w:val="clear" w:color="auto" w:fill="auto"/>
            <w:noWrap/>
            <w:vAlign w:val="center"/>
          </w:tcPr>
          <w:p w14:paraId="58ACCECE" w14:textId="17F36B2C"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0.007</w:t>
            </w:r>
          </w:p>
        </w:tc>
        <w:tc>
          <w:tcPr>
            <w:tcW w:w="939" w:type="dxa"/>
            <w:tcBorders>
              <w:top w:val="nil"/>
              <w:left w:val="nil"/>
              <w:right w:val="nil"/>
            </w:tcBorders>
            <w:shd w:val="clear" w:color="auto" w:fill="auto"/>
            <w:noWrap/>
            <w:vAlign w:val="center"/>
          </w:tcPr>
          <w:p w14:paraId="78869830" w14:textId="2B7153BA"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0.019</w:t>
            </w:r>
          </w:p>
        </w:tc>
        <w:tc>
          <w:tcPr>
            <w:tcW w:w="946" w:type="dxa"/>
            <w:tcBorders>
              <w:top w:val="nil"/>
              <w:left w:val="nil"/>
              <w:right w:val="nil"/>
            </w:tcBorders>
            <w:shd w:val="clear" w:color="auto" w:fill="auto"/>
            <w:noWrap/>
            <w:vAlign w:val="center"/>
          </w:tcPr>
          <w:p w14:paraId="5E896418" w14:textId="3274A94F"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0.447</w:t>
            </w:r>
          </w:p>
        </w:tc>
        <w:tc>
          <w:tcPr>
            <w:tcW w:w="1019" w:type="dxa"/>
            <w:tcBorders>
              <w:top w:val="nil"/>
              <w:left w:val="nil"/>
              <w:right w:val="nil"/>
            </w:tcBorders>
            <w:shd w:val="clear" w:color="auto" w:fill="auto"/>
            <w:noWrap/>
            <w:vAlign w:val="center"/>
          </w:tcPr>
          <w:p w14:paraId="57D1D3E5" w14:textId="6F278860"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0.055</w:t>
            </w:r>
          </w:p>
        </w:tc>
        <w:tc>
          <w:tcPr>
            <w:tcW w:w="939" w:type="dxa"/>
            <w:tcBorders>
              <w:top w:val="nil"/>
              <w:left w:val="nil"/>
              <w:right w:val="nil"/>
            </w:tcBorders>
            <w:shd w:val="clear" w:color="auto" w:fill="auto"/>
            <w:noWrap/>
            <w:vAlign w:val="center"/>
          </w:tcPr>
          <w:p w14:paraId="27BAD69A" w14:textId="71579952"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-0.094</w:t>
            </w:r>
          </w:p>
        </w:tc>
        <w:tc>
          <w:tcPr>
            <w:tcW w:w="859" w:type="dxa"/>
            <w:tcBorders>
              <w:top w:val="nil"/>
              <w:left w:val="nil"/>
              <w:right w:val="nil"/>
            </w:tcBorders>
            <w:shd w:val="clear" w:color="auto" w:fill="auto"/>
            <w:noWrap/>
            <w:vAlign w:val="center"/>
          </w:tcPr>
          <w:p w14:paraId="45C7A6B0" w14:textId="0467AE70"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-0.134</w:t>
            </w:r>
          </w:p>
        </w:tc>
      </w:tr>
      <w:tr w:rsidR="00871BDD" w:rsidRPr="00C213BD" w14:paraId="00267D5E" w14:textId="77777777" w:rsidTr="00593BC5">
        <w:trPr>
          <w:trHeight w:val="335"/>
        </w:trPr>
        <w:tc>
          <w:tcPr>
            <w:tcW w:w="1255" w:type="dxa"/>
            <w:tcBorders>
              <w:top w:val="nil"/>
              <w:left w:val="nil"/>
              <w:bottom w:val="single" w:sz="12" w:space="0" w:color="auto"/>
              <w:right w:val="nil"/>
            </w:tcBorders>
            <w:shd w:val="clear" w:color="auto" w:fill="auto"/>
            <w:noWrap/>
            <w:vAlign w:val="center"/>
          </w:tcPr>
          <w:p w14:paraId="56B0B220"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single" w:sz="12" w:space="0" w:color="auto"/>
              <w:right w:val="nil"/>
            </w:tcBorders>
            <w:shd w:val="clear" w:color="auto" w:fill="auto"/>
            <w:vAlign w:val="center"/>
          </w:tcPr>
          <w:p w14:paraId="53AE50BD"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WOTH</w:t>
            </w:r>
          </w:p>
        </w:tc>
        <w:tc>
          <w:tcPr>
            <w:tcW w:w="1068" w:type="dxa"/>
            <w:tcBorders>
              <w:top w:val="nil"/>
              <w:left w:val="nil"/>
              <w:bottom w:val="single" w:sz="12" w:space="0" w:color="auto"/>
              <w:right w:val="nil"/>
            </w:tcBorders>
            <w:shd w:val="clear" w:color="auto" w:fill="auto"/>
            <w:noWrap/>
            <w:vAlign w:val="center"/>
          </w:tcPr>
          <w:p w14:paraId="615C37B4" w14:textId="25D88069"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-0.506</w:t>
            </w:r>
          </w:p>
        </w:tc>
        <w:tc>
          <w:tcPr>
            <w:tcW w:w="1044" w:type="dxa"/>
            <w:tcBorders>
              <w:top w:val="nil"/>
              <w:left w:val="nil"/>
              <w:bottom w:val="single" w:sz="12" w:space="0" w:color="auto"/>
              <w:right w:val="nil"/>
            </w:tcBorders>
            <w:shd w:val="clear" w:color="auto" w:fill="auto"/>
            <w:noWrap/>
            <w:vAlign w:val="center"/>
          </w:tcPr>
          <w:p w14:paraId="29D1D473" w14:textId="3B4CCE7A"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-0.519</w:t>
            </w:r>
          </w:p>
        </w:tc>
        <w:tc>
          <w:tcPr>
            <w:tcW w:w="1104" w:type="dxa"/>
            <w:tcBorders>
              <w:top w:val="nil"/>
              <w:left w:val="nil"/>
              <w:bottom w:val="single" w:sz="12" w:space="0" w:color="auto"/>
              <w:right w:val="nil"/>
            </w:tcBorders>
            <w:shd w:val="clear" w:color="auto" w:fill="auto"/>
            <w:noWrap/>
            <w:vAlign w:val="center"/>
          </w:tcPr>
          <w:p w14:paraId="71D0145E" w14:textId="08342131"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-0.023</w:t>
            </w:r>
          </w:p>
        </w:tc>
        <w:tc>
          <w:tcPr>
            <w:tcW w:w="1179" w:type="dxa"/>
            <w:tcBorders>
              <w:top w:val="nil"/>
              <w:left w:val="nil"/>
              <w:bottom w:val="single" w:sz="12" w:space="0" w:color="auto"/>
              <w:right w:val="nil"/>
            </w:tcBorders>
            <w:shd w:val="clear" w:color="auto" w:fill="auto"/>
            <w:noWrap/>
            <w:vAlign w:val="center"/>
          </w:tcPr>
          <w:p w14:paraId="56AA5D1F" w14:textId="79ECFF33"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-0.006</w:t>
            </w:r>
          </w:p>
        </w:tc>
        <w:tc>
          <w:tcPr>
            <w:tcW w:w="1043" w:type="dxa"/>
            <w:tcBorders>
              <w:top w:val="nil"/>
              <w:left w:val="nil"/>
              <w:bottom w:val="single" w:sz="12" w:space="0" w:color="auto"/>
              <w:right w:val="nil"/>
            </w:tcBorders>
            <w:shd w:val="clear" w:color="auto" w:fill="auto"/>
            <w:noWrap/>
            <w:vAlign w:val="center"/>
          </w:tcPr>
          <w:p w14:paraId="60C35B95" w14:textId="757D2C82"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0.094</w:t>
            </w:r>
          </w:p>
        </w:tc>
        <w:tc>
          <w:tcPr>
            <w:tcW w:w="1019" w:type="dxa"/>
            <w:tcBorders>
              <w:top w:val="nil"/>
              <w:left w:val="nil"/>
              <w:bottom w:val="single" w:sz="12" w:space="0" w:color="auto"/>
              <w:right w:val="nil"/>
            </w:tcBorders>
            <w:shd w:val="clear" w:color="auto" w:fill="auto"/>
            <w:noWrap/>
            <w:vAlign w:val="center"/>
          </w:tcPr>
          <w:p w14:paraId="419D3D7E" w14:textId="411B54E2"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-0.071</w:t>
            </w:r>
          </w:p>
        </w:tc>
        <w:tc>
          <w:tcPr>
            <w:tcW w:w="939" w:type="dxa"/>
            <w:tcBorders>
              <w:top w:val="nil"/>
              <w:left w:val="nil"/>
              <w:bottom w:val="single" w:sz="12" w:space="0" w:color="auto"/>
              <w:right w:val="nil"/>
            </w:tcBorders>
            <w:shd w:val="clear" w:color="auto" w:fill="auto"/>
            <w:noWrap/>
            <w:vAlign w:val="center"/>
          </w:tcPr>
          <w:p w14:paraId="484CE6DC" w14:textId="61B27F63"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-0.385</w:t>
            </w:r>
          </w:p>
        </w:tc>
        <w:tc>
          <w:tcPr>
            <w:tcW w:w="946" w:type="dxa"/>
            <w:tcBorders>
              <w:top w:val="nil"/>
              <w:left w:val="nil"/>
              <w:bottom w:val="single" w:sz="12" w:space="0" w:color="auto"/>
              <w:right w:val="nil"/>
            </w:tcBorders>
            <w:shd w:val="clear" w:color="auto" w:fill="auto"/>
            <w:noWrap/>
            <w:vAlign w:val="center"/>
          </w:tcPr>
          <w:p w14:paraId="494168D4" w14:textId="4DDADD7B"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0.348</w:t>
            </w:r>
          </w:p>
        </w:tc>
        <w:tc>
          <w:tcPr>
            <w:tcW w:w="1019" w:type="dxa"/>
            <w:tcBorders>
              <w:top w:val="nil"/>
              <w:left w:val="nil"/>
              <w:bottom w:val="single" w:sz="12" w:space="0" w:color="auto"/>
              <w:right w:val="nil"/>
            </w:tcBorders>
            <w:shd w:val="clear" w:color="auto" w:fill="auto"/>
            <w:noWrap/>
            <w:vAlign w:val="center"/>
          </w:tcPr>
          <w:p w14:paraId="6D5F5DDC" w14:textId="35D214F6"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0.084</w:t>
            </w:r>
          </w:p>
        </w:tc>
        <w:tc>
          <w:tcPr>
            <w:tcW w:w="939" w:type="dxa"/>
            <w:tcBorders>
              <w:top w:val="nil"/>
              <w:left w:val="nil"/>
              <w:bottom w:val="single" w:sz="12" w:space="0" w:color="auto"/>
              <w:right w:val="nil"/>
            </w:tcBorders>
            <w:shd w:val="clear" w:color="auto" w:fill="auto"/>
            <w:noWrap/>
            <w:vAlign w:val="center"/>
          </w:tcPr>
          <w:p w14:paraId="7EA0C0BF" w14:textId="228B62DF"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0.060</w:t>
            </w:r>
          </w:p>
        </w:tc>
        <w:tc>
          <w:tcPr>
            <w:tcW w:w="859" w:type="dxa"/>
            <w:tcBorders>
              <w:top w:val="nil"/>
              <w:left w:val="nil"/>
              <w:bottom w:val="single" w:sz="12" w:space="0" w:color="auto"/>
              <w:right w:val="nil"/>
            </w:tcBorders>
            <w:shd w:val="clear" w:color="auto" w:fill="auto"/>
            <w:noWrap/>
            <w:vAlign w:val="center"/>
          </w:tcPr>
          <w:p w14:paraId="780F5B17" w14:textId="78778112"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-0.115</w:t>
            </w:r>
          </w:p>
        </w:tc>
      </w:tr>
    </w:tbl>
    <w:p w14:paraId="63CF5271" w14:textId="231A4DBD" w:rsidR="00A6717E" w:rsidRPr="00C213BD" w:rsidRDefault="00A6717E" w:rsidP="00660E50">
      <w:pPr>
        <w:rPr>
          <w:rFonts w:ascii="Times New Roman" w:hAnsi="Times New Roman" w:cs="Times New Roman"/>
          <w:sz w:val="24"/>
          <w:szCs w:val="24"/>
        </w:rPr>
        <w:sectPr w:rsidR="00A6717E" w:rsidRPr="00C213BD" w:rsidSect="00CF456E">
          <w:pgSz w:w="15840" w:h="12240" w:orient="landscape"/>
          <w:pgMar w:top="1440" w:right="1440" w:bottom="1440" w:left="1440" w:header="720" w:footer="720" w:gutter="0"/>
          <w:cols w:space="720"/>
          <w:docGrid w:linePitch="360"/>
        </w:sectPr>
      </w:pPr>
    </w:p>
    <w:p w14:paraId="4AA57D4A" w14:textId="4AFE35B7" w:rsidR="00E27D9E" w:rsidRPr="00C213BD" w:rsidRDefault="00564BDA" w:rsidP="00E27D9E">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 xml:space="preserve">Table </w:t>
      </w:r>
      <w:r w:rsidR="00C06500" w:rsidRPr="00C213BD">
        <w:rPr>
          <w:rFonts w:ascii="Times New Roman" w:hAnsi="Times New Roman" w:cs="Times New Roman"/>
          <w:sz w:val="24"/>
          <w:szCs w:val="24"/>
        </w:rPr>
        <w:t>5</w:t>
      </w:r>
      <w:r w:rsidRPr="00C213BD">
        <w:rPr>
          <w:rFonts w:ascii="Times New Roman" w:hAnsi="Times New Roman" w:cs="Times New Roman"/>
          <w:sz w:val="24"/>
          <w:szCs w:val="24"/>
        </w:rPr>
        <w:t xml:space="preserve">. </w:t>
      </w:r>
      <w:r w:rsidR="00D96461" w:rsidRPr="00C213BD">
        <w:rPr>
          <w:rFonts w:ascii="Times New Roman" w:hAnsi="Times New Roman" w:cs="Times New Roman"/>
          <w:sz w:val="24"/>
          <w:szCs w:val="24"/>
        </w:rPr>
        <w:t>S</w:t>
      </w:r>
      <w:r w:rsidR="00C06500" w:rsidRPr="00C213BD">
        <w:rPr>
          <w:rFonts w:ascii="Times New Roman" w:hAnsi="Times New Roman" w:cs="Times New Roman"/>
          <w:sz w:val="24"/>
          <w:szCs w:val="24"/>
        </w:rPr>
        <w:t xml:space="preserve">tatistical significance (indicated by bold type) of slope coefficients for the </w:t>
      </w:r>
      <w:r w:rsidR="00F0311B" w:rsidRPr="00C213BD">
        <w:rPr>
          <w:rFonts w:ascii="Times New Roman" w:hAnsi="Times New Roman" w:cs="Times New Roman"/>
          <w:sz w:val="24"/>
          <w:szCs w:val="24"/>
        </w:rPr>
        <w:t>three</w:t>
      </w:r>
      <w:r w:rsidR="00C06500" w:rsidRPr="00C213BD">
        <w:rPr>
          <w:rFonts w:ascii="Times New Roman" w:hAnsi="Times New Roman" w:cs="Times New Roman"/>
          <w:sz w:val="24"/>
          <w:szCs w:val="24"/>
        </w:rPr>
        <w:t xml:space="preserve">-way interactions among </w:t>
      </w:r>
      <w:r w:rsidR="00573DC3" w:rsidRPr="00C213BD">
        <w:rPr>
          <w:rFonts w:ascii="Times New Roman" w:hAnsi="Times New Roman" w:cs="Times New Roman"/>
          <w:sz w:val="24"/>
          <w:szCs w:val="24"/>
        </w:rPr>
        <w:t xml:space="preserve">latitude (LAT) </w:t>
      </w:r>
      <w:r w:rsidR="00C06500" w:rsidRPr="00C213BD">
        <w:rPr>
          <w:rFonts w:ascii="Times New Roman" w:hAnsi="Times New Roman" w:cs="Times New Roman"/>
          <w:sz w:val="24"/>
          <w:szCs w:val="24"/>
        </w:rPr>
        <w:t xml:space="preserve">and elevation (EL) and year (YR), </w:t>
      </w:r>
      <w:r w:rsidR="00573DC3" w:rsidRPr="00C213BD">
        <w:rPr>
          <w:rFonts w:ascii="Times New Roman" w:hAnsi="Times New Roman" w:cs="Times New Roman"/>
          <w:sz w:val="24"/>
          <w:szCs w:val="24"/>
        </w:rPr>
        <w:t xml:space="preserve">mean temperature (MT), </w:t>
      </w:r>
      <w:r w:rsidR="00C06500" w:rsidRPr="00C213BD">
        <w:rPr>
          <w:rFonts w:ascii="Times New Roman" w:hAnsi="Times New Roman" w:cs="Times New Roman"/>
          <w:sz w:val="24"/>
          <w:szCs w:val="24"/>
        </w:rPr>
        <w:t>SD temperature (SDT), current precipitation (CP), and previous precipitation (PP) corresponding to overall species richness (ALL), the 4 guild designations (NORTH, SOUTH, TRAILING, and GENERAL), and the 16 focal forest songbird species (see Table 1 for species codes), arranged by guild designation.</w:t>
      </w:r>
    </w:p>
    <w:tbl>
      <w:tblPr>
        <w:tblW w:w="9717" w:type="dxa"/>
        <w:tblLook w:val="04A0" w:firstRow="1" w:lastRow="0" w:firstColumn="1" w:lastColumn="0" w:noHBand="0" w:noVBand="1"/>
      </w:tblPr>
      <w:tblGrid>
        <w:gridCol w:w="1299"/>
        <w:gridCol w:w="958"/>
        <w:gridCol w:w="1477"/>
        <w:gridCol w:w="1515"/>
        <w:gridCol w:w="1591"/>
        <w:gridCol w:w="1451"/>
        <w:gridCol w:w="1426"/>
      </w:tblGrid>
      <w:tr w:rsidR="009E53DF" w:rsidRPr="00C213BD" w14:paraId="4CA7A1D3" w14:textId="77777777" w:rsidTr="00593BC5">
        <w:trPr>
          <w:trHeight w:val="342"/>
        </w:trPr>
        <w:tc>
          <w:tcPr>
            <w:tcW w:w="1299" w:type="dxa"/>
            <w:tcBorders>
              <w:top w:val="single" w:sz="12" w:space="0" w:color="auto"/>
              <w:left w:val="nil"/>
              <w:bottom w:val="single" w:sz="12" w:space="0" w:color="auto"/>
              <w:right w:val="nil"/>
            </w:tcBorders>
            <w:shd w:val="clear" w:color="auto" w:fill="auto"/>
            <w:noWrap/>
            <w:vAlign w:val="center"/>
          </w:tcPr>
          <w:p w14:paraId="7C6048B8"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958" w:type="dxa"/>
            <w:tcBorders>
              <w:top w:val="single" w:sz="12" w:space="0" w:color="auto"/>
              <w:left w:val="nil"/>
              <w:bottom w:val="single" w:sz="12" w:space="0" w:color="auto"/>
              <w:right w:val="nil"/>
            </w:tcBorders>
            <w:shd w:val="clear" w:color="auto" w:fill="auto"/>
            <w:vAlign w:val="center"/>
          </w:tcPr>
          <w:p w14:paraId="14D2BD39"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1477" w:type="dxa"/>
            <w:tcBorders>
              <w:top w:val="single" w:sz="12" w:space="0" w:color="auto"/>
              <w:left w:val="nil"/>
              <w:bottom w:val="single" w:sz="12" w:space="0" w:color="auto"/>
              <w:right w:val="nil"/>
            </w:tcBorders>
            <w:shd w:val="clear" w:color="auto" w:fill="auto"/>
            <w:noWrap/>
            <w:vAlign w:val="center"/>
            <w:hideMark/>
          </w:tcPr>
          <w:p w14:paraId="73B1E947" w14:textId="4DE5AF62"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LAT:EL:YR</w:t>
            </w:r>
          </w:p>
        </w:tc>
        <w:tc>
          <w:tcPr>
            <w:tcW w:w="1515" w:type="dxa"/>
            <w:tcBorders>
              <w:top w:val="single" w:sz="12" w:space="0" w:color="auto"/>
              <w:left w:val="nil"/>
              <w:bottom w:val="single" w:sz="12" w:space="0" w:color="auto"/>
              <w:right w:val="nil"/>
            </w:tcBorders>
            <w:shd w:val="clear" w:color="auto" w:fill="auto"/>
            <w:noWrap/>
            <w:vAlign w:val="center"/>
            <w:hideMark/>
          </w:tcPr>
          <w:p w14:paraId="0B4F4421" w14:textId="6B68D223"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LAT:EL:MT</w:t>
            </w:r>
          </w:p>
        </w:tc>
        <w:tc>
          <w:tcPr>
            <w:tcW w:w="1591" w:type="dxa"/>
            <w:tcBorders>
              <w:top w:val="single" w:sz="12" w:space="0" w:color="auto"/>
              <w:left w:val="nil"/>
              <w:bottom w:val="single" w:sz="12" w:space="0" w:color="auto"/>
              <w:right w:val="nil"/>
            </w:tcBorders>
            <w:shd w:val="clear" w:color="auto" w:fill="auto"/>
            <w:noWrap/>
            <w:vAlign w:val="center"/>
            <w:hideMark/>
          </w:tcPr>
          <w:p w14:paraId="7AF558DC" w14:textId="4E867F18"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LAT:EL:SDT</w:t>
            </w:r>
          </w:p>
        </w:tc>
        <w:tc>
          <w:tcPr>
            <w:tcW w:w="1451" w:type="dxa"/>
            <w:tcBorders>
              <w:top w:val="single" w:sz="12" w:space="0" w:color="auto"/>
              <w:left w:val="nil"/>
              <w:bottom w:val="single" w:sz="12" w:space="0" w:color="auto"/>
              <w:right w:val="nil"/>
            </w:tcBorders>
            <w:shd w:val="clear" w:color="auto" w:fill="auto"/>
            <w:noWrap/>
            <w:vAlign w:val="center"/>
            <w:hideMark/>
          </w:tcPr>
          <w:p w14:paraId="315EFCF0" w14:textId="1E8F7A24"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LAT:EL:CP</w:t>
            </w:r>
          </w:p>
        </w:tc>
        <w:tc>
          <w:tcPr>
            <w:tcW w:w="1426" w:type="dxa"/>
            <w:tcBorders>
              <w:top w:val="single" w:sz="12" w:space="0" w:color="auto"/>
              <w:left w:val="nil"/>
              <w:bottom w:val="single" w:sz="12" w:space="0" w:color="auto"/>
              <w:right w:val="nil"/>
            </w:tcBorders>
            <w:shd w:val="clear" w:color="auto" w:fill="auto"/>
            <w:noWrap/>
            <w:vAlign w:val="center"/>
            <w:hideMark/>
          </w:tcPr>
          <w:p w14:paraId="241A5756" w14:textId="63206B8F"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LAT:EL:PP</w:t>
            </w:r>
          </w:p>
        </w:tc>
      </w:tr>
      <w:tr w:rsidR="009E53DF" w:rsidRPr="00C213BD" w14:paraId="34B550A6" w14:textId="77777777" w:rsidTr="00593BC5">
        <w:trPr>
          <w:trHeight w:val="359"/>
        </w:trPr>
        <w:tc>
          <w:tcPr>
            <w:tcW w:w="1299" w:type="dxa"/>
            <w:tcBorders>
              <w:top w:val="single" w:sz="12" w:space="0" w:color="auto"/>
              <w:left w:val="nil"/>
              <w:bottom w:val="single" w:sz="4" w:space="0" w:color="auto"/>
              <w:right w:val="nil"/>
            </w:tcBorders>
            <w:shd w:val="clear" w:color="auto" w:fill="auto"/>
            <w:noWrap/>
            <w:vAlign w:val="center"/>
          </w:tcPr>
          <w:p w14:paraId="55F7F531"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ALL</w:t>
            </w:r>
          </w:p>
        </w:tc>
        <w:tc>
          <w:tcPr>
            <w:tcW w:w="958" w:type="dxa"/>
            <w:tcBorders>
              <w:top w:val="single" w:sz="12" w:space="0" w:color="auto"/>
              <w:left w:val="nil"/>
              <w:bottom w:val="single" w:sz="4" w:space="0" w:color="auto"/>
              <w:right w:val="nil"/>
            </w:tcBorders>
            <w:shd w:val="clear" w:color="auto" w:fill="auto"/>
            <w:vAlign w:val="center"/>
          </w:tcPr>
          <w:p w14:paraId="248634F7" w14:textId="46BB150D"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1477" w:type="dxa"/>
            <w:tcBorders>
              <w:top w:val="single" w:sz="12" w:space="0" w:color="auto"/>
              <w:left w:val="nil"/>
              <w:bottom w:val="single" w:sz="4" w:space="0" w:color="auto"/>
              <w:right w:val="nil"/>
            </w:tcBorders>
            <w:shd w:val="clear" w:color="auto" w:fill="auto"/>
            <w:noWrap/>
            <w:vAlign w:val="center"/>
          </w:tcPr>
          <w:p w14:paraId="4BAAAB3E" w14:textId="7A1DAE08"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0.019</w:t>
            </w:r>
          </w:p>
        </w:tc>
        <w:tc>
          <w:tcPr>
            <w:tcW w:w="1515" w:type="dxa"/>
            <w:tcBorders>
              <w:top w:val="single" w:sz="12" w:space="0" w:color="auto"/>
              <w:left w:val="nil"/>
              <w:bottom w:val="single" w:sz="4" w:space="0" w:color="auto"/>
              <w:right w:val="nil"/>
            </w:tcBorders>
            <w:shd w:val="clear" w:color="auto" w:fill="auto"/>
            <w:noWrap/>
            <w:vAlign w:val="center"/>
          </w:tcPr>
          <w:p w14:paraId="6D78363F" w14:textId="2572C13C"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-0.074</w:t>
            </w:r>
          </w:p>
        </w:tc>
        <w:tc>
          <w:tcPr>
            <w:tcW w:w="1591" w:type="dxa"/>
            <w:tcBorders>
              <w:top w:val="single" w:sz="12" w:space="0" w:color="auto"/>
              <w:left w:val="nil"/>
              <w:bottom w:val="single" w:sz="4" w:space="0" w:color="auto"/>
              <w:right w:val="nil"/>
            </w:tcBorders>
            <w:shd w:val="clear" w:color="auto" w:fill="auto"/>
            <w:noWrap/>
            <w:vAlign w:val="center"/>
          </w:tcPr>
          <w:p w14:paraId="37C60F17" w14:textId="4AEEACEB"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0.027</w:t>
            </w:r>
          </w:p>
        </w:tc>
        <w:tc>
          <w:tcPr>
            <w:tcW w:w="1451" w:type="dxa"/>
            <w:tcBorders>
              <w:top w:val="single" w:sz="12" w:space="0" w:color="auto"/>
              <w:left w:val="nil"/>
              <w:bottom w:val="single" w:sz="4" w:space="0" w:color="auto"/>
              <w:right w:val="nil"/>
            </w:tcBorders>
            <w:shd w:val="clear" w:color="auto" w:fill="auto"/>
            <w:noWrap/>
            <w:vAlign w:val="center"/>
          </w:tcPr>
          <w:p w14:paraId="443DB71A" w14:textId="7BDF88E2"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-0.011</w:t>
            </w:r>
          </w:p>
        </w:tc>
        <w:tc>
          <w:tcPr>
            <w:tcW w:w="1426" w:type="dxa"/>
            <w:tcBorders>
              <w:top w:val="single" w:sz="12" w:space="0" w:color="auto"/>
              <w:left w:val="nil"/>
              <w:bottom w:val="single" w:sz="4" w:space="0" w:color="auto"/>
              <w:right w:val="nil"/>
            </w:tcBorders>
            <w:shd w:val="clear" w:color="auto" w:fill="auto"/>
            <w:noWrap/>
            <w:vAlign w:val="center"/>
          </w:tcPr>
          <w:p w14:paraId="0EA640CE" w14:textId="2EEC3377"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0.006</w:t>
            </w:r>
          </w:p>
        </w:tc>
      </w:tr>
      <w:tr w:rsidR="009E53DF" w:rsidRPr="00C213BD" w14:paraId="7BE109CF" w14:textId="77777777" w:rsidTr="00593BC5">
        <w:trPr>
          <w:trHeight w:val="325"/>
        </w:trPr>
        <w:tc>
          <w:tcPr>
            <w:tcW w:w="1299" w:type="dxa"/>
            <w:tcBorders>
              <w:top w:val="single" w:sz="4" w:space="0" w:color="auto"/>
              <w:left w:val="nil"/>
              <w:bottom w:val="nil"/>
              <w:right w:val="nil"/>
            </w:tcBorders>
            <w:shd w:val="clear" w:color="auto" w:fill="auto"/>
            <w:noWrap/>
            <w:vAlign w:val="center"/>
          </w:tcPr>
          <w:p w14:paraId="2AE3C7E6"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NORTH</w:t>
            </w:r>
          </w:p>
        </w:tc>
        <w:tc>
          <w:tcPr>
            <w:tcW w:w="958" w:type="dxa"/>
            <w:tcBorders>
              <w:top w:val="single" w:sz="4" w:space="0" w:color="auto"/>
              <w:left w:val="nil"/>
              <w:bottom w:val="nil"/>
              <w:right w:val="nil"/>
            </w:tcBorders>
            <w:shd w:val="clear" w:color="auto" w:fill="auto"/>
            <w:vAlign w:val="center"/>
          </w:tcPr>
          <w:p w14:paraId="7F7882FD" w14:textId="7ABC4B99" w:rsidR="009E53DF" w:rsidRPr="00C213BD" w:rsidRDefault="00573DC3" w:rsidP="009E53DF">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w:t>
            </w:r>
          </w:p>
        </w:tc>
        <w:tc>
          <w:tcPr>
            <w:tcW w:w="1477" w:type="dxa"/>
            <w:tcBorders>
              <w:top w:val="single" w:sz="4" w:space="0" w:color="auto"/>
              <w:left w:val="nil"/>
              <w:bottom w:val="nil"/>
              <w:right w:val="nil"/>
            </w:tcBorders>
            <w:shd w:val="clear" w:color="auto" w:fill="auto"/>
            <w:noWrap/>
            <w:vAlign w:val="center"/>
          </w:tcPr>
          <w:p w14:paraId="4D462C34" w14:textId="476FD78D"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0.026</w:t>
            </w:r>
          </w:p>
        </w:tc>
        <w:tc>
          <w:tcPr>
            <w:tcW w:w="1515" w:type="dxa"/>
            <w:tcBorders>
              <w:top w:val="single" w:sz="4" w:space="0" w:color="auto"/>
              <w:left w:val="nil"/>
              <w:bottom w:val="nil"/>
              <w:right w:val="nil"/>
            </w:tcBorders>
            <w:shd w:val="clear" w:color="auto" w:fill="auto"/>
            <w:noWrap/>
            <w:vAlign w:val="center"/>
          </w:tcPr>
          <w:p w14:paraId="181AB051" w14:textId="118DA880"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-0.065</w:t>
            </w:r>
          </w:p>
        </w:tc>
        <w:tc>
          <w:tcPr>
            <w:tcW w:w="1591" w:type="dxa"/>
            <w:tcBorders>
              <w:top w:val="single" w:sz="4" w:space="0" w:color="auto"/>
              <w:left w:val="nil"/>
              <w:bottom w:val="nil"/>
              <w:right w:val="nil"/>
            </w:tcBorders>
            <w:shd w:val="clear" w:color="auto" w:fill="auto"/>
            <w:noWrap/>
            <w:vAlign w:val="center"/>
          </w:tcPr>
          <w:p w14:paraId="52EADCB4" w14:textId="65291C1B"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-0.007</w:t>
            </w:r>
          </w:p>
        </w:tc>
        <w:tc>
          <w:tcPr>
            <w:tcW w:w="1451" w:type="dxa"/>
            <w:tcBorders>
              <w:top w:val="single" w:sz="4" w:space="0" w:color="auto"/>
              <w:left w:val="nil"/>
              <w:bottom w:val="nil"/>
              <w:right w:val="nil"/>
            </w:tcBorders>
            <w:shd w:val="clear" w:color="auto" w:fill="auto"/>
            <w:noWrap/>
            <w:vAlign w:val="center"/>
          </w:tcPr>
          <w:p w14:paraId="1721D7F5" w14:textId="1DF4CD93"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-0.007</w:t>
            </w:r>
          </w:p>
        </w:tc>
        <w:tc>
          <w:tcPr>
            <w:tcW w:w="1426" w:type="dxa"/>
            <w:tcBorders>
              <w:top w:val="single" w:sz="4" w:space="0" w:color="auto"/>
              <w:left w:val="nil"/>
              <w:bottom w:val="nil"/>
              <w:right w:val="nil"/>
            </w:tcBorders>
            <w:shd w:val="clear" w:color="auto" w:fill="auto"/>
            <w:noWrap/>
            <w:vAlign w:val="center"/>
          </w:tcPr>
          <w:p w14:paraId="0866A16E" w14:textId="56685D32"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0.011</w:t>
            </w:r>
          </w:p>
        </w:tc>
      </w:tr>
      <w:tr w:rsidR="00593BC5" w:rsidRPr="00C213BD" w14:paraId="64DD23E1" w14:textId="77777777" w:rsidTr="00593BC5">
        <w:trPr>
          <w:trHeight w:val="325"/>
        </w:trPr>
        <w:tc>
          <w:tcPr>
            <w:tcW w:w="1299" w:type="dxa"/>
            <w:tcBorders>
              <w:top w:val="nil"/>
              <w:left w:val="nil"/>
              <w:bottom w:val="nil"/>
              <w:right w:val="nil"/>
            </w:tcBorders>
            <w:shd w:val="clear" w:color="auto" w:fill="auto"/>
            <w:noWrap/>
            <w:vAlign w:val="center"/>
          </w:tcPr>
          <w:p w14:paraId="03425173"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223B5703" w14:textId="77777777" w:rsidR="00593BC5" w:rsidRPr="00C213BD" w:rsidRDefault="00593BC5" w:rsidP="00593BC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BLPW</w:t>
            </w:r>
          </w:p>
        </w:tc>
        <w:tc>
          <w:tcPr>
            <w:tcW w:w="1477" w:type="dxa"/>
            <w:tcBorders>
              <w:top w:val="nil"/>
              <w:left w:val="nil"/>
              <w:bottom w:val="nil"/>
              <w:right w:val="nil"/>
            </w:tcBorders>
            <w:shd w:val="clear" w:color="auto" w:fill="auto"/>
            <w:noWrap/>
            <w:vAlign w:val="center"/>
          </w:tcPr>
          <w:p w14:paraId="5985C457" w14:textId="4EDC9707"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0.116</w:t>
            </w:r>
          </w:p>
        </w:tc>
        <w:tc>
          <w:tcPr>
            <w:tcW w:w="1515" w:type="dxa"/>
            <w:tcBorders>
              <w:top w:val="nil"/>
              <w:left w:val="nil"/>
              <w:bottom w:val="nil"/>
              <w:right w:val="nil"/>
            </w:tcBorders>
            <w:shd w:val="clear" w:color="auto" w:fill="auto"/>
            <w:noWrap/>
            <w:vAlign w:val="center"/>
          </w:tcPr>
          <w:p w14:paraId="7BCA1B90" w14:textId="7F9AB59D"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-0.724</w:t>
            </w:r>
          </w:p>
        </w:tc>
        <w:tc>
          <w:tcPr>
            <w:tcW w:w="1591" w:type="dxa"/>
            <w:tcBorders>
              <w:top w:val="nil"/>
              <w:left w:val="nil"/>
              <w:bottom w:val="nil"/>
              <w:right w:val="nil"/>
            </w:tcBorders>
            <w:shd w:val="clear" w:color="auto" w:fill="auto"/>
            <w:noWrap/>
            <w:vAlign w:val="center"/>
          </w:tcPr>
          <w:p w14:paraId="13905AFA" w14:textId="6D365293"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-0.072</w:t>
            </w:r>
          </w:p>
        </w:tc>
        <w:tc>
          <w:tcPr>
            <w:tcW w:w="1451" w:type="dxa"/>
            <w:tcBorders>
              <w:top w:val="nil"/>
              <w:left w:val="nil"/>
              <w:bottom w:val="nil"/>
              <w:right w:val="nil"/>
            </w:tcBorders>
            <w:shd w:val="clear" w:color="auto" w:fill="auto"/>
            <w:noWrap/>
            <w:vAlign w:val="center"/>
          </w:tcPr>
          <w:p w14:paraId="23FEDF72" w14:textId="580ACC0F"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-0.278</w:t>
            </w:r>
          </w:p>
        </w:tc>
        <w:tc>
          <w:tcPr>
            <w:tcW w:w="1426" w:type="dxa"/>
            <w:tcBorders>
              <w:top w:val="nil"/>
              <w:left w:val="nil"/>
              <w:bottom w:val="nil"/>
              <w:right w:val="nil"/>
            </w:tcBorders>
            <w:shd w:val="clear" w:color="auto" w:fill="auto"/>
            <w:noWrap/>
            <w:vAlign w:val="center"/>
          </w:tcPr>
          <w:p w14:paraId="03CEDBDB" w14:textId="314342A0"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0.788</w:t>
            </w:r>
          </w:p>
        </w:tc>
      </w:tr>
      <w:tr w:rsidR="00593BC5" w:rsidRPr="00C213BD" w14:paraId="033AA76D" w14:textId="77777777" w:rsidTr="00593BC5">
        <w:trPr>
          <w:trHeight w:val="325"/>
        </w:trPr>
        <w:tc>
          <w:tcPr>
            <w:tcW w:w="1299" w:type="dxa"/>
            <w:tcBorders>
              <w:top w:val="nil"/>
              <w:left w:val="nil"/>
              <w:right w:val="nil"/>
            </w:tcBorders>
            <w:shd w:val="clear" w:color="auto" w:fill="auto"/>
            <w:noWrap/>
            <w:vAlign w:val="center"/>
          </w:tcPr>
          <w:p w14:paraId="12B6517F"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right w:val="nil"/>
            </w:tcBorders>
            <w:shd w:val="clear" w:color="auto" w:fill="auto"/>
            <w:vAlign w:val="center"/>
          </w:tcPr>
          <w:p w14:paraId="7761380B"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SWTH</w:t>
            </w:r>
          </w:p>
        </w:tc>
        <w:tc>
          <w:tcPr>
            <w:tcW w:w="1477" w:type="dxa"/>
            <w:tcBorders>
              <w:top w:val="nil"/>
              <w:left w:val="nil"/>
              <w:right w:val="nil"/>
            </w:tcBorders>
            <w:shd w:val="clear" w:color="auto" w:fill="auto"/>
            <w:noWrap/>
            <w:vAlign w:val="center"/>
          </w:tcPr>
          <w:p w14:paraId="67B00610" w14:textId="031CA684"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0.031</w:t>
            </w:r>
          </w:p>
        </w:tc>
        <w:tc>
          <w:tcPr>
            <w:tcW w:w="1515" w:type="dxa"/>
            <w:tcBorders>
              <w:top w:val="nil"/>
              <w:left w:val="nil"/>
              <w:right w:val="nil"/>
            </w:tcBorders>
            <w:shd w:val="clear" w:color="auto" w:fill="auto"/>
            <w:noWrap/>
            <w:vAlign w:val="center"/>
          </w:tcPr>
          <w:p w14:paraId="66E58E9E" w14:textId="3CBC35AB"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0.019</w:t>
            </w:r>
          </w:p>
        </w:tc>
        <w:tc>
          <w:tcPr>
            <w:tcW w:w="1591" w:type="dxa"/>
            <w:tcBorders>
              <w:top w:val="nil"/>
              <w:left w:val="nil"/>
              <w:right w:val="nil"/>
            </w:tcBorders>
            <w:shd w:val="clear" w:color="auto" w:fill="auto"/>
            <w:noWrap/>
            <w:vAlign w:val="center"/>
          </w:tcPr>
          <w:p w14:paraId="0F9D3871" w14:textId="5950A056"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-0.374</w:t>
            </w:r>
          </w:p>
        </w:tc>
        <w:tc>
          <w:tcPr>
            <w:tcW w:w="1451" w:type="dxa"/>
            <w:tcBorders>
              <w:top w:val="nil"/>
              <w:left w:val="nil"/>
              <w:right w:val="nil"/>
            </w:tcBorders>
            <w:shd w:val="clear" w:color="auto" w:fill="auto"/>
            <w:noWrap/>
            <w:vAlign w:val="center"/>
          </w:tcPr>
          <w:p w14:paraId="1D8AEFE4" w14:textId="4BCE4156"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-0.075</w:t>
            </w:r>
          </w:p>
        </w:tc>
        <w:tc>
          <w:tcPr>
            <w:tcW w:w="1426" w:type="dxa"/>
            <w:tcBorders>
              <w:top w:val="nil"/>
              <w:left w:val="nil"/>
              <w:right w:val="nil"/>
            </w:tcBorders>
            <w:shd w:val="clear" w:color="auto" w:fill="auto"/>
            <w:noWrap/>
            <w:vAlign w:val="center"/>
          </w:tcPr>
          <w:p w14:paraId="7621B113" w14:textId="0E857364"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-0.027</w:t>
            </w:r>
          </w:p>
        </w:tc>
      </w:tr>
      <w:tr w:rsidR="00593BC5" w:rsidRPr="00C213BD" w14:paraId="7460308D" w14:textId="77777777" w:rsidTr="00593BC5">
        <w:trPr>
          <w:trHeight w:val="342"/>
        </w:trPr>
        <w:tc>
          <w:tcPr>
            <w:tcW w:w="1299" w:type="dxa"/>
            <w:tcBorders>
              <w:top w:val="nil"/>
              <w:left w:val="nil"/>
              <w:bottom w:val="single" w:sz="4" w:space="0" w:color="auto"/>
              <w:right w:val="nil"/>
            </w:tcBorders>
            <w:shd w:val="clear" w:color="auto" w:fill="auto"/>
            <w:noWrap/>
            <w:vAlign w:val="center"/>
          </w:tcPr>
          <w:p w14:paraId="7C35B3D8"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single" w:sz="4" w:space="0" w:color="auto"/>
              <w:right w:val="nil"/>
            </w:tcBorders>
            <w:shd w:val="clear" w:color="auto" w:fill="auto"/>
            <w:vAlign w:val="center"/>
          </w:tcPr>
          <w:p w14:paraId="33416EF7"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YBFL</w:t>
            </w:r>
          </w:p>
        </w:tc>
        <w:tc>
          <w:tcPr>
            <w:tcW w:w="1477" w:type="dxa"/>
            <w:tcBorders>
              <w:top w:val="nil"/>
              <w:left w:val="nil"/>
              <w:bottom w:val="single" w:sz="4" w:space="0" w:color="auto"/>
              <w:right w:val="nil"/>
            </w:tcBorders>
            <w:shd w:val="clear" w:color="auto" w:fill="auto"/>
            <w:noWrap/>
            <w:vAlign w:val="center"/>
          </w:tcPr>
          <w:p w14:paraId="704AD01F" w14:textId="30A884E4"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0.195</w:t>
            </w:r>
          </w:p>
        </w:tc>
        <w:tc>
          <w:tcPr>
            <w:tcW w:w="1515" w:type="dxa"/>
            <w:tcBorders>
              <w:top w:val="nil"/>
              <w:left w:val="nil"/>
              <w:bottom w:val="single" w:sz="4" w:space="0" w:color="auto"/>
              <w:right w:val="nil"/>
            </w:tcBorders>
            <w:shd w:val="clear" w:color="auto" w:fill="auto"/>
            <w:noWrap/>
            <w:vAlign w:val="center"/>
          </w:tcPr>
          <w:p w14:paraId="011F1FAA" w14:textId="4BFEF632"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-0.561</w:t>
            </w:r>
          </w:p>
        </w:tc>
        <w:tc>
          <w:tcPr>
            <w:tcW w:w="1591" w:type="dxa"/>
            <w:tcBorders>
              <w:top w:val="nil"/>
              <w:left w:val="nil"/>
              <w:bottom w:val="single" w:sz="4" w:space="0" w:color="auto"/>
              <w:right w:val="nil"/>
            </w:tcBorders>
            <w:shd w:val="clear" w:color="auto" w:fill="auto"/>
            <w:noWrap/>
            <w:vAlign w:val="center"/>
          </w:tcPr>
          <w:p w14:paraId="220E6D8A" w14:textId="0F37AE10"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0.001</w:t>
            </w:r>
          </w:p>
        </w:tc>
        <w:tc>
          <w:tcPr>
            <w:tcW w:w="1451" w:type="dxa"/>
            <w:tcBorders>
              <w:top w:val="nil"/>
              <w:left w:val="nil"/>
              <w:bottom w:val="single" w:sz="4" w:space="0" w:color="auto"/>
              <w:right w:val="nil"/>
            </w:tcBorders>
            <w:shd w:val="clear" w:color="auto" w:fill="auto"/>
            <w:noWrap/>
            <w:vAlign w:val="center"/>
          </w:tcPr>
          <w:p w14:paraId="1E8D0421" w14:textId="661D63BE"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-0.206</w:t>
            </w:r>
          </w:p>
        </w:tc>
        <w:tc>
          <w:tcPr>
            <w:tcW w:w="1426" w:type="dxa"/>
            <w:tcBorders>
              <w:top w:val="nil"/>
              <w:left w:val="nil"/>
              <w:bottom w:val="single" w:sz="4" w:space="0" w:color="auto"/>
              <w:right w:val="nil"/>
            </w:tcBorders>
            <w:shd w:val="clear" w:color="auto" w:fill="auto"/>
            <w:noWrap/>
            <w:vAlign w:val="center"/>
          </w:tcPr>
          <w:p w14:paraId="22E41F6C" w14:textId="10885840"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0.098</w:t>
            </w:r>
          </w:p>
        </w:tc>
      </w:tr>
      <w:tr w:rsidR="009E53DF" w:rsidRPr="00C213BD" w14:paraId="3708EC97" w14:textId="77777777" w:rsidTr="00593BC5">
        <w:trPr>
          <w:trHeight w:val="325"/>
        </w:trPr>
        <w:tc>
          <w:tcPr>
            <w:tcW w:w="1299" w:type="dxa"/>
            <w:tcBorders>
              <w:top w:val="single" w:sz="4" w:space="0" w:color="auto"/>
              <w:left w:val="nil"/>
              <w:bottom w:val="nil"/>
              <w:right w:val="nil"/>
            </w:tcBorders>
            <w:shd w:val="clear" w:color="auto" w:fill="auto"/>
            <w:noWrap/>
            <w:vAlign w:val="center"/>
          </w:tcPr>
          <w:p w14:paraId="29338D31"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SOUTH</w:t>
            </w:r>
          </w:p>
        </w:tc>
        <w:tc>
          <w:tcPr>
            <w:tcW w:w="958" w:type="dxa"/>
            <w:tcBorders>
              <w:top w:val="single" w:sz="4" w:space="0" w:color="auto"/>
              <w:left w:val="nil"/>
              <w:bottom w:val="nil"/>
              <w:right w:val="nil"/>
            </w:tcBorders>
            <w:shd w:val="clear" w:color="auto" w:fill="auto"/>
            <w:vAlign w:val="center"/>
          </w:tcPr>
          <w:p w14:paraId="39BC6BB1" w14:textId="236AE375"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477" w:type="dxa"/>
            <w:tcBorders>
              <w:top w:val="single" w:sz="4" w:space="0" w:color="auto"/>
              <w:left w:val="nil"/>
              <w:bottom w:val="nil"/>
              <w:right w:val="nil"/>
            </w:tcBorders>
            <w:shd w:val="clear" w:color="auto" w:fill="auto"/>
            <w:noWrap/>
            <w:vAlign w:val="center"/>
          </w:tcPr>
          <w:p w14:paraId="0C7C2571" w14:textId="4B55EC65"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0.050</w:t>
            </w:r>
          </w:p>
        </w:tc>
        <w:tc>
          <w:tcPr>
            <w:tcW w:w="1515" w:type="dxa"/>
            <w:tcBorders>
              <w:top w:val="single" w:sz="4" w:space="0" w:color="auto"/>
              <w:left w:val="nil"/>
              <w:bottom w:val="nil"/>
              <w:right w:val="nil"/>
            </w:tcBorders>
            <w:shd w:val="clear" w:color="auto" w:fill="auto"/>
            <w:noWrap/>
            <w:vAlign w:val="center"/>
          </w:tcPr>
          <w:p w14:paraId="11B5261D" w14:textId="43DC3CCC"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-0.085</w:t>
            </w:r>
          </w:p>
        </w:tc>
        <w:tc>
          <w:tcPr>
            <w:tcW w:w="1591" w:type="dxa"/>
            <w:tcBorders>
              <w:top w:val="single" w:sz="4" w:space="0" w:color="auto"/>
              <w:left w:val="nil"/>
              <w:bottom w:val="nil"/>
              <w:right w:val="nil"/>
            </w:tcBorders>
            <w:shd w:val="clear" w:color="auto" w:fill="auto"/>
            <w:noWrap/>
            <w:vAlign w:val="center"/>
          </w:tcPr>
          <w:p w14:paraId="6D83D3A4" w14:textId="0E5E2A7B"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0.105</w:t>
            </w:r>
          </w:p>
        </w:tc>
        <w:tc>
          <w:tcPr>
            <w:tcW w:w="1451" w:type="dxa"/>
            <w:tcBorders>
              <w:top w:val="single" w:sz="4" w:space="0" w:color="auto"/>
              <w:left w:val="nil"/>
              <w:bottom w:val="nil"/>
              <w:right w:val="nil"/>
            </w:tcBorders>
            <w:shd w:val="clear" w:color="auto" w:fill="auto"/>
            <w:noWrap/>
            <w:vAlign w:val="center"/>
          </w:tcPr>
          <w:p w14:paraId="755B21C0" w14:textId="3895BC9A"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-0.062</w:t>
            </w:r>
          </w:p>
        </w:tc>
        <w:tc>
          <w:tcPr>
            <w:tcW w:w="1426" w:type="dxa"/>
            <w:tcBorders>
              <w:top w:val="single" w:sz="4" w:space="0" w:color="auto"/>
              <w:left w:val="nil"/>
              <w:bottom w:val="nil"/>
              <w:right w:val="nil"/>
            </w:tcBorders>
            <w:shd w:val="clear" w:color="auto" w:fill="auto"/>
            <w:noWrap/>
            <w:vAlign w:val="center"/>
          </w:tcPr>
          <w:p w14:paraId="442AC799" w14:textId="063C0E4E"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0.004</w:t>
            </w:r>
          </w:p>
        </w:tc>
      </w:tr>
      <w:tr w:rsidR="00593BC5" w:rsidRPr="00C213BD" w14:paraId="6E85769A" w14:textId="77777777" w:rsidTr="00593BC5">
        <w:trPr>
          <w:trHeight w:val="325"/>
        </w:trPr>
        <w:tc>
          <w:tcPr>
            <w:tcW w:w="1299" w:type="dxa"/>
            <w:tcBorders>
              <w:top w:val="nil"/>
              <w:left w:val="nil"/>
              <w:bottom w:val="nil"/>
              <w:right w:val="nil"/>
            </w:tcBorders>
            <w:shd w:val="clear" w:color="auto" w:fill="auto"/>
            <w:noWrap/>
            <w:vAlign w:val="center"/>
          </w:tcPr>
          <w:p w14:paraId="6C6934AB"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1B167FD5"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HOWA</w:t>
            </w:r>
          </w:p>
        </w:tc>
        <w:tc>
          <w:tcPr>
            <w:tcW w:w="1477" w:type="dxa"/>
            <w:tcBorders>
              <w:top w:val="nil"/>
              <w:left w:val="nil"/>
              <w:bottom w:val="nil"/>
              <w:right w:val="nil"/>
            </w:tcBorders>
            <w:shd w:val="clear" w:color="auto" w:fill="auto"/>
            <w:noWrap/>
            <w:vAlign w:val="center"/>
          </w:tcPr>
          <w:p w14:paraId="4932BDA9" w14:textId="5EF81743"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-0.037</w:t>
            </w:r>
          </w:p>
        </w:tc>
        <w:tc>
          <w:tcPr>
            <w:tcW w:w="1515" w:type="dxa"/>
            <w:tcBorders>
              <w:top w:val="nil"/>
              <w:left w:val="nil"/>
              <w:bottom w:val="nil"/>
              <w:right w:val="nil"/>
            </w:tcBorders>
            <w:shd w:val="clear" w:color="auto" w:fill="auto"/>
            <w:noWrap/>
            <w:vAlign w:val="center"/>
          </w:tcPr>
          <w:p w14:paraId="3AA2C779" w14:textId="3E54731A"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-0.209</w:t>
            </w:r>
          </w:p>
        </w:tc>
        <w:tc>
          <w:tcPr>
            <w:tcW w:w="1591" w:type="dxa"/>
            <w:tcBorders>
              <w:top w:val="nil"/>
              <w:left w:val="nil"/>
              <w:bottom w:val="nil"/>
              <w:right w:val="nil"/>
            </w:tcBorders>
            <w:shd w:val="clear" w:color="auto" w:fill="auto"/>
            <w:noWrap/>
            <w:vAlign w:val="center"/>
          </w:tcPr>
          <w:p w14:paraId="11CB46F3" w14:textId="03DBE343"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0.079</w:t>
            </w:r>
          </w:p>
        </w:tc>
        <w:tc>
          <w:tcPr>
            <w:tcW w:w="1451" w:type="dxa"/>
            <w:tcBorders>
              <w:top w:val="nil"/>
              <w:left w:val="nil"/>
              <w:bottom w:val="nil"/>
              <w:right w:val="nil"/>
            </w:tcBorders>
            <w:shd w:val="clear" w:color="auto" w:fill="auto"/>
            <w:noWrap/>
            <w:vAlign w:val="center"/>
          </w:tcPr>
          <w:p w14:paraId="3E6D9186" w14:textId="0F23374E"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-0.167</w:t>
            </w:r>
          </w:p>
        </w:tc>
        <w:tc>
          <w:tcPr>
            <w:tcW w:w="1426" w:type="dxa"/>
            <w:tcBorders>
              <w:top w:val="nil"/>
              <w:left w:val="nil"/>
              <w:bottom w:val="nil"/>
              <w:right w:val="nil"/>
            </w:tcBorders>
            <w:shd w:val="clear" w:color="auto" w:fill="auto"/>
            <w:noWrap/>
            <w:vAlign w:val="center"/>
          </w:tcPr>
          <w:p w14:paraId="0C7492D5" w14:textId="7F96053A"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0.086</w:t>
            </w:r>
          </w:p>
        </w:tc>
      </w:tr>
      <w:tr w:rsidR="00593BC5" w:rsidRPr="00C213BD" w14:paraId="2E9EEB65" w14:textId="77777777" w:rsidTr="00593BC5">
        <w:trPr>
          <w:trHeight w:val="325"/>
        </w:trPr>
        <w:tc>
          <w:tcPr>
            <w:tcW w:w="1299" w:type="dxa"/>
            <w:tcBorders>
              <w:top w:val="nil"/>
              <w:left w:val="nil"/>
              <w:bottom w:val="nil"/>
              <w:right w:val="nil"/>
            </w:tcBorders>
            <w:shd w:val="clear" w:color="auto" w:fill="auto"/>
            <w:noWrap/>
            <w:vAlign w:val="center"/>
          </w:tcPr>
          <w:p w14:paraId="1123ED6E"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2A5855A0"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WEWA</w:t>
            </w:r>
          </w:p>
        </w:tc>
        <w:tc>
          <w:tcPr>
            <w:tcW w:w="1477" w:type="dxa"/>
            <w:tcBorders>
              <w:top w:val="nil"/>
              <w:left w:val="nil"/>
              <w:bottom w:val="nil"/>
              <w:right w:val="nil"/>
            </w:tcBorders>
            <w:shd w:val="clear" w:color="auto" w:fill="auto"/>
            <w:noWrap/>
            <w:vAlign w:val="center"/>
          </w:tcPr>
          <w:p w14:paraId="19D9AB9A" w14:textId="395384D2"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-0.133</w:t>
            </w:r>
          </w:p>
        </w:tc>
        <w:tc>
          <w:tcPr>
            <w:tcW w:w="1515" w:type="dxa"/>
            <w:tcBorders>
              <w:top w:val="nil"/>
              <w:left w:val="nil"/>
              <w:bottom w:val="nil"/>
              <w:right w:val="nil"/>
            </w:tcBorders>
            <w:shd w:val="clear" w:color="auto" w:fill="auto"/>
            <w:noWrap/>
            <w:vAlign w:val="center"/>
          </w:tcPr>
          <w:p w14:paraId="4E98E991" w14:textId="541B44C7"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-0.232</w:t>
            </w:r>
          </w:p>
        </w:tc>
        <w:tc>
          <w:tcPr>
            <w:tcW w:w="1591" w:type="dxa"/>
            <w:tcBorders>
              <w:top w:val="nil"/>
              <w:left w:val="nil"/>
              <w:bottom w:val="nil"/>
              <w:right w:val="nil"/>
            </w:tcBorders>
            <w:shd w:val="clear" w:color="auto" w:fill="auto"/>
            <w:noWrap/>
            <w:vAlign w:val="center"/>
          </w:tcPr>
          <w:p w14:paraId="5B454979" w14:textId="352A73FD"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0.062</w:t>
            </w:r>
          </w:p>
        </w:tc>
        <w:tc>
          <w:tcPr>
            <w:tcW w:w="1451" w:type="dxa"/>
            <w:tcBorders>
              <w:top w:val="nil"/>
              <w:left w:val="nil"/>
              <w:bottom w:val="nil"/>
              <w:right w:val="nil"/>
            </w:tcBorders>
            <w:shd w:val="clear" w:color="auto" w:fill="auto"/>
            <w:noWrap/>
            <w:vAlign w:val="center"/>
          </w:tcPr>
          <w:p w14:paraId="0C209315" w14:textId="38B087C1"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0.034</w:t>
            </w:r>
          </w:p>
        </w:tc>
        <w:tc>
          <w:tcPr>
            <w:tcW w:w="1426" w:type="dxa"/>
            <w:tcBorders>
              <w:top w:val="nil"/>
              <w:left w:val="nil"/>
              <w:bottom w:val="nil"/>
              <w:right w:val="nil"/>
            </w:tcBorders>
            <w:shd w:val="clear" w:color="auto" w:fill="auto"/>
            <w:noWrap/>
            <w:vAlign w:val="center"/>
          </w:tcPr>
          <w:p w14:paraId="58B74439" w14:textId="6754BE98"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0.201</w:t>
            </w:r>
          </w:p>
        </w:tc>
      </w:tr>
      <w:tr w:rsidR="00593BC5" w:rsidRPr="00C213BD" w14:paraId="4891C5BC" w14:textId="77777777" w:rsidTr="00593BC5">
        <w:trPr>
          <w:trHeight w:val="342"/>
        </w:trPr>
        <w:tc>
          <w:tcPr>
            <w:tcW w:w="1299" w:type="dxa"/>
            <w:tcBorders>
              <w:top w:val="nil"/>
              <w:left w:val="nil"/>
              <w:bottom w:val="single" w:sz="8" w:space="0" w:color="auto"/>
              <w:right w:val="nil"/>
            </w:tcBorders>
            <w:shd w:val="clear" w:color="auto" w:fill="auto"/>
            <w:noWrap/>
            <w:vAlign w:val="center"/>
          </w:tcPr>
          <w:p w14:paraId="21B93C5D"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single" w:sz="8" w:space="0" w:color="auto"/>
              <w:right w:val="nil"/>
            </w:tcBorders>
            <w:shd w:val="clear" w:color="auto" w:fill="auto"/>
            <w:vAlign w:val="center"/>
          </w:tcPr>
          <w:p w14:paraId="5A4D77E0"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ACFL</w:t>
            </w:r>
          </w:p>
        </w:tc>
        <w:tc>
          <w:tcPr>
            <w:tcW w:w="1477" w:type="dxa"/>
            <w:tcBorders>
              <w:top w:val="nil"/>
              <w:left w:val="nil"/>
              <w:bottom w:val="single" w:sz="8" w:space="0" w:color="auto"/>
              <w:right w:val="nil"/>
            </w:tcBorders>
            <w:shd w:val="clear" w:color="auto" w:fill="auto"/>
            <w:noWrap/>
            <w:vAlign w:val="center"/>
          </w:tcPr>
          <w:p w14:paraId="68FCC023" w14:textId="3659693E"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0.067</w:t>
            </w:r>
          </w:p>
        </w:tc>
        <w:tc>
          <w:tcPr>
            <w:tcW w:w="1515" w:type="dxa"/>
            <w:tcBorders>
              <w:top w:val="nil"/>
              <w:left w:val="nil"/>
              <w:bottom w:val="single" w:sz="8" w:space="0" w:color="auto"/>
              <w:right w:val="nil"/>
            </w:tcBorders>
            <w:shd w:val="clear" w:color="auto" w:fill="auto"/>
            <w:noWrap/>
            <w:vAlign w:val="center"/>
          </w:tcPr>
          <w:p w14:paraId="4363F0E8" w14:textId="3D36F47F"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0.011</w:t>
            </w:r>
          </w:p>
        </w:tc>
        <w:tc>
          <w:tcPr>
            <w:tcW w:w="1591" w:type="dxa"/>
            <w:tcBorders>
              <w:top w:val="nil"/>
              <w:left w:val="nil"/>
              <w:bottom w:val="single" w:sz="8" w:space="0" w:color="auto"/>
              <w:right w:val="nil"/>
            </w:tcBorders>
            <w:shd w:val="clear" w:color="auto" w:fill="auto"/>
            <w:noWrap/>
            <w:vAlign w:val="center"/>
          </w:tcPr>
          <w:p w14:paraId="6C1DC739" w14:textId="60C9CA3B"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0.484</w:t>
            </w:r>
          </w:p>
        </w:tc>
        <w:tc>
          <w:tcPr>
            <w:tcW w:w="1451" w:type="dxa"/>
            <w:tcBorders>
              <w:top w:val="nil"/>
              <w:left w:val="nil"/>
              <w:bottom w:val="single" w:sz="8" w:space="0" w:color="auto"/>
              <w:right w:val="nil"/>
            </w:tcBorders>
            <w:shd w:val="clear" w:color="auto" w:fill="auto"/>
            <w:noWrap/>
            <w:vAlign w:val="center"/>
          </w:tcPr>
          <w:p w14:paraId="4D70D8D5" w14:textId="5A9C2FCB"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0.028</w:t>
            </w:r>
          </w:p>
        </w:tc>
        <w:tc>
          <w:tcPr>
            <w:tcW w:w="1426" w:type="dxa"/>
            <w:tcBorders>
              <w:top w:val="nil"/>
              <w:left w:val="nil"/>
              <w:bottom w:val="single" w:sz="8" w:space="0" w:color="auto"/>
              <w:right w:val="nil"/>
            </w:tcBorders>
            <w:shd w:val="clear" w:color="auto" w:fill="auto"/>
            <w:noWrap/>
            <w:vAlign w:val="center"/>
          </w:tcPr>
          <w:p w14:paraId="7D3B386B" w14:textId="6E4FD76A"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-0.083</w:t>
            </w:r>
          </w:p>
        </w:tc>
      </w:tr>
      <w:tr w:rsidR="009E53DF" w:rsidRPr="00C213BD" w14:paraId="15002CDF" w14:textId="77777777" w:rsidTr="00593BC5">
        <w:trPr>
          <w:trHeight w:val="325"/>
        </w:trPr>
        <w:tc>
          <w:tcPr>
            <w:tcW w:w="1299" w:type="dxa"/>
            <w:tcBorders>
              <w:top w:val="nil"/>
              <w:left w:val="nil"/>
              <w:bottom w:val="nil"/>
              <w:right w:val="nil"/>
            </w:tcBorders>
            <w:shd w:val="clear" w:color="auto" w:fill="auto"/>
            <w:noWrap/>
            <w:vAlign w:val="center"/>
          </w:tcPr>
          <w:p w14:paraId="1B5B91E5"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TRAILING</w:t>
            </w:r>
          </w:p>
        </w:tc>
        <w:tc>
          <w:tcPr>
            <w:tcW w:w="958" w:type="dxa"/>
            <w:tcBorders>
              <w:top w:val="nil"/>
              <w:left w:val="nil"/>
              <w:bottom w:val="nil"/>
              <w:right w:val="nil"/>
            </w:tcBorders>
            <w:shd w:val="clear" w:color="auto" w:fill="auto"/>
            <w:vAlign w:val="center"/>
          </w:tcPr>
          <w:p w14:paraId="22F8B471" w14:textId="56A4C3B0"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477" w:type="dxa"/>
            <w:tcBorders>
              <w:top w:val="nil"/>
              <w:left w:val="nil"/>
              <w:bottom w:val="nil"/>
              <w:right w:val="nil"/>
            </w:tcBorders>
            <w:shd w:val="clear" w:color="auto" w:fill="auto"/>
            <w:noWrap/>
            <w:vAlign w:val="center"/>
          </w:tcPr>
          <w:p w14:paraId="3A2F1A02" w14:textId="0CF0D752"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-0.001</w:t>
            </w:r>
          </w:p>
        </w:tc>
        <w:tc>
          <w:tcPr>
            <w:tcW w:w="1515" w:type="dxa"/>
            <w:tcBorders>
              <w:top w:val="nil"/>
              <w:left w:val="nil"/>
              <w:bottom w:val="nil"/>
              <w:right w:val="nil"/>
            </w:tcBorders>
            <w:shd w:val="clear" w:color="auto" w:fill="auto"/>
            <w:noWrap/>
            <w:vAlign w:val="center"/>
          </w:tcPr>
          <w:p w14:paraId="3C059917" w14:textId="094D7D39"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-0.045</w:t>
            </w:r>
          </w:p>
        </w:tc>
        <w:tc>
          <w:tcPr>
            <w:tcW w:w="1591" w:type="dxa"/>
            <w:tcBorders>
              <w:top w:val="nil"/>
              <w:left w:val="nil"/>
              <w:bottom w:val="nil"/>
              <w:right w:val="nil"/>
            </w:tcBorders>
            <w:shd w:val="clear" w:color="auto" w:fill="auto"/>
            <w:noWrap/>
            <w:vAlign w:val="center"/>
          </w:tcPr>
          <w:p w14:paraId="3DCEE371" w14:textId="6124F077"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-0.011</w:t>
            </w:r>
          </w:p>
        </w:tc>
        <w:tc>
          <w:tcPr>
            <w:tcW w:w="1451" w:type="dxa"/>
            <w:tcBorders>
              <w:top w:val="nil"/>
              <w:left w:val="nil"/>
              <w:bottom w:val="nil"/>
              <w:right w:val="nil"/>
            </w:tcBorders>
            <w:shd w:val="clear" w:color="auto" w:fill="auto"/>
            <w:noWrap/>
            <w:vAlign w:val="center"/>
          </w:tcPr>
          <w:p w14:paraId="44F848F5" w14:textId="22255BC2"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-0.002</w:t>
            </w:r>
          </w:p>
        </w:tc>
        <w:tc>
          <w:tcPr>
            <w:tcW w:w="1426" w:type="dxa"/>
            <w:tcBorders>
              <w:top w:val="nil"/>
              <w:left w:val="nil"/>
              <w:bottom w:val="nil"/>
              <w:right w:val="nil"/>
            </w:tcBorders>
            <w:shd w:val="clear" w:color="auto" w:fill="auto"/>
            <w:noWrap/>
            <w:vAlign w:val="center"/>
          </w:tcPr>
          <w:p w14:paraId="0413AFDB" w14:textId="7A43EB14"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0.004</w:t>
            </w:r>
          </w:p>
        </w:tc>
      </w:tr>
      <w:tr w:rsidR="009E53DF" w:rsidRPr="00C213BD" w14:paraId="20D0AB89" w14:textId="77777777" w:rsidTr="00593BC5">
        <w:trPr>
          <w:trHeight w:val="325"/>
        </w:trPr>
        <w:tc>
          <w:tcPr>
            <w:tcW w:w="1299" w:type="dxa"/>
            <w:tcBorders>
              <w:top w:val="nil"/>
              <w:left w:val="nil"/>
              <w:bottom w:val="nil"/>
              <w:right w:val="nil"/>
            </w:tcBorders>
            <w:shd w:val="clear" w:color="auto" w:fill="auto"/>
            <w:noWrap/>
            <w:vAlign w:val="center"/>
          </w:tcPr>
          <w:p w14:paraId="42C619D0" w14:textId="77777777" w:rsidR="009E53DF" w:rsidRPr="00C213BD"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44D9203F"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BLBW</w:t>
            </w:r>
          </w:p>
        </w:tc>
        <w:tc>
          <w:tcPr>
            <w:tcW w:w="1477" w:type="dxa"/>
            <w:tcBorders>
              <w:top w:val="nil"/>
              <w:left w:val="nil"/>
              <w:bottom w:val="nil"/>
              <w:right w:val="nil"/>
            </w:tcBorders>
            <w:shd w:val="clear" w:color="auto" w:fill="auto"/>
            <w:noWrap/>
            <w:vAlign w:val="center"/>
          </w:tcPr>
          <w:p w14:paraId="58B6E900" w14:textId="4764814F"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0.074</w:t>
            </w:r>
          </w:p>
        </w:tc>
        <w:tc>
          <w:tcPr>
            <w:tcW w:w="1515" w:type="dxa"/>
            <w:tcBorders>
              <w:top w:val="nil"/>
              <w:left w:val="nil"/>
              <w:bottom w:val="nil"/>
              <w:right w:val="nil"/>
            </w:tcBorders>
            <w:shd w:val="clear" w:color="auto" w:fill="auto"/>
            <w:noWrap/>
            <w:vAlign w:val="center"/>
          </w:tcPr>
          <w:p w14:paraId="7C159637" w14:textId="1C0F67F0"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-0.155</w:t>
            </w:r>
          </w:p>
        </w:tc>
        <w:tc>
          <w:tcPr>
            <w:tcW w:w="1591" w:type="dxa"/>
            <w:tcBorders>
              <w:top w:val="nil"/>
              <w:left w:val="nil"/>
              <w:bottom w:val="nil"/>
              <w:right w:val="nil"/>
            </w:tcBorders>
            <w:shd w:val="clear" w:color="auto" w:fill="auto"/>
            <w:noWrap/>
            <w:vAlign w:val="center"/>
          </w:tcPr>
          <w:p w14:paraId="6330A76D" w14:textId="78690770"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-0.128</w:t>
            </w:r>
          </w:p>
        </w:tc>
        <w:tc>
          <w:tcPr>
            <w:tcW w:w="1451" w:type="dxa"/>
            <w:tcBorders>
              <w:top w:val="nil"/>
              <w:left w:val="nil"/>
              <w:bottom w:val="nil"/>
              <w:right w:val="nil"/>
            </w:tcBorders>
            <w:shd w:val="clear" w:color="auto" w:fill="auto"/>
            <w:noWrap/>
            <w:vAlign w:val="center"/>
          </w:tcPr>
          <w:p w14:paraId="5C93ECB8" w14:textId="2FD911FD"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-0.010</w:t>
            </w:r>
          </w:p>
        </w:tc>
        <w:tc>
          <w:tcPr>
            <w:tcW w:w="1426" w:type="dxa"/>
            <w:tcBorders>
              <w:top w:val="nil"/>
              <w:left w:val="nil"/>
              <w:bottom w:val="nil"/>
              <w:right w:val="nil"/>
            </w:tcBorders>
            <w:shd w:val="clear" w:color="auto" w:fill="auto"/>
            <w:noWrap/>
            <w:vAlign w:val="center"/>
          </w:tcPr>
          <w:p w14:paraId="31ED2CCE" w14:textId="0503E465"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0.022</w:t>
            </w:r>
          </w:p>
        </w:tc>
      </w:tr>
      <w:tr w:rsidR="009E53DF" w:rsidRPr="00C213BD" w14:paraId="0A9951E3" w14:textId="77777777" w:rsidTr="00593BC5">
        <w:trPr>
          <w:trHeight w:val="325"/>
        </w:trPr>
        <w:tc>
          <w:tcPr>
            <w:tcW w:w="1299" w:type="dxa"/>
            <w:tcBorders>
              <w:top w:val="nil"/>
              <w:left w:val="nil"/>
              <w:bottom w:val="nil"/>
              <w:right w:val="nil"/>
            </w:tcBorders>
            <w:shd w:val="clear" w:color="auto" w:fill="auto"/>
            <w:noWrap/>
            <w:vAlign w:val="center"/>
          </w:tcPr>
          <w:p w14:paraId="0051615E" w14:textId="77777777" w:rsidR="009E53DF" w:rsidRPr="00C213BD"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4D110846"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BTNW</w:t>
            </w:r>
          </w:p>
        </w:tc>
        <w:tc>
          <w:tcPr>
            <w:tcW w:w="1477" w:type="dxa"/>
            <w:tcBorders>
              <w:top w:val="nil"/>
              <w:left w:val="nil"/>
              <w:bottom w:val="nil"/>
              <w:right w:val="nil"/>
            </w:tcBorders>
            <w:shd w:val="clear" w:color="auto" w:fill="auto"/>
            <w:noWrap/>
            <w:vAlign w:val="center"/>
          </w:tcPr>
          <w:p w14:paraId="217736F5" w14:textId="01A0C1EF"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-0.006</w:t>
            </w:r>
          </w:p>
        </w:tc>
        <w:tc>
          <w:tcPr>
            <w:tcW w:w="1515" w:type="dxa"/>
            <w:tcBorders>
              <w:top w:val="nil"/>
              <w:left w:val="nil"/>
              <w:bottom w:val="nil"/>
              <w:right w:val="nil"/>
            </w:tcBorders>
            <w:shd w:val="clear" w:color="auto" w:fill="auto"/>
            <w:noWrap/>
            <w:vAlign w:val="center"/>
          </w:tcPr>
          <w:p w14:paraId="7584087A" w14:textId="25245737"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-0.014</w:t>
            </w:r>
          </w:p>
        </w:tc>
        <w:tc>
          <w:tcPr>
            <w:tcW w:w="1591" w:type="dxa"/>
            <w:tcBorders>
              <w:top w:val="nil"/>
              <w:left w:val="nil"/>
              <w:bottom w:val="nil"/>
              <w:right w:val="nil"/>
            </w:tcBorders>
            <w:shd w:val="clear" w:color="auto" w:fill="auto"/>
            <w:noWrap/>
            <w:vAlign w:val="center"/>
          </w:tcPr>
          <w:p w14:paraId="6546285A" w14:textId="746CE44C"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-0.020</w:t>
            </w:r>
          </w:p>
        </w:tc>
        <w:tc>
          <w:tcPr>
            <w:tcW w:w="1451" w:type="dxa"/>
            <w:tcBorders>
              <w:top w:val="nil"/>
              <w:left w:val="nil"/>
              <w:bottom w:val="nil"/>
              <w:right w:val="nil"/>
            </w:tcBorders>
            <w:shd w:val="clear" w:color="auto" w:fill="auto"/>
            <w:noWrap/>
            <w:vAlign w:val="center"/>
          </w:tcPr>
          <w:p w14:paraId="4F870499" w14:textId="7B2B3CB4"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-0.010</w:t>
            </w:r>
          </w:p>
        </w:tc>
        <w:tc>
          <w:tcPr>
            <w:tcW w:w="1426" w:type="dxa"/>
            <w:tcBorders>
              <w:top w:val="nil"/>
              <w:left w:val="nil"/>
              <w:bottom w:val="nil"/>
              <w:right w:val="nil"/>
            </w:tcBorders>
            <w:shd w:val="clear" w:color="auto" w:fill="auto"/>
            <w:noWrap/>
            <w:vAlign w:val="center"/>
          </w:tcPr>
          <w:p w14:paraId="09C83DBF" w14:textId="4AD795A9"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0.013</w:t>
            </w:r>
          </w:p>
        </w:tc>
      </w:tr>
      <w:tr w:rsidR="009E53DF" w:rsidRPr="00C213BD" w14:paraId="0A23DCED" w14:textId="77777777" w:rsidTr="00593BC5">
        <w:trPr>
          <w:trHeight w:val="325"/>
        </w:trPr>
        <w:tc>
          <w:tcPr>
            <w:tcW w:w="1299" w:type="dxa"/>
            <w:tcBorders>
              <w:top w:val="nil"/>
              <w:left w:val="nil"/>
              <w:bottom w:val="nil"/>
              <w:right w:val="nil"/>
            </w:tcBorders>
            <w:shd w:val="clear" w:color="auto" w:fill="auto"/>
            <w:noWrap/>
            <w:vAlign w:val="center"/>
          </w:tcPr>
          <w:p w14:paraId="36E71714" w14:textId="77777777" w:rsidR="009E53DF" w:rsidRPr="00C213BD"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5A6D3B26"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BTBW</w:t>
            </w:r>
          </w:p>
        </w:tc>
        <w:tc>
          <w:tcPr>
            <w:tcW w:w="1477" w:type="dxa"/>
            <w:tcBorders>
              <w:top w:val="nil"/>
              <w:left w:val="nil"/>
              <w:bottom w:val="nil"/>
              <w:right w:val="nil"/>
            </w:tcBorders>
            <w:shd w:val="clear" w:color="auto" w:fill="auto"/>
            <w:noWrap/>
            <w:vAlign w:val="center"/>
          </w:tcPr>
          <w:p w14:paraId="2B82F553" w14:textId="388B551E"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0.026</w:t>
            </w:r>
          </w:p>
        </w:tc>
        <w:tc>
          <w:tcPr>
            <w:tcW w:w="1515" w:type="dxa"/>
            <w:tcBorders>
              <w:top w:val="nil"/>
              <w:left w:val="nil"/>
              <w:bottom w:val="nil"/>
              <w:right w:val="nil"/>
            </w:tcBorders>
            <w:shd w:val="clear" w:color="auto" w:fill="auto"/>
            <w:noWrap/>
            <w:vAlign w:val="center"/>
          </w:tcPr>
          <w:p w14:paraId="5A0A46CB" w14:textId="3198BA3D"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-0.184</w:t>
            </w:r>
          </w:p>
        </w:tc>
        <w:tc>
          <w:tcPr>
            <w:tcW w:w="1591" w:type="dxa"/>
            <w:tcBorders>
              <w:top w:val="nil"/>
              <w:left w:val="nil"/>
              <w:bottom w:val="nil"/>
              <w:right w:val="nil"/>
            </w:tcBorders>
            <w:shd w:val="clear" w:color="auto" w:fill="auto"/>
            <w:noWrap/>
            <w:vAlign w:val="center"/>
          </w:tcPr>
          <w:p w14:paraId="574ACB30" w14:textId="2C7BD2E0"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-0.084</w:t>
            </w:r>
          </w:p>
        </w:tc>
        <w:tc>
          <w:tcPr>
            <w:tcW w:w="1451" w:type="dxa"/>
            <w:tcBorders>
              <w:top w:val="nil"/>
              <w:left w:val="nil"/>
              <w:bottom w:val="nil"/>
              <w:right w:val="nil"/>
            </w:tcBorders>
            <w:shd w:val="clear" w:color="auto" w:fill="auto"/>
            <w:noWrap/>
            <w:vAlign w:val="center"/>
          </w:tcPr>
          <w:p w14:paraId="6B61CA6D" w14:textId="5FEB60A1"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-0.003</w:t>
            </w:r>
          </w:p>
        </w:tc>
        <w:tc>
          <w:tcPr>
            <w:tcW w:w="1426" w:type="dxa"/>
            <w:tcBorders>
              <w:top w:val="nil"/>
              <w:left w:val="nil"/>
              <w:bottom w:val="nil"/>
              <w:right w:val="nil"/>
            </w:tcBorders>
            <w:shd w:val="clear" w:color="auto" w:fill="auto"/>
            <w:noWrap/>
            <w:vAlign w:val="center"/>
          </w:tcPr>
          <w:p w14:paraId="219F9735" w14:textId="2F298273"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0.016</w:t>
            </w:r>
          </w:p>
        </w:tc>
      </w:tr>
      <w:tr w:rsidR="00764EA6" w:rsidRPr="00C213BD" w14:paraId="029E0648" w14:textId="77777777" w:rsidTr="00593BC5">
        <w:trPr>
          <w:trHeight w:val="325"/>
        </w:trPr>
        <w:tc>
          <w:tcPr>
            <w:tcW w:w="1299" w:type="dxa"/>
            <w:tcBorders>
              <w:top w:val="nil"/>
              <w:left w:val="nil"/>
              <w:bottom w:val="nil"/>
              <w:right w:val="nil"/>
            </w:tcBorders>
            <w:shd w:val="clear" w:color="auto" w:fill="auto"/>
            <w:noWrap/>
            <w:vAlign w:val="center"/>
          </w:tcPr>
          <w:p w14:paraId="1CDF2094" w14:textId="77777777" w:rsidR="00764EA6" w:rsidRPr="00C213BD" w:rsidRDefault="00764EA6" w:rsidP="00764EA6">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36F19540" w14:textId="77777777" w:rsidR="00764EA6" w:rsidRPr="00C213BD" w:rsidRDefault="00764EA6" w:rsidP="00764EA6">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CAWA</w:t>
            </w:r>
          </w:p>
        </w:tc>
        <w:tc>
          <w:tcPr>
            <w:tcW w:w="1477" w:type="dxa"/>
            <w:tcBorders>
              <w:top w:val="nil"/>
              <w:left w:val="nil"/>
              <w:bottom w:val="nil"/>
              <w:right w:val="nil"/>
            </w:tcBorders>
            <w:shd w:val="clear" w:color="auto" w:fill="auto"/>
            <w:noWrap/>
            <w:vAlign w:val="center"/>
          </w:tcPr>
          <w:p w14:paraId="6CF776AA" w14:textId="2A278984" w:rsidR="00764EA6" w:rsidRPr="00C213BD" w:rsidRDefault="00764EA6"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0.106</w:t>
            </w:r>
          </w:p>
        </w:tc>
        <w:tc>
          <w:tcPr>
            <w:tcW w:w="1515" w:type="dxa"/>
            <w:tcBorders>
              <w:top w:val="nil"/>
              <w:left w:val="nil"/>
              <w:bottom w:val="nil"/>
              <w:right w:val="nil"/>
            </w:tcBorders>
            <w:shd w:val="clear" w:color="auto" w:fill="auto"/>
            <w:noWrap/>
            <w:vAlign w:val="center"/>
          </w:tcPr>
          <w:p w14:paraId="6C903D5C" w14:textId="49D3678B"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-0.097</w:t>
            </w:r>
          </w:p>
        </w:tc>
        <w:tc>
          <w:tcPr>
            <w:tcW w:w="1591" w:type="dxa"/>
            <w:tcBorders>
              <w:top w:val="nil"/>
              <w:left w:val="nil"/>
              <w:bottom w:val="nil"/>
              <w:right w:val="nil"/>
            </w:tcBorders>
            <w:shd w:val="clear" w:color="auto" w:fill="auto"/>
            <w:noWrap/>
            <w:vAlign w:val="center"/>
          </w:tcPr>
          <w:p w14:paraId="748ED7F2" w14:textId="4E380A20"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0.157</w:t>
            </w:r>
          </w:p>
        </w:tc>
        <w:tc>
          <w:tcPr>
            <w:tcW w:w="1451" w:type="dxa"/>
            <w:tcBorders>
              <w:top w:val="nil"/>
              <w:left w:val="nil"/>
              <w:bottom w:val="nil"/>
              <w:right w:val="nil"/>
            </w:tcBorders>
            <w:shd w:val="clear" w:color="auto" w:fill="auto"/>
            <w:noWrap/>
            <w:vAlign w:val="center"/>
          </w:tcPr>
          <w:p w14:paraId="26FF63EA" w14:textId="56E9442B"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0.069</w:t>
            </w:r>
          </w:p>
        </w:tc>
        <w:tc>
          <w:tcPr>
            <w:tcW w:w="1426" w:type="dxa"/>
            <w:tcBorders>
              <w:top w:val="nil"/>
              <w:left w:val="nil"/>
              <w:bottom w:val="nil"/>
              <w:right w:val="nil"/>
            </w:tcBorders>
            <w:shd w:val="clear" w:color="auto" w:fill="auto"/>
            <w:noWrap/>
            <w:vAlign w:val="center"/>
          </w:tcPr>
          <w:p w14:paraId="2EA8CB5F" w14:textId="4DE8F798"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0.084</w:t>
            </w:r>
          </w:p>
        </w:tc>
      </w:tr>
      <w:tr w:rsidR="00D12B90" w:rsidRPr="00C213BD" w14:paraId="3881C91B" w14:textId="77777777" w:rsidTr="00593BC5">
        <w:trPr>
          <w:trHeight w:val="325"/>
        </w:trPr>
        <w:tc>
          <w:tcPr>
            <w:tcW w:w="1299" w:type="dxa"/>
            <w:tcBorders>
              <w:top w:val="nil"/>
              <w:left w:val="nil"/>
              <w:bottom w:val="nil"/>
              <w:right w:val="nil"/>
            </w:tcBorders>
            <w:shd w:val="clear" w:color="auto" w:fill="auto"/>
            <w:noWrap/>
            <w:vAlign w:val="center"/>
          </w:tcPr>
          <w:p w14:paraId="03639A8D" w14:textId="77777777" w:rsidR="00D12B90" w:rsidRPr="00C213BD" w:rsidRDefault="00D12B90" w:rsidP="00D12B90">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1F2CD504" w14:textId="77777777" w:rsidR="00D12B90" w:rsidRPr="00C213BD" w:rsidRDefault="00D12B90" w:rsidP="00D12B90">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VEER</w:t>
            </w:r>
          </w:p>
        </w:tc>
        <w:tc>
          <w:tcPr>
            <w:tcW w:w="1477" w:type="dxa"/>
            <w:tcBorders>
              <w:top w:val="nil"/>
              <w:left w:val="nil"/>
              <w:bottom w:val="nil"/>
              <w:right w:val="nil"/>
            </w:tcBorders>
            <w:shd w:val="clear" w:color="auto" w:fill="auto"/>
            <w:noWrap/>
            <w:vAlign w:val="center"/>
          </w:tcPr>
          <w:p w14:paraId="15F4B0FF" w14:textId="5A672B76" w:rsidR="00D12B90" w:rsidRPr="00C213BD" w:rsidRDefault="00D12B90"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-0.070</w:t>
            </w:r>
          </w:p>
        </w:tc>
        <w:tc>
          <w:tcPr>
            <w:tcW w:w="1515" w:type="dxa"/>
            <w:tcBorders>
              <w:top w:val="nil"/>
              <w:left w:val="nil"/>
              <w:bottom w:val="nil"/>
              <w:right w:val="nil"/>
            </w:tcBorders>
            <w:shd w:val="clear" w:color="auto" w:fill="auto"/>
            <w:noWrap/>
            <w:vAlign w:val="center"/>
          </w:tcPr>
          <w:p w14:paraId="6736D3DB" w14:textId="42FB2D2D" w:rsidR="00D12B90" w:rsidRPr="00C213BD" w:rsidRDefault="00D12B9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-0.022</w:t>
            </w:r>
          </w:p>
        </w:tc>
        <w:tc>
          <w:tcPr>
            <w:tcW w:w="1591" w:type="dxa"/>
            <w:tcBorders>
              <w:top w:val="nil"/>
              <w:left w:val="nil"/>
              <w:bottom w:val="nil"/>
              <w:right w:val="nil"/>
            </w:tcBorders>
            <w:shd w:val="clear" w:color="auto" w:fill="auto"/>
            <w:noWrap/>
            <w:vAlign w:val="center"/>
          </w:tcPr>
          <w:p w14:paraId="3D6A5702" w14:textId="3900F2FC" w:rsidR="00D12B90" w:rsidRPr="00C213BD" w:rsidRDefault="00D12B9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0.025</w:t>
            </w:r>
          </w:p>
        </w:tc>
        <w:tc>
          <w:tcPr>
            <w:tcW w:w="1451" w:type="dxa"/>
            <w:tcBorders>
              <w:top w:val="nil"/>
              <w:left w:val="nil"/>
              <w:bottom w:val="nil"/>
              <w:right w:val="nil"/>
            </w:tcBorders>
            <w:shd w:val="clear" w:color="auto" w:fill="auto"/>
            <w:noWrap/>
            <w:vAlign w:val="center"/>
          </w:tcPr>
          <w:p w14:paraId="3398ACD0" w14:textId="74768D01" w:rsidR="00D12B90" w:rsidRPr="00C213BD" w:rsidRDefault="00D12B9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0.005</w:t>
            </w:r>
          </w:p>
        </w:tc>
        <w:tc>
          <w:tcPr>
            <w:tcW w:w="1426" w:type="dxa"/>
            <w:tcBorders>
              <w:top w:val="nil"/>
              <w:left w:val="nil"/>
              <w:bottom w:val="nil"/>
              <w:right w:val="nil"/>
            </w:tcBorders>
            <w:shd w:val="clear" w:color="auto" w:fill="auto"/>
            <w:noWrap/>
            <w:vAlign w:val="center"/>
          </w:tcPr>
          <w:p w14:paraId="032A6D2D" w14:textId="030C48F1" w:rsidR="00D12B90" w:rsidRPr="00C213BD" w:rsidRDefault="00D12B9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-0.008</w:t>
            </w:r>
          </w:p>
        </w:tc>
      </w:tr>
      <w:tr w:rsidR="00D200D4" w:rsidRPr="00C213BD" w14:paraId="127F6751" w14:textId="77777777" w:rsidTr="00593BC5">
        <w:trPr>
          <w:trHeight w:val="342"/>
        </w:trPr>
        <w:tc>
          <w:tcPr>
            <w:tcW w:w="1299" w:type="dxa"/>
            <w:tcBorders>
              <w:top w:val="nil"/>
              <w:left w:val="nil"/>
              <w:bottom w:val="single" w:sz="8" w:space="0" w:color="auto"/>
              <w:right w:val="nil"/>
            </w:tcBorders>
            <w:shd w:val="clear" w:color="auto" w:fill="auto"/>
            <w:noWrap/>
            <w:vAlign w:val="center"/>
          </w:tcPr>
          <w:p w14:paraId="660CD2D2" w14:textId="77777777" w:rsidR="00D200D4" w:rsidRPr="00C213BD" w:rsidRDefault="00D200D4" w:rsidP="00D200D4">
            <w:pPr>
              <w:spacing w:after="0" w:line="240" w:lineRule="auto"/>
              <w:rPr>
                <w:rFonts w:ascii="Times New Roman" w:eastAsia="Times New Roman" w:hAnsi="Times New Roman" w:cs="Times New Roman"/>
                <w:color w:val="000000"/>
              </w:rPr>
            </w:pPr>
          </w:p>
        </w:tc>
        <w:tc>
          <w:tcPr>
            <w:tcW w:w="958" w:type="dxa"/>
            <w:tcBorders>
              <w:top w:val="nil"/>
              <w:left w:val="nil"/>
              <w:bottom w:val="single" w:sz="8" w:space="0" w:color="auto"/>
              <w:right w:val="nil"/>
            </w:tcBorders>
            <w:shd w:val="clear" w:color="auto" w:fill="auto"/>
            <w:vAlign w:val="center"/>
          </w:tcPr>
          <w:p w14:paraId="15009D1B" w14:textId="77777777" w:rsidR="00D200D4" w:rsidRPr="00C213BD" w:rsidRDefault="00D200D4" w:rsidP="00D200D4">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LEFL</w:t>
            </w:r>
          </w:p>
        </w:tc>
        <w:tc>
          <w:tcPr>
            <w:tcW w:w="1477" w:type="dxa"/>
            <w:tcBorders>
              <w:top w:val="nil"/>
              <w:left w:val="nil"/>
              <w:bottom w:val="single" w:sz="8" w:space="0" w:color="auto"/>
              <w:right w:val="nil"/>
            </w:tcBorders>
            <w:shd w:val="clear" w:color="auto" w:fill="auto"/>
            <w:noWrap/>
            <w:vAlign w:val="center"/>
          </w:tcPr>
          <w:p w14:paraId="5397CDFA" w14:textId="7732E0DA"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0.029</w:t>
            </w:r>
          </w:p>
        </w:tc>
        <w:tc>
          <w:tcPr>
            <w:tcW w:w="1515" w:type="dxa"/>
            <w:tcBorders>
              <w:top w:val="nil"/>
              <w:left w:val="nil"/>
              <w:bottom w:val="single" w:sz="8" w:space="0" w:color="auto"/>
              <w:right w:val="nil"/>
            </w:tcBorders>
            <w:shd w:val="clear" w:color="auto" w:fill="auto"/>
            <w:noWrap/>
            <w:vAlign w:val="center"/>
          </w:tcPr>
          <w:p w14:paraId="01C5E05E" w14:textId="75E90985"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0.389</w:t>
            </w:r>
          </w:p>
        </w:tc>
        <w:tc>
          <w:tcPr>
            <w:tcW w:w="1591" w:type="dxa"/>
            <w:tcBorders>
              <w:top w:val="nil"/>
              <w:left w:val="nil"/>
              <w:bottom w:val="single" w:sz="8" w:space="0" w:color="auto"/>
              <w:right w:val="nil"/>
            </w:tcBorders>
            <w:shd w:val="clear" w:color="auto" w:fill="auto"/>
            <w:noWrap/>
            <w:vAlign w:val="center"/>
          </w:tcPr>
          <w:p w14:paraId="1F3D22E2" w14:textId="081F3D1D"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0.273</w:t>
            </w:r>
          </w:p>
        </w:tc>
        <w:tc>
          <w:tcPr>
            <w:tcW w:w="1451" w:type="dxa"/>
            <w:tcBorders>
              <w:top w:val="nil"/>
              <w:left w:val="nil"/>
              <w:bottom w:val="single" w:sz="8" w:space="0" w:color="auto"/>
              <w:right w:val="nil"/>
            </w:tcBorders>
            <w:shd w:val="clear" w:color="auto" w:fill="auto"/>
            <w:noWrap/>
            <w:vAlign w:val="center"/>
          </w:tcPr>
          <w:p w14:paraId="076FFC71" w14:textId="31783683"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-0.152</w:t>
            </w:r>
          </w:p>
        </w:tc>
        <w:tc>
          <w:tcPr>
            <w:tcW w:w="1426" w:type="dxa"/>
            <w:tcBorders>
              <w:top w:val="nil"/>
              <w:left w:val="nil"/>
              <w:bottom w:val="single" w:sz="8" w:space="0" w:color="auto"/>
              <w:right w:val="nil"/>
            </w:tcBorders>
            <w:shd w:val="clear" w:color="auto" w:fill="auto"/>
            <w:noWrap/>
            <w:vAlign w:val="center"/>
          </w:tcPr>
          <w:p w14:paraId="6E343857" w14:textId="6BD0032C"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-0.145</w:t>
            </w:r>
          </w:p>
        </w:tc>
      </w:tr>
      <w:tr w:rsidR="009E53DF" w:rsidRPr="00C213BD" w14:paraId="1DAAF42D" w14:textId="77777777" w:rsidTr="00593BC5">
        <w:trPr>
          <w:trHeight w:val="325"/>
        </w:trPr>
        <w:tc>
          <w:tcPr>
            <w:tcW w:w="1299" w:type="dxa"/>
            <w:tcBorders>
              <w:top w:val="nil"/>
              <w:left w:val="nil"/>
              <w:bottom w:val="nil"/>
              <w:right w:val="nil"/>
            </w:tcBorders>
            <w:shd w:val="clear" w:color="auto" w:fill="auto"/>
            <w:noWrap/>
            <w:vAlign w:val="center"/>
          </w:tcPr>
          <w:p w14:paraId="3CAB46FF"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GENERAL</w:t>
            </w:r>
          </w:p>
        </w:tc>
        <w:tc>
          <w:tcPr>
            <w:tcW w:w="958" w:type="dxa"/>
            <w:tcBorders>
              <w:top w:val="nil"/>
              <w:left w:val="nil"/>
              <w:bottom w:val="nil"/>
              <w:right w:val="nil"/>
            </w:tcBorders>
            <w:shd w:val="clear" w:color="auto" w:fill="auto"/>
            <w:vAlign w:val="center"/>
          </w:tcPr>
          <w:p w14:paraId="11CF83CC" w14:textId="09F41C05"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477" w:type="dxa"/>
            <w:tcBorders>
              <w:top w:val="nil"/>
              <w:left w:val="nil"/>
              <w:bottom w:val="nil"/>
              <w:right w:val="nil"/>
            </w:tcBorders>
            <w:shd w:val="clear" w:color="auto" w:fill="auto"/>
            <w:noWrap/>
            <w:vAlign w:val="center"/>
          </w:tcPr>
          <w:p w14:paraId="60FFF6CF" w14:textId="220BD61E"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0.012</w:t>
            </w:r>
          </w:p>
        </w:tc>
        <w:tc>
          <w:tcPr>
            <w:tcW w:w="1515" w:type="dxa"/>
            <w:tcBorders>
              <w:top w:val="nil"/>
              <w:left w:val="nil"/>
              <w:bottom w:val="nil"/>
              <w:right w:val="nil"/>
            </w:tcBorders>
            <w:shd w:val="clear" w:color="auto" w:fill="auto"/>
            <w:noWrap/>
            <w:vAlign w:val="center"/>
          </w:tcPr>
          <w:p w14:paraId="56AC4AE6" w14:textId="24E36CF0"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-0.019</w:t>
            </w:r>
          </w:p>
        </w:tc>
        <w:tc>
          <w:tcPr>
            <w:tcW w:w="1591" w:type="dxa"/>
            <w:tcBorders>
              <w:top w:val="nil"/>
              <w:left w:val="nil"/>
              <w:bottom w:val="nil"/>
              <w:right w:val="nil"/>
            </w:tcBorders>
            <w:shd w:val="clear" w:color="auto" w:fill="auto"/>
            <w:noWrap/>
            <w:vAlign w:val="center"/>
          </w:tcPr>
          <w:p w14:paraId="2AC24262" w14:textId="2AF0A4AB"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0.026</w:t>
            </w:r>
          </w:p>
        </w:tc>
        <w:tc>
          <w:tcPr>
            <w:tcW w:w="1451" w:type="dxa"/>
            <w:tcBorders>
              <w:top w:val="nil"/>
              <w:left w:val="nil"/>
              <w:bottom w:val="nil"/>
              <w:right w:val="nil"/>
            </w:tcBorders>
            <w:shd w:val="clear" w:color="auto" w:fill="auto"/>
            <w:noWrap/>
            <w:vAlign w:val="center"/>
          </w:tcPr>
          <w:p w14:paraId="7979617F" w14:textId="65525FA6"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-0.025</w:t>
            </w:r>
          </w:p>
        </w:tc>
        <w:tc>
          <w:tcPr>
            <w:tcW w:w="1426" w:type="dxa"/>
            <w:tcBorders>
              <w:top w:val="nil"/>
              <w:left w:val="nil"/>
              <w:bottom w:val="nil"/>
              <w:right w:val="nil"/>
            </w:tcBorders>
            <w:shd w:val="clear" w:color="auto" w:fill="auto"/>
            <w:noWrap/>
            <w:vAlign w:val="center"/>
          </w:tcPr>
          <w:p w14:paraId="409E324F" w14:textId="513AFA37"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-0.002</w:t>
            </w:r>
          </w:p>
        </w:tc>
      </w:tr>
      <w:tr w:rsidR="00593BC5" w:rsidRPr="00C213BD" w14:paraId="49B749B9" w14:textId="77777777" w:rsidTr="00593BC5">
        <w:trPr>
          <w:trHeight w:val="325"/>
        </w:trPr>
        <w:tc>
          <w:tcPr>
            <w:tcW w:w="1299" w:type="dxa"/>
            <w:tcBorders>
              <w:top w:val="nil"/>
              <w:left w:val="nil"/>
              <w:bottom w:val="nil"/>
              <w:right w:val="nil"/>
            </w:tcBorders>
            <w:shd w:val="clear" w:color="auto" w:fill="auto"/>
            <w:noWrap/>
            <w:vAlign w:val="center"/>
          </w:tcPr>
          <w:p w14:paraId="42661F90"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62D5C083"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AMRE</w:t>
            </w:r>
          </w:p>
        </w:tc>
        <w:tc>
          <w:tcPr>
            <w:tcW w:w="1477" w:type="dxa"/>
            <w:tcBorders>
              <w:top w:val="nil"/>
              <w:left w:val="nil"/>
              <w:bottom w:val="nil"/>
              <w:right w:val="nil"/>
            </w:tcBorders>
            <w:shd w:val="clear" w:color="auto" w:fill="auto"/>
            <w:noWrap/>
            <w:vAlign w:val="center"/>
          </w:tcPr>
          <w:p w14:paraId="3D473C54" w14:textId="520BB17C"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0.238</w:t>
            </w:r>
          </w:p>
        </w:tc>
        <w:tc>
          <w:tcPr>
            <w:tcW w:w="1515" w:type="dxa"/>
            <w:tcBorders>
              <w:top w:val="nil"/>
              <w:left w:val="nil"/>
              <w:bottom w:val="nil"/>
              <w:right w:val="nil"/>
            </w:tcBorders>
            <w:shd w:val="clear" w:color="auto" w:fill="auto"/>
            <w:noWrap/>
            <w:vAlign w:val="center"/>
          </w:tcPr>
          <w:p w14:paraId="70E23B14" w14:textId="3AEE4EF7"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-0.168</w:t>
            </w:r>
          </w:p>
        </w:tc>
        <w:tc>
          <w:tcPr>
            <w:tcW w:w="1591" w:type="dxa"/>
            <w:tcBorders>
              <w:top w:val="nil"/>
              <w:left w:val="nil"/>
              <w:bottom w:val="nil"/>
              <w:right w:val="nil"/>
            </w:tcBorders>
            <w:shd w:val="clear" w:color="auto" w:fill="auto"/>
            <w:noWrap/>
            <w:vAlign w:val="center"/>
          </w:tcPr>
          <w:p w14:paraId="320162EE" w14:textId="4A9F6FA0"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-0.115</w:t>
            </w:r>
          </w:p>
        </w:tc>
        <w:tc>
          <w:tcPr>
            <w:tcW w:w="1451" w:type="dxa"/>
            <w:tcBorders>
              <w:top w:val="nil"/>
              <w:left w:val="nil"/>
              <w:bottom w:val="nil"/>
              <w:right w:val="nil"/>
            </w:tcBorders>
            <w:shd w:val="clear" w:color="auto" w:fill="auto"/>
            <w:noWrap/>
            <w:vAlign w:val="center"/>
          </w:tcPr>
          <w:p w14:paraId="7A3D1741" w14:textId="09C6BD45"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0.033</w:t>
            </w:r>
          </w:p>
        </w:tc>
        <w:tc>
          <w:tcPr>
            <w:tcW w:w="1426" w:type="dxa"/>
            <w:tcBorders>
              <w:top w:val="nil"/>
              <w:left w:val="nil"/>
              <w:bottom w:val="nil"/>
              <w:right w:val="nil"/>
            </w:tcBorders>
            <w:shd w:val="clear" w:color="auto" w:fill="auto"/>
            <w:noWrap/>
            <w:vAlign w:val="center"/>
          </w:tcPr>
          <w:p w14:paraId="14B20DCE" w14:textId="4A474DDF"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0.024</w:t>
            </w:r>
          </w:p>
        </w:tc>
      </w:tr>
      <w:tr w:rsidR="00593BC5" w:rsidRPr="00C213BD" w14:paraId="7B9F4D51" w14:textId="77777777" w:rsidTr="00593BC5">
        <w:trPr>
          <w:trHeight w:val="325"/>
        </w:trPr>
        <w:tc>
          <w:tcPr>
            <w:tcW w:w="1299" w:type="dxa"/>
            <w:tcBorders>
              <w:top w:val="nil"/>
              <w:left w:val="nil"/>
              <w:bottom w:val="nil"/>
              <w:right w:val="nil"/>
            </w:tcBorders>
            <w:shd w:val="clear" w:color="auto" w:fill="auto"/>
            <w:noWrap/>
            <w:vAlign w:val="center"/>
          </w:tcPr>
          <w:p w14:paraId="17942D7A"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2AA1710C"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NOPA</w:t>
            </w:r>
          </w:p>
        </w:tc>
        <w:tc>
          <w:tcPr>
            <w:tcW w:w="1477" w:type="dxa"/>
            <w:tcBorders>
              <w:top w:val="nil"/>
              <w:left w:val="nil"/>
              <w:bottom w:val="nil"/>
              <w:right w:val="nil"/>
            </w:tcBorders>
            <w:shd w:val="clear" w:color="auto" w:fill="auto"/>
            <w:noWrap/>
            <w:vAlign w:val="center"/>
          </w:tcPr>
          <w:p w14:paraId="0E7A9707" w14:textId="41DD2662"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-0.251</w:t>
            </w:r>
          </w:p>
        </w:tc>
        <w:tc>
          <w:tcPr>
            <w:tcW w:w="1515" w:type="dxa"/>
            <w:tcBorders>
              <w:top w:val="nil"/>
              <w:left w:val="nil"/>
              <w:bottom w:val="nil"/>
              <w:right w:val="nil"/>
            </w:tcBorders>
            <w:shd w:val="clear" w:color="auto" w:fill="auto"/>
            <w:noWrap/>
            <w:vAlign w:val="center"/>
          </w:tcPr>
          <w:p w14:paraId="1000ADD4" w14:textId="628C800C"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-0.116</w:t>
            </w:r>
          </w:p>
        </w:tc>
        <w:tc>
          <w:tcPr>
            <w:tcW w:w="1591" w:type="dxa"/>
            <w:tcBorders>
              <w:top w:val="nil"/>
              <w:left w:val="nil"/>
              <w:bottom w:val="nil"/>
              <w:right w:val="nil"/>
            </w:tcBorders>
            <w:shd w:val="clear" w:color="auto" w:fill="auto"/>
            <w:noWrap/>
            <w:vAlign w:val="center"/>
          </w:tcPr>
          <w:p w14:paraId="05196008" w14:textId="36DB4433"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0.134</w:t>
            </w:r>
          </w:p>
        </w:tc>
        <w:tc>
          <w:tcPr>
            <w:tcW w:w="1451" w:type="dxa"/>
            <w:tcBorders>
              <w:top w:val="nil"/>
              <w:left w:val="nil"/>
              <w:bottom w:val="nil"/>
              <w:right w:val="nil"/>
            </w:tcBorders>
            <w:shd w:val="clear" w:color="auto" w:fill="auto"/>
            <w:noWrap/>
            <w:vAlign w:val="center"/>
          </w:tcPr>
          <w:p w14:paraId="3985C75B" w14:textId="2B8BD299"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0.147</w:t>
            </w:r>
          </w:p>
        </w:tc>
        <w:tc>
          <w:tcPr>
            <w:tcW w:w="1426" w:type="dxa"/>
            <w:tcBorders>
              <w:top w:val="nil"/>
              <w:left w:val="nil"/>
              <w:bottom w:val="nil"/>
              <w:right w:val="nil"/>
            </w:tcBorders>
            <w:shd w:val="clear" w:color="auto" w:fill="auto"/>
            <w:noWrap/>
            <w:vAlign w:val="center"/>
          </w:tcPr>
          <w:p w14:paraId="5C3DCD97" w14:textId="5D5BC638"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-0.089</w:t>
            </w:r>
          </w:p>
        </w:tc>
      </w:tr>
      <w:tr w:rsidR="00593BC5" w:rsidRPr="00C213BD" w14:paraId="234C0F49" w14:textId="77777777" w:rsidTr="00593BC5">
        <w:trPr>
          <w:trHeight w:val="325"/>
        </w:trPr>
        <w:tc>
          <w:tcPr>
            <w:tcW w:w="1299" w:type="dxa"/>
            <w:tcBorders>
              <w:top w:val="nil"/>
              <w:left w:val="nil"/>
              <w:right w:val="nil"/>
            </w:tcBorders>
            <w:shd w:val="clear" w:color="auto" w:fill="auto"/>
            <w:noWrap/>
            <w:vAlign w:val="center"/>
          </w:tcPr>
          <w:p w14:paraId="296614EA"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right w:val="nil"/>
            </w:tcBorders>
            <w:shd w:val="clear" w:color="auto" w:fill="auto"/>
            <w:vAlign w:val="center"/>
          </w:tcPr>
          <w:p w14:paraId="4C3D0B7B" w14:textId="77777777" w:rsidR="00593BC5" w:rsidRPr="00C213BD" w:rsidRDefault="00593BC5" w:rsidP="00593BC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OVEN</w:t>
            </w:r>
          </w:p>
        </w:tc>
        <w:tc>
          <w:tcPr>
            <w:tcW w:w="1477" w:type="dxa"/>
            <w:tcBorders>
              <w:top w:val="nil"/>
              <w:left w:val="nil"/>
              <w:right w:val="nil"/>
            </w:tcBorders>
            <w:shd w:val="clear" w:color="auto" w:fill="auto"/>
            <w:noWrap/>
            <w:vAlign w:val="center"/>
          </w:tcPr>
          <w:p w14:paraId="5CEE498B" w14:textId="624A0C96"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0.012</w:t>
            </w:r>
          </w:p>
        </w:tc>
        <w:tc>
          <w:tcPr>
            <w:tcW w:w="1515" w:type="dxa"/>
            <w:tcBorders>
              <w:top w:val="nil"/>
              <w:left w:val="nil"/>
              <w:right w:val="nil"/>
            </w:tcBorders>
            <w:shd w:val="clear" w:color="auto" w:fill="auto"/>
            <w:noWrap/>
            <w:vAlign w:val="center"/>
          </w:tcPr>
          <w:p w14:paraId="3C884DDC" w14:textId="05854395"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0.006</w:t>
            </w:r>
          </w:p>
        </w:tc>
        <w:tc>
          <w:tcPr>
            <w:tcW w:w="1591" w:type="dxa"/>
            <w:tcBorders>
              <w:top w:val="nil"/>
              <w:left w:val="nil"/>
              <w:right w:val="nil"/>
            </w:tcBorders>
            <w:shd w:val="clear" w:color="auto" w:fill="auto"/>
            <w:noWrap/>
            <w:vAlign w:val="center"/>
          </w:tcPr>
          <w:p w14:paraId="541FCE22" w14:textId="5F05F1B8"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0.013</w:t>
            </w:r>
          </w:p>
        </w:tc>
        <w:tc>
          <w:tcPr>
            <w:tcW w:w="1451" w:type="dxa"/>
            <w:tcBorders>
              <w:top w:val="nil"/>
              <w:left w:val="nil"/>
              <w:right w:val="nil"/>
            </w:tcBorders>
            <w:shd w:val="clear" w:color="auto" w:fill="auto"/>
            <w:noWrap/>
            <w:vAlign w:val="center"/>
          </w:tcPr>
          <w:p w14:paraId="6333C6B1" w14:textId="4AE7CD08"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-0.060</w:t>
            </w:r>
          </w:p>
        </w:tc>
        <w:tc>
          <w:tcPr>
            <w:tcW w:w="1426" w:type="dxa"/>
            <w:tcBorders>
              <w:top w:val="nil"/>
              <w:left w:val="nil"/>
              <w:right w:val="nil"/>
            </w:tcBorders>
            <w:shd w:val="clear" w:color="auto" w:fill="auto"/>
            <w:noWrap/>
            <w:vAlign w:val="center"/>
          </w:tcPr>
          <w:p w14:paraId="545A540F" w14:textId="6CF9FB50"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-0.032</w:t>
            </w:r>
          </w:p>
        </w:tc>
      </w:tr>
      <w:tr w:rsidR="00593BC5" w:rsidRPr="00C213BD" w14:paraId="77191E33" w14:textId="77777777" w:rsidTr="00593BC5">
        <w:trPr>
          <w:trHeight w:val="342"/>
        </w:trPr>
        <w:tc>
          <w:tcPr>
            <w:tcW w:w="1299" w:type="dxa"/>
            <w:tcBorders>
              <w:top w:val="nil"/>
              <w:left w:val="nil"/>
              <w:bottom w:val="single" w:sz="12" w:space="0" w:color="auto"/>
              <w:right w:val="nil"/>
            </w:tcBorders>
            <w:shd w:val="clear" w:color="auto" w:fill="auto"/>
            <w:noWrap/>
            <w:vAlign w:val="center"/>
          </w:tcPr>
          <w:p w14:paraId="37F33318"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single" w:sz="12" w:space="0" w:color="auto"/>
              <w:right w:val="nil"/>
            </w:tcBorders>
            <w:shd w:val="clear" w:color="auto" w:fill="auto"/>
            <w:vAlign w:val="center"/>
          </w:tcPr>
          <w:p w14:paraId="07FBF5D1"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WOTH</w:t>
            </w:r>
          </w:p>
        </w:tc>
        <w:tc>
          <w:tcPr>
            <w:tcW w:w="1477" w:type="dxa"/>
            <w:tcBorders>
              <w:top w:val="nil"/>
              <w:left w:val="nil"/>
              <w:bottom w:val="single" w:sz="12" w:space="0" w:color="auto"/>
              <w:right w:val="nil"/>
            </w:tcBorders>
            <w:shd w:val="clear" w:color="auto" w:fill="auto"/>
            <w:noWrap/>
            <w:vAlign w:val="center"/>
          </w:tcPr>
          <w:p w14:paraId="6811FB16" w14:textId="0C901B8E"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-0.248</w:t>
            </w:r>
          </w:p>
        </w:tc>
        <w:tc>
          <w:tcPr>
            <w:tcW w:w="1515" w:type="dxa"/>
            <w:tcBorders>
              <w:top w:val="nil"/>
              <w:left w:val="nil"/>
              <w:bottom w:val="single" w:sz="12" w:space="0" w:color="auto"/>
              <w:right w:val="nil"/>
            </w:tcBorders>
            <w:shd w:val="clear" w:color="auto" w:fill="auto"/>
            <w:noWrap/>
            <w:vAlign w:val="center"/>
          </w:tcPr>
          <w:p w14:paraId="14DA629F" w14:textId="670E415F"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-0.317</w:t>
            </w:r>
          </w:p>
        </w:tc>
        <w:tc>
          <w:tcPr>
            <w:tcW w:w="1591" w:type="dxa"/>
            <w:tcBorders>
              <w:top w:val="nil"/>
              <w:left w:val="nil"/>
              <w:bottom w:val="single" w:sz="12" w:space="0" w:color="auto"/>
              <w:right w:val="nil"/>
            </w:tcBorders>
            <w:shd w:val="clear" w:color="auto" w:fill="auto"/>
            <w:noWrap/>
            <w:vAlign w:val="center"/>
          </w:tcPr>
          <w:p w14:paraId="19062942" w14:textId="6B7F918B"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0.067</w:t>
            </w:r>
          </w:p>
        </w:tc>
        <w:tc>
          <w:tcPr>
            <w:tcW w:w="1451" w:type="dxa"/>
            <w:tcBorders>
              <w:top w:val="nil"/>
              <w:left w:val="nil"/>
              <w:bottom w:val="single" w:sz="12" w:space="0" w:color="auto"/>
              <w:right w:val="nil"/>
            </w:tcBorders>
            <w:shd w:val="clear" w:color="auto" w:fill="auto"/>
            <w:noWrap/>
            <w:vAlign w:val="center"/>
          </w:tcPr>
          <w:p w14:paraId="1C6984FF" w14:textId="3BB5D4AD"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0.049</w:t>
            </w:r>
          </w:p>
        </w:tc>
        <w:tc>
          <w:tcPr>
            <w:tcW w:w="1426" w:type="dxa"/>
            <w:tcBorders>
              <w:top w:val="nil"/>
              <w:left w:val="nil"/>
              <w:bottom w:val="single" w:sz="12" w:space="0" w:color="auto"/>
              <w:right w:val="nil"/>
            </w:tcBorders>
            <w:shd w:val="clear" w:color="auto" w:fill="auto"/>
            <w:noWrap/>
            <w:vAlign w:val="center"/>
          </w:tcPr>
          <w:p w14:paraId="171FF112" w14:textId="026D5032"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0.006</w:t>
            </w:r>
          </w:p>
        </w:tc>
      </w:tr>
    </w:tbl>
    <w:p w14:paraId="62C5FC7D" w14:textId="77777777" w:rsidR="00C06500" w:rsidRPr="00C213BD" w:rsidRDefault="00C06500" w:rsidP="00E27D9E">
      <w:pPr>
        <w:spacing w:line="276" w:lineRule="auto"/>
        <w:rPr>
          <w:rFonts w:ascii="Times New Roman" w:hAnsi="Times New Roman" w:cs="Times New Roman"/>
          <w:sz w:val="24"/>
          <w:szCs w:val="24"/>
        </w:rPr>
      </w:pPr>
    </w:p>
    <w:p w14:paraId="0AB117D0" w14:textId="49C4506E" w:rsidR="00564BDA" w:rsidRPr="00C213BD" w:rsidRDefault="00564BDA" w:rsidP="005F19A0">
      <w:pPr>
        <w:spacing w:line="276" w:lineRule="auto"/>
        <w:rPr>
          <w:rFonts w:ascii="Times New Roman" w:hAnsi="Times New Roman" w:cs="Times New Roman"/>
          <w:sz w:val="24"/>
          <w:szCs w:val="24"/>
        </w:rPr>
      </w:pPr>
    </w:p>
    <w:bookmarkEnd w:id="27"/>
    <w:p w14:paraId="6FE5F50E" w14:textId="2DE2FD2A" w:rsidR="001A29F9" w:rsidRPr="00C213BD" w:rsidRDefault="001A29F9" w:rsidP="007A1808">
      <w:pPr>
        <w:spacing w:line="276" w:lineRule="auto"/>
        <w:rPr>
          <w:rFonts w:ascii="Times New Roman" w:hAnsi="Times New Roman" w:cs="Times New Roman"/>
          <w:b/>
          <w:bCs/>
          <w:caps/>
          <w:sz w:val="24"/>
          <w:szCs w:val="24"/>
        </w:rPr>
      </w:pPr>
    </w:p>
    <w:p w14:paraId="7816F3DE" w14:textId="1AC156C7" w:rsidR="00C06500" w:rsidRPr="00C213BD" w:rsidRDefault="00C06500" w:rsidP="007A1808">
      <w:pPr>
        <w:spacing w:line="276" w:lineRule="auto"/>
        <w:rPr>
          <w:rFonts w:ascii="Times New Roman" w:hAnsi="Times New Roman" w:cs="Times New Roman"/>
          <w:b/>
          <w:bCs/>
          <w:caps/>
          <w:sz w:val="24"/>
          <w:szCs w:val="24"/>
        </w:rPr>
      </w:pPr>
    </w:p>
    <w:p w14:paraId="062ADE39" w14:textId="359BE096" w:rsidR="00F44855" w:rsidRPr="00C213BD" w:rsidRDefault="00F44855" w:rsidP="007A1808">
      <w:pPr>
        <w:spacing w:line="276" w:lineRule="auto"/>
        <w:rPr>
          <w:rFonts w:ascii="Times New Roman" w:hAnsi="Times New Roman" w:cs="Times New Roman"/>
          <w:b/>
          <w:bCs/>
          <w:caps/>
          <w:sz w:val="24"/>
          <w:szCs w:val="24"/>
        </w:rPr>
      </w:pPr>
    </w:p>
    <w:p w14:paraId="3803B6F4" w14:textId="77777777" w:rsidR="00F44855" w:rsidRPr="00C213BD" w:rsidRDefault="00F44855" w:rsidP="007A1808">
      <w:pPr>
        <w:spacing w:line="276" w:lineRule="auto"/>
        <w:rPr>
          <w:rFonts w:ascii="Times New Roman" w:hAnsi="Times New Roman" w:cs="Times New Roman"/>
          <w:b/>
          <w:bCs/>
          <w:caps/>
          <w:sz w:val="24"/>
          <w:szCs w:val="24"/>
        </w:rPr>
      </w:pPr>
    </w:p>
    <w:p w14:paraId="4212124F" w14:textId="77777777" w:rsidR="002C2942" w:rsidRPr="00C213BD" w:rsidRDefault="002C2942" w:rsidP="007A1808">
      <w:pPr>
        <w:spacing w:line="276" w:lineRule="auto"/>
        <w:rPr>
          <w:rFonts w:ascii="Times New Roman" w:hAnsi="Times New Roman" w:cs="Times New Roman"/>
          <w:b/>
          <w:bCs/>
          <w:caps/>
          <w:sz w:val="24"/>
          <w:szCs w:val="24"/>
        </w:rPr>
      </w:pPr>
    </w:p>
    <w:p w14:paraId="5C0D9EF7" w14:textId="77777777" w:rsidR="002C2942" w:rsidRPr="00C213BD" w:rsidRDefault="002C2942" w:rsidP="007A1808">
      <w:pPr>
        <w:spacing w:line="276" w:lineRule="auto"/>
        <w:rPr>
          <w:rFonts w:ascii="Times New Roman" w:hAnsi="Times New Roman" w:cs="Times New Roman"/>
          <w:sz w:val="24"/>
          <w:szCs w:val="24"/>
        </w:rPr>
        <w:sectPr w:rsidR="002C2942" w:rsidRPr="00C213BD">
          <w:pgSz w:w="12240" w:h="15840"/>
          <w:pgMar w:top="1440" w:right="1440" w:bottom="1440" w:left="1440" w:header="720" w:footer="720" w:gutter="0"/>
          <w:cols w:space="720"/>
          <w:docGrid w:linePitch="360"/>
        </w:sectPr>
      </w:pPr>
    </w:p>
    <w:p w14:paraId="2207F73F" w14:textId="77777777" w:rsidR="00102FA0" w:rsidRPr="00C213BD" w:rsidRDefault="002C2942"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6.</w:t>
      </w:r>
      <w:r w:rsidRPr="00C213BD">
        <w:t xml:space="preserve"> </w:t>
      </w:r>
      <w:r w:rsidRPr="00C213BD">
        <w:rPr>
          <w:rFonts w:ascii="Times New Roman" w:hAnsi="Times New Roman" w:cs="Times New Roman"/>
          <w:sz w:val="24"/>
          <w:szCs w:val="24"/>
        </w:rPr>
        <w:t>Statistical significance (indicated by bold type) of effective slope coefficients for the two temperature variables, mean temperature (MT) and SD temperature (SDT), on overall species richness (ALL), the 4 guild designations (NORTH, SOUTH, TRAILING, and GENERAL), and the 16 focal forest songbird species (see Table 1 for species codes) at low, mid, and high elevations (EL) in northern, central, and southern latitudes (LAT) within the Appalachian Mountains.</w:t>
      </w:r>
      <w:r w:rsidRPr="00C213BD">
        <w:rPr>
          <w:rFonts w:ascii="Times New Roman" w:hAnsi="Times New Roman" w:cs="Times New Roman"/>
          <w:sz w:val="24"/>
          <w:szCs w:val="24"/>
        </w:rPr>
        <w:br/>
      </w:r>
    </w:p>
    <w:tbl>
      <w:tblPr>
        <w:tblW w:w="13036" w:type="dxa"/>
        <w:tblLook w:val="04A0" w:firstRow="1" w:lastRow="0" w:firstColumn="1" w:lastColumn="0" w:noHBand="0" w:noVBand="1"/>
      </w:tblPr>
      <w:tblGrid>
        <w:gridCol w:w="837"/>
        <w:gridCol w:w="1141"/>
        <w:gridCol w:w="869"/>
        <w:gridCol w:w="984"/>
        <w:gridCol w:w="1284"/>
        <w:gridCol w:w="1093"/>
        <w:gridCol w:w="1108"/>
        <w:gridCol w:w="1029"/>
        <w:gridCol w:w="1253"/>
        <w:gridCol w:w="1189"/>
        <w:gridCol w:w="1220"/>
        <w:gridCol w:w="1029"/>
      </w:tblGrid>
      <w:tr w:rsidR="00102FA0" w:rsidRPr="00C213BD" w14:paraId="1F02414A" w14:textId="77777777" w:rsidTr="0064495A">
        <w:trPr>
          <w:trHeight w:val="272"/>
        </w:trPr>
        <w:tc>
          <w:tcPr>
            <w:tcW w:w="837" w:type="dxa"/>
            <w:tcBorders>
              <w:top w:val="single" w:sz="12" w:space="0" w:color="auto"/>
              <w:left w:val="nil"/>
              <w:bottom w:val="single" w:sz="12" w:space="0" w:color="auto"/>
              <w:right w:val="nil"/>
            </w:tcBorders>
            <w:shd w:val="clear" w:color="auto" w:fill="auto"/>
            <w:noWrap/>
            <w:vAlign w:val="center"/>
            <w:hideMark/>
          </w:tcPr>
          <w:p w14:paraId="26A4FFBC" w14:textId="77777777" w:rsidR="00102FA0" w:rsidRPr="00C213BD" w:rsidRDefault="00102FA0" w:rsidP="00102FA0">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1141" w:type="dxa"/>
            <w:tcBorders>
              <w:top w:val="single" w:sz="12" w:space="0" w:color="auto"/>
              <w:left w:val="nil"/>
              <w:bottom w:val="single" w:sz="12" w:space="0" w:color="auto"/>
              <w:right w:val="nil"/>
            </w:tcBorders>
            <w:shd w:val="clear" w:color="auto" w:fill="auto"/>
            <w:noWrap/>
            <w:vAlign w:val="center"/>
            <w:hideMark/>
          </w:tcPr>
          <w:p w14:paraId="22F3A398" w14:textId="77777777" w:rsidR="00102FA0" w:rsidRPr="00C213BD" w:rsidRDefault="00102FA0" w:rsidP="00102FA0">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LAT</w:t>
            </w:r>
          </w:p>
        </w:tc>
        <w:tc>
          <w:tcPr>
            <w:tcW w:w="869" w:type="dxa"/>
            <w:tcBorders>
              <w:top w:val="single" w:sz="12" w:space="0" w:color="auto"/>
              <w:left w:val="nil"/>
              <w:bottom w:val="single" w:sz="12" w:space="0" w:color="auto"/>
              <w:right w:val="nil"/>
            </w:tcBorders>
            <w:shd w:val="clear" w:color="auto" w:fill="auto"/>
            <w:noWrap/>
            <w:vAlign w:val="center"/>
            <w:hideMark/>
          </w:tcPr>
          <w:p w14:paraId="77D7BEF4" w14:textId="77777777" w:rsidR="00102FA0" w:rsidRPr="00C213BD" w:rsidRDefault="00102FA0" w:rsidP="00102FA0">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EL</w:t>
            </w:r>
          </w:p>
        </w:tc>
        <w:tc>
          <w:tcPr>
            <w:tcW w:w="984" w:type="dxa"/>
            <w:tcBorders>
              <w:top w:val="single" w:sz="12" w:space="0" w:color="auto"/>
              <w:left w:val="nil"/>
              <w:bottom w:val="single" w:sz="12" w:space="0" w:color="auto"/>
              <w:right w:val="nil"/>
            </w:tcBorders>
            <w:shd w:val="clear" w:color="auto" w:fill="auto"/>
            <w:noWrap/>
            <w:vAlign w:val="center"/>
            <w:hideMark/>
          </w:tcPr>
          <w:p w14:paraId="2AC59472"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ALL</w:t>
            </w:r>
          </w:p>
        </w:tc>
        <w:tc>
          <w:tcPr>
            <w:tcW w:w="1284" w:type="dxa"/>
            <w:tcBorders>
              <w:top w:val="single" w:sz="12" w:space="0" w:color="auto"/>
              <w:left w:val="nil"/>
              <w:bottom w:val="single" w:sz="12" w:space="0" w:color="auto"/>
              <w:right w:val="nil"/>
            </w:tcBorders>
            <w:shd w:val="clear" w:color="auto" w:fill="auto"/>
            <w:noWrap/>
            <w:vAlign w:val="center"/>
            <w:hideMark/>
          </w:tcPr>
          <w:p w14:paraId="78DCB25A"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NORTH</w:t>
            </w:r>
          </w:p>
        </w:tc>
        <w:tc>
          <w:tcPr>
            <w:tcW w:w="1093" w:type="dxa"/>
            <w:tcBorders>
              <w:top w:val="single" w:sz="12" w:space="0" w:color="auto"/>
              <w:left w:val="nil"/>
              <w:bottom w:val="single" w:sz="12" w:space="0" w:color="auto"/>
              <w:right w:val="nil"/>
            </w:tcBorders>
            <w:shd w:val="clear" w:color="auto" w:fill="auto"/>
            <w:noWrap/>
            <w:vAlign w:val="center"/>
            <w:hideMark/>
          </w:tcPr>
          <w:p w14:paraId="45B317D6"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BLPW</w:t>
            </w:r>
          </w:p>
        </w:tc>
        <w:tc>
          <w:tcPr>
            <w:tcW w:w="1108" w:type="dxa"/>
            <w:tcBorders>
              <w:top w:val="single" w:sz="12" w:space="0" w:color="auto"/>
              <w:left w:val="nil"/>
              <w:bottom w:val="single" w:sz="12" w:space="0" w:color="auto"/>
              <w:right w:val="nil"/>
            </w:tcBorders>
            <w:shd w:val="clear" w:color="auto" w:fill="auto"/>
            <w:noWrap/>
            <w:vAlign w:val="center"/>
            <w:hideMark/>
          </w:tcPr>
          <w:p w14:paraId="02A65160"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SWTH</w:t>
            </w:r>
          </w:p>
        </w:tc>
        <w:tc>
          <w:tcPr>
            <w:tcW w:w="1029" w:type="dxa"/>
            <w:tcBorders>
              <w:top w:val="single" w:sz="12" w:space="0" w:color="auto"/>
              <w:left w:val="nil"/>
              <w:bottom w:val="single" w:sz="12" w:space="0" w:color="auto"/>
              <w:right w:val="nil"/>
            </w:tcBorders>
            <w:shd w:val="clear" w:color="auto" w:fill="auto"/>
            <w:noWrap/>
            <w:vAlign w:val="center"/>
            <w:hideMark/>
          </w:tcPr>
          <w:p w14:paraId="418C812E"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YBFL</w:t>
            </w:r>
          </w:p>
        </w:tc>
        <w:tc>
          <w:tcPr>
            <w:tcW w:w="1253" w:type="dxa"/>
            <w:tcBorders>
              <w:top w:val="single" w:sz="12" w:space="0" w:color="auto"/>
              <w:left w:val="nil"/>
              <w:bottom w:val="single" w:sz="12" w:space="0" w:color="auto"/>
              <w:right w:val="nil"/>
            </w:tcBorders>
            <w:shd w:val="clear" w:color="auto" w:fill="auto"/>
            <w:noWrap/>
            <w:vAlign w:val="center"/>
            <w:hideMark/>
          </w:tcPr>
          <w:p w14:paraId="4644891F"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SOUTH</w:t>
            </w:r>
          </w:p>
        </w:tc>
        <w:tc>
          <w:tcPr>
            <w:tcW w:w="1189" w:type="dxa"/>
            <w:tcBorders>
              <w:top w:val="single" w:sz="12" w:space="0" w:color="auto"/>
              <w:left w:val="nil"/>
              <w:bottom w:val="single" w:sz="12" w:space="0" w:color="auto"/>
              <w:right w:val="nil"/>
            </w:tcBorders>
            <w:shd w:val="clear" w:color="auto" w:fill="auto"/>
            <w:noWrap/>
            <w:vAlign w:val="center"/>
            <w:hideMark/>
          </w:tcPr>
          <w:p w14:paraId="4E4D38B6"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HOWA</w:t>
            </w:r>
          </w:p>
        </w:tc>
        <w:tc>
          <w:tcPr>
            <w:tcW w:w="1220" w:type="dxa"/>
            <w:tcBorders>
              <w:top w:val="single" w:sz="12" w:space="0" w:color="auto"/>
              <w:left w:val="nil"/>
              <w:bottom w:val="single" w:sz="12" w:space="0" w:color="auto"/>
              <w:right w:val="nil"/>
            </w:tcBorders>
            <w:shd w:val="clear" w:color="auto" w:fill="auto"/>
            <w:noWrap/>
            <w:vAlign w:val="center"/>
            <w:hideMark/>
          </w:tcPr>
          <w:p w14:paraId="03857EC7"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WEWA</w:t>
            </w:r>
          </w:p>
        </w:tc>
        <w:tc>
          <w:tcPr>
            <w:tcW w:w="1029" w:type="dxa"/>
            <w:tcBorders>
              <w:top w:val="single" w:sz="12" w:space="0" w:color="auto"/>
              <w:left w:val="nil"/>
              <w:bottom w:val="single" w:sz="12" w:space="0" w:color="auto"/>
              <w:right w:val="nil"/>
            </w:tcBorders>
            <w:shd w:val="clear" w:color="auto" w:fill="auto"/>
            <w:noWrap/>
            <w:vAlign w:val="center"/>
            <w:hideMark/>
          </w:tcPr>
          <w:p w14:paraId="335D57E8"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ACFL</w:t>
            </w:r>
          </w:p>
        </w:tc>
      </w:tr>
      <w:tr w:rsidR="00593BC5" w:rsidRPr="00C213BD" w14:paraId="3D6B8479" w14:textId="77777777" w:rsidTr="00593BC5">
        <w:trPr>
          <w:trHeight w:val="272"/>
        </w:trPr>
        <w:tc>
          <w:tcPr>
            <w:tcW w:w="837" w:type="dxa"/>
            <w:tcBorders>
              <w:top w:val="single" w:sz="12" w:space="0" w:color="auto"/>
              <w:left w:val="nil"/>
              <w:bottom w:val="nil"/>
              <w:right w:val="nil"/>
            </w:tcBorders>
            <w:shd w:val="clear" w:color="auto" w:fill="auto"/>
            <w:noWrap/>
            <w:vAlign w:val="center"/>
            <w:hideMark/>
          </w:tcPr>
          <w:p w14:paraId="348F7DD7"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MT</w:t>
            </w:r>
          </w:p>
        </w:tc>
        <w:tc>
          <w:tcPr>
            <w:tcW w:w="1141" w:type="dxa"/>
            <w:tcBorders>
              <w:top w:val="single" w:sz="12" w:space="0" w:color="auto"/>
              <w:left w:val="nil"/>
              <w:bottom w:val="nil"/>
              <w:right w:val="nil"/>
            </w:tcBorders>
            <w:shd w:val="clear" w:color="auto" w:fill="auto"/>
            <w:noWrap/>
            <w:vAlign w:val="center"/>
            <w:hideMark/>
          </w:tcPr>
          <w:p w14:paraId="7FDB5F4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869" w:type="dxa"/>
            <w:tcBorders>
              <w:top w:val="single" w:sz="12" w:space="0" w:color="auto"/>
              <w:left w:val="nil"/>
              <w:bottom w:val="nil"/>
              <w:right w:val="nil"/>
            </w:tcBorders>
            <w:shd w:val="clear" w:color="auto" w:fill="auto"/>
            <w:noWrap/>
            <w:vAlign w:val="center"/>
            <w:hideMark/>
          </w:tcPr>
          <w:p w14:paraId="1DE3B74F"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single" w:sz="12" w:space="0" w:color="auto"/>
              <w:left w:val="nil"/>
              <w:bottom w:val="nil"/>
              <w:right w:val="nil"/>
            </w:tcBorders>
            <w:shd w:val="clear" w:color="auto" w:fill="auto"/>
            <w:noWrap/>
            <w:vAlign w:val="center"/>
            <w:hideMark/>
          </w:tcPr>
          <w:p w14:paraId="43FC1D4D" w14:textId="35543E8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-0.115</w:t>
            </w:r>
          </w:p>
        </w:tc>
        <w:tc>
          <w:tcPr>
            <w:tcW w:w="1284" w:type="dxa"/>
            <w:tcBorders>
              <w:top w:val="single" w:sz="12" w:space="0" w:color="auto"/>
              <w:left w:val="nil"/>
              <w:bottom w:val="nil"/>
              <w:right w:val="nil"/>
            </w:tcBorders>
            <w:shd w:val="clear" w:color="auto" w:fill="auto"/>
            <w:noWrap/>
            <w:vAlign w:val="center"/>
            <w:hideMark/>
          </w:tcPr>
          <w:p w14:paraId="39FCF761" w14:textId="0F9FCEA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-0.148</w:t>
            </w:r>
          </w:p>
        </w:tc>
        <w:tc>
          <w:tcPr>
            <w:tcW w:w="1093" w:type="dxa"/>
            <w:tcBorders>
              <w:top w:val="single" w:sz="12" w:space="0" w:color="auto"/>
              <w:left w:val="nil"/>
              <w:bottom w:val="nil"/>
              <w:right w:val="nil"/>
            </w:tcBorders>
            <w:shd w:val="clear" w:color="auto" w:fill="auto"/>
            <w:noWrap/>
            <w:vAlign w:val="center"/>
            <w:hideMark/>
          </w:tcPr>
          <w:p w14:paraId="38AB0700" w14:textId="2947339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0.171</w:t>
            </w:r>
          </w:p>
        </w:tc>
        <w:tc>
          <w:tcPr>
            <w:tcW w:w="1108" w:type="dxa"/>
            <w:tcBorders>
              <w:top w:val="single" w:sz="12" w:space="0" w:color="auto"/>
              <w:left w:val="nil"/>
              <w:bottom w:val="nil"/>
              <w:right w:val="nil"/>
            </w:tcBorders>
            <w:shd w:val="clear" w:color="auto" w:fill="auto"/>
            <w:noWrap/>
            <w:vAlign w:val="center"/>
            <w:hideMark/>
          </w:tcPr>
          <w:p w14:paraId="14385EC6" w14:textId="48E4941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0.105</w:t>
            </w:r>
          </w:p>
        </w:tc>
        <w:tc>
          <w:tcPr>
            <w:tcW w:w="1029" w:type="dxa"/>
            <w:tcBorders>
              <w:top w:val="single" w:sz="12" w:space="0" w:color="auto"/>
              <w:left w:val="nil"/>
              <w:bottom w:val="nil"/>
              <w:right w:val="nil"/>
            </w:tcBorders>
            <w:shd w:val="clear" w:color="auto" w:fill="auto"/>
            <w:noWrap/>
            <w:vAlign w:val="center"/>
            <w:hideMark/>
          </w:tcPr>
          <w:p w14:paraId="51988841" w14:textId="2516541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-0.095</w:t>
            </w:r>
          </w:p>
        </w:tc>
        <w:tc>
          <w:tcPr>
            <w:tcW w:w="1253" w:type="dxa"/>
            <w:tcBorders>
              <w:top w:val="single" w:sz="12" w:space="0" w:color="auto"/>
              <w:left w:val="nil"/>
              <w:bottom w:val="nil"/>
              <w:right w:val="nil"/>
            </w:tcBorders>
            <w:shd w:val="clear" w:color="auto" w:fill="auto"/>
            <w:noWrap/>
            <w:vAlign w:val="center"/>
            <w:hideMark/>
          </w:tcPr>
          <w:p w14:paraId="63AFF389" w14:textId="58FDC12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single" w:sz="12" w:space="0" w:color="auto"/>
              <w:left w:val="nil"/>
              <w:bottom w:val="nil"/>
              <w:right w:val="nil"/>
            </w:tcBorders>
            <w:shd w:val="clear" w:color="auto" w:fill="auto"/>
            <w:noWrap/>
            <w:vAlign w:val="center"/>
            <w:hideMark/>
          </w:tcPr>
          <w:p w14:paraId="701ECB5F" w14:textId="5283425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single" w:sz="12" w:space="0" w:color="auto"/>
              <w:left w:val="nil"/>
              <w:bottom w:val="nil"/>
              <w:right w:val="nil"/>
            </w:tcBorders>
            <w:shd w:val="clear" w:color="auto" w:fill="auto"/>
            <w:noWrap/>
            <w:vAlign w:val="center"/>
            <w:hideMark/>
          </w:tcPr>
          <w:p w14:paraId="686CFE56" w14:textId="4729188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12" w:space="0" w:color="auto"/>
              <w:left w:val="nil"/>
              <w:bottom w:val="nil"/>
              <w:right w:val="nil"/>
            </w:tcBorders>
            <w:shd w:val="clear" w:color="auto" w:fill="auto"/>
            <w:noWrap/>
            <w:vAlign w:val="center"/>
            <w:hideMark/>
          </w:tcPr>
          <w:p w14:paraId="386608C7" w14:textId="6C6BCC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36B1856C" w14:textId="77777777" w:rsidTr="00593BC5">
        <w:trPr>
          <w:trHeight w:val="272"/>
        </w:trPr>
        <w:tc>
          <w:tcPr>
            <w:tcW w:w="837" w:type="dxa"/>
            <w:tcBorders>
              <w:top w:val="nil"/>
              <w:left w:val="nil"/>
              <w:bottom w:val="nil"/>
              <w:right w:val="nil"/>
            </w:tcBorders>
            <w:shd w:val="clear" w:color="auto" w:fill="auto"/>
            <w:noWrap/>
            <w:vAlign w:val="center"/>
            <w:hideMark/>
          </w:tcPr>
          <w:p w14:paraId="60C5E90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238A826C"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3BA35E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9B21855" w14:textId="296DDE7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-0.005</w:t>
            </w:r>
          </w:p>
        </w:tc>
        <w:tc>
          <w:tcPr>
            <w:tcW w:w="1284" w:type="dxa"/>
            <w:tcBorders>
              <w:top w:val="nil"/>
              <w:left w:val="nil"/>
              <w:bottom w:val="nil"/>
              <w:right w:val="nil"/>
            </w:tcBorders>
            <w:shd w:val="clear" w:color="auto" w:fill="auto"/>
            <w:noWrap/>
            <w:vAlign w:val="center"/>
            <w:hideMark/>
          </w:tcPr>
          <w:p w14:paraId="705C7108" w14:textId="5BEACF4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0.023</w:t>
            </w:r>
          </w:p>
        </w:tc>
        <w:tc>
          <w:tcPr>
            <w:tcW w:w="1093" w:type="dxa"/>
            <w:tcBorders>
              <w:top w:val="nil"/>
              <w:left w:val="nil"/>
              <w:bottom w:val="nil"/>
              <w:right w:val="nil"/>
            </w:tcBorders>
            <w:shd w:val="clear" w:color="auto" w:fill="auto"/>
            <w:noWrap/>
            <w:vAlign w:val="center"/>
            <w:hideMark/>
          </w:tcPr>
          <w:p w14:paraId="25693F49" w14:textId="1075245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0.651</w:t>
            </w:r>
          </w:p>
        </w:tc>
        <w:tc>
          <w:tcPr>
            <w:tcW w:w="1108" w:type="dxa"/>
            <w:tcBorders>
              <w:top w:val="nil"/>
              <w:left w:val="nil"/>
              <w:bottom w:val="nil"/>
              <w:right w:val="nil"/>
            </w:tcBorders>
            <w:shd w:val="clear" w:color="auto" w:fill="auto"/>
            <w:noWrap/>
            <w:vAlign w:val="center"/>
            <w:hideMark/>
          </w:tcPr>
          <w:p w14:paraId="51ADA544" w14:textId="7C6035E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-0.040</w:t>
            </w:r>
          </w:p>
        </w:tc>
        <w:tc>
          <w:tcPr>
            <w:tcW w:w="1029" w:type="dxa"/>
            <w:tcBorders>
              <w:top w:val="nil"/>
              <w:left w:val="nil"/>
              <w:bottom w:val="nil"/>
              <w:right w:val="nil"/>
            </w:tcBorders>
            <w:shd w:val="clear" w:color="auto" w:fill="auto"/>
            <w:noWrap/>
            <w:vAlign w:val="center"/>
            <w:hideMark/>
          </w:tcPr>
          <w:p w14:paraId="0DAA0210" w14:textId="5D2AF4C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0.584</w:t>
            </w:r>
          </w:p>
        </w:tc>
        <w:tc>
          <w:tcPr>
            <w:tcW w:w="1253" w:type="dxa"/>
            <w:tcBorders>
              <w:top w:val="nil"/>
              <w:left w:val="nil"/>
              <w:bottom w:val="nil"/>
              <w:right w:val="nil"/>
            </w:tcBorders>
            <w:shd w:val="clear" w:color="auto" w:fill="auto"/>
            <w:noWrap/>
            <w:vAlign w:val="center"/>
            <w:hideMark/>
          </w:tcPr>
          <w:p w14:paraId="4E1DE9EB" w14:textId="7372FDF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6CA3A87F" w14:textId="3389797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5D83FEF4" w14:textId="4827D3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2BD8C95B" w14:textId="79544D1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7F017BD7" w14:textId="77777777" w:rsidTr="00593BC5">
        <w:trPr>
          <w:trHeight w:val="272"/>
        </w:trPr>
        <w:tc>
          <w:tcPr>
            <w:tcW w:w="837" w:type="dxa"/>
            <w:tcBorders>
              <w:top w:val="nil"/>
              <w:left w:val="nil"/>
              <w:bottom w:val="nil"/>
              <w:right w:val="nil"/>
            </w:tcBorders>
            <w:shd w:val="clear" w:color="auto" w:fill="auto"/>
            <w:noWrap/>
            <w:vAlign w:val="center"/>
            <w:hideMark/>
          </w:tcPr>
          <w:p w14:paraId="5358402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BA1C95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8B52EA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9CA6FE4" w14:textId="128A1C7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0.095</w:t>
            </w:r>
          </w:p>
        </w:tc>
        <w:tc>
          <w:tcPr>
            <w:tcW w:w="1284" w:type="dxa"/>
            <w:tcBorders>
              <w:top w:val="nil"/>
              <w:left w:val="nil"/>
              <w:bottom w:val="single" w:sz="4" w:space="0" w:color="auto"/>
              <w:right w:val="nil"/>
            </w:tcBorders>
            <w:shd w:val="clear" w:color="auto" w:fill="auto"/>
            <w:noWrap/>
            <w:vAlign w:val="center"/>
            <w:hideMark/>
          </w:tcPr>
          <w:p w14:paraId="56334768" w14:textId="6152B19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0.176</w:t>
            </w:r>
          </w:p>
        </w:tc>
        <w:tc>
          <w:tcPr>
            <w:tcW w:w="1093" w:type="dxa"/>
            <w:tcBorders>
              <w:top w:val="nil"/>
              <w:left w:val="nil"/>
              <w:bottom w:val="single" w:sz="4" w:space="0" w:color="auto"/>
              <w:right w:val="nil"/>
            </w:tcBorders>
            <w:shd w:val="clear" w:color="auto" w:fill="auto"/>
            <w:noWrap/>
            <w:vAlign w:val="center"/>
            <w:hideMark/>
          </w:tcPr>
          <w:p w14:paraId="084748DC" w14:textId="18297CD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1.084</w:t>
            </w:r>
          </w:p>
        </w:tc>
        <w:tc>
          <w:tcPr>
            <w:tcW w:w="1108" w:type="dxa"/>
            <w:tcBorders>
              <w:top w:val="nil"/>
              <w:left w:val="nil"/>
              <w:bottom w:val="single" w:sz="4" w:space="0" w:color="auto"/>
              <w:right w:val="nil"/>
            </w:tcBorders>
            <w:shd w:val="clear" w:color="auto" w:fill="auto"/>
            <w:noWrap/>
            <w:vAlign w:val="center"/>
            <w:hideMark/>
          </w:tcPr>
          <w:p w14:paraId="31C2DEDD" w14:textId="5588A51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-0.171</w:t>
            </w:r>
          </w:p>
        </w:tc>
        <w:tc>
          <w:tcPr>
            <w:tcW w:w="1029" w:type="dxa"/>
            <w:tcBorders>
              <w:top w:val="nil"/>
              <w:left w:val="nil"/>
              <w:bottom w:val="single" w:sz="4" w:space="0" w:color="auto"/>
              <w:right w:val="nil"/>
            </w:tcBorders>
            <w:shd w:val="clear" w:color="auto" w:fill="auto"/>
            <w:noWrap/>
            <w:vAlign w:val="center"/>
            <w:hideMark/>
          </w:tcPr>
          <w:p w14:paraId="1BEC8DF1" w14:textId="6C23C20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1.196</w:t>
            </w:r>
          </w:p>
        </w:tc>
        <w:tc>
          <w:tcPr>
            <w:tcW w:w="1253" w:type="dxa"/>
            <w:tcBorders>
              <w:top w:val="nil"/>
              <w:left w:val="nil"/>
              <w:bottom w:val="single" w:sz="4" w:space="0" w:color="auto"/>
              <w:right w:val="nil"/>
            </w:tcBorders>
            <w:shd w:val="clear" w:color="auto" w:fill="auto"/>
            <w:noWrap/>
            <w:vAlign w:val="center"/>
            <w:hideMark/>
          </w:tcPr>
          <w:p w14:paraId="5D0E1F3B" w14:textId="56E29E4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01D0FB9F" w14:textId="0809841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951A66D" w14:textId="0E39D4A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5C6A8F1F" w14:textId="16AB0D0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54B8142B" w14:textId="77777777" w:rsidTr="00593BC5">
        <w:trPr>
          <w:trHeight w:val="272"/>
        </w:trPr>
        <w:tc>
          <w:tcPr>
            <w:tcW w:w="837" w:type="dxa"/>
            <w:tcBorders>
              <w:top w:val="nil"/>
              <w:left w:val="nil"/>
              <w:bottom w:val="nil"/>
              <w:right w:val="nil"/>
            </w:tcBorders>
            <w:shd w:val="clear" w:color="auto" w:fill="auto"/>
            <w:noWrap/>
            <w:vAlign w:val="center"/>
            <w:hideMark/>
          </w:tcPr>
          <w:p w14:paraId="76F8D04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25C1B13"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6287808A"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035B29C5" w14:textId="3EA12B6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-0.054</w:t>
            </w:r>
          </w:p>
        </w:tc>
        <w:tc>
          <w:tcPr>
            <w:tcW w:w="1284" w:type="dxa"/>
            <w:tcBorders>
              <w:top w:val="nil"/>
              <w:left w:val="nil"/>
              <w:bottom w:val="nil"/>
              <w:right w:val="nil"/>
            </w:tcBorders>
            <w:shd w:val="clear" w:color="auto" w:fill="auto"/>
            <w:noWrap/>
            <w:vAlign w:val="center"/>
            <w:hideMark/>
          </w:tcPr>
          <w:p w14:paraId="5B5E12CD" w14:textId="3B7E615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-0.067</w:t>
            </w:r>
          </w:p>
        </w:tc>
        <w:tc>
          <w:tcPr>
            <w:tcW w:w="1093" w:type="dxa"/>
            <w:tcBorders>
              <w:top w:val="nil"/>
              <w:left w:val="nil"/>
              <w:bottom w:val="nil"/>
              <w:right w:val="nil"/>
            </w:tcBorders>
            <w:shd w:val="clear" w:color="auto" w:fill="auto"/>
            <w:noWrap/>
            <w:vAlign w:val="center"/>
            <w:hideMark/>
          </w:tcPr>
          <w:p w14:paraId="43043111" w14:textId="1B599E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2.242</w:t>
            </w:r>
          </w:p>
        </w:tc>
        <w:tc>
          <w:tcPr>
            <w:tcW w:w="1108" w:type="dxa"/>
            <w:tcBorders>
              <w:top w:val="nil"/>
              <w:left w:val="nil"/>
              <w:bottom w:val="nil"/>
              <w:right w:val="nil"/>
            </w:tcBorders>
            <w:shd w:val="clear" w:color="auto" w:fill="auto"/>
            <w:noWrap/>
            <w:vAlign w:val="center"/>
            <w:hideMark/>
          </w:tcPr>
          <w:p w14:paraId="12DB36EA" w14:textId="7AE7FC0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-0.379</w:t>
            </w:r>
          </w:p>
        </w:tc>
        <w:tc>
          <w:tcPr>
            <w:tcW w:w="1029" w:type="dxa"/>
            <w:tcBorders>
              <w:top w:val="nil"/>
              <w:left w:val="nil"/>
              <w:bottom w:val="nil"/>
              <w:right w:val="nil"/>
            </w:tcBorders>
            <w:shd w:val="clear" w:color="auto" w:fill="auto"/>
            <w:noWrap/>
            <w:vAlign w:val="center"/>
            <w:hideMark/>
          </w:tcPr>
          <w:p w14:paraId="7ED66B66" w14:textId="3A7F4C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-0.150</w:t>
            </w:r>
          </w:p>
        </w:tc>
        <w:tc>
          <w:tcPr>
            <w:tcW w:w="1253" w:type="dxa"/>
            <w:tcBorders>
              <w:top w:val="nil"/>
              <w:left w:val="nil"/>
              <w:bottom w:val="nil"/>
              <w:right w:val="nil"/>
            </w:tcBorders>
            <w:shd w:val="clear" w:color="auto" w:fill="auto"/>
            <w:noWrap/>
            <w:vAlign w:val="center"/>
            <w:hideMark/>
          </w:tcPr>
          <w:p w14:paraId="02E31155" w14:textId="42D614C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0.533</w:t>
            </w:r>
          </w:p>
        </w:tc>
        <w:tc>
          <w:tcPr>
            <w:tcW w:w="1189" w:type="dxa"/>
            <w:tcBorders>
              <w:top w:val="nil"/>
              <w:left w:val="nil"/>
              <w:bottom w:val="nil"/>
              <w:right w:val="nil"/>
            </w:tcBorders>
            <w:shd w:val="clear" w:color="auto" w:fill="auto"/>
            <w:noWrap/>
            <w:vAlign w:val="center"/>
            <w:hideMark/>
          </w:tcPr>
          <w:p w14:paraId="5C1CA54C" w14:textId="255503A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0.574</w:t>
            </w:r>
          </w:p>
        </w:tc>
        <w:tc>
          <w:tcPr>
            <w:tcW w:w="1220" w:type="dxa"/>
            <w:tcBorders>
              <w:top w:val="nil"/>
              <w:left w:val="nil"/>
              <w:bottom w:val="nil"/>
              <w:right w:val="nil"/>
            </w:tcBorders>
            <w:shd w:val="clear" w:color="auto" w:fill="auto"/>
            <w:noWrap/>
            <w:vAlign w:val="center"/>
            <w:hideMark/>
          </w:tcPr>
          <w:p w14:paraId="51FE3006" w14:textId="087AE76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1.200</w:t>
            </w:r>
          </w:p>
        </w:tc>
        <w:tc>
          <w:tcPr>
            <w:tcW w:w="1029" w:type="dxa"/>
            <w:tcBorders>
              <w:top w:val="nil"/>
              <w:left w:val="nil"/>
              <w:bottom w:val="nil"/>
              <w:right w:val="nil"/>
            </w:tcBorders>
            <w:shd w:val="clear" w:color="auto" w:fill="auto"/>
            <w:noWrap/>
            <w:vAlign w:val="center"/>
            <w:hideMark/>
          </w:tcPr>
          <w:p w14:paraId="1F8537BD" w14:textId="74520BF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0.022</w:t>
            </w:r>
          </w:p>
        </w:tc>
      </w:tr>
      <w:tr w:rsidR="00593BC5" w:rsidRPr="00C213BD" w14:paraId="4A6B757B" w14:textId="77777777" w:rsidTr="00593BC5">
        <w:trPr>
          <w:trHeight w:val="272"/>
        </w:trPr>
        <w:tc>
          <w:tcPr>
            <w:tcW w:w="837" w:type="dxa"/>
            <w:tcBorders>
              <w:top w:val="nil"/>
              <w:left w:val="nil"/>
              <w:bottom w:val="nil"/>
              <w:right w:val="nil"/>
            </w:tcBorders>
            <w:shd w:val="clear" w:color="auto" w:fill="auto"/>
            <w:noWrap/>
            <w:vAlign w:val="center"/>
            <w:hideMark/>
          </w:tcPr>
          <w:p w14:paraId="34EA8C8A"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251E5896"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8392CCA"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47800FF" w14:textId="7CFF712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-0.009</w:t>
            </w:r>
          </w:p>
        </w:tc>
        <w:tc>
          <w:tcPr>
            <w:tcW w:w="1284" w:type="dxa"/>
            <w:tcBorders>
              <w:top w:val="nil"/>
              <w:left w:val="nil"/>
              <w:bottom w:val="nil"/>
              <w:right w:val="nil"/>
            </w:tcBorders>
            <w:shd w:val="clear" w:color="auto" w:fill="auto"/>
            <w:noWrap/>
            <w:vAlign w:val="center"/>
            <w:hideMark/>
          </w:tcPr>
          <w:p w14:paraId="6ACB18A4" w14:textId="3DF0878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0.108</w:t>
            </w:r>
          </w:p>
        </w:tc>
        <w:tc>
          <w:tcPr>
            <w:tcW w:w="1093" w:type="dxa"/>
            <w:tcBorders>
              <w:top w:val="nil"/>
              <w:left w:val="nil"/>
              <w:bottom w:val="nil"/>
              <w:right w:val="nil"/>
            </w:tcBorders>
            <w:shd w:val="clear" w:color="auto" w:fill="auto"/>
            <w:noWrap/>
            <w:vAlign w:val="center"/>
            <w:hideMark/>
          </w:tcPr>
          <w:p w14:paraId="0C7D3BE6" w14:textId="6E56FAB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1.585</w:t>
            </w:r>
          </w:p>
        </w:tc>
        <w:tc>
          <w:tcPr>
            <w:tcW w:w="1108" w:type="dxa"/>
            <w:tcBorders>
              <w:top w:val="nil"/>
              <w:left w:val="nil"/>
              <w:bottom w:val="nil"/>
              <w:right w:val="nil"/>
            </w:tcBorders>
            <w:shd w:val="clear" w:color="auto" w:fill="auto"/>
            <w:noWrap/>
            <w:vAlign w:val="center"/>
            <w:hideMark/>
          </w:tcPr>
          <w:p w14:paraId="3B6FA4D2" w14:textId="32F778B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-0.602</w:t>
            </w:r>
          </w:p>
        </w:tc>
        <w:tc>
          <w:tcPr>
            <w:tcW w:w="1029" w:type="dxa"/>
            <w:tcBorders>
              <w:top w:val="nil"/>
              <w:left w:val="nil"/>
              <w:bottom w:val="nil"/>
              <w:right w:val="nil"/>
            </w:tcBorders>
            <w:shd w:val="clear" w:color="auto" w:fill="auto"/>
            <w:noWrap/>
            <w:vAlign w:val="center"/>
            <w:hideMark/>
          </w:tcPr>
          <w:p w14:paraId="4512E3F5" w14:textId="4F01DF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-0.097</w:t>
            </w:r>
          </w:p>
        </w:tc>
        <w:tc>
          <w:tcPr>
            <w:tcW w:w="1253" w:type="dxa"/>
            <w:tcBorders>
              <w:top w:val="nil"/>
              <w:left w:val="nil"/>
              <w:bottom w:val="nil"/>
              <w:right w:val="nil"/>
            </w:tcBorders>
            <w:shd w:val="clear" w:color="auto" w:fill="auto"/>
            <w:noWrap/>
            <w:vAlign w:val="center"/>
            <w:hideMark/>
          </w:tcPr>
          <w:p w14:paraId="00BFF56A" w14:textId="6DF6ACB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0.415</w:t>
            </w:r>
          </w:p>
        </w:tc>
        <w:tc>
          <w:tcPr>
            <w:tcW w:w="1189" w:type="dxa"/>
            <w:tcBorders>
              <w:top w:val="nil"/>
              <w:left w:val="nil"/>
              <w:bottom w:val="nil"/>
              <w:right w:val="nil"/>
            </w:tcBorders>
            <w:shd w:val="clear" w:color="auto" w:fill="auto"/>
            <w:noWrap/>
            <w:vAlign w:val="center"/>
            <w:hideMark/>
          </w:tcPr>
          <w:p w14:paraId="5F369AF4" w14:textId="22898CA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0.449</w:t>
            </w:r>
          </w:p>
        </w:tc>
        <w:tc>
          <w:tcPr>
            <w:tcW w:w="1220" w:type="dxa"/>
            <w:tcBorders>
              <w:top w:val="nil"/>
              <w:left w:val="nil"/>
              <w:bottom w:val="nil"/>
              <w:right w:val="nil"/>
            </w:tcBorders>
            <w:shd w:val="clear" w:color="auto" w:fill="auto"/>
            <w:noWrap/>
            <w:vAlign w:val="center"/>
            <w:hideMark/>
          </w:tcPr>
          <w:p w14:paraId="4CE36C5D" w14:textId="577AB16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0.912</w:t>
            </w:r>
          </w:p>
        </w:tc>
        <w:tc>
          <w:tcPr>
            <w:tcW w:w="1029" w:type="dxa"/>
            <w:tcBorders>
              <w:top w:val="nil"/>
              <w:left w:val="nil"/>
              <w:bottom w:val="nil"/>
              <w:right w:val="nil"/>
            </w:tcBorders>
            <w:shd w:val="clear" w:color="auto" w:fill="auto"/>
            <w:noWrap/>
            <w:vAlign w:val="center"/>
            <w:hideMark/>
          </w:tcPr>
          <w:p w14:paraId="4BC11C67" w14:textId="216DCFE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-0.098</w:t>
            </w:r>
          </w:p>
        </w:tc>
      </w:tr>
      <w:tr w:rsidR="00593BC5" w:rsidRPr="00C213BD" w14:paraId="35F576D7" w14:textId="77777777" w:rsidTr="00593BC5">
        <w:trPr>
          <w:trHeight w:val="272"/>
        </w:trPr>
        <w:tc>
          <w:tcPr>
            <w:tcW w:w="837" w:type="dxa"/>
            <w:tcBorders>
              <w:top w:val="nil"/>
              <w:left w:val="nil"/>
              <w:bottom w:val="nil"/>
              <w:right w:val="nil"/>
            </w:tcBorders>
            <w:shd w:val="clear" w:color="auto" w:fill="auto"/>
            <w:noWrap/>
            <w:vAlign w:val="center"/>
            <w:hideMark/>
          </w:tcPr>
          <w:p w14:paraId="1786D643"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AD6955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52D068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B5F1DB0" w14:textId="59000F2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0.024</w:t>
            </w:r>
          </w:p>
        </w:tc>
        <w:tc>
          <w:tcPr>
            <w:tcW w:w="1284" w:type="dxa"/>
            <w:tcBorders>
              <w:top w:val="nil"/>
              <w:left w:val="nil"/>
              <w:bottom w:val="single" w:sz="4" w:space="0" w:color="auto"/>
              <w:right w:val="nil"/>
            </w:tcBorders>
            <w:shd w:val="clear" w:color="auto" w:fill="auto"/>
            <w:noWrap/>
            <w:vAlign w:val="center"/>
            <w:hideMark/>
          </w:tcPr>
          <w:p w14:paraId="7B02C3D2" w14:textId="544E704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0.237</w:t>
            </w:r>
          </w:p>
        </w:tc>
        <w:tc>
          <w:tcPr>
            <w:tcW w:w="1093" w:type="dxa"/>
            <w:tcBorders>
              <w:top w:val="nil"/>
              <w:left w:val="nil"/>
              <w:bottom w:val="single" w:sz="4" w:space="0" w:color="auto"/>
              <w:right w:val="nil"/>
            </w:tcBorders>
            <w:shd w:val="clear" w:color="auto" w:fill="auto"/>
            <w:noWrap/>
            <w:vAlign w:val="center"/>
            <w:hideMark/>
          </w:tcPr>
          <w:p w14:paraId="341F5C28" w14:textId="404433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1.102</w:t>
            </w:r>
          </w:p>
        </w:tc>
        <w:tc>
          <w:tcPr>
            <w:tcW w:w="1108" w:type="dxa"/>
            <w:tcBorders>
              <w:top w:val="nil"/>
              <w:left w:val="nil"/>
              <w:bottom w:val="single" w:sz="4" w:space="0" w:color="auto"/>
              <w:right w:val="nil"/>
            </w:tcBorders>
            <w:shd w:val="clear" w:color="auto" w:fill="auto"/>
            <w:noWrap/>
            <w:vAlign w:val="center"/>
            <w:hideMark/>
          </w:tcPr>
          <w:p w14:paraId="321F3097" w14:textId="38722BB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-0.767</w:t>
            </w:r>
          </w:p>
        </w:tc>
        <w:tc>
          <w:tcPr>
            <w:tcW w:w="1029" w:type="dxa"/>
            <w:tcBorders>
              <w:top w:val="nil"/>
              <w:left w:val="nil"/>
              <w:bottom w:val="single" w:sz="4" w:space="0" w:color="auto"/>
              <w:right w:val="nil"/>
            </w:tcBorders>
            <w:shd w:val="clear" w:color="auto" w:fill="auto"/>
            <w:noWrap/>
            <w:vAlign w:val="center"/>
            <w:hideMark/>
          </w:tcPr>
          <w:p w14:paraId="7197E453" w14:textId="22115D0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-0.059</w:t>
            </w:r>
          </w:p>
        </w:tc>
        <w:tc>
          <w:tcPr>
            <w:tcW w:w="1253" w:type="dxa"/>
            <w:tcBorders>
              <w:top w:val="nil"/>
              <w:left w:val="nil"/>
              <w:bottom w:val="single" w:sz="4" w:space="0" w:color="auto"/>
              <w:right w:val="nil"/>
            </w:tcBorders>
            <w:shd w:val="clear" w:color="auto" w:fill="auto"/>
            <w:noWrap/>
            <w:vAlign w:val="center"/>
            <w:hideMark/>
          </w:tcPr>
          <w:p w14:paraId="6B1F2B54" w14:textId="60D6AC3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0.327</w:t>
            </w:r>
          </w:p>
        </w:tc>
        <w:tc>
          <w:tcPr>
            <w:tcW w:w="1189" w:type="dxa"/>
            <w:tcBorders>
              <w:top w:val="nil"/>
              <w:left w:val="nil"/>
              <w:bottom w:val="single" w:sz="4" w:space="0" w:color="auto"/>
              <w:right w:val="nil"/>
            </w:tcBorders>
            <w:shd w:val="clear" w:color="auto" w:fill="auto"/>
            <w:noWrap/>
            <w:vAlign w:val="center"/>
            <w:hideMark/>
          </w:tcPr>
          <w:p w14:paraId="25CE1401" w14:textId="1CFA05E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0.357</w:t>
            </w:r>
          </w:p>
        </w:tc>
        <w:tc>
          <w:tcPr>
            <w:tcW w:w="1220" w:type="dxa"/>
            <w:tcBorders>
              <w:top w:val="nil"/>
              <w:left w:val="nil"/>
              <w:bottom w:val="single" w:sz="4" w:space="0" w:color="auto"/>
              <w:right w:val="nil"/>
            </w:tcBorders>
            <w:shd w:val="clear" w:color="auto" w:fill="auto"/>
            <w:noWrap/>
            <w:vAlign w:val="center"/>
            <w:hideMark/>
          </w:tcPr>
          <w:p w14:paraId="6DE21FC9" w14:textId="0C2FD4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0.700</w:t>
            </w:r>
          </w:p>
        </w:tc>
        <w:tc>
          <w:tcPr>
            <w:tcW w:w="1029" w:type="dxa"/>
            <w:tcBorders>
              <w:top w:val="nil"/>
              <w:left w:val="nil"/>
              <w:bottom w:val="single" w:sz="4" w:space="0" w:color="auto"/>
              <w:right w:val="nil"/>
            </w:tcBorders>
            <w:shd w:val="clear" w:color="auto" w:fill="auto"/>
            <w:noWrap/>
            <w:vAlign w:val="center"/>
            <w:hideMark/>
          </w:tcPr>
          <w:p w14:paraId="16EA4F6B" w14:textId="7F4DC0D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-0.187</w:t>
            </w:r>
          </w:p>
        </w:tc>
      </w:tr>
      <w:tr w:rsidR="00593BC5" w:rsidRPr="00C213BD" w14:paraId="541F2E31" w14:textId="77777777" w:rsidTr="00593BC5">
        <w:trPr>
          <w:trHeight w:val="272"/>
        </w:trPr>
        <w:tc>
          <w:tcPr>
            <w:tcW w:w="837" w:type="dxa"/>
            <w:tcBorders>
              <w:top w:val="nil"/>
              <w:left w:val="nil"/>
              <w:bottom w:val="nil"/>
              <w:right w:val="nil"/>
            </w:tcBorders>
            <w:shd w:val="clear" w:color="auto" w:fill="auto"/>
            <w:noWrap/>
            <w:vAlign w:val="center"/>
            <w:hideMark/>
          </w:tcPr>
          <w:p w14:paraId="24DCEE13"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AA60BD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5F20449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73F52641" w14:textId="66F645A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0.213</w:t>
            </w:r>
          </w:p>
        </w:tc>
        <w:tc>
          <w:tcPr>
            <w:tcW w:w="1284" w:type="dxa"/>
            <w:tcBorders>
              <w:top w:val="nil"/>
              <w:left w:val="nil"/>
              <w:bottom w:val="nil"/>
              <w:right w:val="nil"/>
            </w:tcBorders>
            <w:shd w:val="clear" w:color="auto" w:fill="auto"/>
            <w:noWrap/>
            <w:vAlign w:val="center"/>
            <w:hideMark/>
          </w:tcPr>
          <w:p w14:paraId="1EC9890C" w14:textId="34C258A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349B4789" w14:textId="009B7B9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41412C2" w14:textId="2961565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1207AF6" w14:textId="67E426E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661A0B14" w14:textId="143FA30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0.280</w:t>
            </w:r>
          </w:p>
        </w:tc>
        <w:tc>
          <w:tcPr>
            <w:tcW w:w="1189" w:type="dxa"/>
            <w:tcBorders>
              <w:top w:val="nil"/>
              <w:left w:val="nil"/>
              <w:bottom w:val="nil"/>
              <w:right w:val="nil"/>
            </w:tcBorders>
            <w:shd w:val="clear" w:color="auto" w:fill="auto"/>
            <w:noWrap/>
            <w:vAlign w:val="center"/>
            <w:hideMark/>
          </w:tcPr>
          <w:p w14:paraId="1027E4B2" w14:textId="5E3221A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0.912</w:t>
            </w:r>
          </w:p>
        </w:tc>
        <w:tc>
          <w:tcPr>
            <w:tcW w:w="1220" w:type="dxa"/>
            <w:tcBorders>
              <w:top w:val="nil"/>
              <w:left w:val="nil"/>
              <w:bottom w:val="nil"/>
              <w:right w:val="nil"/>
            </w:tcBorders>
            <w:shd w:val="clear" w:color="auto" w:fill="auto"/>
            <w:noWrap/>
            <w:vAlign w:val="center"/>
            <w:hideMark/>
          </w:tcPr>
          <w:p w14:paraId="657D3FC0" w14:textId="2F9641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2.130</w:t>
            </w:r>
          </w:p>
        </w:tc>
        <w:tc>
          <w:tcPr>
            <w:tcW w:w="1029" w:type="dxa"/>
            <w:tcBorders>
              <w:top w:val="nil"/>
              <w:left w:val="nil"/>
              <w:bottom w:val="nil"/>
              <w:right w:val="nil"/>
            </w:tcBorders>
            <w:shd w:val="clear" w:color="auto" w:fill="auto"/>
            <w:noWrap/>
            <w:vAlign w:val="center"/>
            <w:hideMark/>
          </w:tcPr>
          <w:p w14:paraId="1103A6B5" w14:textId="46925E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-0.125</w:t>
            </w:r>
          </w:p>
        </w:tc>
      </w:tr>
      <w:tr w:rsidR="00593BC5" w:rsidRPr="00C213BD" w14:paraId="3716506D" w14:textId="77777777" w:rsidTr="00593BC5">
        <w:trPr>
          <w:trHeight w:val="272"/>
        </w:trPr>
        <w:tc>
          <w:tcPr>
            <w:tcW w:w="837" w:type="dxa"/>
            <w:tcBorders>
              <w:top w:val="nil"/>
              <w:left w:val="nil"/>
              <w:bottom w:val="nil"/>
              <w:right w:val="nil"/>
            </w:tcBorders>
            <w:shd w:val="clear" w:color="auto" w:fill="auto"/>
            <w:noWrap/>
            <w:vAlign w:val="center"/>
            <w:hideMark/>
          </w:tcPr>
          <w:p w14:paraId="4B3BEFBB"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5568C248"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2EF22CD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1BAEB7B4" w14:textId="0AE1BDF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0.122</w:t>
            </w:r>
          </w:p>
        </w:tc>
        <w:tc>
          <w:tcPr>
            <w:tcW w:w="1284" w:type="dxa"/>
            <w:tcBorders>
              <w:top w:val="nil"/>
              <w:left w:val="nil"/>
              <w:bottom w:val="nil"/>
              <w:right w:val="nil"/>
            </w:tcBorders>
            <w:shd w:val="clear" w:color="auto" w:fill="auto"/>
            <w:noWrap/>
            <w:vAlign w:val="center"/>
            <w:hideMark/>
          </w:tcPr>
          <w:p w14:paraId="18CA4371" w14:textId="00B5C1E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28A11BB" w14:textId="6806EC3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5D6F7F2" w14:textId="1FC3556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42F2BD8E" w14:textId="48943C6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755EC4BA" w14:textId="570280B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-0.161</w:t>
            </w:r>
          </w:p>
        </w:tc>
        <w:tc>
          <w:tcPr>
            <w:tcW w:w="1189" w:type="dxa"/>
            <w:tcBorders>
              <w:top w:val="nil"/>
              <w:left w:val="nil"/>
              <w:bottom w:val="nil"/>
              <w:right w:val="nil"/>
            </w:tcBorders>
            <w:shd w:val="clear" w:color="auto" w:fill="auto"/>
            <w:noWrap/>
            <w:vAlign w:val="center"/>
            <w:hideMark/>
          </w:tcPr>
          <w:p w14:paraId="4FAE1319" w14:textId="4C5083B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0.154</w:t>
            </w:r>
          </w:p>
        </w:tc>
        <w:tc>
          <w:tcPr>
            <w:tcW w:w="1220" w:type="dxa"/>
            <w:tcBorders>
              <w:top w:val="nil"/>
              <w:left w:val="nil"/>
              <w:bottom w:val="nil"/>
              <w:right w:val="nil"/>
            </w:tcBorders>
            <w:shd w:val="clear" w:color="auto" w:fill="auto"/>
            <w:noWrap/>
            <w:vAlign w:val="center"/>
            <w:hideMark/>
          </w:tcPr>
          <w:p w14:paraId="641F85EA" w14:textId="713EF92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0.996</w:t>
            </w:r>
          </w:p>
        </w:tc>
        <w:tc>
          <w:tcPr>
            <w:tcW w:w="1029" w:type="dxa"/>
            <w:tcBorders>
              <w:top w:val="nil"/>
              <w:left w:val="nil"/>
              <w:bottom w:val="nil"/>
              <w:right w:val="nil"/>
            </w:tcBorders>
            <w:shd w:val="clear" w:color="auto" w:fill="auto"/>
            <w:noWrap/>
            <w:vAlign w:val="center"/>
            <w:hideMark/>
          </w:tcPr>
          <w:p w14:paraId="28614810" w14:textId="745CCA5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-0.334</w:t>
            </w:r>
          </w:p>
        </w:tc>
      </w:tr>
      <w:tr w:rsidR="00593BC5" w:rsidRPr="00C213BD" w14:paraId="17B4868E" w14:textId="77777777" w:rsidTr="00593BC5">
        <w:trPr>
          <w:trHeight w:val="272"/>
        </w:trPr>
        <w:tc>
          <w:tcPr>
            <w:tcW w:w="837" w:type="dxa"/>
            <w:tcBorders>
              <w:top w:val="nil"/>
              <w:left w:val="nil"/>
              <w:bottom w:val="single" w:sz="4" w:space="0" w:color="auto"/>
              <w:right w:val="nil"/>
            </w:tcBorders>
            <w:shd w:val="clear" w:color="auto" w:fill="auto"/>
            <w:noWrap/>
            <w:vAlign w:val="center"/>
            <w:hideMark/>
          </w:tcPr>
          <w:p w14:paraId="6E182B6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3046FFE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2ED39B1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06F13286" w14:textId="6B5D0C2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0.055</w:t>
            </w:r>
          </w:p>
        </w:tc>
        <w:tc>
          <w:tcPr>
            <w:tcW w:w="1284" w:type="dxa"/>
            <w:tcBorders>
              <w:top w:val="nil"/>
              <w:left w:val="nil"/>
              <w:bottom w:val="single" w:sz="4" w:space="0" w:color="auto"/>
              <w:right w:val="nil"/>
            </w:tcBorders>
            <w:shd w:val="clear" w:color="auto" w:fill="auto"/>
            <w:noWrap/>
            <w:vAlign w:val="center"/>
            <w:hideMark/>
          </w:tcPr>
          <w:p w14:paraId="6E2BF380" w14:textId="3DAD447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272977E1" w14:textId="43C1FCA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7CE8A84F" w14:textId="68181B7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048DDA09" w14:textId="3BCCB74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0F23E25" w14:textId="59761FF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-0.484</w:t>
            </w:r>
          </w:p>
        </w:tc>
        <w:tc>
          <w:tcPr>
            <w:tcW w:w="1189" w:type="dxa"/>
            <w:tcBorders>
              <w:top w:val="nil"/>
              <w:left w:val="nil"/>
              <w:bottom w:val="single" w:sz="4" w:space="0" w:color="auto"/>
              <w:right w:val="nil"/>
            </w:tcBorders>
            <w:shd w:val="clear" w:color="auto" w:fill="auto"/>
            <w:noWrap/>
            <w:vAlign w:val="center"/>
            <w:hideMark/>
          </w:tcPr>
          <w:p w14:paraId="7846F817" w14:textId="6F7425F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-0.400</w:t>
            </w:r>
          </w:p>
        </w:tc>
        <w:tc>
          <w:tcPr>
            <w:tcW w:w="1220" w:type="dxa"/>
            <w:tcBorders>
              <w:top w:val="nil"/>
              <w:left w:val="nil"/>
              <w:bottom w:val="single" w:sz="4" w:space="0" w:color="auto"/>
              <w:right w:val="nil"/>
            </w:tcBorders>
            <w:shd w:val="clear" w:color="auto" w:fill="auto"/>
            <w:noWrap/>
            <w:vAlign w:val="center"/>
            <w:hideMark/>
          </w:tcPr>
          <w:p w14:paraId="55A884B6" w14:textId="6E852BF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0.166</w:t>
            </w:r>
          </w:p>
        </w:tc>
        <w:tc>
          <w:tcPr>
            <w:tcW w:w="1029" w:type="dxa"/>
            <w:tcBorders>
              <w:top w:val="nil"/>
              <w:left w:val="nil"/>
              <w:bottom w:val="single" w:sz="4" w:space="0" w:color="auto"/>
              <w:right w:val="nil"/>
            </w:tcBorders>
            <w:shd w:val="clear" w:color="auto" w:fill="auto"/>
            <w:noWrap/>
            <w:vAlign w:val="center"/>
            <w:hideMark/>
          </w:tcPr>
          <w:p w14:paraId="3CF82BC9" w14:textId="72386E4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-0.487</w:t>
            </w:r>
          </w:p>
        </w:tc>
      </w:tr>
      <w:tr w:rsidR="00593BC5" w:rsidRPr="00C213BD" w14:paraId="3AF9265A" w14:textId="77777777" w:rsidTr="00593BC5">
        <w:trPr>
          <w:trHeight w:val="272"/>
        </w:trPr>
        <w:tc>
          <w:tcPr>
            <w:tcW w:w="837" w:type="dxa"/>
            <w:tcBorders>
              <w:top w:val="nil"/>
              <w:left w:val="nil"/>
              <w:bottom w:val="nil"/>
              <w:right w:val="nil"/>
            </w:tcBorders>
            <w:shd w:val="clear" w:color="auto" w:fill="auto"/>
            <w:noWrap/>
            <w:vAlign w:val="center"/>
            <w:hideMark/>
          </w:tcPr>
          <w:p w14:paraId="039AA279"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SDT</w:t>
            </w:r>
          </w:p>
        </w:tc>
        <w:tc>
          <w:tcPr>
            <w:tcW w:w="1141" w:type="dxa"/>
            <w:tcBorders>
              <w:top w:val="nil"/>
              <w:left w:val="nil"/>
              <w:bottom w:val="nil"/>
              <w:right w:val="nil"/>
            </w:tcBorders>
            <w:shd w:val="clear" w:color="auto" w:fill="auto"/>
            <w:noWrap/>
            <w:vAlign w:val="center"/>
            <w:hideMark/>
          </w:tcPr>
          <w:p w14:paraId="5E57A7D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869" w:type="dxa"/>
            <w:tcBorders>
              <w:top w:val="nil"/>
              <w:left w:val="nil"/>
              <w:bottom w:val="nil"/>
              <w:right w:val="nil"/>
            </w:tcBorders>
            <w:shd w:val="clear" w:color="auto" w:fill="auto"/>
            <w:noWrap/>
            <w:vAlign w:val="center"/>
            <w:hideMark/>
          </w:tcPr>
          <w:p w14:paraId="63CFB40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23B7712" w14:textId="0B0ABC6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0.001</w:t>
            </w:r>
          </w:p>
        </w:tc>
        <w:tc>
          <w:tcPr>
            <w:tcW w:w="1284" w:type="dxa"/>
            <w:tcBorders>
              <w:top w:val="nil"/>
              <w:left w:val="nil"/>
              <w:bottom w:val="nil"/>
              <w:right w:val="nil"/>
            </w:tcBorders>
            <w:shd w:val="clear" w:color="auto" w:fill="auto"/>
            <w:noWrap/>
            <w:vAlign w:val="center"/>
            <w:hideMark/>
          </w:tcPr>
          <w:p w14:paraId="2E53BC4A" w14:textId="2161FD9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-0.076</w:t>
            </w:r>
          </w:p>
        </w:tc>
        <w:tc>
          <w:tcPr>
            <w:tcW w:w="1093" w:type="dxa"/>
            <w:tcBorders>
              <w:top w:val="nil"/>
              <w:left w:val="nil"/>
              <w:bottom w:val="nil"/>
              <w:right w:val="nil"/>
            </w:tcBorders>
            <w:shd w:val="clear" w:color="auto" w:fill="auto"/>
            <w:noWrap/>
            <w:vAlign w:val="center"/>
            <w:hideMark/>
          </w:tcPr>
          <w:p w14:paraId="5D6B390D" w14:textId="251792D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-0.412</w:t>
            </w:r>
          </w:p>
        </w:tc>
        <w:tc>
          <w:tcPr>
            <w:tcW w:w="1108" w:type="dxa"/>
            <w:tcBorders>
              <w:top w:val="nil"/>
              <w:left w:val="nil"/>
              <w:bottom w:val="nil"/>
              <w:right w:val="nil"/>
            </w:tcBorders>
            <w:shd w:val="clear" w:color="auto" w:fill="auto"/>
            <w:noWrap/>
            <w:vAlign w:val="center"/>
            <w:hideMark/>
          </w:tcPr>
          <w:p w14:paraId="75787D37" w14:textId="4BC1E57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-0.220</w:t>
            </w:r>
          </w:p>
        </w:tc>
        <w:tc>
          <w:tcPr>
            <w:tcW w:w="1029" w:type="dxa"/>
            <w:tcBorders>
              <w:top w:val="nil"/>
              <w:left w:val="nil"/>
              <w:bottom w:val="nil"/>
              <w:right w:val="nil"/>
            </w:tcBorders>
            <w:shd w:val="clear" w:color="auto" w:fill="auto"/>
            <w:noWrap/>
            <w:vAlign w:val="center"/>
            <w:hideMark/>
          </w:tcPr>
          <w:p w14:paraId="2A688A7D" w14:textId="249BF8A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-0.550</w:t>
            </w:r>
          </w:p>
        </w:tc>
        <w:tc>
          <w:tcPr>
            <w:tcW w:w="1253" w:type="dxa"/>
            <w:tcBorders>
              <w:top w:val="nil"/>
              <w:left w:val="nil"/>
              <w:bottom w:val="nil"/>
              <w:right w:val="nil"/>
            </w:tcBorders>
            <w:shd w:val="clear" w:color="auto" w:fill="auto"/>
            <w:noWrap/>
            <w:vAlign w:val="center"/>
            <w:hideMark/>
          </w:tcPr>
          <w:p w14:paraId="07959948" w14:textId="2B97680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112617A8" w14:textId="253D69C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7D6639DB" w14:textId="4DC7F15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5C67EBE" w14:textId="4A51496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3027452F" w14:textId="77777777" w:rsidTr="00593BC5">
        <w:trPr>
          <w:trHeight w:val="272"/>
        </w:trPr>
        <w:tc>
          <w:tcPr>
            <w:tcW w:w="837" w:type="dxa"/>
            <w:tcBorders>
              <w:top w:val="nil"/>
              <w:left w:val="nil"/>
              <w:bottom w:val="nil"/>
              <w:right w:val="nil"/>
            </w:tcBorders>
            <w:shd w:val="clear" w:color="auto" w:fill="auto"/>
            <w:noWrap/>
            <w:vAlign w:val="center"/>
            <w:hideMark/>
          </w:tcPr>
          <w:p w14:paraId="034110AF"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7229AFB6"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4446C46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9EA0B9E" w14:textId="06F2E63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-0.039</w:t>
            </w:r>
          </w:p>
        </w:tc>
        <w:tc>
          <w:tcPr>
            <w:tcW w:w="1284" w:type="dxa"/>
            <w:tcBorders>
              <w:top w:val="nil"/>
              <w:left w:val="nil"/>
              <w:bottom w:val="nil"/>
              <w:right w:val="nil"/>
            </w:tcBorders>
            <w:shd w:val="clear" w:color="auto" w:fill="auto"/>
            <w:noWrap/>
            <w:vAlign w:val="center"/>
            <w:hideMark/>
          </w:tcPr>
          <w:p w14:paraId="52CCA8EE" w14:textId="6F55251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-0.089</w:t>
            </w:r>
          </w:p>
        </w:tc>
        <w:tc>
          <w:tcPr>
            <w:tcW w:w="1093" w:type="dxa"/>
            <w:tcBorders>
              <w:top w:val="nil"/>
              <w:left w:val="nil"/>
              <w:bottom w:val="nil"/>
              <w:right w:val="nil"/>
            </w:tcBorders>
            <w:shd w:val="clear" w:color="auto" w:fill="auto"/>
            <w:noWrap/>
            <w:vAlign w:val="center"/>
            <w:hideMark/>
          </w:tcPr>
          <w:p w14:paraId="107987F5" w14:textId="1751048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-0.732</w:t>
            </w:r>
          </w:p>
        </w:tc>
        <w:tc>
          <w:tcPr>
            <w:tcW w:w="1108" w:type="dxa"/>
            <w:tcBorders>
              <w:top w:val="nil"/>
              <w:left w:val="nil"/>
              <w:bottom w:val="nil"/>
              <w:right w:val="nil"/>
            </w:tcBorders>
            <w:shd w:val="clear" w:color="auto" w:fill="auto"/>
            <w:noWrap/>
            <w:vAlign w:val="center"/>
            <w:hideMark/>
          </w:tcPr>
          <w:p w14:paraId="21617F26" w14:textId="69D1EF0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-0.164</w:t>
            </w:r>
          </w:p>
        </w:tc>
        <w:tc>
          <w:tcPr>
            <w:tcW w:w="1029" w:type="dxa"/>
            <w:tcBorders>
              <w:top w:val="nil"/>
              <w:left w:val="nil"/>
              <w:bottom w:val="nil"/>
              <w:right w:val="nil"/>
            </w:tcBorders>
            <w:shd w:val="clear" w:color="auto" w:fill="auto"/>
            <w:noWrap/>
            <w:vAlign w:val="center"/>
            <w:hideMark/>
          </w:tcPr>
          <w:p w14:paraId="345790AC" w14:textId="64C188B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-1.087</w:t>
            </w:r>
          </w:p>
        </w:tc>
        <w:tc>
          <w:tcPr>
            <w:tcW w:w="1253" w:type="dxa"/>
            <w:tcBorders>
              <w:top w:val="nil"/>
              <w:left w:val="nil"/>
              <w:bottom w:val="nil"/>
              <w:right w:val="nil"/>
            </w:tcBorders>
            <w:shd w:val="clear" w:color="auto" w:fill="auto"/>
            <w:noWrap/>
            <w:vAlign w:val="center"/>
            <w:hideMark/>
          </w:tcPr>
          <w:p w14:paraId="1E55F559" w14:textId="5621B35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62B20928" w14:textId="3C857AA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63163BB7" w14:textId="06D42E9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66FDC2CE" w14:textId="27FB96B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2DC80A73" w14:textId="77777777" w:rsidTr="00593BC5">
        <w:trPr>
          <w:trHeight w:val="272"/>
        </w:trPr>
        <w:tc>
          <w:tcPr>
            <w:tcW w:w="837" w:type="dxa"/>
            <w:tcBorders>
              <w:top w:val="nil"/>
              <w:left w:val="nil"/>
              <w:bottom w:val="nil"/>
              <w:right w:val="nil"/>
            </w:tcBorders>
            <w:shd w:val="clear" w:color="auto" w:fill="auto"/>
            <w:noWrap/>
            <w:vAlign w:val="center"/>
            <w:hideMark/>
          </w:tcPr>
          <w:p w14:paraId="6D95E893"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B083AB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75C0C30F"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7F081513" w14:textId="7D2D0BB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-0.076</w:t>
            </w:r>
          </w:p>
        </w:tc>
        <w:tc>
          <w:tcPr>
            <w:tcW w:w="1284" w:type="dxa"/>
            <w:tcBorders>
              <w:top w:val="nil"/>
              <w:left w:val="nil"/>
              <w:bottom w:val="single" w:sz="4" w:space="0" w:color="auto"/>
              <w:right w:val="nil"/>
            </w:tcBorders>
            <w:shd w:val="clear" w:color="auto" w:fill="auto"/>
            <w:noWrap/>
            <w:vAlign w:val="center"/>
            <w:hideMark/>
          </w:tcPr>
          <w:p w14:paraId="741D7934" w14:textId="66DFC70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-0.101</w:t>
            </w:r>
          </w:p>
        </w:tc>
        <w:tc>
          <w:tcPr>
            <w:tcW w:w="1093" w:type="dxa"/>
            <w:tcBorders>
              <w:top w:val="nil"/>
              <w:left w:val="nil"/>
              <w:bottom w:val="single" w:sz="4" w:space="0" w:color="auto"/>
              <w:right w:val="nil"/>
            </w:tcBorders>
            <w:shd w:val="clear" w:color="auto" w:fill="auto"/>
            <w:noWrap/>
            <w:vAlign w:val="center"/>
            <w:hideMark/>
          </w:tcPr>
          <w:p w14:paraId="29BFB11C" w14:textId="6024520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-1.020</w:t>
            </w:r>
          </w:p>
        </w:tc>
        <w:tc>
          <w:tcPr>
            <w:tcW w:w="1108" w:type="dxa"/>
            <w:tcBorders>
              <w:top w:val="nil"/>
              <w:left w:val="nil"/>
              <w:bottom w:val="single" w:sz="4" w:space="0" w:color="auto"/>
              <w:right w:val="nil"/>
            </w:tcBorders>
            <w:shd w:val="clear" w:color="auto" w:fill="auto"/>
            <w:noWrap/>
            <w:vAlign w:val="center"/>
            <w:hideMark/>
          </w:tcPr>
          <w:p w14:paraId="39FA4455" w14:textId="6A040D7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-0.113</w:t>
            </w:r>
          </w:p>
        </w:tc>
        <w:tc>
          <w:tcPr>
            <w:tcW w:w="1029" w:type="dxa"/>
            <w:tcBorders>
              <w:top w:val="nil"/>
              <w:left w:val="nil"/>
              <w:bottom w:val="single" w:sz="4" w:space="0" w:color="auto"/>
              <w:right w:val="nil"/>
            </w:tcBorders>
            <w:shd w:val="clear" w:color="auto" w:fill="auto"/>
            <w:noWrap/>
            <w:vAlign w:val="center"/>
            <w:hideMark/>
          </w:tcPr>
          <w:p w14:paraId="511C3D74" w14:textId="5021465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-1.571</w:t>
            </w:r>
          </w:p>
        </w:tc>
        <w:tc>
          <w:tcPr>
            <w:tcW w:w="1253" w:type="dxa"/>
            <w:tcBorders>
              <w:top w:val="nil"/>
              <w:left w:val="nil"/>
              <w:bottom w:val="single" w:sz="4" w:space="0" w:color="auto"/>
              <w:right w:val="nil"/>
            </w:tcBorders>
            <w:shd w:val="clear" w:color="auto" w:fill="auto"/>
            <w:noWrap/>
            <w:vAlign w:val="center"/>
            <w:hideMark/>
          </w:tcPr>
          <w:p w14:paraId="436E7D68" w14:textId="1AA8957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00CDD8B3" w14:textId="080A8D4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73FEFD4D" w14:textId="22F21E2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18486E9C" w14:textId="58332D3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454DB762" w14:textId="77777777" w:rsidTr="00593BC5">
        <w:trPr>
          <w:trHeight w:val="272"/>
        </w:trPr>
        <w:tc>
          <w:tcPr>
            <w:tcW w:w="837" w:type="dxa"/>
            <w:tcBorders>
              <w:top w:val="nil"/>
              <w:left w:val="nil"/>
              <w:bottom w:val="nil"/>
              <w:right w:val="nil"/>
            </w:tcBorders>
            <w:shd w:val="clear" w:color="auto" w:fill="auto"/>
            <w:noWrap/>
            <w:vAlign w:val="center"/>
            <w:hideMark/>
          </w:tcPr>
          <w:p w14:paraId="6E45A4F5"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00D63A47"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35865F3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7F001F11" w14:textId="2193CE2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0.026</w:t>
            </w:r>
          </w:p>
        </w:tc>
        <w:tc>
          <w:tcPr>
            <w:tcW w:w="1284" w:type="dxa"/>
            <w:tcBorders>
              <w:top w:val="nil"/>
              <w:left w:val="nil"/>
              <w:bottom w:val="nil"/>
              <w:right w:val="nil"/>
            </w:tcBorders>
            <w:shd w:val="clear" w:color="auto" w:fill="auto"/>
            <w:noWrap/>
            <w:vAlign w:val="center"/>
            <w:hideMark/>
          </w:tcPr>
          <w:p w14:paraId="42B4C32A" w14:textId="5E05FB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-0.047</w:t>
            </w:r>
          </w:p>
        </w:tc>
        <w:tc>
          <w:tcPr>
            <w:tcW w:w="1093" w:type="dxa"/>
            <w:tcBorders>
              <w:top w:val="nil"/>
              <w:left w:val="nil"/>
              <w:bottom w:val="nil"/>
              <w:right w:val="nil"/>
            </w:tcBorders>
            <w:shd w:val="clear" w:color="auto" w:fill="auto"/>
            <w:noWrap/>
            <w:vAlign w:val="center"/>
            <w:hideMark/>
          </w:tcPr>
          <w:p w14:paraId="2BB002FE" w14:textId="72F59E6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1.471</w:t>
            </w:r>
          </w:p>
        </w:tc>
        <w:tc>
          <w:tcPr>
            <w:tcW w:w="1108" w:type="dxa"/>
            <w:tcBorders>
              <w:top w:val="nil"/>
              <w:left w:val="nil"/>
              <w:bottom w:val="nil"/>
              <w:right w:val="nil"/>
            </w:tcBorders>
            <w:shd w:val="clear" w:color="auto" w:fill="auto"/>
            <w:noWrap/>
            <w:vAlign w:val="center"/>
            <w:hideMark/>
          </w:tcPr>
          <w:p w14:paraId="1A6F90DC" w14:textId="3E1DA17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-0.250</w:t>
            </w:r>
          </w:p>
        </w:tc>
        <w:tc>
          <w:tcPr>
            <w:tcW w:w="1029" w:type="dxa"/>
            <w:tcBorders>
              <w:top w:val="nil"/>
              <w:left w:val="nil"/>
              <w:bottom w:val="nil"/>
              <w:right w:val="nil"/>
            </w:tcBorders>
            <w:shd w:val="clear" w:color="auto" w:fill="auto"/>
            <w:noWrap/>
            <w:vAlign w:val="center"/>
            <w:hideMark/>
          </w:tcPr>
          <w:p w14:paraId="4514FF72" w14:textId="557DFCD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0.968</w:t>
            </w:r>
          </w:p>
        </w:tc>
        <w:tc>
          <w:tcPr>
            <w:tcW w:w="1253" w:type="dxa"/>
            <w:tcBorders>
              <w:top w:val="nil"/>
              <w:left w:val="nil"/>
              <w:bottom w:val="nil"/>
              <w:right w:val="nil"/>
            </w:tcBorders>
            <w:shd w:val="clear" w:color="auto" w:fill="auto"/>
            <w:noWrap/>
            <w:vAlign w:val="center"/>
            <w:hideMark/>
          </w:tcPr>
          <w:p w14:paraId="519882BE" w14:textId="01D9D80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0.215</w:t>
            </w:r>
          </w:p>
        </w:tc>
        <w:tc>
          <w:tcPr>
            <w:tcW w:w="1189" w:type="dxa"/>
            <w:tcBorders>
              <w:top w:val="nil"/>
              <w:left w:val="nil"/>
              <w:bottom w:val="nil"/>
              <w:right w:val="nil"/>
            </w:tcBorders>
            <w:shd w:val="clear" w:color="auto" w:fill="auto"/>
            <w:noWrap/>
            <w:vAlign w:val="center"/>
            <w:hideMark/>
          </w:tcPr>
          <w:p w14:paraId="62DC940E" w14:textId="0ACA108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0.236</w:t>
            </w:r>
          </w:p>
        </w:tc>
        <w:tc>
          <w:tcPr>
            <w:tcW w:w="1220" w:type="dxa"/>
            <w:tcBorders>
              <w:top w:val="nil"/>
              <w:left w:val="nil"/>
              <w:bottom w:val="nil"/>
              <w:right w:val="nil"/>
            </w:tcBorders>
            <w:shd w:val="clear" w:color="auto" w:fill="auto"/>
            <w:noWrap/>
            <w:vAlign w:val="center"/>
            <w:hideMark/>
          </w:tcPr>
          <w:p w14:paraId="4328BF8B" w14:textId="55BDF30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0.468</w:t>
            </w:r>
          </w:p>
        </w:tc>
        <w:tc>
          <w:tcPr>
            <w:tcW w:w="1029" w:type="dxa"/>
            <w:tcBorders>
              <w:top w:val="nil"/>
              <w:left w:val="nil"/>
              <w:bottom w:val="nil"/>
              <w:right w:val="nil"/>
            </w:tcBorders>
            <w:shd w:val="clear" w:color="auto" w:fill="auto"/>
            <w:noWrap/>
            <w:vAlign w:val="center"/>
            <w:hideMark/>
          </w:tcPr>
          <w:p w14:paraId="0D4904E7" w14:textId="0936842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0.250</w:t>
            </w:r>
          </w:p>
        </w:tc>
      </w:tr>
      <w:tr w:rsidR="00593BC5" w:rsidRPr="00C213BD" w14:paraId="2C2D2785" w14:textId="77777777" w:rsidTr="00593BC5">
        <w:trPr>
          <w:trHeight w:val="272"/>
        </w:trPr>
        <w:tc>
          <w:tcPr>
            <w:tcW w:w="837" w:type="dxa"/>
            <w:tcBorders>
              <w:top w:val="nil"/>
              <w:left w:val="nil"/>
              <w:bottom w:val="nil"/>
              <w:right w:val="nil"/>
            </w:tcBorders>
            <w:shd w:val="clear" w:color="auto" w:fill="auto"/>
            <w:noWrap/>
            <w:vAlign w:val="center"/>
            <w:hideMark/>
          </w:tcPr>
          <w:p w14:paraId="5180FD8C"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5C8BC09F"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786968A7"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EE0C726" w14:textId="363393F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0.009</w:t>
            </w:r>
          </w:p>
        </w:tc>
        <w:tc>
          <w:tcPr>
            <w:tcW w:w="1284" w:type="dxa"/>
            <w:tcBorders>
              <w:top w:val="nil"/>
              <w:left w:val="nil"/>
              <w:bottom w:val="nil"/>
              <w:right w:val="nil"/>
            </w:tcBorders>
            <w:shd w:val="clear" w:color="auto" w:fill="auto"/>
            <w:noWrap/>
            <w:vAlign w:val="center"/>
            <w:hideMark/>
          </w:tcPr>
          <w:p w14:paraId="10450002" w14:textId="0CC6545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-0.085</w:t>
            </w:r>
          </w:p>
        </w:tc>
        <w:tc>
          <w:tcPr>
            <w:tcW w:w="1093" w:type="dxa"/>
            <w:tcBorders>
              <w:top w:val="nil"/>
              <w:left w:val="nil"/>
              <w:bottom w:val="nil"/>
              <w:right w:val="nil"/>
            </w:tcBorders>
            <w:shd w:val="clear" w:color="auto" w:fill="auto"/>
            <w:noWrap/>
            <w:vAlign w:val="center"/>
            <w:hideMark/>
          </w:tcPr>
          <w:p w14:paraId="421E024D" w14:textId="5E8DE0D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0.735</w:t>
            </w:r>
          </w:p>
        </w:tc>
        <w:tc>
          <w:tcPr>
            <w:tcW w:w="1108" w:type="dxa"/>
            <w:tcBorders>
              <w:top w:val="nil"/>
              <w:left w:val="nil"/>
              <w:bottom w:val="nil"/>
              <w:right w:val="nil"/>
            </w:tcBorders>
            <w:shd w:val="clear" w:color="auto" w:fill="auto"/>
            <w:noWrap/>
            <w:vAlign w:val="center"/>
            <w:hideMark/>
          </w:tcPr>
          <w:p w14:paraId="144B18F2" w14:textId="66F270F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-0.939</w:t>
            </w:r>
          </w:p>
        </w:tc>
        <w:tc>
          <w:tcPr>
            <w:tcW w:w="1029" w:type="dxa"/>
            <w:tcBorders>
              <w:top w:val="nil"/>
              <w:left w:val="nil"/>
              <w:bottom w:val="nil"/>
              <w:right w:val="nil"/>
            </w:tcBorders>
            <w:shd w:val="clear" w:color="auto" w:fill="auto"/>
            <w:noWrap/>
            <w:vAlign w:val="center"/>
            <w:hideMark/>
          </w:tcPr>
          <w:p w14:paraId="2008AEA5" w14:textId="4F74E8D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-0.011</w:t>
            </w:r>
          </w:p>
        </w:tc>
        <w:tc>
          <w:tcPr>
            <w:tcW w:w="1253" w:type="dxa"/>
            <w:tcBorders>
              <w:top w:val="nil"/>
              <w:left w:val="nil"/>
              <w:bottom w:val="nil"/>
              <w:right w:val="nil"/>
            </w:tcBorders>
            <w:shd w:val="clear" w:color="auto" w:fill="auto"/>
            <w:noWrap/>
            <w:vAlign w:val="center"/>
            <w:hideMark/>
          </w:tcPr>
          <w:p w14:paraId="0820A24C" w14:textId="6B46DC6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0.079</w:t>
            </w:r>
          </w:p>
        </w:tc>
        <w:tc>
          <w:tcPr>
            <w:tcW w:w="1189" w:type="dxa"/>
            <w:tcBorders>
              <w:top w:val="nil"/>
              <w:left w:val="nil"/>
              <w:bottom w:val="nil"/>
              <w:right w:val="nil"/>
            </w:tcBorders>
            <w:shd w:val="clear" w:color="auto" w:fill="auto"/>
            <w:noWrap/>
            <w:vAlign w:val="center"/>
            <w:hideMark/>
          </w:tcPr>
          <w:p w14:paraId="66FEF37B" w14:textId="47FF5AF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0.107</w:t>
            </w:r>
          </w:p>
        </w:tc>
        <w:tc>
          <w:tcPr>
            <w:tcW w:w="1220" w:type="dxa"/>
            <w:tcBorders>
              <w:top w:val="nil"/>
              <w:left w:val="nil"/>
              <w:bottom w:val="nil"/>
              <w:right w:val="nil"/>
            </w:tcBorders>
            <w:shd w:val="clear" w:color="auto" w:fill="auto"/>
            <w:noWrap/>
            <w:vAlign w:val="center"/>
            <w:hideMark/>
          </w:tcPr>
          <w:p w14:paraId="5DCFA686" w14:textId="196A5E4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0.486</w:t>
            </w:r>
          </w:p>
        </w:tc>
        <w:tc>
          <w:tcPr>
            <w:tcW w:w="1029" w:type="dxa"/>
            <w:tcBorders>
              <w:top w:val="nil"/>
              <w:left w:val="nil"/>
              <w:bottom w:val="nil"/>
              <w:right w:val="nil"/>
            </w:tcBorders>
            <w:shd w:val="clear" w:color="auto" w:fill="auto"/>
            <w:noWrap/>
            <w:vAlign w:val="center"/>
            <w:hideMark/>
          </w:tcPr>
          <w:p w14:paraId="023451A7" w14:textId="7D30A74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0.022</w:t>
            </w:r>
          </w:p>
        </w:tc>
      </w:tr>
      <w:tr w:rsidR="00593BC5" w:rsidRPr="00C213BD" w14:paraId="2F0C530D" w14:textId="77777777" w:rsidTr="00593BC5">
        <w:trPr>
          <w:trHeight w:val="272"/>
        </w:trPr>
        <w:tc>
          <w:tcPr>
            <w:tcW w:w="837" w:type="dxa"/>
            <w:tcBorders>
              <w:top w:val="nil"/>
              <w:left w:val="nil"/>
              <w:bottom w:val="nil"/>
              <w:right w:val="nil"/>
            </w:tcBorders>
            <w:shd w:val="clear" w:color="auto" w:fill="auto"/>
            <w:noWrap/>
            <w:vAlign w:val="center"/>
            <w:hideMark/>
          </w:tcPr>
          <w:p w14:paraId="5B51E778"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029C26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D12F0A3"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AA6582F" w14:textId="595ECDA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-0.004</w:t>
            </w:r>
          </w:p>
        </w:tc>
        <w:tc>
          <w:tcPr>
            <w:tcW w:w="1284" w:type="dxa"/>
            <w:tcBorders>
              <w:top w:val="nil"/>
              <w:left w:val="nil"/>
              <w:bottom w:val="single" w:sz="4" w:space="0" w:color="auto"/>
              <w:right w:val="nil"/>
            </w:tcBorders>
            <w:shd w:val="clear" w:color="auto" w:fill="auto"/>
            <w:noWrap/>
            <w:vAlign w:val="center"/>
            <w:hideMark/>
          </w:tcPr>
          <w:p w14:paraId="4A91DB0A" w14:textId="169C07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-0.113</w:t>
            </w:r>
          </w:p>
        </w:tc>
        <w:tc>
          <w:tcPr>
            <w:tcW w:w="1093" w:type="dxa"/>
            <w:tcBorders>
              <w:top w:val="nil"/>
              <w:left w:val="nil"/>
              <w:bottom w:val="single" w:sz="4" w:space="0" w:color="auto"/>
              <w:right w:val="nil"/>
            </w:tcBorders>
            <w:shd w:val="clear" w:color="auto" w:fill="auto"/>
            <w:noWrap/>
            <w:vAlign w:val="center"/>
            <w:hideMark/>
          </w:tcPr>
          <w:p w14:paraId="588CF1E9" w14:textId="58D4BBF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0.192</w:t>
            </w:r>
          </w:p>
        </w:tc>
        <w:tc>
          <w:tcPr>
            <w:tcW w:w="1108" w:type="dxa"/>
            <w:tcBorders>
              <w:top w:val="nil"/>
              <w:left w:val="nil"/>
              <w:bottom w:val="single" w:sz="4" w:space="0" w:color="auto"/>
              <w:right w:val="nil"/>
            </w:tcBorders>
            <w:shd w:val="clear" w:color="auto" w:fill="auto"/>
            <w:noWrap/>
            <w:vAlign w:val="center"/>
            <w:hideMark/>
          </w:tcPr>
          <w:p w14:paraId="32296B56" w14:textId="35744B1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-1.447</w:t>
            </w:r>
          </w:p>
        </w:tc>
        <w:tc>
          <w:tcPr>
            <w:tcW w:w="1029" w:type="dxa"/>
            <w:tcBorders>
              <w:top w:val="nil"/>
              <w:left w:val="nil"/>
              <w:bottom w:val="single" w:sz="4" w:space="0" w:color="auto"/>
              <w:right w:val="nil"/>
            </w:tcBorders>
            <w:shd w:val="clear" w:color="auto" w:fill="auto"/>
            <w:noWrap/>
            <w:vAlign w:val="center"/>
            <w:hideMark/>
          </w:tcPr>
          <w:p w14:paraId="7A078719" w14:textId="23DECFD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-0.732</w:t>
            </w:r>
          </w:p>
        </w:tc>
        <w:tc>
          <w:tcPr>
            <w:tcW w:w="1253" w:type="dxa"/>
            <w:tcBorders>
              <w:top w:val="nil"/>
              <w:left w:val="nil"/>
              <w:bottom w:val="single" w:sz="4" w:space="0" w:color="auto"/>
              <w:right w:val="nil"/>
            </w:tcBorders>
            <w:shd w:val="clear" w:color="auto" w:fill="auto"/>
            <w:noWrap/>
            <w:vAlign w:val="center"/>
            <w:hideMark/>
          </w:tcPr>
          <w:p w14:paraId="0DD6C784" w14:textId="71F781F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-0.021</w:t>
            </w:r>
          </w:p>
        </w:tc>
        <w:tc>
          <w:tcPr>
            <w:tcW w:w="1189" w:type="dxa"/>
            <w:tcBorders>
              <w:top w:val="nil"/>
              <w:left w:val="nil"/>
              <w:bottom w:val="single" w:sz="4" w:space="0" w:color="auto"/>
              <w:right w:val="nil"/>
            </w:tcBorders>
            <w:shd w:val="clear" w:color="auto" w:fill="auto"/>
            <w:noWrap/>
            <w:vAlign w:val="center"/>
            <w:hideMark/>
          </w:tcPr>
          <w:p w14:paraId="03B0C921" w14:textId="487C731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0.011</w:t>
            </w:r>
          </w:p>
        </w:tc>
        <w:tc>
          <w:tcPr>
            <w:tcW w:w="1220" w:type="dxa"/>
            <w:tcBorders>
              <w:top w:val="nil"/>
              <w:left w:val="nil"/>
              <w:bottom w:val="single" w:sz="4" w:space="0" w:color="auto"/>
              <w:right w:val="nil"/>
            </w:tcBorders>
            <w:shd w:val="clear" w:color="auto" w:fill="auto"/>
            <w:noWrap/>
            <w:vAlign w:val="center"/>
            <w:hideMark/>
          </w:tcPr>
          <w:p w14:paraId="3020B6FA" w14:textId="1AFE090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0.500</w:t>
            </w:r>
          </w:p>
        </w:tc>
        <w:tc>
          <w:tcPr>
            <w:tcW w:w="1029" w:type="dxa"/>
            <w:tcBorders>
              <w:top w:val="nil"/>
              <w:left w:val="nil"/>
              <w:bottom w:val="single" w:sz="4" w:space="0" w:color="auto"/>
              <w:right w:val="nil"/>
            </w:tcBorders>
            <w:shd w:val="clear" w:color="auto" w:fill="auto"/>
            <w:noWrap/>
            <w:vAlign w:val="center"/>
            <w:hideMark/>
          </w:tcPr>
          <w:p w14:paraId="7218734D" w14:textId="5F9D6FA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-0.146</w:t>
            </w:r>
          </w:p>
        </w:tc>
      </w:tr>
      <w:tr w:rsidR="00593BC5" w:rsidRPr="00C213BD" w14:paraId="31F27487" w14:textId="77777777" w:rsidTr="00593BC5">
        <w:trPr>
          <w:trHeight w:val="272"/>
        </w:trPr>
        <w:tc>
          <w:tcPr>
            <w:tcW w:w="837" w:type="dxa"/>
            <w:tcBorders>
              <w:top w:val="nil"/>
              <w:left w:val="nil"/>
              <w:bottom w:val="nil"/>
              <w:right w:val="nil"/>
            </w:tcBorders>
            <w:shd w:val="clear" w:color="auto" w:fill="auto"/>
            <w:noWrap/>
            <w:vAlign w:val="center"/>
            <w:hideMark/>
          </w:tcPr>
          <w:p w14:paraId="06DAD9C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14E1D97A"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3760CE8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17E0B7AA" w14:textId="3A71BD3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-0.044</w:t>
            </w:r>
          </w:p>
        </w:tc>
        <w:tc>
          <w:tcPr>
            <w:tcW w:w="1284" w:type="dxa"/>
            <w:tcBorders>
              <w:top w:val="nil"/>
              <w:left w:val="nil"/>
              <w:bottom w:val="nil"/>
              <w:right w:val="nil"/>
            </w:tcBorders>
            <w:shd w:val="clear" w:color="auto" w:fill="auto"/>
            <w:noWrap/>
            <w:vAlign w:val="center"/>
            <w:hideMark/>
          </w:tcPr>
          <w:p w14:paraId="22F2B054" w14:textId="53E88CD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3634980" w14:textId="4A43007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3079C2D" w14:textId="6013CAF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75FF3AAB" w14:textId="48577B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5B7AA788" w14:textId="255DBC2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-0.002</w:t>
            </w:r>
          </w:p>
        </w:tc>
        <w:tc>
          <w:tcPr>
            <w:tcW w:w="1189" w:type="dxa"/>
            <w:tcBorders>
              <w:top w:val="nil"/>
              <w:left w:val="nil"/>
              <w:bottom w:val="nil"/>
              <w:right w:val="nil"/>
            </w:tcBorders>
            <w:shd w:val="clear" w:color="auto" w:fill="auto"/>
            <w:noWrap/>
            <w:vAlign w:val="center"/>
            <w:hideMark/>
          </w:tcPr>
          <w:p w14:paraId="0B79FE87" w14:textId="5E4789F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0.052</w:t>
            </w:r>
          </w:p>
        </w:tc>
        <w:tc>
          <w:tcPr>
            <w:tcW w:w="1220" w:type="dxa"/>
            <w:tcBorders>
              <w:top w:val="nil"/>
              <w:left w:val="nil"/>
              <w:bottom w:val="nil"/>
              <w:right w:val="nil"/>
            </w:tcBorders>
            <w:shd w:val="clear" w:color="auto" w:fill="auto"/>
            <w:noWrap/>
            <w:vAlign w:val="center"/>
            <w:hideMark/>
          </w:tcPr>
          <w:p w14:paraId="622626A8" w14:textId="51FE0A8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-0.199</w:t>
            </w:r>
          </w:p>
        </w:tc>
        <w:tc>
          <w:tcPr>
            <w:tcW w:w="1029" w:type="dxa"/>
            <w:tcBorders>
              <w:top w:val="nil"/>
              <w:left w:val="nil"/>
              <w:bottom w:val="nil"/>
              <w:right w:val="nil"/>
            </w:tcBorders>
            <w:shd w:val="clear" w:color="auto" w:fill="auto"/>
            <w:noWrap/>
            <w:vAlign w:val="center"/>
            <w:hideMark/>
          </w:tcPr>
          <w:p w14:paraId="6CA5DBE9" w14:textId="51C3E3D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-1.195</w:t>
            </w:r>
          </w:p>
        </w:tc>
      </w:tr>
      <w:tr w:rsidR="00593BC5" w:rsidRPr="00C213BD" w14:paraId="546EDEF6" w14:textId="77777777" w:rsidTr="00593BC5">
        <w:trPr>
          <w:trHeight w:val="272"/>
        </w:trPr>
        <w:tc>
          <w:tcPr>
            <w:tcW w:w="837" w:type="dxa"/>
            <w:tcBorders>
              <w:top w:val="nil"/>
              <w:left w:val="nil"/>
              <w:bottom w:val="nil"/>
              <w:right w:val="nil"/>
            </w:tcBorders>
            <w:shd w:val="clear" w:color="auto" w:fill="auto"/>
            <w:noWrap/>
            <w:vAlign w:val="center"/>
            <w:hideMark/>
          </w:tcPr>
          <w:p w14:paraId="3D6D34B0"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218B0F05"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6ECBE67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1F545CA9" w14:textId="5889087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-0.012</w:t>
            </w:r>
          </w:p>
        </w:tc>
        <w:tc>
          <w:tcPr>
            <w:tcW w:w="1284" w:type="dxa"/>
            <w:tcBorders>
              <w:top w:val="nil"/>
              <w:left w:val="nil"/>
              <w:bottom w:val="nil"/>
              <w:right w:val="nil"/>
            </w:tcBorders>
            <w:shd w:val="clear" w:color="auto" w:fill="auto"/>
            <w:noWrap/>
            <w:vAlign w:val="center"/>
            <w:hideMark/>
          </w:tcPr>
          <w:p w14:paraId="0273908C" w14:textId="4E9C0C5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67CF379" w14:textId="5635AAC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2952DAC" w14:textId="1B50984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005D941" w14:textId="4C38FCD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0B6C6E2E" w14:textId="14E1C5A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-0.013</w:t>
            </w:r>
          </w:p>
        </w:tc>
        <w:tc>
          <w:tcPr>
            <w:tcW w:w="1189" w:type="dxa"/>
            <w:tcBorders>
              <w:top w:val="nil"/>
              <w:left w:val="nil"/>
              <w:bottom w:val="nil"/>
              <w:right w:val="nil"/>
            </w:tcBorders>
            <w:shd w:val="clear" w:color="auto" w:fill="auto"/>
            <w:noWrap/>
            <w:vAlign w:val="center"/>
            <w:hideMark/>
          </w:tcPr>
          <w:p w14:paraId="59CB8CD6" w14:textId="49AEBD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-0.011</w:t>
            </w:r>
          </w:p>
        </w:tc>
        <w:tc>
          <w:tcPr>
            <w:tcW w:w="1220" w:type="dxa"/>
            <w:tcBorders>
              <w:top w:val="nil"/>
              <w:left w:val="nil"/>
              <w:bottom w:val="nil"/>
              <w:right w:val="nil"/>
            </w:tcBorders>
            <w:shd w:val="clear" w:color="auto" w:fill="auto"/>
            <w:noWrap/>
            <w:vAlign w:val="center"/>
            <w:hideMark/>
          </w:tcPr>
          <w:p w14:paraId="70E6DB6F" w14:textId="3A930A5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-0.012</w:t>
            </w:r>
          </w:p>
        </w:tc>
        <w:tc>
          <w:tcPr>
            <w:tcW w:w="1029" w:type="dxa"/>
            <w:tcBorders>
              <w:top w:val="nil"/>
              <w:left w:val="nil"/>
              <w:bottom w:val="nil"/>
              <w:right w:val="nil"/>
            </w:tcBorders>
            <w:shd w:val="clear" w:color="auto" w:fill="auto"/>
            <w:noWrap/>
            <w:vAlign w:val="center"/>
            <w:hideMark/>
          </w:tcPr>
          <w:p w14:paraId="637D2E87" w14:textId="78D6BFB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-0.462</w:t>
            </w:r>
          </w:p>
        </w:tc>
      </w:tr>
      <w:tr w:rsidR="00593BC5" w:rsidRPr="00C213BD" w14:paraId="66C5E0BD" w14:textId="77777777" w:rsidTr="00593BC5">
        <w:trPr>
          <w:trHeight w:val="272"/>
        </w:trPr>
        <w:tc>
          <w:tcPr>
            <w:tcW w:w="837" w:type="dxa"/>
            <w:tcBorders>
              <w:top w:val="nil"/>
              <w:left w:val="nil"/>
              <w:bottom w:val="single" w:sz="12" w:space="0" w:color="auto"/>
              <w:right w:val="nil"/>
            </w:tcBorders>
            <w:shd w:val="clear" w:color="auto" w:fill="auto"/>
            <w:noWrap/>
            <w:vAlign w:val="center"/>
            <w:hideMark/>
          </w:tcPr>
          <w:p w14:paraId="3C6C6F1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1141" w:type="dxa"/>
            <w:tcBorders>
              <w:top w:val="nil"/>
              <w:left w:val="nil"/>
              <w:bottom w:val="single" w:sz="12" w:space="0" w:color="auto"/>
              <w:right w:val="nil"/>
            </w:tcBorders>
            <w:shd w:val="clear" w:color="auto" w:fill="auto"/>
            <w:noWrap/>
            <w:vAlign w:val="center"/>
            <w:hideMark/>
          </w:tcPr>
          <w:p w14:paraId="26EF8D0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12" w:space="0" w:color="auto"/>
              <w:right w:val="nil"/>
            </w:tcBorders>
            <w:shd w:val="clear" w:color="auto" w:fill="auto"/>
            <w:noWrap/>
            <w:vAlign w:val="center"/>
            <w:hideMark/>
          </w:tcPr>
          <w:p w14:paraId="4F01B85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12" w:space="0" w:color="auto"/>
              <w:right w:val="nil"/>
            </w:tcBorders>
            <w:shd w:val="clear" w:color="auto" w:fill="auto"/>
            <w:noWrap/>
            <w:vAlign w:val="center"/>
            <w:hideMark/>
          </w:tcPr>
          <w:p w14:paraId="100A561A" w14:textId="5FFCBDB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0.011</w:t>
            </w:r>
          </w:p>
        </w:tc>
        <w:tc>
          <w:tcPr>
            <w:tcW w:w="1284" w:type="dxa"/>
            <w:tcBorders>
              <w:top w:val="nil"/>
              <w:left w:val="nil"/>
              <w:bottom w:val="single" w:sz="12" w:space="0" w:color="auto"/>
              <w:right w:val="nil"/>
            </w:tcBorders>
            <w:shd w:val="clear" w:color="auto" w:fill="auto"/>
            <w:noWrap/>
            <w:vAlign w:val="center"/>
            <w:hideMark/>
          </w:tcPr>
          <w:p w14:paraId="7795CB27" w14:textId="7270E4C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12" w:space="0" w:color="auto"/>
              <w:right w:val="nil"/>
            </w:tcBorders>
            <w:shd w:val="clear" w:color="auto" w:fill="auto"/>
            <w:noWrap/>
            <w:vAlign w:val="center"/>
            <w:hideMark/>
          </w:tcPr>
          <w:p w14:paraId="489FA1B6" w14:textId="1F87194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12" w:space="0" w:color="auto"/>
              <w:right w:val="nil"/>
            </w:tcBorders>
            <w:shd w:val="clear" w:color="auto" w:fill="auto"/>
            <w:noWrap/>
            <w:vAlign w:val="center"/>
            <w:hideMark/>
          </w:tcPr>
          <w:p w14:paraId="2F0B976A" w14:textId="2173506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12" w:space="0" w:color="auto"/>
              <w:right w:val="nil"/>
            </w:tcBorders>
            <w:shd w:val="clear" w:color="auto" w:fill="auto"/>
            <w:noWrap/>
            <w:vAlign w:val="center"/>
            <w:hideMark/>
          </w:tcPr>
          <w:p w14:paraId="6ABC7E3E" w14:textId="2383ADE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12" w:space="0" w:color="auto"/>
              <w:right w:val="nil"/>
            </w:tcBorders>
            <w:shd w:val="clear" w:color="auto" w:fill="auto"/>
            <w:noWrap/>
            <w:vAlign w:val="center"/>
            <w:hideMark/>
          </w:tcPr>
          <w:p w14:paraId="5C440E54" w14:textId="03BA9C7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-0.020</w:t>
            </w:r>
          </w:p>
        </w:tc>
        <w:tc>
          <w:tcPr>
            <w:tcW w:w="1189" w:type="dxa"/>
            <w:tcBorders>
              <w:top w:val="nil"/>
              <w:left w:val="nil"/>
              <w:bottom w:val="single" w:sz="12" w:space="0" w:color="auto"/>
              <w:right w:val="nil"/>
            </w:tcBorders>
            <w:shd w:val="clear" w:color="auto" w:fill="auto"/>
            <w:noWrap/>
            <w:vAlign w:val="center"/>
            <w:hideMark/>
          </w:tcPr>
          <w:p w14:paraId="39E68562" w14:textId="30BEEBC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-0.056</w:t>
            </w:r>
          </w:p>
        </w:tc>
        <w:tc>
          <w:tcPr>
            <w:tcW w:w="1220" w:type="dxa"/>
            <w:tcBorders>
              <w:top w:val="nil"/>
              <w:left w:val="nil"/>
              <w:bottom w:val="single" w:sz="12" w:space="0" w:color="auto"/>
              <w:right w:val="nil"/>
            </w:tcBorders>
            <w:shd w:val="clear" w:color="auto" w:fill="auto"/>
            <w:noWrap/>
            <w:vAlign w:val="center"/>
            <w:hideMark/>
          </w:tcPr>
          <w:p w14:paraId="5B97C469" w14:textId="58BA3F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0.125</w:t>
            </w:r>
          </w:p>
        </w:tc>
        <w:tc>
          <w:tcPr>
            <w:tcW w:w="1029" w:type="dxa"/>
            <w:tcBorders>
              <w:top w:val="nil"/>
              <w:left w:val="nil"/>
              <w:bottom w:val="single" w:sz="12" w:space="0" w:color="auto"/>
              <w:right w:val="nil"/>
            </w:tcBorders>
            <w:shd w:val="clear" w:color="auto" w:fill="auto"/>
            <w:noWrap/>
            <w:vAlign w:val="center"/>
            <w:hideMark/>
          </w:tcPr>
          <w:p w14:paraId="6856D8BE" w14:textId="2F3CDD1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0.074</w:t>
            </w:r>
          </w:p>
        </w:tc>
      </w:tr>
    </w:tbl>
    <w:p w14:paraId="6B1B90A6" w14:textId="02DE379B" w:rsidR="00102FA0" w:rsidRPr="00C213BD" w:rsidRDefault="00102FA0" w:rsidP="007A1808">
      <w:pPr>
        <w:spacing w:line="276" w:lineRule="auto"/>
        <w:rPr>
          <w:rFonts w:ascii="Times New Roman" w:hAnsi="Times New Roman" w:cs="Times New Roman"/>
          <w:sz w:val="24"/>
          <w:szCs w:val="24"/>
        </w:rPr>
      </w:pPr>
    </w:p>
    <w:p w14:paraId="1F8E1BA2" w14:textId="74513999" w:rsidR="002C2942" w:rsidRPr="00C213BD" w:rsidRDefault="002C2942" w:rsidP="007A1808">
      <w:pPr>
        <w:spacing w:line="276" w:lineRule="auto"/>
        <w:rPr>
          <w:rFonts w:ascii="Times New Roman" w:hAnsi="Times New Roman" w:cs="Times New Roman"/>
          <w:sz w:val="24"/>
          <w:szCs w:val="24"/>
        </w:rPr>
      </w:pPr>
    </w:p>
    <w:p w14:paraId="3ABF142B" w14:textId="77777777" w:rsidR="00102FA0" w:rsidRPr="00C213BD" w:rsidRDefault="00102FA0" w:rsidP="007A1808">
      <w:pPr>
        <w:spacing w:line="276" w:lineRule="auto"/>
        <w:rPr>
          <w:rFonts w:ascii="Times New Roman" w:hAnsi="Times New Roman" w:cs="Times New Roman"/>
          <w:sz w:val="24"/>
          <w:szCs w:val="24"/>
        </w:rPr>
      </w:pPr>
    </w:p>
    <w:p w14:paraId="68953B80" w14:textId="77777777" w:rsidR="00102FA0" w:rsidRPr="00C213BD" w:rsidRDefault="00102FA0" w:rsidP="007A1808">
      <w:pPr>
        <w:spacing w:line="276" w:lineRule="auto"/>
        <w:rPr>
          <w:rFonts w:ascii="Times New Roman" w:hAnsi="Times New Roman" w:cs="Times New Roman"/>
          <w:sz w:val="24"/>
          <w:szCs w:val="24"/>
        </w:rPr>
      </w:pPr>
    </w:p>
    <w:p w14:paraId="06B26A41" w14:textId="77777777" w:rsidR="00102FA0" w:rsidRPr="00C213BD" w:rsidRDefault="00102FA0" w:rsidP="007A1808">
      <w:pPr>
        <w:spacing w:line="276" w:lineRule="auto"/>
        <w:rPr>
          <w:rFonts w:ascii="Times New Roman" w:hAnsi="Times New Roman" w:cs="Times New Roman"/>
          <w:sz w:val="24"/>
          <w:szCs w:val="24"/>
        </w:rPr>
      </w:pPr>
    </w:p>
    <w:p w14:paraId="307833CA" w14:textId="77777777" w:rsidR="00102FA0" w:rsidRPr="00C213BD" w:rsidRDefault="00102FA0"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6. Continued.</w:t>
      </w:r>
    </w:p>
    <w:tbl>
      <w:tblPr>
        <w:tblW w:w="12790" w:type="dxa"/>
        <w:tblLook w:val="04A0" w:firstRow="1" w:lastRow="0" w:firstColumn="1" w:lastColumn="0" w:noHBand="0" w:noVBand="1"/>
      </w:tblPr>
      <w:tblGrid>
        <w:gridCol w:w="613"/>
        <w:gridCol w:w="835"/>
        <w:gridCol w:w="636"/>
        <w:gridCol w:w="1228"/>
        <w:gridCol w:w="823"/>
        <w:gridCol w:w="835"/>
        <w:gridCol w:w="823"/>
        <w:gridCol w:w="858"/>
        <w:gridCol w:w="772"/>
        <w:gridCol w:w="884"/>
        <w:gridCol w:w="1206"/>
        <w:gridCol w:w="828"/>
        <w:gridCol w:w="788"/>
        <w:gridCol w:w="800"/>
        <w:gridCol w:w="861"/>
      </w:tblGrid>
      <w:tr w:rsidR="00102FA0" w:rsidRPr="00C213BD" w14:paraId="3B9A70DA" w14:textId="77777777" w:rsidTr="00593BC5">
        <w:trPr>
          <w:trHeight w:val="270"/>
        </w:trPr>
        <w:tc>
          <w:tcPr>
            <w:tcW w:w="613" w:type="dxa"/>
            <w:tcBorders>
              <w:top w:val="single" w:sz="12" w:space="0" w:color="auto"/>
              <w:left w:val="nil"/>
              <w:bottom w:val="single" w:sz="12" w:space="0" w:color="auto"/>
              <w:right w:val="nil"/>
            </w:tcBorders>
            <w:shd w:val="clear" w:color="auto" w:fill="auto"/>
            <w:noWrap/>
            <w:vAlign w:val="center"/>
            <w:hideMark/>
          </w:tcPr>
          <w:p w14:paraId="2273C0D9" w14:textId="77777777" w:rsidR="00102FA0" w:rsidRPr="00C213BD" w:rsidRDefault="00102FA0" w:rsidP="00102FA0">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single" w:sz="12" w:space="0" w:color="auto"/>
              <w:left w:val="nil"/>
              <w:bottom w:val="single" w:sz="12" w:space="0" w:color="auto"/>
              <w:right w:val="nil"/>
            </w:tcBorders>
            <w:shd w:val="clear" w:color="auto" w:fill="auto"/>
            <w:noWrap/>
            <w:vAlign w:val="center"/>
            <w:hideMark/>
          </w:tcPr>
          <w:p w14:paraId="4DBA142E" w14:textId="77777777" w:rsidR="00102FA0" w:rsidRPr="00C213BD" w:rsidRDefault="00102FA0" w:rsidP="00102FA0">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LAT</w:t>
            </w:r>
          </w:p>
        </w:tc>
        <w:tc>
          <w:tcPr>
            <w:tcW w:w="636" w:type="dxa"/>
            <w:tcBorders>
              <w:top w:val="single" w:sz="12" w:space="0" w:color="auto"/>
              <w:left w:val="nil"/>
              <w:bottom w:val="single" w:sz="12" w:space="0" w:color="auto"/>
              <w:right w:val="nil"/>
            </w:tcBorders>
            <w:shd w:val="clear" w:color="auto" w:fill="auto"/>
            <w:noWrap/>
            <w:vAlign w:val="center"/>
            <w:hideMark/>
          </w:tcPr>
          <w:p w14:paraId="76A51042" w14:textId="77777777" w:rsidR="00102FA0" w:rsidRPr="00C213BD" w:rsidRDefault="00102FA0" w:rsidP="00102FA0">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EL</w:t>
            </w:r>
          </w:p>
        </w:tc>
        <w:tc>
          <w:tcPr>
            <w:tcW w:w="1228" w:type="dxa"/>
            <w:tcBorders>
              <w:top w:val="single" w:sz="12" w:space="0" w:color="auto"/>
              <w:left w:val="nil"/>
              <w:bottom w:val="single" w:sz="12" w:space="0" w:color="auto"/>
              <w:right w:val="nil"/>
            </w:tcBorders>
            <w:shd w:val="clear" w:color="auto" w:fill="auto"/>
            <w:noWrap/>
            <w:vAlign w:val="center"/>
            <w:hideMark/>
          </w:tcPr>
          <w:p w14:paraId="356DB53B"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TRAILING</w:t>
            </w:r>
          </w:p>
        </w:tc>
        <w:tc>
          <w:tcPr>
            <w:tcW w:w="823" w:type="dxa"/>
            <w:tcBorders>
              <w:top w:val="single" w:sz="12" w:space="0" w:color="auto"/>
              <w:left w:val="nil"/>
              <w:bottom w:val="single" w:sz="12" w:space="0" w:color="auto"/>
              <w:right w:val="nil"/>
            </w:tcBorders>
            <w:shd w:val="clear" w:color="auto" w:fill="auto"/>
            <w:noWrap/>
            <w:vAlign w:val="center"/>
            <w:hideMark/>
          </w:tcPr>
          <w:p w14:paraId="4CCE58A6"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BLBW</w:t>
            </w:r>
          </w:p>
        </w:tc>
        <w:tc>
          <w:tcPr>
            <w:tcW w:w="835" w:type="dxa"/>
            <w:tcBorders>
              <w:top w:val="single" w:sz="12" w:space="0" w:color="auto"/>
              <w:left w:val="nil"/>
              <w:bottom w:val="single" w:sz="12" w:space="0" w:color="auto"/>
              <w:right w:val="nil"/>
            </w:tcBorders>
            <w:shd w:val="clear" w:color="auto" w:fill="auto"/>
            <w:noWrap/>
            <w:vAlign w:val="center"/>
            <w:hideMark/>
          </w:tcPr>
          <w:p w14:paraId="232BA555"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BTNW</w:t>
            </w:r>
          </w:p>
        </w:tc>
        <w:tc>
          <w:tcPr>
            <w:tcW w:w="823" w:type="dxa"/>
            <w:tcBorders>
              <w:top w:val="single" w:sz="12" w:space="0" w:color="auto"/>
              <w:left w:val="nil"/>
              <w:bottom w:val="single" w:sz="12" w:space="0" w:color="auto"/>
              <w:right w:val="nil"/>
            </w:tcBorders>
            <w:shd w:val="clear" w:color="auto" w:fill="auto"/>
            <w:noWrap/>
            <w:vAlign w:val="center"/>
            <w:hideMark/>
          </w:tcPr>
          <w:p w14:paraId="5C727D3A"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BTBW</w:t>
            </w:r>
          </w:p>
        </w:tc>
        <w:tc>
          <w:tcPr>
            <w:tcW w:w="858" w:type="dxa"/>
            <w:tcBorders>
              <w:top w:val="single" w:sz="12" w:space="0" w:color="auto"/>
              <w:left w:val="nil"/>
              <w:bottom w:val="single" w:sz="12" w:space="0" w:color="auto"/>
              <w:right w:val="nil"/>
            </w:tcBorders>
            <w:shd w:val="clear" w:color="auto" w:fill="auto"/>
            <w:noWrap/>
            <w:vAlign w:val="center"/>
            <w:hideMark/>
          </w:tcPr>
          <w:p w14:paraId="2F3B019F"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CAWA</w:t>
            </w:r>
          </w:p>
        </w:tc>
        <w:tc>
          <w:tcPr>
            <w:tcW w:w="772" w:type="dxa"/>
            <w:tcBorders>
              <w:top w:val="single" w:sz="12" w:space="0" w:color="auto"/>
              <w:left w:val="nil"/>
              <w:bottom w:val="single" w:sz="12" w:space="0" w:color="auto"/>
              <w:right w:val="nil"/>
            </w:tcBorders>
            <w:shd w:val="clear" w:color="auto" w:fill="auto"/>
            <w:noWrap/>
            <w:vAlign w:val="center"/>
            <w:hideMark/>
          </w:tcPr>
          <w:p w14:paraId="05BA0BA7"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VEER</w:t>
            </w:r>
          </w:p>
        </w:tc>
        <w:tc>
          <w:tcPr>
            <w:tcW w:w="884" w:type="dxa"/>
            <w:tcBorders>
              <w:top w:val="single" w:sz="12" w:space="0" w:color="auto"/>
              <w:left w:val="nil"/>
              <w:bottom w:val="single" w:sz="12" w:space="0" w:color="auto"/>
              <w:right w:val="nil"/>
            </w:tcBorders>
            <w:shd w:val="clear" w:color="auto" w:fill="auto"/>
            <w:noWrap/>
            <w:vAlign w:val="center"/>
            <w:hideMark/>
          </w:tcPr>
          <w:p w14:paraId="4D5DC5CE"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LEFL</w:t>
            </w:r>
          </w:p>
        </w:tc>
        <w:tc>
          <w:tcPr>
            <w:tcW w:w="1206" w:type="dxa"/>
            <w:tcBorders>
              <w:top w:val="single" w:sz="12" w:space="0" w:color="auto"/>
              <w:left w:val="nil"/>
              <w:bottom w:val="single" w:sz="12" w:space="0" w:color="auto"/>
              <w:right w:val="nil"/>
            </w:tcBorders>
            <w:shd w:val="clear" w:color="auto" w:fill="auto"/>
            <w:noWrap/>
            <w:vAlign w:val="center"/>
            <w:hideMark/>
          </w:tcPr>
          <w:p w14:paraId="217A5C42"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GENERAL</w:t>
            </w:r>
          </w:p>
        </w:tc>
        <w:tc>
          <w:tcPr>
            <w:tcW w:w="828" w:type="dxa"/>
            <w:tcBorders>
              <w:top w:val="single" w:sz="12" w:space="0" w:color="auto"/>
              <w:left w:val="nil"/>
              <w:bottom w:val="single" w:sz="12" w:space="0" w:color="auto"/>
              <w:right w:val="nil"/>
            </w:tcBorders>
            <w:shd w:val="clear" w:color="auto" w:fill="auto"/>
            <w:noWrap/>
            <w:vAlign w:val="center"/>
            <w:hideMark/>
          </w:tcPr>
          <w:p w14:paraId="6E322372"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AMRE</w:t>
            </w:r>
          </w:p>
        </w:tc>
        <w:tc>
          <w:tcPr>
            <w:tcW w:w="788" w:type="dxa"/>
            <w:tcBorders>
              <w:top w:val="single" w:sz="12" w:space="0" w:color="auto"/>
              <w:left w:val="nil"/>
              <w:bottom w:val="single" w:sz="12" w:space="0" w:color="auto"/>
              <w:right w:val="nil"/>
            </w:tcBorders>
            <w:shd w:val="clear" w:color="auto" w:fill="auto"/>
            <w:noWrap/>
            <w:vAlign w:val="center"/>
            <w:hideMark/>
          </w:tcPr>
          <w:p w14:paraId="1486B398"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NOPA</w:t>
            </w:r>
          </w:p>
        </w:tc>
        <w:tc>
          <w:tcPr>
            <w:tcW w:w="800" w:type="dxa"/>
            <w:tcBorders>
              <w:top w:val="single" w:sz="12" w:space="0" w:color="auto"/>
              <w:left w:val="nil"/>
              <w:bottom w:val="single" w:sz="12" w:space="0" w:color="auto"/>
              <w:right w:val="nil"/>
            </w:tcBorders>
            <w:shd w:val="clear" w:color="auto" w:fill="auto"/>
            <w:noWrap/>
            <w:vAlign w:val="center"/>
            <w:hideMark/>
          </w:tcPr>
          <w:p w14:paraId="0EA48658"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OVEN</w:t>
            </w:r>
          </w:p>
        </w:tc>
        <w:tc>
          <w:tcPr>
            <w:tcW w:w="861" w:type="dxa"/>
            <w:tcBorders>
              <w:top w:val="single" w:sz="12" w:space="0" w:color="auto"/>
              <w:left w:val="nil"/>
              <w:bottom w:val="single" w:sz="12" w:space="0" w:color="auto"/>
              <w:right w:val="nil"/>
            </w:tcBorders>
            <w:shd w:val="clear" w:color="auto" w:fill="auto"/>
            <w:noWrap/>
            <w:vAlign w:val="center"/>
            <w:hideMark/>
          </w:tcPr>
          <w:p w14:paraId="58C29351"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WOTH</w:t>
            </w:r>
          </w:p>
        </w:tc>
      </w:tr>
      <w:tr w:rsidR="00593BC5" w:rsidRPr="00C213BD" w14:paraId="07B0700E" w14:textId="77777777" w:rsidTr="00593BC5">
        <w:trPr>
          <w:trHeight w:val="270"/>
        </w:trPr>
        <w:tc>
          <w:tcPr>
            <w:tcW w:w="613" w:type="dxa"/>
            <w:tcBorders>
              <w:top w:val="single" w:sz="12" w:space="0" w:color="auto"/>
              <w:left w:val="nil"/>
              <w:bottom w:val="nil"/>
              <w:right w:val="nil"/>
            </w:tcBorders>
            <w:shd w:val="clear" w:color="auto" w:fill="auto"/>
            <w:noWrap/>
            <w:vAlign w:val="center"/>
            <w:hideMark/>
          </w:tcPr>
          <w:p w14:paraId="2EE840A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MT</w:t>
            </w:r>
          </w:p>
        </w:tc>
        <w:tc>
          <w:tcPr>
            <w:tcW w:w="835" w:type="dxa"/>
            <w:tcBorders>
              <w:top w:val="single" w:sz="12" w:space="0" w:color="auto"/>
              <w:left w:val="nil"/>
              <w:bottom w:val="nil"/>
              <w:right w:val="nil"/>
            </w:tcBorders>
            <w:shd w:val="clear" w:color="auto" w:fill="auto"/>
            <w:noWrap/>
            <w:vAlign w:val="center"/>
            <w:hideMark/>
          </w:tcPr>
          <w:p w14:paraId="1F04F7E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636" w:type="dxa"/>
            <w:tcBorders>
              <w:top w:val="single" w:sz="12" w:space="0" w:color="auto"/>
              <w:left w:val="nil"/>
              <w:bottom w:val="nil"/>
              <w:right w:val="nil"/>
            </w:tcBorders>
            <w:shd w:val="clear" w:color="auto" w:fill="auto"/>
            <w:noWrap/>
            <w:vAlign w:val="center"/>
            <w:hideMark/>
          </w:tcPr>
          <w:p w14:paraId="1CA6F2FF"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single" w:sz="12" w:space="0" w:color="auto"/>
              <w:left w:val="nil"/>
              <w:bottom w:val="nil"/>
              <w:right w:val="nil"/>
            </w:tcBorders>
            <w:shd w:val="clear" w:color="auto" w:fill="auto"/>
            <w:noWrap/>
            <w:vAlign w:val="center"/>
            <w:hideMark/>
          </w:tcPr>
          <w:p w14:paraId="4BC4DC34" w14:textId="1B8114B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-0.047</w:t>
            </w:r>
          </w:p>
        </w:tc>
        <w:tc>
          <w:tcPr>
            <w:tcW w:w="823" w:type="dxa"/>
            <w:tcBorders>
              <w:top w:val="single" w:sz="12" w:space="0" w:color="auto"/>
              <w:left w:val="nil"/>
              <w:bottom w:val="nil"/>
              <w:right w:val="nil"/>
            </w:tcBorders>
            <w:shd w:val="clear" w:color="auto" w:fill="auto"/>
            <w:noWrap/>
            <w:vAlign w:val="center"/>
            <w:hideMark/>
          </w:tcPr>
          <w:p w14:paraId="5A40A03D" w14:textId="5E6A64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0.063</w:t>
            </w:r>
          </w:p>
        </w:tc>
        <w:tc>
          <w:tcPr>
            <w:tcW w:w="835" w:type="dxa"/>
            <w:tcBorders>
              <w:top w:val="single" w:sz="12" w:space="0" w:color="auto"/>
              <w:left w:val="nil"/>
              <w:bottom w:val="nil"/>
              <w:right w:val="nil"/>
            </w:tcBorders>
            <w:shd w:val="clear" w:color="auto" w:fill="auto"/>
            <w:noWrap/>
            <w:vAlign w:val="center"/>
            <w:hideMark/>
          </w:tcPr>
          <w:p w14:paraId="7C502CD5" w14:textId="369C7A1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-0.065</w:t>
            </w:r>
          </w:p>
        </w:tc>
        <w:tc>
          <w:tcPr>
            <w:tcW w:w="823" w:type="dxa"/>
            <w:tcBorders>
              <w:top w:val="single" w:sz="12" w:space="0" w:color="auto"/>
              <w:left w:val="nil"/>
              <w:bottom w:val="nil"/>
              <w:right w:val="nil"/>
            </w:tcBorders>
            <w:shd w:val="clear" w:color="auto" w:fill="auto"/>
            <w:noWrap/>
            <w:vAlign w:val="center"/>
            <w:hideMark/>
          </w:tcPr>
          <w:p w14:paraId="2AD4DE11" w14:textId="55F6F76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0.137</w:t>
            </w:r>
          </w:p>
        </w:tc>
        <w:tc>
          <w:tcPr>
            <w:tcW w:w="858" w:type="dxa"/>
            <w:tcBorders>
              <w:top w:val="single" w:sz="12" w:space="0" w:color="auto"/>
              <w:left w:val="nil"/>
              <w:bottom w:val="nil"/>
              <w:right w:val="nil"/>
            </w:tcBorders>
            <w:shd w:val="clear" w:color="auto" w:fill="auto"/>
            <w:noWrap/>
            <w:vAlign w:val="center"/>
            <w:hideMark/>
          </w:tcPr>
          <w:p w14:paraId="4358013A" w14:textId="513D2AF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-0.324</w:t>
            </w:r>
          </w:p>
        </w:tc>
        <w:tc>
          <w:tcPr>
            <w:tcW w:w="772" w:type="dxa"/>
            <w:tcBorders>
              <w:top w:val="single" w:sz="12" w:space="0" w:color="auto"/>
              <w:left w:val="nil"/>
              <w:bottom w:val="nil"/>
              <w:right w:val="nil"/>
            </w:tcBorders>
            <w:shd w:val="clear" w:color="auto" w:fill="auto"/>
            <w:noWrap/>
            <w:vAlign w:val="center"/>
            <w:hideMark/>
          </w:tcPr>
          <w:p w14:paraId="2233D9C0" w14:textId="2B24298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1.009</w:t>
            </w:r>
          </w:p>
        </w:tc>
        <w:tc>
          <w:tcPr>
            <w:tcW w:w="884" w:type="dxa"/>
            <w:tcBorders>
              <w:top w:val="single" w:sz="12" w:space="0" w:color="auto"/>
              <w:left w:val="nil"/>
              <w:bottom w:val="nil"/>
              <w:right w:val="nil"/>
            </w:tcBorders>
            <w:shd w:val="clear" w:color="auto" w:fill="auto"/>
            <w:noWrap/>
            <w:vAlign w:val="center"/>
            <w:hideMark/>
          </w:tcPr>
          <w:p w14:paraId="3A355FC2" w14:textId="2F715C8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1.471</w:t>
            </w:r>
          </w:p>
        </w:tc>
        <w:tc>
          <w:tcPr>
            <w:tcW w:w="1206" w:type="dxa"/>
            <w:tcBorders>
              <w:top w:val="single" w:sz="12" w:space="0" w:color="auto"/>
              <w:left w:val="nil"/>
              <w:bottom w:val="nil"/>
              <w:right w:val="nil"/>
            </w:tcBorders>
            <w:shd w:val="clear" w:color="auto" w:fill="auto"/>
            <w:noWrap/>
            <w:vAlign w:val="center"/>
            <w:hideMark/>
          </w:tcPr>
          <w:p w14:paraId="2CA77A7B" w14:textId="5D1EF85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0.209</w:t>
            </w:r>
          </w:p>
        </w:tc>
        <w:tc>
          <w:tcPr>
            <w:tcW w:w="828" w:type="dxa"/>
            <w:tcBorders>
              <w:top w:val="single" w:sz="12" w:space="0" w:color="auto"/>
              <w:left w:val="nil"/>
              <w:bottom w:val="nil"/>
              <w:right w:val="nil"/>
            </w:tcBorders>
            <w:shd w:val="clear" w:color="auto" w:fill="auto"/>
            <w:noWrap/>
            <w:vAlign w:val="center"/>
            <w:hideMark/>
          </w:tcPr>
          <w:p w14:paraId="301294D4" w14:textId="0010512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0.322</w:t>
            </w:r>
          </w:p>
        </w:tc>
        <w:tc>
          <w:tcPr>
            <w:tcW w:w="788" w:type="dxa"/>
            <w:tcBorders>
              <w:top w:val="single" w:sz="12" w:space="0" w:color="auto"/>
              <w:left w:val="nil"/>
              <w:bottom w:val="nil"/>
              <w:right w:val="nil"/>
            </w:tcBorders>
            <w:shd w:val="clear" w:color="auto" w:fill="auto"/>
            <w:noWrap/>
            <w:vAlign w:val="center"/>
            <w:hideMark/>
          </w:tcPr>
          <w:p w14:paraId="53E4622E" w14:textId="417583A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0.676</w:t>
            </w:r>
          </w:p>
        </w:tc>
        <w:tc>
          <w:tcPr>
            <w:tcW w:w="800" w:type="dxa"/>
            <w:tcBorders>
              <w:top w:val="single" w:sz="12" w:space="0" w:color="auto"/>
              <w:left w:val="nil"/>
              <w:bottom w:val="nil"/>
              <w:right w:val="nil"/>
            </w:tcBorders>
            <w:shd w:val="clear" w:color="auto" w:fill="auto"/>
            <w:noWrap/>
            <w:vAlign w:val="center"/>
            <w:hideMark/>
          </w:tcPr>
          <w:p w14:paraId="7B975E64" w14:textId="7EC755A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0.338</w:t>
            </w:r>
          </w:p>
        </w:tc>
        <w:tc>
          <w:tcPr>
            <w:tcW w:w="861" w:type="dxa"/>
            <w:tcBorders>
              <w:top w:val="single" w:sz="12" w:space="0" w:color="auto"/>
              <w:left w:val="nil"/>
              <w:bottom w:val="nil"/>
              <w:right w:val="nil"/>
            </w:tcBorders>
            <w:shd w:val="clear" w:color="auto" w:fill="auto"/>
            <w:noWrap/>
            <w:vAlign w:val="center"/>
            <w:hideMark/>
          </w:tcPr>
          <w:p w14:paraId="790D20CE" w14:textId="698ABCF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0.045</w:t>
            </w:r>
          </w:p>
        </w:tc>
      </w:tr>
      <w:tr w:rsidR="00593BC5" w:rsidRPr="00C213BD" w14:paraId="38FCEB2E" w14:textId="77777777" w:rsidTr="00593BC5">
        <w:trPr>
          <w:trHeight w:val="270"/>
        </w:trPr>
        <w:tc>
          <w:tcPr>
            <w:tcW w:w="613" w:type="dxa"/>
            <w:tcBorders>
              <w:top w:val="nil"/>
              <w:left w:val="nil"/>
              <w:bottom w:val="nil"/>
              <w:right w:val="nil"/>
            </w:tcBorders>
            <w:shd w:val="clear" w:color="auto" w:fill="auto"/>
            <w:noWrap/>
            <w:vAlign w:val="center"/>
            <w:hideMark/>
          </w:tcPr>
          <w:p w14:paraId="16C78E3F"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0A8D378"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7C5482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166D1A45" w14:textId="77C9728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-0.011</w:t>
            </w:r>
          </w:p>
        </w:tc>
        <w:tc>
          <w:tcPr>
            <w:tcW w:w="823" w:type="dxa"/>
            <w:tcBorders>
              <w:top w:val="nil"/>
              <w:left w:val="nil"/>
              <w:bottom w:val="nil"/>
              <w:right w:val="nil"/>
            </w:tcBorders>
            <w:shd w:val="clear" w:color="auto" w:fill="auto"/>
            <w:noWrap/>
            <w:vAlign w:val="center"/>
            <w:hideMark/>
          </w:tcPr>
          <w:p w14:paraId="729586CE" w14:textId="2AF9B7E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-0.043</w:t>
            </w:r>
          </w:p>
        </w:tc>
        <w:tc>
          <w:tcPr>
            <w:tcW w:w="835" w:type="dxa"/>
            <w:tcBorders>
              <w:top w:val="nil"/>
              <w:left w:val="nil"/>
              <w:bottom w:val="nil"/>
              <w:right w:val="nil"/>
            </w:tcBorders>
            <w:shd w:val="clear" w:color="auto" w:fill="auto"/>
            <w:noWrap/>
            <w:vAlign w:val="center"/>
            <w:hideMark/>
          </w:tcPr>
          <w:p w14:paraId="6D618073" w14:textId="557B7C1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0.005</w:t>
            </w:r>
          </w:p>
        </w:tc>
        <w:tc>
          <w:tcPr>
            <w:tcW w:w="823" w:type="dxa"/>
            <w:tcBorders>
              <w:top w:val="nil"/>
              <w:left w:val="nil"/>
              <w:bottom w:val="nil"/>
              <w:right w:val="nil"/>
            </w:tcBorders>
            <w:shd w:val="clear" w:color="auto" w:fill="auto"/>
            <w:noWrap/>
            <w:vAlign w:val="center"/>
            <w:hideMark/>
          </w:tcPr>
          <w:p w14:paraId="5089A01B" w14:textId="4C0A063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-0.009</w:t>
            </w:r>
          </w:p>
        </w:tc>
        <w:tc>
          <w:tcPr>
            <w:tcW w:w="858" w:type="dxa"/>
            <w:tcBorders>
              <w:top w:val="nil"/>
              <w:left w:val="nil"/>
              <w:bottom w:val="nil"/>
              <w:right w:val="nil"/>
            </w:tcBorders>
            <w:shd w:val="clear" w:color="auto" w:fill="auto"/>
            <w:noWrap/>
            <w:vAlign w:val="center"/>
            <w:hideMark/>
          </w:tcPr>
          <w:p w14:paraId="4AD00E0A" w14:textId="5082832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-0.289</w:t>
            </w:r>
          </w:p>
        </w:tc>
        <w:tc>
          <w:tcPr>
            <w:tcW w:w="772" w:type="dxa"/>
            <w:tcBorders>
              <w:top w:val="nil"/>
              <w:left w:val="nil"/>
              <w:bottom w:val="nil"/>
              <w:right w:val="nil"/>
            </w:tcBorders>
            <w:shd w:val="clear" w:color="auto" w:fill="auto"/>
            <w:noWrap/>
            <w:vAlign w:val="center"/>
            <w:hideMark/>
          </w:tcPr>
          <w:p w14:paraId="2AB7747E" w14:textId="2E588C6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0.356</w:t>
            </w:r>
          </w:p>
        </w:tc>
        <w:tc>
          <w:tcPr>
            <w:tcW w:w="884" w:type="dxa"/>
            <w:tcBorders>
              <w:top w:val="nil"/>
              <w:left w:val="nil"/>
              <w:bottom w:val="nil"/>
              <w:right w:val="nil"/>
            </w:tcBorders>
            <w:shd w:val="clear" w:color="auto" w:fill="auto"/>
            <w:noWrap/>
            <w:vAlign w:val="center"/>
            <w:hideMark/>
          </w:tcPr>
          <w:p w14:paraId="5AFCDDF6" w14:textId="51313B1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1.070</w:t>
            </w:r>
          </w:p>
        </w:tc>
        <w:tc>
          <w:tcPr>
            <w:tcW w:w="1206" w:type="dxa"/>
            <w:tcBorders>
              <w:top w:val="nil"/>
              <w:left w:val="nil"/>
              <w:bottom w:val="nil"/>
              <w:right w:val="nil"/>
            </w:tcBorders>
            <w:shd w:val="clear" w:color="auto" w:fill="auto"/>
            <w:noWrap/>
            <w:vAlign w:val="center"/>
            <w:hideMark/>
          </w:tcPr>
          <w:p w14:paraId="31DC1E8E" w14:textId="1CC2DD1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0.117</w:t>
            </w:r>
          </w:p>
        </w:tc>
        <w:tc>
          <w:tcPr>
            <w:tcW w:w="828" w:type="dxa"/>
            <w:tcBorders>
              <w:top w:val="nil"/>
              <w:left w:val="nil"/>
              <w:bottom w:val="nil"/>
              <w:right w:val="nil"/>
            </w:tcBorders>
            <w:shd w:val="clear" w:color="auto" w:fill="auto"/>
            <w:noWrap/>
            <w:vAlign w:val="center"/>
            <w:hideMark/>
          </w:tcPr>
          <w:p w14:paraId="648CEE8C" w14:textId="5305E28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0.205</w:t>
            </w:r>
          </w:p>
        </w:tc>
        <w:tc>
          <w:tcPr>
            <w:tcW w:w="788" w:type="dxa"/>
            <w:tcBorders>
              <w:top w:val="nil"/>
              <w:left w:val="nil"/>
              <w:bottom w:val="nil"/>
              <w:right w:val="nil"/>
            </w:tcBorders>
            <w:shd w:val="clear" w:color="auto" w:fill="auto"/>
            <w:noWrap/>
            <w:vAlign w:val="center"/>
            <w:hideMark/>
          </w:tcPr>
          <w:p w14:paraId="0DA85D36" w14:textId="6E67E5D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0.718</w:t>
            </w:r>
          </w:p>
        </w:tc>
        <w:tc>
          <w:tcPr>
            <w:tcW w:w="800" w:type="dxa"/>
            <w:tcBorders>
              <w:top w:val="nil"/>
              <w:left w:val="nil"/>
              <w:bottom w:val="nil"/>
              <w:right w:val="nil"/>
            </w:tcBorders>
            <w:shd w:val="clear" w:color="auto" w:fill="auto"/>
            <w:noWrap/>
            <w:vAlign w:val="center"/>
            <w:hideMark/>
          </w:tcPr>
          <w:p w14:paraId="0F0C86C2" w14:textId="67E8649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0.078</w:t>
            </w:r>
          </w:p>
        </w:tc>
        <w:tc>
          <w:tcPr>
            <w:tcW w:w="861" w:type="dxa"/>
            <w:tcBorders>
              <w:top w:val="nil"/>
              <w:left w:val="nil"/>
              <w:bottom w:val="nil"/>
              <w:right w:val="nil"/>
            </w:tcBorders>
            <w:shd w:val="clear" w:color="auto" w:fill="auto"/>
            <w:noWrap/>
            <w:vAlign w:val="center"/>
            <w:hideMark/>
          </w:tcPr>
          <w:p w14:paraId="6E9A8568" w14:textId="1E7A435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0.159</w:t>
            </w:r>
          </w:p>
        </w:tc>
      </w:tr>
      <w:tr w:rsidR="00593BC5" w:rsidRPr="00C213BD" w14:paraId="3E04B702" w14:textId="77777777" w:rsidTr="00593BC5">
        <w:trPr>
          <w:trHeight w:val="270"/>
        </w:trPr>
        <w:tc>
          <w:tcPr>
            <w:tcW w:w="613" w:type="dxa"/>
            <w:tcBorders>
              <w:top w:val="nil"/>
              <w:left w:val="nil"/>
              <w:bottom w:val="nil"/>
              <w:right w:val="nil"/>
            </w:tcBorders>
            <w:shd w:val="clear" w:color="auto" w:fill="auto"/>
            <w:noWrap/>
            <w:vAlign w:val="center"/>
            <w:hideMark/>
          </w:tcPr>
          <w:p w14:paraId="59D71C0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2C5BFE7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03E93C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5BB7B34C" w14:textId="24DF279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3166566F" w14:textId="68E4ABD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-0.137</w:t>
            </w:r>
          </w:p>
        </w:tc>
        <w:tc>
          <w:tcPr>
            <w:tcW w:w="835" w:type="dxa"/>
            <w:tcBorders>
              <w:top w:val="nil"/>
              <w:left w:val="nil"/>
              <w:bottom w:val="single" w:sz="4" w:space="0" w:color="auto"/>
              <w:right w:val="nil"/>
            </w:tcBorders>
            <w:shd w:val="clear" w:color="auto" w:fill="auto"/>
            <w:noWrap/>
            <w:vAlign w:val="center"/>
            <w:hideMark/>
          </w:tcPr>
          <w:p w14:paraId="3E0EA269" w14:textId="18EF35A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0.068</w:t>
            </w:r>
          </w:p>
        </w:tc>
        <w:tc>
          <w:tcPr>
            <w:tcW w:w="823" w:type="dxa"/>
            <w:tcBorders>
              <w:top w:val="nil"/>
              <w:left w:val="nil"/>
              <w:bottom w:val="single" w:sz="4" w:space="0" w:color="auto"/>
              <w:right w:val="nil"/>
            </w:tcBorders>
            <w:shd w:val="clear" w:color="auto" w:fill="auto"/>
            <w:noWrap/>
            <w:vAlign w:val="center"/>
            <w:hideMark/>
          </w:tcPr>
          <w:p w14:paraId="527977ED" w14:textId="223BB9F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-0.140</w:t>
            </w:r>
          </w:p>
        </w:tc>
        <w:tc>
          <w:tcPr>
            <w:tcW w:w="858" w:type="dxa"/>
            <w:tcBorders>
              <w:top w:val="nil"/>
              <w:left w:val="nil"/>
              <w:bottom w:val="single" w:sz="4" w:space="0" w:color="auto"/>
              <w:right w:val="nil"/>
            </w:tcBorders>
            <w:shd w:val="clear" w:color="auto" w:fill="auto"/>
            <w:noWrap/>
            <w:vAlign w:val="center"/>
            <w:hideMark/>
          </w:tcPr>
          <w:p w14:paraId="18FA9A83" w14:textId="37F0473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-0.258</w:t>
            </w:r>
          </w:p>
        </w:tc>
        <w:tc>
          <w:tcPr>
            <w:tcW w:w="772" w:type="dxa"/>
            <w:tcBorders>
              <w:top w:val="nil"/>
              <w:left w:val="nil"/>
              <w:bottom w:val="single" w:sz="4" w:space="0" w:color="auto"/>
              <w:right w:val="nil"/>
            </w:tcBorders>
            <w:shd w:val="clear" w:color="auto" w:fill="auto"/>
            <w:noWrap/>
            <w:vAlign w:val="center"/>
            <w:hideMark/>
          </w:tcPr>
          <w:p w14:paraId="61065E24" w14:textId="071757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-0.232</w:t>
            </w:r>
          </w:p>
        </w:tc>
        <w:tc>
          <w:tcPr>
            <w:tcW w:w="884" w:type="dxa"/>
            <w:tcBorders>
              <w:top w:val="nil"/>
              <w:left w:val="nil"/>
              <w:bottom w:val="single" w:sz="4" w:space="0" w:color="auto"/>
              <w:right w:val="nil"/>
            </w:tcBorders>
            <w:shd w:val="clear" w:color="auto" w:fill="auto"/>
            <w:noWrap/>
            <w:vAlign w:val="center"/>
            <w:hideMark/>
          </w:tcPr>
          <w:p w14:paraId="4C568104" w14:textId="1C790E0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0.709</w:t>
            </w:r>
          </w:p>
        </w:tc>
        <w:tc>
          <w:tcPr>
            <w:tcW w:w="1206" w:type="dxa"/>
            <w:tcBorders>
              <w:top w:val="nil"/>
              <w:left w:val="nil"/>
              <w:bottom w:val="single" w:sz="4" w:space="0" w:color="auto"/>
              <w:right w:val="nil"/>
            </w:tcBorders>
            <w:shd w:val="clear" w:color="auto" w:fill="auto"/>
            <w:noWrap/>
            <w:vAlign w:val="center"/>
            <w:hideMark/>
          </w:tcPr>
          <w:p w14:paraId="2DA04C8C" w14:textId="3CCDA80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0.035</w:t>
            </w:r>
          </w:p>
        </w:tc>
        <w:tc>
          <w:tcPr>
            <w:tcW w:w="828" w:type="dxa"/>
            <w:tcBorders>
              <w:top w:val="nil"/>
              <w:left w:val="nil"/>
              <w:bottom w:val="single" w:sz="4" w:space="0" w:color="auto"/>
              <w:right w:val="nil"/>
            </w:tcBorders>
            <w:shd w:val="clear" w:color="auto" w:fill="auto"/>
            <w:noWrap/>
            <w:vAlign w:val="center"/>
            <w:hideMark/>
          </w:tcPr>
          <w:p w14:paraId="79A56562" w14:textId="0D485E9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0.099</w:t>
            </w:r>
          </w:p>
        </w:tc>
        <w:tc>
          <w:tcPr>
            <w:tcW w:w="788" w:type="dxa"/>
            <w:tcBorders>
              <w:top w:val="nil"/>
              <w:left w:val="nil"/>
              <w:bottom w:val="single" w:sz="4" w:space="0" w:color="auto"/>
              <w:right w:val="nil"/>
            </w:tcBorders>
            <w:shd w:val="clear" w:color="auto" w:fill="auto"/>
            <w:noWrap/>
            <w:vAlign w:val="center"/>
            <w:hideMark/>
          </w:tcPr>
          <w:p w14:paraId="592F483A" w14:textId="4CB1744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0.757</w:t>
            </w:r>
          </w:p>
        </w:tc>
        <w:tc>
          <w:tcPr>
            <w:tcW w:w="800" w:type="dxa"/>
            <w:tcBorders>
              <w:top w:val="nil"/>
              <w:left w:val="nil"/>
              <w:bottom w:val="single" w:sz="4" w:space="0" w:color="auto"/>
              <w:right w:val="nil"/>
            </w:tcBorders>
            <w:shd w:val="clear" w:color="auto" w:fill="auto"/>
            <w:noWrap/>
            <w:vAlign w:val="center"/>
            <w:hideMark/>
          </w:tcPr>
          <w:p w14:paraId="05F2BB01" w14:textId="15E57E1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-0.157</w:t>
            </w:r>
          </w:p>
        </w:tc>
        <w:tc>
          <w:tcPr>
            <w:tcW w:w="861" w:type="dxa"/>
            <w:tcBorders>
              <w:top w:val="nil"/>
              <w:left w:val="nil"/>
              <w:bottom w:val="single" w:sz="4" w:space="0" w:color="auto"/>
              <w:right w:val="nil"/>
            </w:tcBorders>
            <w:shd w:val="clear" w:color="auto" w:fill="auto"/>
            <w:noWrap/>
            <w:vAlign w:val="center"/>
            <w:hideMark/>
          </w:tcPr>
          <w:p w14:paraId="4BFCD859" w14:textId="73C17E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0.261</w:t>
            </w:r>
          </w:p>
        </w:tc>
      </w:tr>
      <w:tr w:rsidR="00593BC5" w:rsidRPr="00C213BD" w14:paraId="0DCBC66E" w14:textId="77777777" w:rsidTr="00593BC5">
        <w:trPr>
          <w:trHeight w:val="270"/>
        </w:trPr>
        <w:tc>
          <w:tcPr>
            <w:tcW w:w="613" w:type="dxa"/>
            <w:tcBorders>
              <w:top w:val="nil"/>
              <w:left w:val="nil"/>
              <w:bottom w:val="nil"/>
              <w:right w:val="nil"/>
            </w:tcBorders>
            <w:shd w:val="clear" w:color="auto" w:fill="auto"/>
            <w:noWrap/>
            <w:vAlign w:val="center"/>
            <w:hideMark/>
          </w:tcPr>
          <w:p w14:paraId="55ED980C"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16EEF9C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68F0EC9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7DB1E1AD" w14:textId="2E5DE8E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-0.020</w:t>
            </w:r>
          </w:p>
        </w:tc>
        <w:tc>
          <w:tcPr>
            <w:tcW w:w="823" w:type="dxa"/>
            <w:tcBorders>
              <w:top w:val="nil"/>
              <w:left w:val="nil"/>
              <w:bottom w:val="nil"/>
              <w:right w:val="nil"/>
            </w:tcBorders>
            <w:shd w:val="clear" w:color="auto" w:fill="auto"/>
            <w:noWrap/>
            <w:vAlign w:val="center"/>
            <w:hideMark/>
          </w:tcPr>
          <w:p w14:paraId="2C2BB537" w14:textId="56AB99F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0.080</w:t>
            </w:r>
          </w:p>
        </w:tc>
        <w:tc>
          <w:tcPr>
            <w:tcW w:w="835" w:type="dxa"/>
            <w:tcBorders>
              <w:top w:val="nil"/>
              <w:left w:val="nil"/>
              <w:bottom w:val="nil"/>
              <w:right w:val="nil"/>
            </w:tcBorders>
            <w:shd w:val="clear" w:color="auto" w:fill="auto"/>
            <w:noWrap/>
            <w:vAlign w:val="center"/>
            <w:hideMark/>
          </w:tcPr>
          <w:p w14:paraId="23D3D321" w14:textId="536B6AB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-0.210</w:t>
            </w:r>
          </w:p>
        </w:tc>
        <w:tc>
          <w:tcPr>
            <w:tcW w:w="823" w:type="dxa"/>
            <w:tcBorders>
              <w:top w:val="nil"/>
              <w:left w:val="nil"/>
              <w:bottom w:val="nil"/>
              <w:right w:val="nil"/>
            </w:tcBorders>
            <w:shd w:val="clear" w:color="auto" w:fill="auto"/>
            <w:noWrap/>
            <w:vAlign w:val="center"/>
            <w:hideMark/>
          </w:tcPr>
          <w:p w14:paraId="10574BCB" w14:textId="42CB3D6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0.301</w:t>
            </w:r>
          </w:p>
        </w:tc>
        <w:tc>
          <w:tcPr>
            <w:tcW w:w="858" w:type="dxa"/>
            <w:tcBorders>
              <w:top w:val="nil"/>
              <w:left w:val="nil"/>
              <w:bottom w:val="nil"/>
              <w:right w:val="nil"/>
            </w:tcBorders>
            <w:shd w:val="clear" w:color="auto" w:fill="auto"/>
            <w:noWrap/>
            <w:vAlign w:val="center"/>
            <w:hideMark/>
          </w:tcPr>
          <w:p w14:paraId="00036412" w14:textId="7F884F8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0.123</w:t>
            </w:r>
          </w:p>
        </w:tc>
        <w:tc>
          <w:tcPr>
            <w:tcW w:w="772" w:type="dxa"/>
            <w:tcBorders>
              <w:top w:val="nil"/>
              <w:left w:val="nil"/>
              <w:bottom w:val="nil"/>
              <w:right w:val="nil"/>
            </w:tcBorders>
            <w:shd w:val="clear" w:color="auto" w:fill="auto"/>
            <w:noWrap/>
            <w:vAlign w:val="center"/>
            <w:hideMark/>
          </w:tcPr>
          <w:p w14:paraId="1D22B84B" w14:textId="278C3FB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0.620</w:t>
            </w:r>
          </w:p>
        </w:tc>
        <w:tc>
          <w:tcPr>
            <w:tcW w:w="884" w:type="dxa"/>
            <w:tcBorders>
              <w:top w:val="nil"/>
              <w:left w:val="nil"/>
              <w:bottom w:val="nil"/>
              <w:right w:val="nil"/>
            </w:tcBorders>
            <w:shd w:val="clear" w:color="auto" w:fill="auto"/>
            <w:noWrap/>
            <w:vAlign w:val="center"/>
            <w:hideMark/>
          </w:tcPr>
          <w:p w14:paraId="5804E01A" w14:textId="0D4E8E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0.710</w:t>
            </w:r>
          </w:p>
        </w:tc>
        <w:tc>
          <w:tcPr>
            <w:tcW w:w="1206" w:type="dxa"/>
            <w:tcBorders>
              <w:top w:val="nil"/>
              <w:left w:val="nil"/>
              <w:bottom w:val="nil"/>
              <w:right w:val="nil"/>
            </w:tcBorders>
            <w:shd w:val="clear" w:color="auto" w:fill="auto"/>
            <w:noWrap/>
            <w:vAlign w:val="center"/>
            <w:hideMark/>
          </w:tcPr>
          <w:p w14:paraId="4E16185A" w14:textId="03C4A66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0.319</w:t>
            </w:r>
          </w:p>
        </w:tc>
        <w:tc>
          <w:tcPr>
            <w:tcW w:w="828" w:type="dxa"/>
            <w:tcBorders>
              <w:top w:val="nil"/>
              <w:left w:val="nil"/>
              <w:bottom w:val="nil"/>
              <w:right w:val="nil"/>
            </w:tcBorders>
            <w:shd w:val="clear" w:color="auto" w:fill="auto"/>
            <w:noWrap/>
            <w:vAlign w:val="center"/>
            <w:hideMark/>
          </w:tcPr>
          <w:p w14:paraId="40B12131" w14:textId="0D6DC1E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0.570</w:t>
            </w:r>
          </w:p>
        </w:tc>
        <w:tc>
          <w:tcPr>
            <w:tcW w:w="788" w:type="dxa"/>
            <w:tcBorders>
              <w:top w:val="nil"/>
              <w:left w:val="nil"/>
              <w:bottom w:val="nil"/>
              <w:right w:val="nil"/>
            </w:tcBorders>
            <w:shd w:val="clear" w:color="auto" w:fill="auto"/>
            <w:noWrap/>
            <w:vAlign w:val="center"/>
            <w:hideMark/>
          </w:tcPr>
          <w:p w14:paraId="66532F3D" w14:textId="29CFC37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0.268</w:t>
            </w:r>
          </w:p>
        </w:tc>
        <w:tc>
          <w:tcPr>
            <w:tcW w:w="800" w:type="dxa"/>
            <w:tcBorders>
              <w:top w:val="nil"/>
              <w:left w:val="nil"/>
              <w:bottom w:val="nil"/>
              <w:right w:val="nil"/>
            </w:tcBorders>
            <w:shd w:val="clear" w:color="auto" w:fill="auto"/>
            <w:noWrap/>
            <w:vAlign w:val="center"/>
            <w:hideMark/>
          </w:tcPr>
          <w:p w14:paraId="20481A38" w14:textId="183A37C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0.764</w:t>
            </w:r>
          </w:p>
        </w:tc>
        <w:tc>
          <w:tcPr>
            <w:tcW w:w="861" w:type="dxa"/>
            <w:tcBorders>
              <w:top w:val="nil"/>
              <w:left w:val="nil"/>
              <w:bottom w:val="nil"/>
              <w:right w:val="nil"/>
            </w:tcBorders>
            <w:shd w:val="clear" w:color="auto" w:fill="auto"/>
            <w:noWrap/>
            <w:vAlign w:val="center"/>
            <w:hideMark/>
          </w:tcPr>
          <w:p w14:paraId="09228EC5" w14:textId="7537A94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0.535</w:t>
            </w:r>
          </w:p>
        </w:tc>
      </w:tr>
      <w:tr w:rsidR="00593BC5" w:rsidRPr="00C213BD" w14:paraId="37BA4E1E" w14:textId="77777777" w:rsidTr="00593BC5">
        <w:trPr>
          <w:trHeight w:val="270"/>
        </w:trPr>
        <w:tc>
          <w:tcPr>
            <w:tcW w:w="613" w:type="dxa"/>
            <w:tcBorders>
              <w:top w:val="nil"/>
              <w:left w:val="nil"/>
              <w:bottom w:val="nil"/>
              <w:right w:val="nil"/>
            </w:tcBorders>
            <w:shd w:val="clear" w:color="auto" w:fill="auto"/>
            <w:noWrap/>
            <w:vAlign w:val="center"/>
            <w:hideMark/>
          </w:tcPr>
          <w:p w14:paraId="5D88198A"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948AA16"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03B1D78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58A5043E" w14:textId="4BCAA78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-0.048</w:t>
            </w:r>
          </w:p>
        </w:tc>
        <w:tc>
          <w:tcPr>
            <w:tcW w:w="823" w:type="dxa"/>
            <w:tcBorders>
              <w:top w:val="nil"/>
              <w:left w:val="nil"/>
              <w:bottom w:val="nil"/>
              <w:right w:val="nil"/>
            </w:tcBorders>
            <w:shd w:val="clear" w:color="auto" w:fill="auto"/>
            <w:noWrap/>
            <w:vAlign w:val="center"/>
            <w:hideMark/>
          </w:tcPr>
          <w:p w14:paraId="4DA0A7F2" w14:textId="7DEDBA2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-0.440</w:t>
            </w:r>
          </w:p>
        </w:tc>
        <w:tc>
          <w:tcPr>
            <w:tcW w:w="835" w:type="dxa"/>
            <w:tcBorders>
              <w:top w:val="nil"/>
              <w:left w:val="nil"/>
              <w:bottom w:val="nil"/>
              <w:right w:val="nil"/>
            </w:tcBorders>
            <w:shd w:val="clear" w:color="auto" w:fill="auto"/>
            <w:noWrap/>
            <w:vAlign w:val="center"/>
            <w:hideMark/>
          </w:tcPr>
          <w:p w14:paraId="2757DE8F" w14:textId="6130FBF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-0.111</w:t>
            </w:r>
          </w:p>
        </w:tc>
        <w:tc>
          <w:tcPr>
            <w:tcW w:w="823" w:type="dxa"/>
            <w:tcBorders>
              <w:top w:val="nil"/>
              <w:left w:val="nil"/>
              <w:bottom w:val="nil"/>
              <w:right w:val="nil"/>
            </w:tcBorders>
            <w:shd w:val="clear" w:color="auto" w:fill="auto"/>
            <w:noWrap/>
            <w:vAlign w:val="center"/>
            <w:hideMark/>
          </w:tcPr>
          <w:p w14:paraId="7101E026" w14:textId="29520CD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-0.355</w:t>
            </w:r>
          </w:p>
        </w:tc>
        <w:tc>
          <w:tcPr>
            <w:tcW w:w="858" w:type="dxa"/>
            <w:tcBorders>
              <w:top w:val="nil"/>
              <w:left w:val="nil"/>
              <w:bottom w:val="nil"/>
              <w:right w:val="nil"/>
            </w:tcBorders>
            <w:shd w:val="clear" w:color="auto" w:fill="auto"/>
            <w:noWrap/>
            <w:vAlign w:val="center"/>
            <w:hideMark/>
          </w:tcPr>
          <w:p w14:paraId="70010797" w14:textId="7939B3F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-0.019</w:t>
            </w:r>
          </w:p>
        </w:tc>
        <w:tc>
          <w:tcPr>
            <w:tcW w:w="772" w:type="dxa"/>
            <w:tcBorders>
              <w:top w:val="nil"/>
              <w:left w:val="nil"/>
              <w:bottom w:val="nil"/>
              <w:right w:val="nil"/>
            </w:tcBorders>
            <w:shd w:val="clear" w:color="auto" w:fill="auto"/>
            <w:noWrap/>
            <w:vAlign w:val="center"/>
            <w:hideMark/>
          </w:tcPr>
          <w:p w14:paraId="728D1A5F" w14:textId="1B95A85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0.252</w:t>
            </w:r>
          </w:p>
        </w:tc>
        <w:tc>
          <w:tcPr>
            <w:tcW w:w="884" w:type="dxa"/>
            <w:tcBorders>
              <w:top w:val="nil"/>
              <w:left w:val="nil"/>
              <w:bottom w:val="nil"/>
              <w:right w:val="nil"/>
            </w:tcBorders>
            <w:shd w:val="clear" w:color="auto" w:fill="auto"/>
            <w:noWrap/>
            <w:vAlign w:val="center"/>
            <w:hideMark/>
          </w:tcPr>
          <w:p w14:paraId="2A39ABB8" w14:textId="4F579A2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-0.068</w:t>
            </w:r>
          </w:p>
        </w:tc>
        <w:tc>
          <w:tcPr>
            <w:tcW w:w="1206" w:type="dxa"/>
            <w:tcBorders>
              <w:top w:val="nil"/>
              <w:left w:val="nil"/>
              <w:bottom w:val="nil"/>
              <w:right w:val="nil"/>
            </w:tcBorders>
            <w:shd w:val="clear" w:color="auto" w:fill="auto"/>
            <w:noWrap/>
            <w:vAlign w:val="center"/>
            <w:hideMark/>
          </w:tcPr>
          <w:p w14:paraId="017D7968" w14:textId="3217CBD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0.111</w:t>
            </w:r>
          </w:p>
        </w:tc>
        <w:tc>
          <w:tcPr>
            <w:tcW w:w="828" w:type="dxa"/>
            <w:tcBorders>
              <w:top w:val="nil"/>
              <w:left w:val="nil"/>
              <w:bottom w:val="nil"/>
              <w:right w:val="nil"/>
            </w:tcBorders>
            <w:shd w:val="clear" w:color="auto" w:fill="auto"/>
            <w:noWrap/>
            <w:vAlign w:val="center"/>
            <w:hideMark/>
          </w:tcPr>
          <w:p w14:paraId="45A729CD" w14:textId="1572EF7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0.000</w:t>
            </w:r>
          </w:p>
        </w:tc>
        <w:tc>
          <w:tcPr>
            <w:tcW w:w="788" w:type="dxa"/>
            <w:tcBorders>
              <w:top w:val="nil"/>
              <w:left w:val="nil"/>
              <w:bottom w:val="nil"/>
              <w:right w:val="nil"/>
            </w:tcBorders>
            <w:shd w:val="clear" w:color="auto" w:fill="auto"/>
            <w:noWrap/>
            <w:vAlign w:val="center"/>
            <w:hideMark/>
          </w:tcPr>
          <w:p w14:paraId="38FB7EF5" w14:textId="325C7DD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0.101</w:t>
            </w:r>
          </w:p>
        </w:tc>
        <w:tc>
          <w:tcPr>
            <w:tcW w:w="800" w:type="dxa"/>
            <w:tcBorders>
              <w:top w:val="nil"/>
              <w:left w:val="nil"/>
              <w:bottom w:val="nil"/>
              <w:right w:val="nil"/>
            </w:tcBorders>
            <w:shd w:val="clear" w:color="auto" w:fill="auto"/>
            <w:noWrap/>
            <w:vAlign w:val="center"/>
            <w:hideMark/>
          </w:tcPr>
          <w:p w14:paraId="23424802" w14:textId="2672195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0.301</w:t>
            </w:r>
          </w:p>
        </w:tc>
        <w:tc>
          <w:tcPr>
            <w:tcW w:w="861" w:type="dxa"/>
            <w:tcBorders>
              <w:top w:val="nil"/>
              <w:left w:val="nil"/>
              <w:bottom w:val="nil"/>
              <w:right w:val="nil"/>
            </w:tcBorders>
            <w:shd w:val="clear" w:color="auto" w:fill="auto"/>
            <w:noWrap/>
            <w:vAlign w:val="center"/>
            <w:hideMark/>
          </w:tcPr>
          <w:p w14:paraId="40D147BF" w14:textId="35A212F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0.071</w:t>
            </w:r>
          </w:p>
        </w:tc>
      </w:tr>
      <w:tr w:rsidR="00593BC5" w:rsidRPr="00C213BD" w14:paraId="714EB501" w14:textId="77777777" w:rsidTr="00593BC5">
        <w:trPr>
          <w:trHeight w:val="270"/>
        </w:trPr>
        <w:tc>
          <w:tcPr>
            <w:tcW w:w="613" w:type="dxa"/>
            <w:tcBorders>
              <w:top w:val="nil"/>
              <w:left w:val="nil"/>
              <w:bottom w:val="nil"/>
              <w:right w:val="nil"/>
            </w:tcBorders>
            <w:shd w:val="clear" w:color="auto" w:fill="auto"/>
            <w:noWrap/>
            <w:vAlign w:val="center"/>
            <w:hideMark/>
          </w:tcPr>
          <w:p w14:paraId="0153A5A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010789F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19453B8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10087042" w14:textId="3505BF3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-0.069</w:t>
            </w:r>
          </w:p>
        </w:tc>
        <w:tc>
          <w:tcPr>
            <w:tcW w:w="823" w:type="dxa"/>
            <w:tcBorders>
              <w:top w:val="nil"/>
              <w:left w:val="nil"/>
              <w:bottom w:val="single" w:sz="4" w:space="0" w:color="auto"/>
              <w:right w:val="nil"/>
            </w:tcBorders>
            <w:shd w:val="clear" w:color="auto" w:fill="auto"/>
            <w:noWrap/>
            <w:vAlign w:val="center"/>
            <w:hideMark/>
          </w:tcPr>
          <w:p w14:paraId="2EC75B7F" w14:textId="7C7F177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-0.823</w:t>
            </w:r>
          </w:p>
        </w:tc>
        <w:tc>
          <w:tcPr>
            <w:tcW w:w="835" w:type="dxa"/>
            <w:tcBorders>
              <w:top w:val="nil"/>
              <w:left w:val="nil"/>
              <w:bottom w:val="single" w:sz="4" w:space="0" w:color="auto"/>
              <w:right w:val="nil"/>
            </w:tcBorders>
            <w:shd w:val="clear" w:color="auto" w:fill="auto"/>
            <w:noWrap/>
            <w:vAlign w:val="center"/>
            <w:hideMark/>
          </w:tcPr>
          <w:p w14:paraId="310DEC38" w14:textId="4E721F6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-0.039</w:t>
            </w:r>
          </w:p>
        </w:tc>
        <w:tc>
          <w:tcPr>
            <w:tcW w:w="823" w:type="dxa"/>
            <w:tcBorders>
              <w:top w:val="nil"/>
              <w:left w:val="nil"/>
              <w:bottom w:val="single" w:sz="4" w:space="0" w:color="auto"/>
              <w:right w:val="nil"/>
            </w:tcBorders>
            <w:shd w:val="clear" w:color="auto" w:fill="auto"/>
            <w:noWrap/>
            <w:vAlign w:val="center"/>
            <w:hideMark/>
          </w:tcPr>
          <w:p w14:paraId="7E2BF0B3" w14:textId="1ECAC78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-0.839</w:t>
            </w:r>
          </w:p>
        </w:tc>
        <w:tc>
          <w:tcPr>
            <w:tcW w:w="858" w:type="dxa"/>
            <w:tcBorders>
              <w:top w:val="nil"/>
              <w:left w:val="nil"/>
              <w:bottom w:val="single" w:sz="4" w:space="0" w:color="auto"/>
              <w:right w:val="nil"/>
            </w:tcBorders>
            <w:shd w:val="clear" w:color="auto" w:fill="auto"/>
            <w:noWrap/>
            <w:vAlign w:val="center"/>
            <w:hideMark/>
          </w:tcPr>
          <w:p w14:paraId="76BE0F1A" w14:textId="189F96A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-0.123</w:t>
            </w:r>
          </w:p>
        </w:tc>
        <w:tc>
          <w:tcPr>
            <w:tcW w:w="772" w:type="dxa"/>
            <w:tcBorders>
              <w:top w:val="nil"/>
              <w:left w:val="nil"/>
              <w:bottom w:val="single" w:sz="4" w:space="0" w:color="auto"/>
              <w:right w:val="nil"/>
            </w:tcBorders>
            <w:shd w:val="clear" w:color="auto" w:fill="auto"/>
            <w:noWrap/>
            <w:vAlign w:val="center"/>
            <w:hideMark/>
          </w:tcPr>
          <w:p w14:paraId="74565BA4" w14:textId="7B071AE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-0.020</w:t>
            </w:r>
          </w:p>
        </w:tc>
        <w:tc>
          <w:tcPr>
            <w:tcW w:w="884" w:type="dxa"/>
            <w:tcBorders>
              <w:top w:val="nil"/>
              <w:left w:val="nil"/>
              <w:bottom w:val="single" w:sz="4" w:space="0" w:color="auto"/>
              <w:right w:val="nil"/>
            </w:tcBorders>
            <w:shd w:val="clear" w:color="auto" w:fill="auto"/>
            <w:noWrap/>
            <w:vAlign w:val="center"/>
            <w:hideMark/>
          </w:tcPr>
          <w:p w14:paraId="3006A4E1" w14:textId="5A71E4D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-0.641</w:t>
            </w:r>
          </w:p>
        </w:tc>
        <w:tc>
          <w:tcPr>
            <w:tcW w:w="1206" w:type="dxa"/>
            <w:tcBorders>
              <w:top w:val="nil"/>
              <w:left w:val="nil"/>
              <w:bottom w:val="single" w:sz="4" w:space="0" w:color="auto"/>
              <w:right w:val="nil"/>
            </w:tcBorders>
            <w:shd w:val="clear" w:color="auto" w:fill="auto"/>
            <w:noWrap/>
            <w:vAlign w:val="center"/>
            <w:hideMark/>
          </w:tcPr>
          <w:p w14:paraId="09F020C9" w14:textId="3BE5048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-0.042</w:t>
            </w:r>
          </w:p>
        </w:tc>
        <w:tc>
          <w:tcPr>
            <w:tcW w:w="828" w:type="dxa"/>
            <w:tcBorders>
              <w:top w:val="nil"/>
              <w:left w:val="nil"/>
              <w:bottom w:val="single" w:sz="4" w:space="0" w:color="auto"/>
              <w:right w:val="nil"/>
            </w:tcBorders>
            <w:shd w:val="clear" w:color="auto" w:fill="auto"/>
            <w:noWrap/>
            <w:vAlign w:val="center"/>
            <w:hideMark/>
          </w:tcPr>
          <w:p w14:paraId="5C2678B7" w14:textId="2309F04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-0.421</w:t>
            </w:r>
          </w:p>
        </w:tc>
        <w:tc>
          <w:tcPr>
            <w:tcW w:w="788" w:type="dxa"/>
            <w:tcBorders>
              <w:top w:val="nil"/>
              <w:left w:val="nil"/>
              <w:bottom w:val="single" w:sz="4" w:space="0" w:color="auto"/>
              <w:right w:val="nil"/>
            </w:tcBorders>
            <w:shd w:val="clear" w:color="auto" w:fill="auto"/>
            <w:noWrap/>
            <w:vAlign w:val="center"/>
            <w:hideMark/>
          </w:tcPr>
          <w:p w14:paraId="4AF1D913" w14:textId="4F73F68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-0.023</w:t>
            </w:r>
          </w:p>
        </w:tc>
        <w:tc>
          <w:tcPr>
            <w:tcW w:w="800" w:type="dxa"/>
            <w:tcBorders>
              <w:top w:val="nil"/>
              <w:left w:val="nil"/>
              <w:bottom w:val="single" w:sz="4" w:space="0" w:color="auto"/>
              <w:right w:val="nil"/>
            </w:tcBorders>
            <w:shd w:val="clear" w:color="auto" w:fill="auto"/>
            <w:noWrap/>
            <w:vAlign w:val="center"/>
            <w:hideMark/>
          </w:tcPr>
          <w:p w14:paraId="3B218A84" w14:textId="672B816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-0.040</w:t>
            </w:r>
          </w:p>
        </w:tc>
        <w:tc>
          <w:tcPr>
            <w:tcW w:w="861" w:type="dxa"/>
            <w:tcBorders>
              <w:top w:val="nil"/>
              <w:left w:val="nil"/>
              <w:bottom w:val="single" w:sz="4" w:space="0" w:color="auto"/>
              <w:right w:val="nil"/>
            </w:tcBorders>
            <w:shd w:val="clear" w:color="auto" w:fill="auto"/>
            <w:noWrap/>
            <w:vAlign w:val="center"/>
            <w:hideMark/>
          </w:tcPr>
          <w:p w14:paraId="10CBB0EA" w14:textId="07788E0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-0.270</w:t>
            </w:r>
          </w:p>
        </w:tc>
      </w:tr>
      <w:tr w:rsidR="00593BC5" w:rsidRPr="00C213BD" w14:paraId="37265E0A" w14:textId="77777777" w:rsidTr="00593BC5">
        <w:trPr>
          <w:trHeight w:val="270"/>
        </w:trPr>
        <w:tc>
          <w:tcPr>
            <w:tcW w:w="613" w:type="dxa"/>
            <w:tcBorders>
              <w:top w:val="nil"/>
              <w:left w:val="nil"/>
              <w:bottom w:val="nil"/>
              <w:right w:val="nil"/>
            </w:tcBorders>
            <w:shd w:val="clear" w:color="auto" w:fill="auto"/>
            <w:noWrap/>
            <w:vAlign w:val="center"/>
            <w:hideMark/>
          </w:tcPr>
          <w:p w14:paraId="7382E9D0"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0050B38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3304B363"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5662B947" w14:textId="728FDCC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0.151</w:t>
            </w:r>
          </w:p>
        </w:tc>
        <w:tc>
          <w:tcPr>
            <w:tcW w:w="823" w:type="dxa"/>
            <w:tcBorders>
              <w:top w:val="nil"/>
              <w:left w:val="nil"/>
              <w:bottom w:val="nil"/>
              <w:right w:val="nil"/>
            </w:tcBorders>
            <w:shd w:val="clear" w:color="auto" w:fill="auto"/>
            <w:noWrap/>
            <w:vAlign w:val="center"/>
            <w:hideMark/>
          </w:tcPr>
          <w:p w14:paraId="246AB8A1" w14:textId="74F97DA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0.729</w:t>
            </w:r>
          </w:p>
        </w:tc>
        <w:tc>
          <w:tcPr>
            <w:tcW w:w="835" w:type="dxa"/>
            <w:tcBorders>
              <w:top w:val="nil"/>
              <w:left w:val="nil"/>
              <w:bottom w:val="nil"/>
              <w:right w:val="nil"/>
            </w:tcBorders>
            <w:shd w:val="clear" w:color="auto" w:fill="auto"/>
            <w:noWrap/>
            <w:vAlign w:val="center"/>
            <w:hideMark/>
          </w:tcPr>
          <w:p w14:paraId="2D39B82E" w14:textId="44D850E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-0.271</w:t>
            </w:r>
          </w:p>
        </w:tc>
        <w:tc>
          <w:tcPr>
            <w:tcW w:w="823" w:type="dxa"/>
            <w:tcBorders>
              <w:top w:val="nil"/>
              <w:left w:val="nil"/>
              <w:bottom w:val="nil"/>
              <w:right w:val="nil"/>
            </w:tcBorders>
            <w:shd w:val="clear" w:color="auto" w:fill="auto"/>
            <w:noWrap/>
            <w:vAlign w:val="center"/>
            <w:hideMark/>
          </w:tcPr>
          <w:p w14:paraId="1A5B7F53" w14:textId="023F18D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1.166</w:t>
            </w:r>
          </w:p>
        </w:tc>
        <w:tc>
          <w:tcPr>
            <w:tcW w:w="858" w:type="dxa"/>
            <w:tcBorders>
              <w:top w:val="nil"/>
              <w:left w:val="nil"/>
              <w:bottom w:val="nil"/>
              <w:right w:val="nil"/>
            </w:tcBorders>
            <w:shd w:val="clear" w:color="auto" w:fill="auto"/>
            <w:noWrap/>
            <w:vAlign w:val="center"/>
            <w:hideMark/>
          </w:tcPr>
          <w:p w14:paraId="433058FC" w14:textId="471C1BE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0.738</w:t>
            </w:r>
          </w:p>
        </w:tc>
        <w:tc>
          <w:tcPr>
            <w:tcW w:w="772" w:type="dxa"/>
            <w:tcBorders>
              <w:top w:val="nil"/>
              <w:left w:val="nil"/>
              <w:bottom w:val="nil"/>
              <w:right w:val="nil"/>
            </w:tcBorders>
            <w:shd w:val="clear" w:color="auto" w:fill="auto"/>
            <w:noWrap/>
            <w:vAlign w:val="center"/>
            <w:hideMark/>
          </w:tcPr>
          <w:p w14:paraId="30D2A07A" w14:textId="5F2FB74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-0.795</w:t>
            </w:r>
          </w:p>
        </w:tc>
        <w:tc>
          <w:tcPr>
            <w:tcW w:w="884" w:type="dxa"/>
            <w:tcBorders>
              <w:top w:val="nil"/>
              <w:left w:val="nil"/>
              <w:bottom w:val="nil"/>
              <w:right w:val="nil"/>
            </w:tcBorders>
            <w:shd w:val="clear" w:color="auto" w:fill="auto"/>
            <w:noWrap/>
            <w:vAlign w:val="center"/>
            <w:hideMark/>
          </w:tcPr>
          <w:p w14:paraId="1B633580" w14:textId="0ADF6D3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0.528</w:t>
            </w:r>
          </w:p>
        </w:tc>
        <w:tc>
          <w:tcPr>
            <w:tcW w:w="1206" w:type="dxa"/>
            <w:tcBorders>
              <w:top w:val="nil"/>
              <w:left w:val="nil"/>
              <w:bottom w:val="nil"/>
              <w:right w:val="nil"/>
            </w:tcBorders>
            <w:shd w:val="clear" w:color="auto" w:fill="auto"/>
            <w:noWrap/>
            <w:vAlign w:val="center"/>
            <w:hideMark/>
          </w:tcPr>
          <w:p w14:paraId="4808266C" w14:textId="5A23E1A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0.498</w:t>
            </w:r>
          </w:p>
        </w:tc>
        <w:tc>
          <w:tcPr>
            <w:tcW w:w="828" w:type="dxa"/>
            <w:tcBorders>
              <w:top w:val="nil"/>
              <w:left w:val="nil"/>
              <w:bottom w:val="nil"/>
              <w:right w:val="nil"/>
            </w:tcBorders>
            <w:shd w:val="clear" w:color="auto" w:fill="auto"/>
            <w:noWrap/>
            <w:vAlign w:val="center"/>
            <w:hideMark/>
          </w:tcPr>
          <w:p w14:paraId="7BB6DC8A" w14:textId="62787D1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1.409</w:t>
            </w:r>
          </w:p>
        </w:tc>
        <w:tc>
          <w:tcPr>
            <w:tcW w:w="788" w:type="dxa"/>
            <w:tcBorders>
              <w:top w:val="nil"/>
              <w:left w:val="nil"/>
              <w:bottom w:val="nil"/>
              <w:right w:val="nil"/>
            </w:tcBorders>
            <w:shd w:val="clear" w:color="auto" w:fill="auto"/>
            <w:noWrap/>
            <w:vAlign w:val="center"/>
            <w:hideMark/>
          </w:tcPr>
          <w:p w14:paraId="31379C22" w14:textId="5921447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0.451</w:t>
            </w:r>
          </w:p>
        </w:tc>
        <w:tc>
          <w:tcPr>
            <w:tcW w:w="800" w:type="dxa"/>
            <w:tcBorders>
              <w:top w:val="nil"/>
              <w:left w:val="nil"/>
              <w:bottom w:val="nil"/>
              <w:right w:val="nil"/>
            </w:tcBorders>
            <w:shd w:val="clear" w:color="auto" w:fill="auto"/>
            <w:noWrap/>
            <w:vAlign w:val="center"/>
            <w:hideMark/>
          </w:tcPr>
          <w:p w14:paraId="3D6DA3E3" w14:textId="3864C04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1.110</w:t>
            </w:r>
          </w:p>
        </w:tc>
        <w:tc>
          <w:tcPr>
            <w:tcW w:w="861" w:type="dxa"/>
            <w:tcBorders>
              <w:top w:val="nil"/>
              <w:left w:val="nil"/>
              <w:bottom w:val="nil"/>
              <w:right w:val="nil"/>
            </w:tcBorders>
            <w:shd w:val="clear" w:color="auto" w:fill="auto"/>
            <w:noWrap/>
            <w:vAlign w:val="center"/>
            <w:hideMark/>
          </w:tcPr>
          <w:p w14:paraId="323505A5" w14:textId="7E9F85A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1.981</w:t>
            </w:r>
          </w:p>
        </w:tc>
      </w:tr>
      <w:tr w:rsidR="00593BC5" w:rsidRPr="00C213BD" w14:paraId="266DE910" w14:textId="77777777" w:rsidTr="00593BC5">
        <w:trPr>
          <w:trHeight w:val="270"/>
        </w:trPr>
        <w:tc>
          <w:tcPr>
            <w:tcW w:w="613" w:type="dxa"/>
            <w:tcBorders>
              <w:top w:val="nil"/>
              <w:left w:val="nil"/>
              <w:bottom w:val="nil"/>
              <w:right w:val="nil"/>
            </w:tcBorders>
            <w:shd w:val="clear" w:color="auto" w:fill="auto"/>
            <w:noWrap/>
            <w:vAlign w:val="center"/>
            <w:hideMark/>
          </w:tcPr>
          <w:p w14:paraId="55F269F7"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FD81BBF"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30AD414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01AD56C6" w14:textId="26E337B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-0.015</w:t>
            </w:r>
          </w:p>
        </w:tc>
        <w:tc>
          <w:tcPr>
            <w:tcW w:w="823" w:type="dxa"/>
            <w:tcBorders>
              <w:top w:val="nil"/>
              <w:left w:val="nil"/>
              <w:bottom w:val="nil"/>
              <w:right w:val="nil"/>
            </w:tcBorders>
            <w:shd w:val="clear" w:color="auto" w:fill="auto"/>
            <w:noWrap/>
            <w:vAlign w:val="center"/>
            <w:hideMark/>
          </w:tcPr>
          <w:p w14:paraId="71E69C94" w14:textId="5F885CC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-0.673</w:t>
            </w:r>
          </w:p>
        </w:tc>
        <w:tc>
          <w:tcPr>
            <w:tcW w:w="835" w:type="dxa"/>
            <w:tcBorders>
              <w:top w:val="nil"/>
              <w:left w:val="nil"/>
              <w:bottom w:val="nil"/>
              <w:right w:val="nil"/>
            </w:tcBorders>
            <w:shd w:val="clear" w:color="auto" w:fill="auto"/>
            <w:noWrap/>
            <w:vAlign w:val="center"/>
            <w:hideMark/>
          </w:tcPr>
          <w:p w14:paraId="3711D1E1" w14:textId="1FC9310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-0.113</w:t>
            </w:r>
          </w:p>
        </w:tc>
        <w:tc>
          <w:tcPr>
            <w:tcW w:w="823" w:type="dxa"/>
            <w:tcBorders>
              <w:top w:val="nil"/>
              <w:left w:val="nil"/>
              <w:bottom w:val="nil"/>
              <w:right w:val="nil"/>
            </w:tcBorders>
            <w:shd w:val="clear" w:color="auto" w:fill="auto"/>
            <w:noWrap/>
            <w:vAlign w:val="center"/>
            <w:hideMark/>
          </w:tcPr>
          <w:p w14:paraId="41AD75BC" w14:textId="0945ECB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-0.576</w:t>
            </w:r>
          </w:p>
        </w:tc>
        <w:tc>
          <w:tcPr>
            <w:tcW w:w="858" w:type="dxa"/>
            <w:tcBorders>
              <w:top w:val="nil"/>
              <w:left w:val="nil"/>
              <w:bottom w:val="nil"/>
              <w:right w:val="nil"/>
            </w:tcBorders>
            <w:shd w:val="clear" w:color="auto" w:fill="auto"/>
            <w:noWrap/>
            <w:vAlign w:val="center"/>
            <w:hideMark/>
          </w:tcPr>
          <w:p w14:paraId="368A94B3" w14:textId="181CF35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0.223</w:t>
            </w:r>
          </w:p>
        </w:tc>
        <w:tc>
          <w:tcPr>
            <w:tcW w:w="772" w:type="dxa"/>
            <w:tcBorders>
              <w:top w:val="nil"/>
              <w:left w:val="nil"/>
              <w:bottom w:val="nil"/>
              <w:right w:val="nil"/>
            </w:tcBorders>
            <w:shd w:val="clear" w:color="auto" w:fill="auto"/>
            <w:noWrap/>
            <w:vAlign w:val="center"/>
            <w:hideMark/>
          </w:tcPr>
          <w:p w14:paraId="7D7763FA" w14:textId="5DD64B1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-0.571</w:t>
            </w:r>
          </w:p>
        </w:tc>
        <w:tc>
          <w:tcPr>
            <w:tcW w:w="884" w:type="dxa"/>
            <w:tcBorders>
              <w:top w:val="nil"/>
              <w:left w:val="nil"/>
              <w:bottom w:val="nil"/>
              <w:right w:val="nil"/>
            </w:tcBorders>
            <w:shd w:val="clear" w:color="auto" w:fill="auto"/>
            <w:noWrap/>
            <w:vAlign w:val="center"/>
            <w:hideMark/>
          </w:tcPr>
          <w:p w14:paraId="68435C90" w14:textId="57C7A62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-1.057</w:t>
            </w:r>
          </w:p>
        </w:tc>
        <w:tc>
          <w:tcPr>
            <w:tcW w:w="1206" w:type="dxa"/>
            <w:tcBorders>
              <w:top w:val="nil"/>
              <w:left w:val="nil"/>
              <w:bottom w:val="nil"/>
              <w:right w:val="nil"/>
            </w:tcBorders>
            <w:shd w:val="clear" w:color="auto" w:fill="auto"/>
            <w:noWrap/>
            <w:vAlign w:val="center"/>
            <w:hideMark/>
          </w:tcPr>
          <w:p w14:paraId="7B42EC22" w14:textId="4150E8E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0.042</w:t>
            </w:r>
          </w:p>
        </w:tc>
        <w:tc>
          <w:tcPr>
            <w:tcW w:w="828" w:type="dxa"/>
            <w:tcBorders>
              <w:top w:val="nil"/>
              <w:left w:val="nil"/>
              <w:bottom w:val="nil"/>
              <w:right w:val="nil"/>
            </w:tcBorders>
            <w:shd w:val="clear" w:color="auto" w:fill="auto"/>
            <w:noWrap/>
            <w:vAlign w:val="center"/>
            <w:hideMark/>
          </w:tcPr>
          <w:p w14:paraId="5169BCCD" w14:textId="45281C5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-0.124</w:t>
            </w:r>
          </w:p>
        </w:tc>
        <w:tc>
          <w:tcPr>
            <w:tcW w:w="788" w:type="dxa"/>
            <w:tcBorders>
              <w:top w:val="nil"/>
              <w:left w:val="nil"/>
              <w:bottom w:val="nil"/>
              <w:right w:val="nil"/>
            </w:tcBorders>
            <w:shd w:val="clear" w:color="auto" w:fill="auto"/>
            <w:noWrap/>
            <w:vAlign w:val="center"/>
            <w:hideMark/>
          </w:tcPr>
          <w:p w14:paraId="607CE667" w14:textId="760E056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-0.161</w:t>
            </w:r>
          </w:p>
        </w:tc>
        <w:tc>
          <w:tcPr>
            <w:tcW w:w="800" w:type="dxa"/>
            <w:tcBorders>
              <w:top w:val="nil"/>
              <w:left w:val="nil"/>
              <w:bottom w:val="nil"/>
              <w:right w:val="nil"/>
            </w:tcBorders>
            <w:shd w:val="clear" w:color="auto" w:fill="auto"/>
            <w:noWrap/>
            <w:vAlign w:val="center"/>
            <w:hideMark/>
          </w:tcPr>
          <w:p w14:paraId="329FE6C5" w14:textId="1D0EDCF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0.212</w:t>
            </w:r>
          </w:p>
        </w:tc>
        <w:tc>
          <w:tcPr>
            <w:tcW w:w="861" w:type="dxa"/>
            <w:tcBorders>
              <w:top w:val="nil"/>
              <w:left w:val="nil"/>
              <w:bottom w:val="nil"/>
              <w:right w:val="nil"/>
            </w:tcBorders>
            <w:shd w:val="clear" w:color="auto" w:fill="auto"/>
            <w:noWrap/>
            <w:vAlign w:val="center"/>
            <w:hideMark/>
          </w:tcPr>
          <w:p w14:paraId="3B64D5E1" w14:textId="575D048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0.293</w:t>
            </w:r>
          </w:p>
        </w:tc>
      </w:tr>
      <w:tr w:rsidR="00593BC5" w:rsidRPr="00C213BD" w14:paraId="0513A55D" w14:textId="77777777" w:rsidTr="00593BC5">
        <w:trPr>
          <w:trHeight w:val="270"/>
        </w:trPr>
        <w:tc>
          <w:tcPr>
            <w:tcW w:w="613" w:type="dxa"/>
            <w:tcBorders>
              <w:top w:val="nil"/>
              <w:left w:val="nil"/>
              <w:bottom w:val="single" w:sz="4" w:space="0" w:color="auto"/>
              <w:right w:val="nil"/>
            </w:tcBorders>
            <w:shd w:val="clear" w:color="auto" w:fill="auto"/>
            <w:noWrap/>
            <w:vAlign w:val="center"/>
            <w:hideMark/>
          </w:tcPr>
          <w:p w14:paraId="6192D9D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59BCBEF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38F6CEB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6F660DA9" w14:textId="46E9ADD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-0.136</w:t>
            </w:r>
          </w:p>
        </w:tc>
        <w:tc>
          <w:tcPr>
            <w:tcW w:w="823" w:type="dxa"/>
            <w:tcBorders>
              <w:top w:val="nil"/>
              <w:left w:val="nil"/>
              <w:bottom w:val="single" w:sz="4" w:space="0" w:color="auto"/>
              <w:right w:val="nil"/>
            </w:tcBorders>
            <w:shd w:val="clear" w:color="auto" w:fill="auto"/>
            <w:noWrap/>
            <w:vAlign w:val="center"/>
            <w:hideMark/>
          </w:tcPr>
          <w:p w14:paraId="392706E7" w14:textId="6286D60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-1.699</w:t>
            </w:r>
          </w:p>
        </w:tc>
        <w:tc>
          <w:tcPr>
            <w:tcW w:w="835" w:type="dxa"/>
            <w:tcBorders>
              <w:top w:val="nil"/>
              <w:left w:val="nil"/>
              <w:bottom w:val="single" w:sz="4" w:space="0" w:color="auto"/>
              <w:right w:val="nil"/>
            </w:tcBorders>
            <w:shd w:val="clear" w:color="auto" w:fill="auto"/>
            <w:noWrap/>
            <w:vAlign w:val="center"/>
            <w:hideMark/>
          </w:tcPr>
          <w:p w14:paraId="2940A529" w14:textId="77BF19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0.003</w:t>
            </w:r>
          </w:p>
        </w:tc>
        <w:tc>
          <w:tcPr>
            <w:tcW w:w="823" w:type="dxa"/>
            <w:tcBorders>
              <w:top w:val="nil"/>
              <w:left w:val="nil"/>
              <w:bottom w:val="single" w:sz="4" w:space="0" w:color="auto"/>
              <w:right w:val="nil"/>
            </w:tcBorders>
            <w:shd w:val="clear" w:color="auto" w:fill="auto"/>
            <w:noWrap/>
            <w:vAlign w:val="center"/>
            <w:hideMark/>
          </w:tcPr>
          <w:p w14:paraId="300CD62F" w14:textId="7CCB06C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-1.851</w:t>
            </w:r>
          </w:p>
        </w:tc>
        <w:tc>
          <w:tcPr>
            <w:tcW w:w="858" w:type="dxa"/>
            <w:tcBorders>
              <w:top w:val="nil"/>
              <w:left w:val="nil"/>
              <w:bottom w:val="single" w:sz="4" w:space="0" w:color="auto"/>
              <w:right w:val="nil"/>
            </w:tcBorders>
            <w:shd w:val="clear" w:color="auto" w:fill="auto"/>
            <w:noWrap/>
            <w:vAlign w:val="center"/>
            <w:hideMark/>
          </w:tcPr>
          <w:p w14:paraId="77819D11" w14:textId="4EA75E2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-0.153</w:t>
            </w:r>
          </w:p>
        </w:tc>
        <w:tc>
          <w:tcPr>
            <w:tcW w:w="772" w:type="dxa"/>
            <w:tcBorders>
              <w:top w:val="nil"/>
              <w:left w:val="nil"/>
              <w:bottom w:val="single" w:sz="4" w:space="0" w:color="auto"/>
              <w:right w:val="nil"/>
            </w:tcBorders>
            <w:shd w:val="clear" w:color="auto" w:fill="auto"/>
            <w:noWrap/>
            <w:vAlign w:val="center"/>
            <w:hideMark/>
          </w:tcPr>
          <w:p w14:paraId="427386C4" w14:textId="57CBB34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-0.406</w:t>
            </w:r>
          </w:p>
        </w:tc>
        <w:tc>
          <w:tcPr>
            <w:tcW w:w="884" w:type="dxa"/>
            <w:tcBorders>
              <w:top w:val="nil"/>
              <w:left w:val="nil"/>
              <w:bottom w:val="single" w:sz="4" w:space="0" w:color="auto"/>
              <w:right w:val="nil"/>
            </w:tcBorders>
            <w:shd w:val="clear" w:color="auto" w:fill="auto"/>
            <w:noWrap/>
            <w:vAlign w:val="center"/>
            <w:hideMark/>
          </w:tcPr>
          <w:p w14:paraId="6505F520" w14:textId="660BDB4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-2.216</w:t>
            </w:r>
          </w:p>
        </w:tc>
        <w:tc>
          <w:tcPr>
            <w:tcW w:w="1206" w:type="dxa"/>
            <w:tcBorders>
              <w:top w:val="nil"/>
              <w:left w:val="nil"/>
              <w:bottom w:val="single" w:sz="4" w:space="0" w:color="auto"/>
              <w:right w:val="nil"/>
            </w:tcBorders>
            <w:shd w:val="clear" w:color="auto" w:fill="auto"/>
            <w:noWrap/>
            <w:vAlign w:val="center"/>
            <w:hideMark/>
          </w:tcPr>
          <w:p w14:paraId="3099CA5B" w14:textId="17835F3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-0.292</w:t>
            </w:r>
          </w:p>
        </w:tc>
        <w:tc>
          <w:tcPr>
            <w:tcW w:w="828" w:type="dxa"/>
            <w:tcBorders>
              <w:top w:val="nil"/>
              <w:left w:val="nil"/>
              <w:bottom w:val="single" w:sz="4" w:space="0" w:color="auto"/>
              <w:right w:val="nil"/>
            </w:tcBorders>
            <w:shd w:val="clear" w:color="auto" w:fill="auto"/>
            <w:noWrap/>
            <w:vAlign w:val="center"/>
            <w:hideMark/>
          </w:tcPr>
          <w:p w14:paraId="16F4D6F5" w14:textId="5FDFD42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-1.245</w:t>
            </w:r>
          </w:p>
        </w:tc>
        <w:tc>
          <w:tcPr>
            <w:tcW w:w="788" w:type="dxa"/>
            <w:tcBorders>
              <w:top w:val="nil"/>
              <w:left w:val="nil"/>
              <w:bottom w:val="single" w:sz="4" w:space="0" w:color="auto"/>
              <w:right w:val="nil"/>
            </w:tcBorders>
            <w:shd w:val="clear" w:color="auto" w:fill="auto"/>
            <w:noWrap/>
            <w:vAlign w:val="center"/>
            <w:hideMark/>
          </w:tcPr>
          <w:p w14:paraId="49E73CEF" w14:textId="7674A76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-0.609</w:t>
            </w:r>
          </w:p>
        </w:tc>
        <w:tc>
          <w:tcPr>
            <w:tcW w:w="800" w:type="dxa"/>
            <w:tcBorders>
              <w:top w:val="nil"/>
              <w:left w:val="nil"/>
              <w:bottom w:val="single" w:sz="4" w:space="0" w:color="auto"/>
              <w:right w:val="nil"/>
            </w:tcBorders>
            <w:shd w:val="clear" w:color="auto" w:fill="auto"/>
            <w:noWrap/>
            <w:vAlign w:val="center"/>
            <w:hideMark/>
          </w:tcPr>
          <w:p w14:paraId="4719850D" w14:textId="73B3434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-0.445</w:t>
            </w:r>
          </w:p>
        </w:tc>
        <w:tc>
          <w:tcPr>
            <w:tcW w:w="861" w:type="dxa"/>
            <w:tcBorders>
              <w:top w:val="nil"/>
              <w:left w:val="nil"/>
              <w:bottom w:val="single" w:sz="4" w:space="0" w:color="auto"/>
              <w:right w:val="nil"/>
            </w:tcBorders>
            <w:shd w:val="clear" w:color="auto" w:fill="auto"/>
            <w:noWrap/>
            <w:vAlign w:val="center"/>
            <w:hideMark/>
          </w:tcPr>
          <w:p w14:paraId="3912109A" w14:textId="3F524AE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-0.942</w:t>
            </w:r>
          </w:p>
        </w:tc>
      </w:tr>
      <w:tr w:rsidR="00593BC5" w:rsidRPr="00C213BD" w14:paraId="329E7251" w14:textId="77777777" w:rsidTr="00593BC5">
        <w:trPr>
          <w:trHeight w:val="270"/>
        </w:trPr>
        <w:tc>
          <w:tcPr>
            <w:tcW w:w="613" w:type="dxa"/>
            <w:tcBorders>
              <w:top w:val="nil"/>
              <w:left w:val="nil"/>
              <w:bottom w:val="nil"/>
              <w:right w:val="nil"/>
            </w:tcBorders>
            <w:shd w:val="clear" w:color="auto" w:fill="auto"/>
            <w:noWrap/>
            <w:vAlign w:val="center"/>
            <w:hideMark/>
          </w:tcPr>
          <w:p w14:paraId="5DBB83DA"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SDT</w:t>
            </w:r>
          </w:p>
        </w:tc>
        <w:tc>
          <w:tcPr>
            <w:tcW w:w="835" w:type="dxa"/>
            <w:tcBorders>
              <w:top w:val="nil"/>
              <w:left w:val="nil"/>
              <w:bottom w:val="nil"/>
              <w:right w:val="nil"/>
            </w:tcBorders>
            <w:shd w:val="clear" w:color="auto" w:fill="auto"/>
            <w:noWrap/>
            <w:vAlign w:val="center"/>
            <w:hideMark/>
          </w:tcPr>
          <w:p w14:paraId="7DBE1C5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636" w:type="dxa"/>
            <w:tcBorders>
              <w:top w:val="nil"/>
              <w:left w:val="nil"/>
              <w:bottom w:val="nil"/>
              <w:right w:val="nil"/>
            </w:tcBorders>
            <w:shd w:val="clear" w:color="auto" w:fill="auto"/>
            <w:noWrap/>
            <w:vAlign w:val="center"/>
            <w:hideMark/>
          </w:tcPr>
          <w:p w14:paraId="0151D66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3B9BDCA7" w14:textId="43C9727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-0.027</w:t>
            </w:r>
          </w:p>
        </w:tc>
        <w:tc>
          <w:tcPr>
            <w:tcW w:w="823" w:type="dxa"/>
            <w:tcBorders>
              <w:top w:val="nil"/>
              <w:left w:val="nil"/>
              <w:bottom w:val="nil"/>
              <w:right w:val="nil"/>
            </w:tcBorders>
            <w:shd w:val="clear" w:color="auto" w:fill="auto"/>
            <w:noWrap/>
            <w:vAlign w:val="center"/>
            <w:hideMark/>
          </w:tcPr>
          <w:p w14:paraId="656CD054" w14:textId="69C461C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-0.223</w:t>
            </w:r>
          </w:p>
        </w:tc>
        <w:tc>
          <w:tcPr>
            <w:tcW w:w="835" w:type="dxa"/>
            <w:tcBorders>
              <w:top w:val="nil"/>
              <w:left w:val="nil"/>
              <w:bottom w:val="nil"/>
              <w:right w:val="nil"/>
            </w:tcBorders>
            <w:shd w:val="clear" w:color="auto" w:fill="auto"/>
            <w:noWrap/>
            <w:vAlign w:val="center"/>
            <w:hideMark/>
          </w:tcPr>
          <w:p w14:paraId="1A810DC5" w14:textId="142C680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-0.151</w:t>
            </w:r>
          </w:p>
        </w:tc>
        <w:tc>
          <w:tcPr>
            <w:tcW w:w="823" w:type="dxa"/>
            <w:tcBorders>
              <w:top w:val="nil"/>
              <w:left w:val="nil"/>
              <w:bottom w:val="nil"/>
              <w:right w:val="nil"/>
            </w:tcBorders>
            <w:shd w:val="clear" w:color="auto" w:fill="auto"/>
            <w:noWrap/>
            <w:vAlign w:val="center"/>
            <w:hideMark/>
          </w:tcPr>
          <w:p w14:paraId="63F9FD94" w14:textId="1AE81A3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0.003</w:t>
            </w:r>
          </w:p>
        </w:tc>
        <w:tc>
          <w:tcPr>
            <w:tcW w:w="858" w:type="dxa"/>
            <w:tcBorders>
              <w:top w:val="nil"/>
              <w:left w:val="nil"/>
              <w:bottom w:val="nil"/>
              <w:right w:val="nil"/>
            </w:tcBorders>
            <w:shd w:val="clear" w:color="auto" w:fill="auto"/>
            <w:noWrap/>
            <w:vAlign w:val="center"/>
            <w:hideMark/>
          </w:tcPr>
          <w:p w14:paraId="08820DC1" w14:textId="5EF3E93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-0.126</w:t>
            </w:r>
          </w:p>
        </w:tc>
        <w:tc>
          <w:tcPr>
            <w:tcW w:w="772" w:type="dxa"/>
            <w:tcBorders>
              <w:top w:val="nil"/>
              <w:left w:val="nil"/>
              <w:bottom w:val="nil"/>
              <w:right w:val="nil"/>
            </w:tcBorders>
            <w:shd w:val="clear" w:color="auto" w:fill="auto"/>
            <w:noWrap/>
            <w:vAlign w:val="center"/>
            <w:hideMark/>
          </w:tcPr>
          <w:p w14:paraId="005669AD" w14:textId="7E69C45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1.549</w:t>
            </w:r>
          </w:p>
        </w:tc>
        <w:tc>
          <w:tcPr>
            <w:tcW w:w="884" w:type="dxa"/>
            <w:tcBorders>
              <w:top w:val="nil"/>
              <w:left w:val="nil"/>
              <w:bottom w:val="nil"/>
              <w:right w:val="nil"/>
            </w:tcBorders>
            <w:shd w:val="clear" w:color="auto" w:fill="auto"/>
            <w:noWrap/>
            <w:vAlign w:val="center"/>
            <w:hideMark/>
          </w:tcPr>
          <w:p w14:paraId="0E20CD0B" w14:textId="6AF40C7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0.053</w:t>
            </w:r>
          </w:p>
        </w:tc>
        <w:tc>
          <w:tcPr>
            <w:tcW w:w="1206" w:type="dxa"/>
            <w:tcBorders>
              <w:top w:val="nil"/>
              <w:left w:val="nil"/>
              <w:bottom w:val="nil"/>
              <w:right w:val="nil"/>
            </w:tcBorders>
            <w:shd w:val="clear" w:color="auto" w:fill="auto"/>
            <w:noWrap/>
            <w:vAlign w:val="center"/>
            <w:hideMark/>
          </w:tcPr>
          <w:p w14:paraId="1B66E582" w14:textId="10713B9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0.068</w:t>
            </w:r>
          </w:p>
        </w:tc>
        <w:tc>
          <w:tcPr>
            <w:tcW w:w="828" w:type="dxa"/>
            <w:tcBorders>
              <w:top w:val="nil"/>
              <w:left w:val="nil"/>
              <w:bottom w:val="nil"/>
              <w:right w:val="nil"/>
            </w:tcBorders>
            <w:shd w:val="clear" w:color="auto" w:fill="auto"/>
            <w:noWrap/>
            <w:vAlign w:val="center"/>
            <w:hideMark/>
          </w:tcPr>
          <w:p w14:paraId="557F6B26" w14:textId="2F24981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788" w:type="dxa"/>
            <w:tcBorders>
              <w:top w:val="nil"/>
              <w:left w:val="nil"/>
              <w:bottom w:val="nil"/>
              <w:right w:val="nil"/>
            </w:tcBorders>
            <w:shd w:val="clear" w:color="auto" w:fill="auto"/>
            <w:noWrap/>
            <w:vAlign w:val="center"/>
            <w:hideMark/>
          </w:tcPr>
          <w:p w14:paraId="143E6254" w14:textId="383E7E8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0.539</w:t>
            </w:r>
          </w:p>
        </w:tc>
        <w:tc>
          <w:tcPr>
            <w:tcW w:w="800" w:type="dxa"/>
            <w:tcBorders>
              <w:top w:val="nil"/>
              <w:left w:val="nil"/>
              <w:bottom w:val="nil"/>
              <w:right w:val="nil"/>
            </w:tcBorders>
            <w:shd w:val="clear" w:color="auto" w:fill="auto"/>
            <w:noWrap/>
            <w:vAlign w:val="center"/>
            <w:hideMark/>
          </w:tcPr>
          <w:p w14:paraId="384EFBF8" w14:textId="2B2E19B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0.115</w:t>
            </w:r>
          </w:p>
        </w:tc>
        <w:tc>
          <w:tcPr>
            <w:tcW w:w="861" w:type="dxa"/>
            <w:tcBorders>
              <w:top w:val="nil"/>
              <w:left w:val="nil"/>
              <w:bottom w:val="nil"/>
              <w:right w:val="nil"/>
            </w:tcBorders>
            <w:shd w:val="clear" w:color="auto" w:fill="auto"/>
            <w:noWrap/>
            <w:vAlign w:val="center"/>
            <w:hideMark/>
          </w:tcPr>
          <w:p w14:paraId="49252F90" w14:textId="71FA1C8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-0.194</w:t>
            </w:r>
          </w:p>
        </w:tc>
      </w:tr>
      <w:tr w:rsidR="00593BC5" w:rsidRPr="00C213BD" w14:paraId="7C7778C2" w14:textId="77777777" w:rsidTr="00593BC5">
        <w:trPr>
          <w:trHeight w:val="270"/>
        </w:trPr>
        <w:tc>
          <w:tcPr>
            <w:tcW w:w="613" w:type="dxa"/>
            <w:tcBorders>
              <w:top w:val="nil"/>
              <w:left w:val="nil"/>
              <w:bottom w:val="nil"/>
              <w:right w:val="nil"/>
            </w:tcBorders>
            <w:shd w:val="clear" w:color="auto" w:fill="auto"/>
            <w:noWrap/>
            <w:vAlign w:val="center"/>
            <w:hideMark/>
          </w:tcPr>
          <w:p w14:paraId="03946073"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6E44D924"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24B313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79ABDDA0" w14:textId="428236B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-0.032</w:t>
            </w:r>
          </w:p>
        </w:tc>
        <w:tc>
          <w:tcPr>
            <w:tcW w:w="823" w:type="dxa"/>
            <w:tcBorders>
              <w:top w:val="nil"/>
              <w:left w:val="nil"/>
              <w:bottom w:val="nil"/>
              <w:right w:val="nil"/>
            </w:tcBorders>
            <w:shd w:val="clear" w:color="auto" w:fill="auto"/>
            <w:noWrap/>
            <w:vAlign w:val="center"/>
            <w:hideMark/>
          </w:tcPr>
          <w:p w14:paraId="51622A60" w14:textId="71EEBCF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-0.188</w:t>
            </w:r>
          </w:p>
        </w:tc>
        <w:tc>
          <w:tcPr>
            <w:tcW w:w="835" w:type="dxa"/>
            <w:tcBorders>
              <w:top w:val="nil"/>
              <w:left w:val="nil"/>
              <w:bottom w:val="nil"/>
              <w:right w:val="nil"/>
            </w:tcBorders>
            <w:shd w:val="clear" w:color="auto" w:fill="auto"/>
            <w:noWrap/>
            <w:vAlign w:val="center"/>
            <w:hideMark/>
          </w:tcPr>
          <w:p w14:paraId="3E008A67" w14:textId="49884FD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-0.146</w:t>
            </w:r>
          </w:p>
        </w:tc>
        <w:tc>
          <w:tcPr>
            <w:tcW w:w="823" w:type="dxa"/>
            <w:tcBorders>
              <w:top w:val="nil"/>
              <w:left w:val="nil"/>
              <w:bottom w:val="nil"/>
              <w:right w:val="nil"/>
            </w:tcBorders>
            <w:shd w:val="clear" w:color="auto" w:fill="auto"/>
            <w:noWrap/>
            <w:vAlign w:val="center"/>
            <w:hideMark/>
          </w:tcPr>
          <w:p w14:paraId="35CA6FFA" w14:textId="5505788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858" w:type="dxa"/>
            <w:tcBorders>
              <w:top w:val="nil"/>
              <w:left w:val="nil"/>
              <w:bottom w:val="nil"/>
              <w:right w:val="nil"/>
            </w:tcBorders>
            <w:shd w:val="clear" w:color="auto" w:fill="auto"/>
            <w:noWrap/>
            <w:vAlign w:val="center"/>
            <w:hideMark/>
          </w:tcPr>
          <w:p w14:paraId="3236AC81" w14:textId="095740B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-0.363</w:t>
            </w:r>
          </w:p>
        </w:tc>
        <w:tc>
          <w:tcPr>
            <w:tcW w:w="772" w:type="dxa"/>
            <w:tcBorders>
              <w:top w:val="nil"/>
              <w:left w:val="nil"/>
              <w:bottom w:val="nil"/>
              <w:right w:val="nil"/>
            </w:tcBorders>
            <w:shd w:val="clear" w:color="auto" w:fill="auto"/>
            <w:noWrap/>
            <w:vAlign w:val="center"/>
            <w:hideMark/>
          </w:tcPr>
          <w:p w14:paraId="76848CCE" w14:textId="6A402CC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0.937</w:t>
            </w:r>
          </w:p>
        </w:tc>
        <w:tc>
          <w:tcPr>
            <w:tcW w:w="884" w:type="dxa"/>
            <w:tcBorders>
              <w:top w:val="nil"/>
              <w:left w:val="nil"/>
              <w:bottom w:val="nil"/>
              <w:right w:val="nil"/>
            </w:tcBorders>
            <w:shd w:val="clear" w:color="auto" w:fill="auto"/>
            <w:noWrap/>
            <w:vAlign w:val="center"/>
            <w:hideMark/>
          </w:tcPr>
          <w:p w14:paraId="561AA0AA" w14:textId="788D0F3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-0.052</w:t>
            </w:r>
          </w:p>
        </w:tc>
        <w:tc>
          <w:tcPr>
            <w:tcW w:w="1206" w:type="dxa"/>
            <w:tcBorders>
              <w:top w:val="nil"/>
              <w:left w:val="nil"/>
              <w:bottom w:val="nil"/>
              <w:right w:val="nil"/>
            </w:tcBorders>
            <w:shd w:val="clear" w:color="auto" w:fill="auto"/>
            <w:noWrap/>
            <w:vAlign w:val="center"/>
            <w:hideMark/>
          </w:tcPr>
          <w:p w14:paraId="56926DE7" w14:textId="145A6F4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0.000</w:t>
            </w:r>
          </w:p>
        </w:tc>
        <w:tc>
          <w:tcPr>
            <w:tcW w:w="828" w:type="dxa"/>
            <w:tcBorders>
              <w:top w:val="nil"/>
              <w:left w:val="nil"/>
              <w:bottom w:val="nil"/>
              <w:right w:val="nil"/>
            </w:tcBorders>
            <w:shd w:val="clear" w:color="auto" w:fill="auto"/>
            <w:noWrap/>
            <w:vAlign w:val="center"/>
            <w:hideMark/>
          </w:tcPr>
          <w:p w14:paraId="4A8F1015" w14:textId="5ADCAAE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-0.013</w:t>
            </w:r>
          </w:p>
        </w:tc>
        <w:tc>
          <w:tcPr>
            <w:tcW w:w="788" w:type="dxa"/>
            <w:tcBorders>
              <w:top w:val="nil"/>
              <w:left w:val="nil"/>
              <w:bottom w:val="nil"/>
              <w:right w:val="nil"/>
            </w:tcBorders>
            <w:shd w:val="clear" w:color="auto" w:fill="auto"/>
            <w:noWrap/>
            <w:vAlign w:val="center"/>
            <w:hideMark/>
          </w:tcPr>
          <w:p w14:paraId="6D68D54F" w14:textId="0F763EB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0.313</w:t>
            </w:r>
          </w:p>
        </w:tc>
        <w:tc>
          <w:tcPr>
            <w:tcW w:w="800" w:type="dxa"/>
            <w:tcBorders>
              <w:top w:val="nil"/>
              <w:left w:val="nil"/>
              <w:bottom w:val="nil"/>
              <w:right w:val="nil"/>
            </w:tcBorders>
            <w:shd w:val="clear" w:color="auto" w:fill="auto"/>
            <w:noWrap/>
            <w:vAlign w:val="center"/>
            <w:hideMark/>
          </w:tcPr>
          <w:p w14:paraId="69CC362D" w14:textId="798BE8D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0.071</w:t>
            </w:r>
          </w:p>
        </w:tc>
        <w:tc>
          <w:tcPr>
            <w:tcW w:w="861" w:type="dxa"/>
            <w:tcBorders>
              <w:top w:val="nil"/>
              <w:left w:val="nil"/>
              <w:bottom w:val="nil"/>
              <w:right w:val="nil"/>
            </w:tcBorders>
            <w:shd w:val="clear" w:color="auto" w:fill="auto"/>
            <w:noWrap/>
            <w:vAlign w:val="center"/>
            <w:hideMark/>
          </w:tcPr>
          <w:p w14:paraId="5A474D90" w14:textId="087A5D7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-0.308</w:t>
            </w:r>
          </w:p>
        </w:tc>
      </w:tr>
      <w:tr w:rsidR="00593BC5" w:rsidRPr="00C213BD" w14:paraId="7D05FB1E" w14:textId="77777777" w:rsidTr="00593BC5">
        <w:trPr>
          <w:trHeight w:val="270"/>
        </w:trPr>
        <w:tc>
          <w:tcPr>
            <w:tcW w:w="613" w:type="dxa"/>
            <w:tcBorders>
              <w:top w:val="nil"/>
              <w:left w:val="nil"/>
              <w:bottom w:val="nil"/>
              <w:right w:val="nil"/>
            </w:tcBorders>
            <w:shd w:val="clear" w:color="auto" w:fill="auto"/>
            <w:noWrap/>
            <w:vAlign w:val="center"/>
            <w:hideMark/>
          </w:tcPr>
          <w:p w14:paraId="0E609674"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2A7889E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D4E36E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6C9C5424" w14:textId="3BE694A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-0.037</w:t>
            </w:r>
          </w:p>
        </w:tc>
        <w:tc>
          <w:tcPr>
            <w:tcW w:w="823" w:type="dxa"/>
            <w:tcBorders>
              <w:top w:val="nil"/>
              <w:left w:val="nil"/>
              <w:bottom w:val="single" w:sz="4" w:space="0" w:color="auto"/>
              <w:right w:val="nil"/>
            </w:tcBorders>
            <w:shd w:val="clear" w:color="auto" w:fill="auto"/>
            <w:noWrap/>
            <w:vAlign w:val="center"/>
            <w:hideMark/>
          </w:tcPr>
          <w:p w14:paraId="4454D367" w14:textId="31BF2F3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-0.156</w:t>
            </w:r>
          </w:p>
        </w:tc>
        <w:tc>
          <w:tcPr>
            <w:tcW w:w="835" w:type="dxa"/>
            <w:tcBorders>
              <w:top w:val="nil"/>
              <w:left w:val="nil"/>
              <w:bottom w:val="single" w:sz="4" w:space="0" w:color="auto"/>
              <w:right w:val="nil"/>
            </w:tcBorders>
            <w:shd w:val="clear" w:color="auto" w:fill="auto"/>
            <w:noWrap/>
            <w:vAlign w:val="center"/>
            <w:hideMark/>
          </w:tcPr>
          <w:p w14:paraId="053EE6AC" w14:textId="06DB9C7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-0.143</w:t>
            </w:r>
          </w:p>
        </w:tc>
        <w:tc>
          <w:tcPr>
            <w:tcW w:w="823" w:type="dxa"/>
            <w:tcBorders>
              <w:top w:val="nil"/>
              <w:left w:val="nil"/>
              <w:bottom w:val="single" w:sz="4" w:space="0" w:color="auto"/>
              <w:right w:val="nil"/>
            </w:tcBorders>
            <w:shd w:val="clear" w:color="auto" w:fill="auto"/>
            <w:noWrap/>
            <w:vAlign w:val="center"/>
            <w:hideMark/>
          </w:tcPr>
          <w:p w14:paraId="5923F633" w14:textId="48390CC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-0.018</w:t>
            </w:r>
          </w:p>
        </w:tc>
        <w:tc>
          <w:tcPr>
            <w:tcW w:w="858" w:type="dxa"/>
            <w:tcBorders>
              <w:top w:val="nil"/>
              <w:left w:val="nil"/>
              <w:bottom w:val="single" w:sz="4" w:space="0" w:color="auto"/>
              <w:right w:val="nil"/>
            </w:tcBorders>
            <w:shd w:val="clear" w:color="auto" w:fill="auto"/>
            <w:noWrap/>
            <w:vAlign w:val="center"/>
            <w:hideMark/>
          </w:tcPr>
          <w:p w14:paraId="53A8F8B0" w14:textId="225CE0C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-0.577</w:t>
            </w:r>
          </w:p>
        </w:tc>
        <w:tc>
          <w:tcPr>
            <w:tcW w:w="772" w:type="dxa"/>
            <w:tcBorders>
              <w:top w:val="nil"/>
              <w:left w:val="nil"/>
              <w:bottom w:val="single" w:sz="4" w:space="0" w:color="auto"/>
              <w:right w:val="nil"/>
            </w:tcBorders>
            <w:shd w:val="clear" w:color="auto" w:fill="auto"/>
            <w:noWrap/>
            <w:vAlign w:val="center"/>
            <w:hideMark/>
          </w:tcPr>
          <w:p w14:paraId="145962F0" w14:textId="0EADC7F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0.386</w:t>
            </w:r>
          </w:p>
        </w:tc>
        <w:tc>
          <w:tcPr>
            <w:tcW w:w="884" w:type="dxa"/>
            <w:tcBorders>
              <w:top w:val="nil"/>
              <w:left w:val="nil"/>
              <w:bottom w:val="single" w:sz="4" w:space="0" w:color="auto"/>
              <w:right w:val="nil"/>
            </w:tcBorders>
            <w:shd w:val="clear" w:color="auto" w:fill="auto"/>
            <w:noWrap/>
            <w:vAlign w:val="center"/>
            <w:hideMark/>
          </w:tcPr>
          <w:p w14:paraId="44355359" w14:textId="374BF46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-0.147</w:t>
            </w:r>
          </w:p>
        </w:tc>
        <w:tc>
          <w:tcPr>
            <w:tcW w:w="1206" w:type="dxa"/>
            <w:tcBorders>
              <w:top w:val="nil"/>
              <w:left w:val="nil"/>
              <w:bottom w:val="single" w:sz="4" w:space="0" w:color="auto"/>
              <w:right w:val="nil"/>
            </w:tcBorders>
            <w:shd w:val="clear" w:color="auto" w:fill="auto"/>
            <w:noWrap/>
            <w:vAlign w:val="center"/>
            <w:hideMark/>
          </w:tcPr>
          <w:p w14:paraId="4CCB6615" w14:textId="4252E6D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-0.060</w:t>
            </w:r>
          </w:p>
        </w:tc>
        <w:tc>
          <w:tcPr>
            <w:tcW w:w="828" w:type="dxa"/>
            <w:tcBorders>
              <w:top w:val="nil"/>
              <w:left w:val="nil"/>
              <w:bottom w:val="single" w:sz="4" w:space="0" w:color="auto"/>
              <w:right w:val="nil"/>
            </w:tcBorders>
            <w:shd w:val="clear" w:color="auto" w:fill="auto"/>
            <w:noWrap/>
            <w:vAlign w:val="center"/>
            <w:hideMark/>
          </w:tcPr>
          <w:p w14:paraId="32180AEC" w14:textId="0C1D570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-0.033</w:t>
            </w:r>
          </w:p>
        </w:tc>
        <w:tc>
          <w:tcPr>
            <w:tcW w:w="788" w:type="dxa"/>
            <w:tcBorders>
              <w:top w:val="nil"/>
              <w:left w:val="nil"/>
              <w:bottom w:val="single" w:sz="4" w:space="0" w:color="auto"/>
              <w:right w:val="nil"/>
            </w:tcBorders>
            <w:shd w:val="clear" w:color="auto" w:fill="auto"/>
            <w:noWrap/>
            <w:vAlign w:val="center"/>
            <w:hideMark/>
          </w:tcPr>
          <w:p w14:paraId="5F67CAA9" w14:textId="1E55394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0.109</w:t>
            </w:r>
          </w:p>
        </w:tc>
        <w:tc>
          <w:tcPr>
            <w:tcW w:w="800" w:type="dxa"/>
            <w:tcBorders>
              <w:top w:val="nil"/>
              <w:left w:val="nil"/>
              <w:bottom w:val="single" w:sz="4" w:space="0" w:color="auto"/>
              <w:right w:val="nil"/>
            </w:tcBorders>
            <w:shd w:val="clear" w:color="auto" w:fill="auto"/>
            <w:noWrap/>
            <w:vAlign w:val="center"/>
            <w:hideMark/>
          </w:tcPr>
          <w:p w14:paraId="2BD6A7D0" w14:textId="1AB9F13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0.031</w:t>
            </w:r>
          </w:p>
        </w:tc>
        <w:tc>
          <w:tcPr>
            <w:tcW w:w="861" w:type="dxa"/>
            <w:tcBorders>
              <w:top w:val="nil"/>
              <w:left w:val="nil"/>
              <w:bottom w:val="single" w:sz="4" w:space="0" w:color="auto"/>
              <w:right w:val="nil"/>
            </w:tcBorders>
            <w:shd w:val="clear" w:color="auto" w:fill="auto"/>
            <w:noWrap/>
            <w:vAlign w:val="center"/>
            <w:hideMark/>
          </w:tcPr>
          <w:p w14:paraId="64F0980C" w14:textId="12E6106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-0.411</w:t>
            </w:r>
          </w:p>
        </w:tc>
      </w:tr>
      <w:tr w:rsidR="00593BC5" w:rsidRPr="00C213BD" w14:paraId="191EEE3A" w14:textId="77777777" w:rsidTr="00593BC5">
        <w:trPr>
          <w:trHeight w:val="270"/>
        </w:trPr>
        <w:tc>
          <w:tcPr>
            <w:tcW w:w="613" w:type="dxa"/>
            <w:tcBorders>
              <w:top w:val="nil"/>
              <w:left w:val="nil"/>
              <w:bottom w:val="nil"/>
              <w:right w:val="nil"/>
            </w:tcBorders>
            <w:shd w:val="clear" w:color="auto" w:fill="auto"/>
            <w:noWrap/>
            <w:vAlign w:val="center"/>
            <w:hideMark/>
          </w:tcPr>
          <w:p w14:paraId="697FAA47"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61B453B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5DFC58D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34E9F7C5" w14:textId="1E0BC9C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0.009</w:t>
            </w:r>
          </w:p>
        </w:tc>
        <w:tc>
          <w:tcPr>
            <w:tcW w:w="823" w:type="dxa"/>
            <w:tcBorders>
              <w:top w:val="nil"/>
              <w:left w:val="nil"/>
              <w:bottom w:val="nil"/>
              <w:right w:val="nil"/>
            </w:tcBorders>
            <w:shd w:val="clear" w:color="auto" w:fill="auto"/>
            <w:noWrap/>
            <w:vAlign w:val="center"/>
            <w:hideMark/>
          </w:tcPr>
          <w:p w14:paraId="0ED3001C" w14:textId="332A8AA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-0.043</w:t>
            </w:r>
          </w:p>
        </w:tc>
        <w:tc>
          <w:tcPr>
            <w:tcW w:w="835" w:type="dxa"/>
            <w:tcBorders>
              <w:top w:val="nil"/>
              <w:left w:val="nil"/>
              <w:bottom w:val="nil"/>
              <w:right w:val="nil"/>
            </w:tcBorders>
            <w:shd w:val="clear" w:color="auto" w:fill="auto"/>
            <w:noWrap/>
            <w:vAlign w:val="center"/>
            <w:hideMark/>
          </w:tcPr>
          <w:p w14:paraId="4FB7E6D9" w14:textId="0EAD7EB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0.035</w:t>
            </w:r>
          </w:p>
        </w:tc>
        <w:tc>
          <w:tcPr>
            <w:tcW w:w="823" w:type="dxa"/>
            <w:tcBorders>
              <w:top w:val="nil"/>
              <w:left w:val="nil"/>
              <w:bottom w:val="nil"/>
              <w:right w:val="nil"/>
            </w:tcBorders>
            <w:shd w:val="clear" w:color="auto" w:fill="auto"/>
            <w:noWrap/>
            <w:vAlign w:val="center"/>
            <w:hideMark/>
          </w:tcPr>
          <w:p w14:paraId="5D1FE0E8" w14:textId="3B300CB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0.058</w:t>
            </w:r>
          </w:p>
        </w:tc>
        <w:tc>
          <w:tcPr>
            <w:tcW w:w="858" w:type="dxa"/>
            <w:tcBorders>
              <w:top w:val="nil"/>
              <w:left w:val="nil"/>
              <w:bottom w:val="nil"/>
              <w:right w:val="nil"/>
            </w:tcBorders>
            <w:shd w:val="clear" w:color="auto" w:fill="auto"/>
            <w:noWrap/>
            <w:vAlign w:val="center"/>
            <w:hideMark/>
          </w:tcPr>
          <w:p w14:paraId="2B040876" w14:textId="67AE88F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0.182</w:t>
            </w:r>
          </w:p>
        </w:tc>
        <w:tc>
          <w:tcPr>
            <w:tcW w:w="772" w:type="dxa"/>
            <w:tcBorders>
              <w:top w:val="nil"/>
              <w:left w:val="nil"/>
              <w:bottom w:val="nil"/>
              <w:right w:val="nil"/>
            </w:tcBorders>
            <w:shd w:val="clear" w:color="auto" w:fill="auto"/>
            <w:noWrap/>
            <w:vAlign w:val="center"/>
            <w:hideMark/>
          </w:tcPr>
          <w:p w14:paraId="54C56B16" w14:textId="793465B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0.997</w:t>
            </w:r>
          </w:p>
        </w:tc>
        <w:tc>
          <w:tcPr>
            <w:tcW w:w="884" w:type="dxa"/>
            <w:tcBorders>
              <w:top w:val="nil"/>
              <w:left w:val="nil"/>
              <w:bottom w:val="nil"/>
              <w:right w:val="nil"/>
            </w:tcBorders>
            <w:shd w:val="clear" w:color="auto" w:fill="auto"/>
            <w:noWrap/>
            <w:vAlign w:val="center"/>
            <w:hideMark/>
          </w:tcPr>
          <w:p w14:paraId="34AA0B20" w14:textId="0557183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0.121</w:t>
            </w:r>
          </w:p>
        </w:tc>
        <w:tc>
          <w:tcPr>
            <w:tcW w:w="1206" w:type="dxa"/>
            <w:tcBorders>
              <w:top w:val="nil"/>
              <w:left w:val="nil"/>
              <w:bottom w:val="nil"/>
              <w:right w:val="nil"/>
            </w:tcBorders>
            <w:shd w:val="clear" w:color="auto" w:fill="auto"/>
            <w:noWrap/>
            <w:vAlign w:val="center"/>
            <w:hideMark/>
          </w:tcPr>
          <w:p w14:paraId="7A79A62F" w14:textId="4E3E4D7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0.121</w:t>
            </w:r>
          </w:p>
        </w:tc>
        <w:tc>
          <w:tcPr>
            <w:tcW w:w="828" w:type="dxa"/>
            <w:tcBorders>
              <w:top w:val="nil"/>
              <w:left w:val="nil"/>
              <w:bottom w:val="nil"/>
              <w:right w:val="nil"/>
            </w:tcBorders>
            <w:shd w:val="clear" w:color="auto" w:fill="auto"/>
            <w:noWrap/>
            <w:vAlign w:val="center"/>
            <w:hideMark/>
          </w:tcPr>
          <w:p w14:paraId="27E957EE" w14:textId="43A7802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0.303</w:t>
            </w:r>
          </w:p>
        </w:tc>
        <w:tc>
          <w:tcPr>
            <w:tcW w:w="788" w:type="dxa"/>
            <w:tcBorders>
              <w:top w:val="nil"/>
              <w:left w:val="nil"/>
              <w:bottom w:val="nil"/>
              <w:right w:val="nil"/>
            </w:tcBorders>
            <w:shd w:val="clear" w:color="auto" w:fill="auto"/>
            <w:noWrap/>
            <w:vAlign w:val="center"/>
            <w:hideMark/>
          </w:tcPr>
          <w:p w14:paraId="3DDF0CDE" w14:textId="7EE58CC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0.287</w:t>
            </w:r>
          </w:p>
        </w:tc>
        <w:tc>
          <w:tcPr>
            <w:tcW w:w="800" w:type="dxa"/>
            <w:tcBorders>
              <w:top w:val="nil"/>
              <w:left w:val="nil"/>
              <w:bottom w:val="nil"/>
              <w:right w:val="nil"/>
            </w:tcBorders>
            <w:shd w:val="clear" w:color="auto" w:fill="auto"/>
            <w:noWrap/>
            <w:vAlign w:val="center"/>
            <w:hideMark/>
          </w:tcPr>
          <w:p w14:paraId="30FD7E76" w14:textId="785F1ED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0.156</w:t>
            </w:r>
          </w:p>
        </w:tc>
        <w:tc>
          <w:tcPr>
            <w:tcW w:w="861" w:type="dxa"/>
            <w:tcBorders>
              <w:top w:val="nil"/>
              <w:left w:val="nil"/>
              <w:bottom w:val="nil"/>
              <w:right w:val="nil"/>
            </w:tcBorders>
            <w:shd w:val="clear" w:color="auto" w:fill="auto"/>
            <w:noWrap/>
            <w:vAlign w:val="center"/>
            <w:hideMark/>
          </w:tcPr>
          <w:p w14:paraId="07E9383B" w14:textId="2BCD401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-0.028</w:t>
            </w:r>
          </w:p>
        </w:tc>
      </w:tr>
      <w:tr w:rsidR="00593BC5" w:rsidRPr="00C213BD" w14:paraId="093C1B28" w14:textId="77777777" w:rsidTr="00593BC5">
        <w:trPr>
          <w:trHeight w:val="270"/>
        </w:trPr>
        <w:tc>
          <w:tcPr>
            <w:tcW w:w="613" w:type="dxa"/>
            <w:tcBorders>
              <w:top w:val="nil"/>
              <w:left w:val="nil"/>
              <w:bottom w:val="nil"/>
              <w:right w:val="nil"/>
            </w:tcBorders>
            <w:shd w:val="clear" w:color="auto" w:fill="auto"/>
            <w:noWrap/>
            <w:vAlign w:val="center"/>
            <w:hideMark/>
          </w:tcPr>
          <w:p w14:paraId="52A5E2CA"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0FA304E"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591C00C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225656A4" w14:textId="75DA793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-0.025</w:t>
            </w:r>
          </w:p>
        </w:tc>
        <w:tc>
          <w:tcPr>
            <w:tcW w:w="823" w:type="dxa"/>
            <w:tcBorders>
              <w:top w:val="nil"/>
              <w:left w:val="nil"/>
              <w:bottom w:val="nil"/>
              <w:right w:val="nil"/>
            </w:tcBorders>
            <w:shd w:val="clear" w:color="auto" w:fill="auto"/>
            <w:noWrap/>
            <w:vAlign w:val="center"/>
            <w:hideMark/>
          </w:tcPr>
          <w:p w14:paraId="65469995" w14:textId="2031466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-0.250</w:t>
            </w:r>
          </w:p>
        </w:tc>
        <w:tc>
          <w:tcPr>
            <w:tcW w:w="835" w:type="dxa"/>
            <w:tcBorders>
              <w:top w:val="nil"/>
              <w:left w:val="nil"/>
              <w:bottom w:val="nil"/>
              <w:right w:val="nil"/>
            </w:tcBorders>
            <w:shd w:val="clear" w:color="auto" w:fill="auto"/>
            <w:noWrap/>
            <w:vAlign w:val="center"/>
            <w:hideMark/>
          </w:tcPr>
          <w:p w14:paraId="607ED852" w14:textId="04F67A2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-0.001</w:t>
            </w:r>
          </w:p>
        </w:tc>
        <w:tc>
          <w:tcPr>
            <w:tcW w:w="823" w:type="dxa"/>
            <w:tcBorders>
              <w:top w:val="nil"/>
              <w:left w:val="nil"/>
              <w:bottom w:val="nil"/>
              <w:right w:val="nil"/>
            </w:tcBorders>
            <w:shd w:val="clear" w:color="auto" w:fill="auto"/>
            <w:noWrap/>
            <w:vAlign w:val="center"/>
            <w:hideMark/>
          </w:tcPr>
          <w:p w14:paraId="7D3DB0E8" w14:textId="290FCEC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-0.140</w:t>
            </w:r>
          </w:p>
        </w:tc>
        <w:tc>
          <w:tcPr>
            <w:tcW w:w="858" w:type="dxa"/>
            <w:tcBorders>
              <w:top w:val="nil"/>
              <w:left w:val="nil"/>
              <w:bottom w:val="nil"/>
              <w:right w:val="nil"/>
            </w:tcBorders>
            <w:shd w:val="clear" w:color="auto" w:fill="auto"/>
            <w:noWrap/>
            <w:vAlign w:val="center"/>
            <w:hideMark/>
          </w:tcPr>
          <w:p w14:paraId="42B89C6F" w14:textId="0CAD100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0.082</w:t>
            </w:r>
          </w:p>
        </w:tc>
        <w:tc>
          <w:tcPr>
            <w:tcW w:w="772" w:type="dxa"/>
            <w:tcBorders>
              <w:top w:val="nil"/>
              <w:left w:val="nil"/>
              <w:bottom w:val="nil"/>
              <w:right w:val="nil"/>
            </w:tcBorders>
            <w:shd w:val="clear" w:color="auto" w:fill="auto"/>
            <w:noWrap/>
            <w:vAlign w:val="center"/>
            <w:hideMark/>
          </w:tcPr>
          <w:p w14:paraId="3F561462" w14:textId="0D8F0FB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0.458</w:t>
            </w:r>
          </w:p>
        </w:tc>
        <w:tc>
          <w:tcPr>
            <w:tcW w:w="884" w:type="dxa"/>
            <w:tcBorders>
              <w:top w:val="nil"/>
              <w:left w:val="nil"/>
              <w:bottom w:val="nil"/>
              <w:right w:val="nil"/>
            </w:tcBorders>
            <w:shd w:val="clear" w:color="auto" w:fill="auto"/>
            <w:noWrap/>
            <w:vAlign w:val="center"/>
            <w:hideMark/>
          </w:tcPr>
          <w:p w14:paraId="6458C712" w14:textId="5B35DE3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-0.018</w:t>
            </w:r>
          </w:p>
        </w:tc>
        <w:tc>
          <w:tcPr>
            <w:tcW w:w="1206" w:type="dxa"/>
            <w:tcBorders>
              <w:top w:val="nil"/>
              <w:left w:val="nil"/>
              <w:bottom w:val="nil"/>
              <w:right w:val="nil"/>
            </w:tcBorders>
            <w:shd w:val="clear" w:color="auto" w:fill="auto"/>
            <w:noWrap/>
            <w:vAlign w:val="center"/>
            <w:hideMark/>
          </w:tcPr>
          <w:p w14:paraId="3CD9E4B7" w14:textId="04998BF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0.053</w:t>
            </w:r>
          </w:p>
        </w:tc>
        <w:tc>
          <w:tcPr>
            <w:tcW w:w="828" w:type="dxa"/>
            <w:tcBorders>
              <w:top w:val="nil"/>
              <w:left w:val="nil"/>
              <w:bottom w:val="nil"/>
              <w:right w:val="nil"/>
            </w:tcBorders>
            <w:shd w:val="clear" w:color="auto" w:fill="auto"/>
            <w:noWrap/>
            <w:vAlign w:val="center"/>
            <w:hideMark/>
          </w:tcPr>
          <w:p w14:paraId="0E281EE5" w14:textId="175F4C7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0.021</w:t>
            </w:r>
          </w:p>
        </w:tc>
        <w:tc>
          <w:tcPr>
            <w:tcW w:w="788" w:type="dxa"/>
            <w:tcBorders>
              <w:top w:val="nil"/>
              <w:left w:val="nil"/>
              <w:bottom w:val="nil"/>
              <w:right w:val="nil"/>
            </w:tcBorders>
            <w:shd w:val="clear" w:color="auto" w:fill="auto"/>
            <w:noWrap/>
            <w:vAlign w:val="center"/>
            <w:hideMark/>
          </w:tcPr>
          <w:p w14:paraId="3435E593" w14:textId="64755B6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0.159</w:t>
            </w:r>
          </w:p>
        </w:tc>
        <w:tc>
          <w:tcPr>
            <w:tcW w:w="800" w:type="dxa"/>
            <w:tcBorders>
              <w:top w:val="nil"/>
              <w:left w:val="nil"/>
              <w:bottom w:val="nil"/>
              <w:right w:val="nil"/>
            </w:tcBorders>
            <w:shd w:val="clear" w:color="auto" w:fill="auto"/>
            <w:noWrap/>
            <w:vAlign w:val="center"/>
            <w:hideMark/>
          </w:tcPr>
          <w:p w14:paraId="12B4FC97" w14:textId="1D7618A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0.104</w:t>
            </w:r>
          </w:p>
        </w:tc>
        <w:tc>
          <w:tcPr>
            <w:tcW w:w="861" w:type="dxa"/>
            <w:tcBorders>
              <w:top w:val="nil"/>
              <w:left w:val="nil"/>
              <w:bottom w:val="nil"/>
              <w:right w:val="nil"/>
            </w:tcBorders>
            <w:shd w:val="clear" w:color="auto" w:fill="auto"/>
            <w:noWrap/>
            <w:vAlign w:val="center"/>
            <w:hideMark/>
          </w:tcPr>
          <w:p w14:paraId="444AEB92" w14:textId="63316E7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-0.094</w:t>
            </w:r>
          </w:p>
        </w:tc>
      </w:tr>
      <w:tr w:rsidR="00593BC5" w:rsidRPr="00C213BD" w14:paraId="5DEBA203" w14:textId="77777777" w:rsidTr="00593BC5">
        <w:trPr>
          <w:trHeight w:val="270"/>
        </w:trPr>
        <w:tc>
          <w:tcPr>
            <w:tcW w:w="613" w:type="dxa"/>
            <w:tcBorders>
              <w:top w:val="nil"/>
              <w:left w:val="nil"/>
              <w:bottom w:val="nil"/>
              <w:right w:val="nil"/>
            </w:tcBorders>
            <w:shd w:val="clear" w:color="auto" w:fill="auto"/>
            <w:noWrap/>
            <w:vAlign w:val="center"/>
            <w:hideMark/>
          </w:tcPr>
          <w:p w14:paraId="61EA7C3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7BAC03A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1115D87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0E1D43BE" w14:textId="05C736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-0.049</w:t>
            </w:r>
          </w:p>
        </w:tc>
        <w:tc>
          <w:tcPr>
            <w:tcW w:w="823" w:type="dxa"/>
            <w:tcBorders>
              <w:top w:val="nil"/>
              <w:left w:val="nil"/>
              <w:bottom w:val="single" w:sz="4" w:space="0" w:color="auto"/>
              <w:right w:val="nil"/>
            </w:tcBorders>
            <w:shd w:val="clear" w:color="auto" w:fill="auto"/>
            <w:noWrap/>
            <w:vAlign w:val="center"/>
            <w:hideMark/>
          </w:tcPr>
          <w:p w14:paraId="13BC7797" w14:textId="1D03AF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-0.403</w:t>
            </w:r>
          </w:p>
        </w:tc>
        <w:tc>
          <w:tcPr>
            <w:tcW w:w="835" w:type="dxa"/>
            <w:tcBorders>
              <w:top w:val="nil"/>
              <w:left w:val="nil"/>
              <w:bottom w:val="single" w:sz="4" w:space="0" w:color="auto"/>
              <w:right w:val="nil"/>
            </w:tcBorders>
            <w:shd w:val="clear" w:color="auto" w:fill="auto"/>
            <w:noWrap/>
            <w:vAlign w:val="center"/>
            <w:hideMark/>
          </w:tcPr>
          <w:p w14:paraId="40448BBC" w14:textId="04F760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-0.027</w:t>
            </w:r>
          </w:p>
        </w:tc>
        <w:tc>
          <w:tcPr>
            <w:tcW w:w="823" w:type="dxa"/>
            <w:tcBorders>
              <w:top w:val="nil"/>
              <w:left w:val="nil"/>
              <w:bottom w:val="single" w:sz="4" w:space="0" w:color="auto"/>
              <w:right w:val="nil"/>
            </w:tcBorders>
            <w:shd w:val="clear" w:color="auto" w:fill="auto"/>
            <w:noWrap/>
            <w:vAlign w:val="center"/>
            <w:hideMark/>
          </w:tcPr>
          <w:p w14:paraId="20B187C3" w14:textId="228ECE3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-0.286</w:t>
            </w:r>
          </w:p>
        </w:tc>
        <w:tc>
          <w:tcPr>
            <w:tcW w:w="858" w:type="dxa"/>
            <w:tcBorders>
              <w:top w:val="nil"/>
              <w:left w:val="nil"/>
              <w:bottom w:val="single" w:sz="4" w:space="0" w:color="auto"/>
              <w:right w:val="nil"/>
            </w:tcBorders>
            <w:shd w:val="clear" w:color="auto" w:fill="auto"/>
            <w:noWrap/>
            <w:vAlign w:val="center"/>
            <w:hideMark/>
          </w:tcPr>
          <w:p w14:paraId="55B1FCDC" w14:textId="3968E60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772" w:type="dxa"/>
            <w:tcBorders>
              <w:top w:val="nil"/>
              <w:left w:val="nil"/>
              <w:bottom w:val="single" w:sz="4" w:space="0" w:color="auto"/>
              <w:right w:val="nil"/>
            </w:tcBorders>
            <w:shd w:val="clear" w:color="auto" w:fill="auto"/>
            <w:noWrap/>
            <w:vAlign w:val="center"/>
            <w:hideMark/>
          </w:tcPr>
          <w:p w14:paraId="283E6687" w14:textId="0F1A563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0.061</w:t>
            </w:r>
          </w:p>
        </w:tc>
        <w:tc>
          <w:tcPr>
            <w:tcW w:w="884" w:type="dxa"/>
            <w:tcBorders>
              <w:top w:val="nil"/>
              <w:left w:val="nil"/>
              <w:bottom w:val="single" w:sz="4" w:space="0" w:color="auto"/>
              <w:right w:val="nil"/>
            </w:tcBorders>
            <w:shd w:val="clear" w:color="auto" w:fill="auto"/>
            <w:noWrap/>
            <w:vAlign w:val="center"/>
            <w:hideMark/>
          </w:tcPr>
          <w:p w14:paraId="7CF02461" w14:textId="67967C2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-0.120</w:t>
            </w:r>
          </w:p>
        </w:tc>
        <w:tc>
          <w:tcPr>
            <w:tcW w:w="1206" w:type="dxa"/>
            <w:tcBorders>
              <w:top w:val="nil"/>
              <w:left w:val="nil"/>
              <w:bottom w:val="single" w:sz="4" w:space="0" w:color="auto"/>
              <w:right w:val="nil"/>
            </w:tcBorders>
            <w:shd w:val="clear" w:color="auto" w:fill="auto"/>
            <w:noWrap/>
            <w:vAlign w:val="center"/>
            <w:hideMark/>
          </w:tcPr>
          <w:p w14:paraId="23B08730" w14:textId="08AF321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0.002</w:t>
            </w:r>
          </w:p>
        </w:tc>
        <w:tc>
          <w:tcPr>
            <w:tcW w:w="828" w:type="dxa"/>
            <w:tcBorders>
              <w:top w:val="nil"/>
              <w:left w:val="nil"/>
              <w:bottom w:val="single" w:sz="4" w:space="0" w:color="auto"/>
              <w:right w:val="nil"/>
            </w:tcBorders>
            <w:shd w:val="clear" w:color="auto" w:fill="auto"/>
            <w:noWrap/>
            <w:vAlign w:val="center"/>
            <w:hideMark/>
          </w:tcPr>
          <w:p w14:paraId="463F1048" w14:textId="6B4053A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-0.187</w:t>
            </w:r>
          </w:p>
        </w:tc>
        <w:tc>
          <w:tcPr>
            <w:tcW w:w="788" w:type="dxa"/>
            <w:tcBorders>
              <w:top w:val="nil"/>
              <w:left w:val="nil"/>
              <w:bottom w:val="single" w:sz="4" w:space="0" w:color="auto"/>
              <w:right w:val="nil"/>
            </w:tcBorders>
            <w:shd w:val="clear" w:color="auto" w:fill="auto"/>
            <w:noWrap/>
            <w:vAlign w:val="center"/>
            <w:hideMark/>
          </w:tcPr>
          <w:p w14:paraId="7C607DCF" w14:textId="2ED535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0.063</w:t>
            </w:r>
          </w:p>
        </w:tc>
        <w:tc>
          <w:tcPr>
            <w:tcW w:w="800" w:type="dxa"/>
            <w:tcBorders>
              <w:top w:val="nil"/>
              <w:left w:val="nil"/>
              <w:bottom w:val="single" w:sz="4" w:space="0" w:color="auto"/>
              <w:right w:val="nil"/>
            </w:tcBorders>
            <w:shd w:val="clear" w:color="auto" w:fill="auto"/>
            <w:noWrap/>
            <w:vAlign w:val="center"/>
            <w:hideMark/>
          </w:tcPr>
          <w:p w14:paraId="1CC75E5F" w14:textId="1103C90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0.065</w:t>
            </w:r>
          </w:p>
        </w:tc>
        <w:tc>
          <w:tcPr>
            <w:tcW w:w="861" w:type="dxa"/>
            <w:tcBorders>
              <w:top w:val="nil"/>
              <w:left w:val="nil"/>
              <w:bottom w:val="single" w:sz="4" w:space="0" w:color="auto"/>
              <w:right w:val="nil"/>
            </w:tcBorders>
            <w:shd w:val="clear" w:color="auto" w:fill="auto"/>
            <w:noWrap/>
            <w:vAlign w:val="center"/>
            <w:hideMark/>
          </w:tcPr>
          <w:p w14:paraId="277C12D8" w14:textId="2D650B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-0.142</w:t>
            </w:r>
          </w:p>
        </w:tc>
      </w:tr>
      <w:tr w:rsidR="00593BC5" w:rsidRPr="00C213BD" w14:paraId="159A4F30" w14:textId="77777777" w:rsidTr="00593BC5">
        <w:trPr>
          <w:trHeight w:val="270"/>
        </w:trPr>
        <w:tc>
          <w:tcPr>
            <w:tcW w:w="613" w:type="dxa"/>
            <w:tcBorders>
              <w:top w:val="nil"/>
              <w:left w:val="nil"/>
              <w:bottom w:val="nil"/>
              <w:right w:val="nil"/>
            </w:tcBorders>
            <w:shd w:val="clear" w:color="auto" w:fill="auto"/>
            <w:noWrap/>
            <w:vAlign w:val="center"/>
            <w:hideMark/>
          </w:tcPr>
          <w:p w14:paraId="33B33A1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7DC9290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2937B7C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5991223B" w14:textId="4ACE509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0.076</w:t>
            </w:r>
          </w:p>
        </w:tc>
        <w:tc>
          <w:tcPr>
            <w:tcW w:w="823" w:type="dxa"/>
            <w:tcBorders>
              <w:top w:val="nil"/>
              <w:left w:val="nil"/>
              <w:bottom w:val="nil"/>
              <w:right w:val="nil"/>
            </w:tcBorders>
            <w:shd w:val="clear" w:color="auto" w:fill="auto"/>
            <w:noWrap/>
            <w:vAlign w:val="center"/>
            <w:hideMark/>
          </w:tcPr>
          <w:p w14:paraId="2FDB1756" w14:textId="7858FEA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0.535</w:t>
            </w:r>
          </w:p>
        </w:tc>
        <w:tc>
          <w:tcPr>
            <w:tcW w:w="835" w:type="dxa"/>
            <w:tcBorders>
              <w:top w:val="nil"/>
              <w:left w:val="nil"/>
              <w:bottom w:val="nil"/>
              <w:right w:val="nil"/>
            </w:tcBorders>
            <w:shd w:val="clear" w:color="auto" w:fill="auto"/>
            <w:noWrap/>
            <w:vAlign w:val="center"/>
            <w:hideMark/>
          </w:tcPr>
          <w:p w14:paraId="031B1949" w14:textId="4DEF13D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0.220</w:t>
            </w:r>
          </w:p>
        </w:tc>
        <w:tc>
          <w:tcPr>
            <w:tcW w:w="823" w:type="dxa"/>
            <w:tcBorders>
              <w:top w:val="nil"/>
              <w:left w:val="nil"/>
              <w:bottom w:val="nil"/>
              <w:right w:val="nil"/>
            </w:tcBorders>
            <w:shd w:val="clear" w:color="auto" w:fill="auto"/>
            <w:noWrap/>
            <w:vAlign w:val="center"/>
            <w:hideMark/>
          </w:tcPr>
          <w:p w14:paraId="41A5AD3B" w14:textId="2B2F4D5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0.414</w:t>
            </w:r>
          </w:p>
        </w:tc>
        <w:tc>
          <w:tcPr>
            <w:tcW w:w="858" w:type="dxa"/>
            <w:tcBorders>
              <w:top w:val="nil"/>
              <w:left w:val="nil"/>
              <w:bottom w:val="nil"/>
              <w:right w:val="nil"/>
            </w:tcBorders>
            <w:shd w:val="clear" w:color="auto" w:fill="auto"/>
            <w:noWrap/>
            <w:vAlign w:val="center"/>
            <w:hideMark/>
          </w:tcPr>
          <w:p w14:paraId="0BF3949E" w14:textId="2E03F2B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-0.130</w:t>
            </w:r>
          </w:p>
        </w:tc>
        <w:tc>
          <w:tcPr>
            <w:tcW w:w="772" w:type="dxa"/>
            <w:tcBorders>
              <w:top w:val="nil"/>
              <w:left w:val="nil"/>
              <w:bottom w:val="nil"/>
              <w:right w:val="nil"/>
            </w:tcBorders>
            <w:shd w:val="clear" w:color="auto" w:fill="auto"/>
            <w:noWrap/>
            <w:vAlign w:val="center"/>
            <w:hideMark/>
          </w:tcPr>
          <w:p w14:paraId="1A993643" w14:textId="3952A01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-0.092</w:t>
            </w:r>
          </w:p>
        </w:tc>
        <w:tc>
          <w:tcPr>
            <w:tcW w:w="884" w:type="dxa"/>
            <w:tcBorders>
              <w:top w:val="nil"/>
              <w:left w:val="nil"/>
              <w:bottom w:val="nil"/>
              <w:right w:val="nil"/>
            </w:tcBorders>
            <w:shd w:val="clear" w:color="auto" w:fill="auto"/>
            <w:noWrap/>
            <w:vAlign w:val="center"/>
            <w:hideMark/>
          </w:tcPr>
          <w:p w14:paraId="02C3590C" w14:textId="2D7B21C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0.112</w:t>
            </w:r>
          </w:p>
        </w:tc>
        <w:tc>
          <w:tcPr>
            <w:tcW w:w="1206" w:type="dxa"/>
            <w:tcBorders>
              <w:top w:val="nil"/>
              <w:left w:val="nil"/>
              <w:bottom w:val="nil"/>
              <w:right w:val="nil"/>
            </w:tcBorders>
            <w:shd w:val="clear" w:color="auto" w:fill="auto"/>
            <w:noWrap/>
            <w:vAlign w:val="center"/>
            <w:hideMark/>
          </w:tcPr>
          <w:p w14:paraId="1B3BD763" w14:textId="28A39B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0.085</w:t>
            </w:r>
          </w:p>
        </w:tc>
        <w:tc>
          <w:tcPr>
            <w:tcW w:w="828" w:type="dxa"/>
            <w:tcBorders>
              <w:top w:val="nil"/>
              <w:left w:val="nil"/>
              <w:bottom w:val="nil"/>
              <w:right w:val="nil"/>
            </w:tcBorders>
            <w:shd w:val="clear" w:color="auto" w:fill="auto"/>
            <w:noWrap/>
            <w:vAlign w:val="center"/>
            <w:hideMark/>
          </w:tcPr>
          <w:p w14:paraId="61C2A304" w14:textId="506B1DE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0.922</w:t>
            </w:r>
          </w:p>
        </w:tc>
        <w:tc>
          <w:tcPr>
            <w:tcW w:w="788" w:type="dxa"/>
            <w:tcBorders>
              <w:top w:val="nil"/>
              <w:left w:val="nil"/>
              <w:bottom w:val="nil"/>
              <w:right w:val="nil"/>
            </w:tcBorders>
            <w:shd w:val="clear" w:color="auto" w:fill="auto"/>
            <w:noWrap/>
            <w:vAlign w:val="center"/>
            <w:hideMark/>
          </w:tcPr>
          <w:p w14:paraId="02F4CE30" w14:textId="0D9914B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-0.269</w:t>
            </w:r>
          </w:p>
        </w:tc>
        <w:tc>
          <w:tcPr>
            <w:tcW w:w="800" w:type="dxa"/>
            <w:tcBorders>
              <w:top w:val="nil"/>
              <w:left w:val="nil"/>
              <w:bottom w:val="nil"/>
              <w:right w:val="nil"/>
            </w:tcBorders>
            <w:shd w:val="clear" w:color="auto" w:fill="auto"/>
            <w:noWrap/>
            <w:vAlign w:val="center"/>
            <w:hideMark/>
          </w:tcPr>
          <w:p w14:paraId="0496B2FA" w14:textId="7BB2082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0.151</w:t>
            </w:r>
          </w:p>
        </w:tc>
        <w:tc>
          <w:tcPr>
            <w:tcW w:w="861" w:type="dxa"/>
            <w:tcBorders>
              <w:top w:val="nil"/>
              <w:left w:val="nil"/>
              <w:bottom w:val="nil"/>
              <w:right w:val="nil"/>
            </w:tcBorders>
            <w:shd w:val="clear" w:color="auto" w:fill="auto"/>
            <w:noWrap/>
            <w:vAlign w:val="center"/>
            <w:hideMark/>
          </w:tcPr>
          <w:p w14:paraId="245CC264" w14:textId="71755F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-0.135</w:t>
            </w:r>
          </w:p>
        </w:tc>
      </w:tr>
      <w:tr w:rsidR="00593BC5" w:rsidRPr="00C213BD" w14:paraId="681F7BA5" w14:textId="77777777" w:rsidTr="00593BC5">
        <w:trPr>
          <w:trHeight w:val="270"/>
        </w:trPr>
        <w:tc>
          <w:tcPr>
            <w:tcW w:w="613" w:type="dxa"/>
            <w:tcBorders>
              <w:top w:val="nil"/>
              <w:left w:val="nil"/>
              <w:bottom w:val="nil"/>
              <w:right w:val="nil"/>
            </w:tcBorders>
            <w:shd w:val="clear" w:color="auto" w:fill="auto"/>
            <w:noWrap/>
            <w:vAlign w:val="center"/>
            <w:hideMark/>
          </w:tcPr>
          <w:p w14:paraId="5BDC9900"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38E66BCE"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7AC2950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15DCFE0C" w14:textId="5AC3937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-0.018</w:t>
            </w:r>
          </w:p>
        </w:tc>
        <w:tc>
          <w:tcPr>
            <w:tcW w:w="823" w:type="dxa"/>
            <w:tcBorders>
              <w:top w:val="nil"/>
              <w:left w:val="nil"/>
              <w:bottom w:val="nil"/>
              <w:right w:val="nil"/>
            </w:tcBorders>
            <w:shd w:val="clear" w:color="auto" w:fill="auto"/>
            <w:noWrap/>
            <w:vAlign w:val="center"/>
            <w:hideMark/>
          </w:tcPr>
          <w:p w14:paraId="5A0AE29B" w14:textId="49C83D8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-0.186</w:t>
            </w:r>
          </w:p>
        </w:tc>
        <w:tc>
          <w:tcPr>
            <w:tcW w:w="835" w:type="dxa"/>
            <w:tcBorders>
              <w:top w:val="nil"/>
              <w:left w:val="nil"/>
              <w:bottom w:val="nil"/>
              <w:right w:val="nil"/>
            </w:tcBorders>
            <w:shd w:val="clear" w:color="auto" w:fill="auto"/>
            <w:noWrap/>
            <w:vAlign w:val="center"/>
            <w:hideMark/>
          </w:tcPr>
          <w:p w14:paraId="6EA442C0" w14:textId="2B2E76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0.100</w:t>
            </w:r>
          </w:p>
        </w:tc>
        <w:tc>
          <w:tcPr>
            <w:tcW w:w="823" w:type="dxa"/>
            <w:tcBorders>
              <w:top w:val="nil"/>
              <w:left w:val="nil"/>
              <w:bottom w:val="nil"/>
              <w:right w:val="nil"/>
            </w:tcBorders>
            <w:shd w:val="clear" w:color="auto" w:fill="auto"/>
            <w:noWrap/>
            <w:vAlign w:val="center"/>
            <w:hideMark/>
          </w:tcPr>
          <w:p w14:paraId="2EA1B5EA" w14:textId="0D5AB90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-0.180</w:t>
            </w:r>
          </w:p>
        </w:tc>
        <w:tc>
          <w:tcPr>
            <w:tcW w:w="858" w:type="dxa"/>
            <w:tcBorders>
              <w:top w:val="nil"/>
              <w:left w:val="nil"/>
              <w:bottom w:val="nil"/>
              <w:right w:val="nil"/>
            </w:tcBorders>
            <w:shd w:val="clear" w:color="auto" w:fill="auto"/>
            <w:noWrap/>
            <w:vAlign w:val="center"/>
            <w:hideMark/>
          </w:tcPr>
          <w:p w14:paraId="0CCC96B8" w14:textId="05F84A3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0.057</w:t>
            </w:r>
          </w:p>
        </w:tc>
        <w:tc>
          <w:tcPr>
            <w:tcW w:w="772" w:type="dxa"/>
            <w:tcBorders>
              <w:top w:val="nil"/>
              <w:left w:val="nil"/>
              <w:bottom w:val="nil"/>
              <w:right w:val="nil"/>
            </w:tcBorders>
            <w:shd w:val="clear" w:color="auto" w:fill="auto"/>
            <w:noWrap/>
            <w:vAlign w:val="center"/>
            <w:hideMark/>
          </w:tcPr>
          <w:p w14:paraId="1FBED9FA" w14:textId="65EB645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-0.485</w:t>
            </w:r>
          </w:p>
        </w:tc>
        <w:tc>
          <w:tcPr>
            <w:tcW w:w="884" w:type="dxa"/>
            <w:tcBorders>
              <w:top w:val="nil"/>
              <w:left w:val="nil"/>
              <w:bottom w:val="nil"/>
              <w:right w:val="nil"/>
            </w:tcBorders>
            <w:shd w:val="clear" w:color="auto" w:fill="auto"/>
            <w:noWrap/>
            <w:vAlign w:val="center"/>
            <w:hideMark/>
          </w:tcPr>
          <w:p w14:paraId="77BD0A15" w14:textId="5EAACC1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-0.099</w:t>
            </w:r>
          </w:p>
        </w:tc>
        <w:tc>
          <w:tcPr>
            <w:tcW w:w="1206" w:type="dxa"/>
            <w:tcBorders>
              <w:top w:val="nil"/>
              <w:left w:val="nil"/>
              <w:bottom w:val="nil"/>
              <w:right w:val="nil"/>
            </w:tcBorders>
            <w:shd w:val="clear" w:color="auto" w:fill="auto"/>
            <w:noWrap/>
            <w:vAlign w:val="center"/>
            <w:hideMark/>
          </w:tcPr>
          <w:p w14:paraId="2A38C5A9" w14:textId="2208E1A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0.013</w:t>
            </w:r>
          </w:p>
        </w:tc>
        <w:tc>
          <w:tcPr>
            <w:tcW w:w="828" w:type="dxa"/>
            <w:tcBorders>
              <w:top w:val="nil"/>
              <w:left w:val="nil"/>
              <w:bottom w:val="nil"/>
              <w:right w:val="nil"/>
            </w:tcBorders>
            <w:shd w:val="clear" w:color="auto" w:fill="auto"/>
            <w:noWrap/>
            <w:vAlign w:val="center"/>
            <w:hideMark/>
          </w:tcPr>
          <w:p w14:paraId="5F03ABF3" w14:textId="65B5C3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0.087</w:t>
            </w:r>
          </w:p>
        </w:tc>
        <w:tc>
          <w:tcPr>
            <w:tcW w:w="788" w:type="dxa"/>
            <w:tcBorders>
              <w:top w:val="nil"/>
              <w:left w:val="nil"/>
              <w:bottom w:val="nil"/>
              <w:right w:val="nil"/>
            </w:tcBorders>
            <w:shd w:val="clear" w:color="auto" w:fill="auto"/>
            <w:noWrap/>
            <w:vAlign w:val="center"/>
            <w:hideMark/>
          </w:tcPr>
          <w:p w14:paraId="2AE87507" w14:textId="092E9A5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-0.196</w:t>
            </w:r>
          </w:p>
        </w:tc>
        <w:tc>
          <w:tcPr>
            <w:tcW w:w="800" w:type="dxa"/>
            <w:tcBorders>
              <w:top w:val="nil"/>
              <w:left w:val="nil"/>
              <w:bottom w:val="nil"/>
              <w:right w:val="nil"/>
            </w:tcBorders>
            <w:shd w:val="clear" w:color="auto" w:fill="auto"/>
            <w:noWrap/>
            <w:vAlign w:val="center"/>
            <w:hideMark/>
          </w:tcPr>
          <w:p w14:paraId="32DE48AA" w14:textId="29C8AEF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0.079</w:t>
            </w:r>
          </w:p>
        </w:tc>
        <w:tc>
          <w:tcPr>
            <w:tcW w:w="861" w:type="dxa"/>
            <w:tcBorders>
              <w:top w:val="nil"/>
              <w:left w:val="nil"/>
              <w:bottom w:val="nil"/>
              <w:right w:val="nil"/>
            </w:tcBorders>
            <w:shd w:val="clear" w:color="auto" w:fill="auto"/>
            <w:noWrap/>
            <w:vAlign w:val="center"/>
            <w:hideMark/>
          </w:tcPr>
          <w:p w14:paraId="1496614D" w14:textId="448EFFC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-0.101</w:t>
            </w:r>
          </w:p>
        </w:tc>
      </w:tr>
      <w:tr w:rsidR="00593BC5" w:rsidRPr="00C213BD" w14:paraId="222BE46C" w14:textId="77777777" w:rsidTr="00593BC5">
        <w:trPr>
          <w:trHeight w:val="270"/>
        </w:trPr>
        <w:tc>
          <w:tcPr>
            <w:tcW w:w="613" w:type="dxa"/>
            <w:tcBorders>
              <w:top w:val="nil"/>
              <w:left w:val="nil"/>
              <w:bottom w:val="single" w:sz="12" w:space="0" w:color="auto"/>
              <w:right w:val="nil"/>
            </w:tcBorders>
            <w:shd w:val="clear" w:color="auto" w:fill="auto"/>
            <w:noWrap/>
            <w:vAlign w:val="center"/>
            <w:hideMark/>
          </w:tcPr>
          <w:p w14:paraId="1AD75D6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nil"/>
              <w:left w:val="nil"/>
              <w:bottom w:val="single" w:sz="12" w:space="0" w:color="auto"/>
              <w:right w:val="nil"/>
            </w:tcBorders>
            <w:shd w:val="clear" w:color="auto" w:fill="auto"/>
            <w:noWrap/>
            <w:vAlign w:val="center"/>
            <w:hideMark/>
          </w:tcPr>
          <w:p w14:paraId="5326366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12" w:space="0" w:color="auto"/>
              <w:right w:val="nil"/>
            </w:tcBorders>
            <w:shd w:val="clear" w:color="auto" w:fill="auto"/>
            <w:noWrap/>
            <w:vAlign w:val="center"/>
            <w:hideMark/>
          </w:tcPr>
          <w:p w14:paraId="7C027B1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12" w:space="0" w:color="auto"/>
              <w:right w:val="nil"/>
            </w:tcBorders>
            <w:shd w:val="clear" w:color="auto" w:fill="auto"/>
            <w:noWrap/>
            <w:vAlign w:val="center"/>
            <w:hideMark/>
          </w:tcPr>
          <w:p w14:paraId="0639017E" w14:textId="7B49A77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-0.087</w:t>
            </w:r>
          </w:p>
        </w:tc>
        <w:tc>
          <w:tcPr>
            <w:tcW w:w="823" w:type="dxa"/>
            <w:tcBorders>
              <w:top w:val="nil"/>
              <w:left w:val="nil"/>
              <w:bottom w:val="single" w:sz="12" w:space="0" w:color="auto"/>
              <w:right w:val="nil"/>
            </w:tcBorders>
            <w:shd w:val="clear" w:color="auto" w:fill="auto"/>
            <w:noWrap/>
            <w:vAlign w:val="center"/>
            <w:hideMark/>
          </w:tcPr>
          <w:p w14:paraId="53FAF40C" w14:textId="63440B4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-0.714</w:t>
            </w:r>
          </w:p>
        </w:tc>
        <w:tc>
          <w:tcPr>
            <w:tcW w:w="835" w:type="dxa"/>
            <w:tcBorders>
              <w:top w:val="nil"/>
              <w:left w:val="nil"/>
              <w:bottom w:val="single" w:sz="12" w:space="0" w:color="auto"/>
              <w:right w:val="nil"/>
            </w:tcBorders>
            <w:shd w:val="clear" w:color="auto" w:fill="auto"/>
            <w:noWrap/>
            <w:vAlign w:val="center"/>
            <w:hideMark/>
          </w:tcPr>
          <w:p w14:paraId="5D714FD1" w14:textId="5B2FCCA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0.012</w:t>
            </w:r>
          </w:p>
        </w:tc>
        <w:tc>
          <w:tcPr>
            <w:tcW w:w="823" w:type="dxa"/>
            <w:tcBorders>
              <w:top w:val="nil"/>
              <w:left w:val="nil"/>
              <w:bottom w:val="single" w:sz="12" w:space="0" w:color="auto"/>
              <w:right w:val="nil"/>
            </w:tcBorders>
            <w:shd w:val="clear" w:color="auto" w:fill="auto"/>
            <w:noWrap/>
            <w:vAlign w:val="center"/>
            <w:hideMark/>
          </w:tcPr>
          <w:p w14:paraId="5F0FEE80" w14:textId="189FA6B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-0.614</w:t>
            </w:r>
          </w:p>
        </w:tc>
        <w:tc>
          <w:tcPr>
            <w:tcW w:w="858" w:type="dxa"/>
            <w:tcBorders>
              <w:top w:val="nil"/>
              <w:left w:val="nil"/>
              <w:bottom w:val="single" w:sz="12" w:space="0" w:color="auto"/>
              <w:right w:val="nil"/>
            </w:tcBorders>
            <w:shd w:val="clear" w:color="auto" w:fill="auto"/>
            <w:noWrap/>
            <w:vAlign w:val="center"/>
            <w:hideMark/>
          </w:tcPr>
          <w:p w14:paraId="013D7BB8" w14:textId="145B954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0.193</w:t>
            </w:r>
          </w:p>
        </w:tc>
        <w:tc>
          <w:tcPr>
            <w:tcW w:w="772" w:type="dxa"/>
            <w:tcBorders>
              <w:top w:val="nil"/>
              <w:left w:val="nil"/>
              <w:bottom w:val="single" w:sz="12" w:space="0" w:color="auto"/>
              <w:right w:val="nil"/>
            </w:tcBorders>
            <w:shd w:val="clear" w:color="auto" w:fill="auto"/>
            <w:noWrap/>
            <w:vAlign w:val="center"/>
            <w:hideMark/>
          </w:tcPr>
          <w:p w14:paraId="2EC005CE" w14:textId="0D78906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-0.773</w:t>
            </w:r>
          </w:p>
        </w:tc>
        <w:tc>
          <w:tcPr>
            <w:tcW w:w="884" w:type="dxa"/>
            <w:tcBorders>
              <w:top w:val="nil"/>
              <w:left w:val="nil"/>
              <w:bottom w:val="single" w:sz="12" w:space="0" w:color="auto"/>
              <w:right w:val="nil"/>
            </w:tcBorders>
            <w:shd w:val="clear" w:color="auto" w:fill="auto"/>
            <w:noWrap/>
            <w:vAlign w:val="center"/>
            <w:hideMark/>
          </w:tcPr>
          <w:p w14:paraId="17AB8003" w14:textId="3AE7CC7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-0.253</w:t>
            </w:r>
          </w:p>
        </w:tc>
        <w:tc>
          <w:tcPr>
            <w:tcW w:w="1206" w:type="dxa"/>
            <w:tcBorders>
              <w:top w:val="nil"/>
              <w:left w:val="nil"/>
              <w:bottom w:val="single" w:sz="12" w:space="0" w:color="auto"/>
              <w:right w:val="nil"/>
            </w:tcBorders>
            <w:shd w:val="clear" w:color="auto" w:fill="auto"/>
            <w:noWrap/>
            <w:vAlign w:val="center"/>
            <w:hideMark/>
          </w:tcPr>
          <w:p w14:paraId="295ABFB5" w14:textId="334CF1E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-0.039</w:t>
            </w:r>
          </w:p>
        </w:tc>
        <w:tc>
          <w:tcPr>
            <w:tcW w:w="828" w:type="dxa"/>
            <w:tcBorders>
              <w:top w:val="nil"/>
              <w:left w:val="nil"/>
              <w:bottom w:val="single" w:sz="12" w:space="0" w:color="auto"/>
              <w:right w:val="nil"/>
            </w:tcBorders>
            <w:shd w:val="clear" w:color="auto" w:fill="auto"/>
            <w:noWrap/>
            <w:vAlign w:val="center"/>
            <w:hideMark/>
          </w:tcPr>
          <w:p w14:paraId="19793EF6" w14:textId="3F83F1A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-0.524</w:t>
            </w:r>
          </w:p>
        </w:tc>
        <w:tc>
          <w:tcPr>
            <w:tcW w:w="788" w:type="dxa"/>
            <w:tcBorders>
              <w:top w:val="nil"/>
              <w:left w:val="nil"/>
              <w:bottom w:val="single" w:sz="12" w:space="0" w:color="auto"/>
              <w:right w:val="nil"/>
            </w:tcBorders>
            <w:shd w:val="clear" w:color="auto" w:fill="auto"/>
            <w:noWrap/>
            <w:vAlign w:val="center"/>
            <w:hideMark/>
          </w:tcPr>
          <w:p w14:paraId="5B71280A" w14:textId="5B133AC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-0.142</w:t>
            </w:r>
          </w:p>
        </w:tc>
        <w:tc>
          <w:tcPr>
            <w:tcW w:w="800" w:type="dxa"/>
            <w:tcBorders>
              <w:top w:val="nil"/>
              <w:left w:val="nil"/>
              <w:bottom w:val="single" w:sz="12" w:space="0" w:color="auto"/>
              <w:right w:val="nil"/>
            </w:tcBorders>
            <w:shd w:val="clear" w:color="auto" w:fill="auto"/>
            <w:noWrap/>
            <w:vAlign w:val="center"/>
            <w:hideMark/>
          </w:tcPr>
          <w:p w14:paraId="1F19E076" w14:textId="45F433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0.026</w:t>
            </w:r>
          </w:p>
        </w:tc>
        <w:tc>
          <w:tcPr>
            <w:tcW w:w="861" w:type="dxa"/>
            <w:tcBorders>
              <w:top w:val="nil"/>
              <w:left w:val="nil"/>
              <w:bottom w:val="single" w:sz="12" w:space="0" w:color="auto"/>
              <w:right w:val="nil"/>
            </w:tcBorders>
            <w:shd w:val="clear" w:color="auto" w:fill="auto"/>
            <w:noWrap/>
            <w:vAlign w:val="center"/>
            <w:hideMark/>
          </w:tcPr>
          <w:p w14:paraId="3EC4E256" w14:textId="7F29FAE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-0.076</w:t>
            </w:r>
          </w:p>
        </w:tc>
      </w:tr>
    </w:tbl>
    <w:p w14:paraId="4CA0C0E1" w14:textId="77777777" w:rsidR="00102FA0" w:rsidRPr="00C213BD" w:rsidRDefault="00102FA0" w:rsidP="007A1808">
      <w:pPr>
        <w:spacing w:line="276" w:lineRule="auto"/>
        <w:rPr>
          <w:rFonts w:ascii="Times New Roman" w:hAnsi="Times New Roman" w:cs="Times New Roman"/>
          <w:sz w:val="24"/>
          <w:szCs w:val="24"/>
        </w:rPr>
      </w:pPr>
    </w:p>
    <w:p w14:paraId="7BD55495" w14:textId="77777777" w:rsidR="00C91F78" w:rsidRPr="00C213BD" w:rsidRDefault="00C91F78" w:rsidP="007A1808">
      <w:pPr>
        <w:spacing w:line="276" w:lineRule="auto"/>
        <w:rPr>
          <w:rFonts w:ascii="Times New Roman" w:hAnsi="Times New Roman" w:cs="Times New Roman"/>
          <w:sz w:val="24"/>
          <w:szCs w:val="24"/>
        </w:rPr>
      </w:pPr>
    </w:p>
    <w:p w14:paraId="1982B6DE" w14:textId="77777777" w:rsidR="00C91F78" w:rsidRPr="00C213BD" w:rsidRDefault="00C91F78" w:rsidP="007A1808">
      <w:pPr>
        <w:spacing w:line="276" w:lineRule="auto"/>
        <w:rPr>
          <w:rFonts w:ascii="Times New Roman" w:hAnsi="Times New Roman" w:cs="Times New Roman"/>
          <w:sz w:val="24"/>
          <w:szCs w:val="24"/>
        </w:rPr>
      </w:pPr>
    </w:p>
    <w:p w14:paraId="240E87B3" w14:textId="77777777" w:rsidR="00C91F78" w:rsidRPr="00C213BD" w:rsidRDefault="00C91F78" w:rsidP="007A1808">
      <w:pPr>
        <w:spacing w:line="276" w:lineRule="auto"/>
        <w:rPr>
          <w:rFonts w:ascii="Times New Roman" w:hAnsi="Times New Roman" w:cs="Times New Roman"/>
          <w:sz w:val="24"/>
          <w:szCs w:val="24"/>
        </w:rPr>
      </w:pPr>
    </w:p>
    <w:p w14:paraId="192DAB22" w14:textId="77777777" w:rsidR="00C91F78" w:rsidRPr="00C213BD" w:rsidRDefault="00C91F78" w:rsidP="007A1808">
      <w:pPr>
        <w:spacing w:line="276" w:lineRule="auto"/>
        <w:rPr>
          <w:rFonts w:ascii="Times New Roman" w:hAnsi="Times New Roman" w:cs="Times New Roman"/>
          <w:sz w:val="24"/>
          <w:szCs w:val="24"/>
        </w:rPr>
      </w:pPr>
    </w:p>
    <w:p w14:paraId="25E8384D" w14:textId="77777777" w:rsidR="00C91F78" w:rsidRPr="00C213BD" w:rsidRDefault="00C91F78" w:rsidP="007A1808">
      <w:pPr>
        <w:spacing w:line="276" w:lineRule="auto"/>
        <w:rPr>
          <w:rFonts w:ascii="Times New Roman" w:hAnsi="Times New Roman" w:cs="Times New Roman"/>
          <w:sz w:val="24"/>
          <w:szCs w:val="24"/>
        </w:rPr>
      </w:pPr>
    </w:p>
    <w:p w14:paraId="0C7A625A" w14:textId="77777777" w:rsidR="00C91F78" w:rsidRPr="00C213BD" w:rsidRDefault="00C91F78" w:rsidP="007A1808">
      <w:pPr>
        <w:spacing w:line="276" w:lineRule="auto"/>
        <w:rPr>
          <w:rFonts w:ascii="Times New Roman" w:hAnsi="Times New Roman" w:cs="Times New Roman"/>
          <w:sz w:val="24"/>
          <w:szCs w:val="24"/>
        </w:rPr>
      </w:pPr>
    </w:p>
    <w:p w14:paraId="7BADFB9F" w14:textId="26731B86" w:rsidR="00C91F78" w:rsidRPr="00C213BD" w:rsidRDefault="00C91F78"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7.</w:t>
      </w:r>
      <w:r w:rsidRPr="00C213BD">
        <w:t xml:space="preserve"> </w:t>
      </w:r>
      <w:r w:rsidRPr="00C213BD">
        <w:rPr>
          <w:rFonts w:ascii="Times New Roman" w:hAnsi="Times New Roman" w:cs="Times New Roman"/>
          <w:sz w:val="24"/>
          <w:szCs w:val="24"/>
        </w:rPr>
        <w:t xml:space="preserve">Statistical significance (indicated by bold type) of effective slope coefficients for the </w:t>
      </w:r>
      <w:r w:rsidR="00033495" w:rsidRPr="00C213BD">
        <w:rPr>
          <w:rFonts w:ascii="Times New Roman" w:hAnsi="Times New Roman" w:cs="Times New Roman"/>
          <w:sz w:val="24"/>
          <w:szCs w:val="24"/>
        </w:rPr>
        <w:t>2</w:t>
      </w:r>
      <w:r w:rsidRPr="00C213BD">
        <w:rPr>
          <w:rFonts w:ascii="Times New Roman" w:hAnsi="Times New Roman" w:cs="Times New Roman"/>
          <w:sz w:val="24"/>
          <w:szCs w:val="24"/>
        </w:rPr>
        <w:t xml:space="preserve"> precipitation variables, current precipitation (CP) and previous precipitation (PP),</w:t>
      </w:r>
      <w:r w:rsidR="00513184" w:rsidRPr="00C213BD">
        <w:rPr>
          <w:rFonts w:ascii="Times New Roman" w:hAnsi="Times New Roman" w:cs="Times New Roman"/>
          <w:sz w:val="24"/>
          <w:szCs w:val="24"/>
        </w:rPr>
        <w:t xml:space="preserve"> and the temporal variable, year (YR),</w:t>
      </w:r>
      <w:r w:rsidRPr="00C213BD">
        <w:rPr>
          <w:rFonts w:ascii="Times New Roman" w:hAnsi="Times New Roman" w:cs="Times New Roman"/>
          <w:sz w:val="24"/>
          <w:szCs w:val="24"/>
        </w:rPr>
        <w:t xml:space="preserve"> on overall species richness (ALL), the 4 guild designations (NORTH, SOUTH, TRAILING, and GENERAL), and the 16 focal forest songbird species (see Table 1 for species codes) at low, mid, and high elevations (EL) in northern, central, and southern latitudes (LAT) within the Appalachian Mountains.</w:t>
      </w:r>
    </w:p>
    <w:tbl>
      <w:tblPr>
        <w:tblW w:w="13036" w:type="dxa"/>
        <w:tblLook w:val="04A0" w:firstRow="1" w:lastRow="0" w:firstColumn="1" w:lastColumn="0" w:noHBand="0" w:noVBand="1"/>
      </w:tblPr>
      <w:tblGrid>
        <w:gridCol w:w="837"/>
        <w:gridCol w:w="1141"/>
        <w:gridCol w:w="869"/>
        <w:gridCol w:w="984"/>
        <w:gridCol w:w="1284"/>
        <w:gridCol w:w="1093"/>
        <w:gridCol w:w="1108"/>
        <w:gridCol w:w="1029"/>
        <w:gridCol w:w="1253"/>
        <w:gridCol w:w="1189"/>
        <w:gridCol w:w="1220"/>
        <w:gridCol w:w="1029"/>
      </w:tblGrid>
      <w:tr w:rsidR="00513184" w:rsidRPr="00C213BD" w14:paraId="2B3424DB" w14:textId="77777777" w:rsidTr="00211574">
        <w:trPr>
          <w:trHeight w:val="272"/>
        </w:trPr>
        <w:tc>
          <w:tcPr>
            <w:tcW w:w="837" w:type="dxa"/>
            <w:tcBorders>
              <w:top w:val="single" w:sz="12" w:space="0" w:color="auto"/>
              <w:left w:val="nil"/>
              <w:bottom w:val="single" w:sz="12" w:space="0" w:color="auto"/>
              <w:right w:val="nil"/>
            </w:tcBorders>
            <w:shd w:val="clear" w:color="auto" w:fill="auto"/>
            <w:noWrap/>
            <w:vAlign w:val="center"/>
            <w:hideMark/>
          </w:tcPr>
          <w:p w14:paraId="5C9AEF7B" w14:textId="77777777" w:rsidR="00513184" w:rsidRPr="00C213BD" w:rsidRDefault="00513184" w:rsidP="002034D6">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 </w:t>
            </w:r>
          </w:p>
        </w:tc>
        <w:tc>
          <w:tcPr>
            <w:tcW w:w="1141" w:type="dxa"/>
            <w:tcBorders>
              <w:top w:val="single" w:sz="12" w:space="0" w:color="auto"/>
              <w:left w:val="nil"/>
              <w:bottom w:val="single" w:sz="12" w:space="0" w:color="auto"/>
              <w:right w:val="nil"/>
            </w:tcBorders>
            <w:shd w:val="clear" w:color="auto" w:fill="auto"/>
            <w:noWrap/>
            <w:vAlign w:val="center"/>
            <w:hideMark/>
          </w:tcPr>
          <w:p w14:paraId="3EE2311A" w14:textId="77777777" w:rsidR="00513184" w:rsidRPr="00C213BD" w:rsidRDefault="00513184" w:rsidP="002034D6">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LAT</w:t>
            </w:r>
          </w:p>
        </w:tc>
        <w:tc>
          <w:tcPr>
            <w:tcW w:w="869" w:type="dxa"/>
            <w:tcBorders>
              <w:top w:val="single" w:sz="12" w:space="0" w:color="auto"/>
              <w:left w:val="nil"/>
              <w:bottom w:val="single" w:sz="12" w:space="0" w:color="auto"/>
              <w:right w:val="nil"/>
            </w:tcBorders>
            <w:shd w:val="clear" w:color="auto" w:fill="auto"/>
            <w:noWrap/>
            <w:vAlign w:val="center"/>
            <w:hideMark/>
          </w:tcPr>
          <w:p w14:paraId="0682901C" w14:textId="77777777" w:rsidR="00513184" w:rsidRPr="00C213BD" w:rsidRDefault="00513184" w:rsidP="002034D6">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EL</w:t>
            </w:r>
          </w:p>
        </w:tc>
        <w:tc>
          <w:tcPr>
            <w:tcW w:w="984" w:type="dxa"/>
            <w:tcBorders>
              <w:top w:val="single" w:sz="12" w:space="0" w:color="auto"/>
              <w:left w:val="nil"/>
              <w:bottom w:val="single" w:sz="12" w:space="0" w:color="auto"/>
              <w:right w:val="nil"/>
            </w:tcBorders>
            <w:shd w:val="clear" w:color="auto" w:fill="auto"/>
            <w:noWrap/>
            <w:vAlign w:val="center"/>
            <w:hideMark/>
          </w:tcPr>
          <w:p w14:paraId="59DF3798" w14:textId="77777777" w:rsidR="00513184" w:rsidRPr="00C213BD" w:rsidRDefault="00513184" w:rsidP="002034D6">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ALL</w:t>
            </w:r>
          </w:p>
        </w:tc>
        <w:tc>
          <w:tcPr>
            <w:tcW w:w="1284" w:type="dxa"/>
            <w:tcBorders>
              <w:top w:val="single" w:sz="12" w:space="0" w:color="auto"/>
              <w:left w:val="nil"/>
              <w:bottom w:val="single" w:sz="12" w:space="0" w:color="auto"/>
              <w:right w:val="nil"/>
            </w:tcBorders>
            <w:shd w:val="clear" w:color="auto" w:fill="auto"/>
            <w:noWrap/>
            <w:vAlign w:val="center"/>
            <w:hideMark/>
          </w:tcPr>
          <w:p w14:paraId="6364AF9D" w14:textId="77777777" w:rsidR="00513184" w:rsidRPr="00C213BD" w:rsidRDefault="00513184" w:rsidP="002034D6">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NORTH</w:t>
            </w:r>
          </w:p>
        </w:tc>
        <w:tc>
          <w:tcPr>
            <w:tcW w:w="1093" w:type="dxa"/>
            <w:tcBorders>
              <w:top w:val="single" w:sz="12" w:space="0" w:color="auto"/>
              <w:left w:val="nil"/>
              <w:bottom w:val="single" w:sz="12" w:space="0" w:color="auto"/>
              <w:right w:val="nil"/>
            </w:tcBorders>
            <w:shd w:val="clear" w:color="auto" w:fill="auto"/>
            <w:noWrap/>
            <w:vAlign w:val="center"/>
            <w:hideMark/>
          </w:tcPr>
          <w:p w14:paraId="28B1FB5E" w14:textId="77777777" w:rsidR="00513184" w:rsidRPr="00C213BD" w:rsidRDefault="00513184" w:rsidP="002034D6">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BLPW</w:t>
            </w:r>
          </w:p>
        </w:tc>
        <w:tc>
          <w:tcPr>
            <w:tcW w:w="1108" w:type="dxa"/>
            <w:tcBorders>
              <w:top w:val="single" w:sz="12" w:space="0" w:color="auto"/>
              <w:left w:val="nil"/>
              <w:bottom w:val="single" w:sz="12" w:space="0" w:color="auto"/>
              <w:right w:val="nil"/>
            </w:tcBorders>
            <w:shd w:val="clear" w:color="auto" w:fill="auto"/>
            <w:noWrap/>
            <w:vAlign w:val="center"/>
            <w:hideMark/>
          </w:tcPr>
          <w:p w14:paraId="4F051D1D" w14:textId="77777777" w:rsidR="00513184" w:rsidRPr="00C213BD" w:rsidRDefault="00513184" w:rsidP="002034D6">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SWTH</w:t>
            </w:r>
          </w:p>
        </w:tc>
        <w:tc>
          <w:tcPr>
            <w:tcW w:w="1029" w:type="dxa"/>
            <w:tcBorders>
              <w:top w:val="single" w:sz="12" w:space="0" w:color="auto"/>
              <w:left w:val="nil"/>
              <w:bottom w:val="single" w:sz="12" w:space="0" w:color="auto"/>
              <w:right w:val="nil"/>
            </w:tcBorders>
            <w:shd w:val="clear" w:color="auto" w:fill="auto"/>
            <w:noWrap/>
            <w:vAlign w:val="center"/>
            <w:hideMark/>
          </w:tcPr>
          <w:p w14:paraId="123AC4D1" w14:textId="77777777" w:rsidR="00513184" w:rsidRPr="00C213BD" w:rsidRDefault="00513184" w:rsidP="002034D6">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YBFL</w:t>
            </w:r>
          </w:p>
        </w:tc>
        <w:tc>
          <w:tcPr>
            <w:tcW w:w="1253" w:type="dxa"/>
            <w:tcBorders>
              <w:top w:val="single" w:sz="12" w:space="0" w:color="auto"/>
              <w:left w:val="nil"/>
              <w:bottom w:val="single" w:sz="12" w:space="0" w:color="auto"/>
              <w:right w:val="nil"/>
            </w:tcBorders>
            <w:shd w:val="clear" w:color="auto" w:fill="auto"/>
            <w:noWrap/>
            <w:vAlign w:val="center"/>
            <w:hideMark/>
          </w:tcPr>
          <w:p w14:paraId="739D5340" w14:textId="77777777" w:rsidR="00513184" w:rsidRPr="00C213BD" w:rsidRDefault="00513184" w:rsidP="002034D6">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SOUTH</w:t>
            </w:r>
          </w:p>
        </w:tc>
        <w:tc>
          <w:tcPr>
            <w:tcW w:w="1189" w:type="dxa"/>
            <w:tcBorders>
              <w:top w:val="single" w:sz="12" w:space="0" w:color="auto"/>
              <w:left w:val="nil"/>
              <w:bottom w:val="single" w:sz="12" w:space="0" w:color="auto"/>
              <w:right w:val="nil"/>
            </w:tcBorders>
            <w:shd w:val="clear" w:color="auto" w:fill="auto"/>
            <w:noWrap/>
            <w:vAlign w:val="center"/>
            <w:hideMark/>
          </w:tcPr>
          <w:p w14:paraId="758FA978" w14:textId="77777777" w:rsidR="00513184" w:rsidRPr="00C213BD" w:rsidRDefault="00513184" w:rsidP="002034D6">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HOWA</w:t>
            </w:r>
          </w:p>
        </w:tc>
        <w:tc>
          <w:tcPr>
            <w:tcW w:w="1220" w:type="dxa"/>
            <w:tcBorders>
              <w:top w:val="single" w:sz="12" w:space="0" w:color="auto"/>
              <w:left w:val="nil"/>
              <w:bottom w:val="single" w:sz="12" w:space="0" w:color="auto"/>
              <w:right w:val="nil"/>
            </w:tcBorders>
            <w:shd w:val="clear" w:color="auto" w:fill="auto"/>
            <w:noWrap/>
            <w:vAlign w:val="center"/>
            <w:hideMark/>
          </w:tcPr>
          <w:p w14:paraId="23655E1A" w14:textId="77777777" w:rsidR="00513184" w:rsidRPr="00C213BD" w:rsidRDefault="00513184" w:rsidP="002034D6">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WEWA</w:t>
            </w:r>
          </w:p>
        </w:tc>
        <w:tc>
          <w:tcPr>
            <w:tcW w:w="1029" w:type="dxa"/>
            <w:tcBorders>
              <w:top w:val="single" w:sz="12" w:space="0" w:color="auto"/>
              <w:left w:val="nil"/>
              <w:bottom w:val="single" w:sz="12" w:space="0" w:color="auto"/>
              <w:right w:val="nil"/>
            </w:tcBorders>
            <w:shd w:val="clear" w:color="auto" w:fill="auto"/>
            <w:noWrap/>
            <w:vAlign w:val="center"/>
            <w:hideMark/>
          </w:tcPr>
          <w:p w14:paraId="02D7C884" w14:textId="77777777" w:rsidR="00513184" w:rsidRPr="00C213BD" w:rsidRDefault="00513184" w:rsidP="002034D6">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ACFL</w:t>
            </w:r>
          </w:p>
        </w:tc>
      </w:tr>
      <w:tr w:rsidR="00593BC5" w:rsidRPr="00C213BD" w14:paraId="57C59547" w14:textId="77777777" w:rsidTr="00593BC5">
        <w:trPr>
          <w:trHeight w:val="272"/>
        </w:trPr>
        <w:tc>
          <w:tcPr>
            <w:tcW w:w="837" w:type="dxa"/>
            <w:tcBorders>
              <w:top w:val="single" w:sz="12" w:space="0" w:color="auto"/>
              <w:left w:val="nil"/>
              <w:bottom w:val="nil"/>
              <w:right w:val="nil"/>
            </w:tcBorders>
            <w:shd w:val="clear" w:color="auto" w:fill="auto"/>
            <w:noWrap/>
            <w:vAlign w:val="center"/>
            <w:hideMark/>
          </w:tcPr>
          <w:p w14:paraId="0A76A22E" w14:textId="32D7B32B"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CP</w:t>
            </w:r>
          </w:p>
        </w:tc>
        <w:tc>
          <w:tcPr>
            <w:tcW w:w="1141" w:type="dxa"/>
            <w:tcBorders>
              <w:top w:val="single" w:sz="12" w:space="0" w:color="auto"/>
              <w:left w:val="nil"/>
              <w:bottom w:val="nil"/>
              <w:right w:val="nil"/>
            </w:tcBorders>
            <w:shd w:val="clear" w:color="auto" w:fill="auto"/>
            <w:noWrap/>
            <w:vAlign w:val="center"/>
            <w:hideMark/>
          </w:tcPr>
          <w:p w14:paraId="0438872C" w14:textId="027270D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869" w:type="dxa"/>
            <w:tcBorders>
              <w:top w:val="single" w:sz="12" w:space="0" w:color="auto"/>
              <w:left w:val="nil"/>
              <w:bottom w:val="nil"/>
              <w:right w:val="nil"/>
            </w:tcBorders>
            <w:shd w:val="clear" w:color="auto" w:fill="auto"/>
            <w:noWrap/>
            <w:vAlign w:val="center"/>
            <w:hideMark/>
          </w:tcPr>
          <w:p w14:paraId="07A648E7" w14:textId="05A54BE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12" w:space="0" w:color="auto"/>
              <w:left w:val="nil"/>
              <w:bottom w:val="nil"/>
              <w:right w:val="nil"/>
            </w:tcBorders>
            <w:shd w:val="clear" w:color="auto" w:fill="auto"/>
            <w:noWrap/>
            <w:vAlign w:val="center"/>
            <w:hideMark/>
          </w:tcPr>
          <w:p w14:paraId="114775F3" w14:textId="227C1C7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-0.008</w:t>
            </w:r>
          </w:p>
        </w:tc>
        <w:tc>
          <w:tcPr>
            <w:tcW w:w="1284" w:type="dxa"/>
            <w:tcBorders>
              <w:top w:val="single" w:sz="12" w:space="0" w:color="auto"/>
              <w:left w:val="nil"/>
              <w:bottom w:val="nil"/>
              <w:right w:val="nil"/>
            </w:tcBorders>
            <w:shd w:val="clear" w:color="auto" w:fill="auto"/>
            <w:noWrap/>
            <w:vAlign w:val="center"/>
            <w:hideMark/>
          </w:tcPr>
          <w:p w14:paraId="7D84AF4F" w14:textId="3291074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-0.034</w:t>
            </w:r>
          </w:p>
        </w:tc>
        <w:tc>
          <w:tcPr>
            <w:tcW w:w="1093" w:type="dxa"/>
            <w:tcBorders>
              <w:top w:val="single" w:sz="12" w:space="0" w:color="auto"/>
              <w:left w:val="nil"/>
              <w:bottom w:val="nil"/>
              <w:right w:val="nil"/>
            </w:tcBorders>
            <w:shd w:val="clear" w:color="auto" w:fill="auto"/>
            <w:noWrap/>
            <w:vAlign w:val="center"/>
            <w:hideMark/>
          </w:tcPr>
          <w:p w14:paraId="66466734" w14:textId="42A2B71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-0.066</w:t>
            </w:r>
          </w:p>
        </w:tc>
        <w:tc>
          <w:tcPr>
            <w:tcW w:w="1108" w:type="dxa"/>
            <w:tcBorders>
              <w:top w:val="single" w:sz="12" w:space="0" w:color="auto"/>
              <w:left w:val="nil"/>
              <w:bottom w:val="nil"/>
              <w:right w:val="nil"/>
            </w:tcBorders>
            <w:shd w:val="clear" w:color="auto" w:fill="auto"/>
            <w:noWrap/>
            <w:vAlign w:val="center"/>
            <w:hideMark/>
          </w:tcPr>
          <w:p w14:paraId="35F21952" w14:textId="4E1D8E4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0.049</w:t>
            </w:r>
          </w:p>
        </w:tc>
        <w:tc>
          <w:tcPr>
            <w:tcW w:w="1029" w:type="dxa"/>
            <w:tcBorders>
              <w:top w:val="single" w:sz="12" w:space="0" w:color="auto"/>
              <w:left w:val="nil"/>
              <w:bottom w:val="nil"/>
              <w:right w:val="nil"/>
            </w:tcBorders>
            <w:shd w:val="clear" w:color="auto" w:fill="auto"/>
            <w:noWrap/>
            <w:vAlign w:val="center"/>
            <w:hideMark/>
          </w:tcPr>
          <w:p w14:paraId="23C23A0E" w14:textId="092075B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0.233</w:t>
            </w:r>
          </w:p>
        </w:tc>
        <w:tc>
          <w:tcPr>
            <w:tcW w:w="1253" w:type="dxa"/>
            <w:tcBorders>
              <w:top w:val="single" w:sz="12" w:space="0" w:color="auto"/>
              <w:left w:val="nil"/>
              <w:bottom w:val="nil"/>
              <w:right w:val="nil"/>
            </w:tcBorders>
            <w:shd w:val="clear" w:color="auto" w:fill="auto"/>
            <w:noWrap/>
            <w:vAlign w:val="center"/>
            <w:hideMark/>
          </w:tcPr>
          <w:p w14:paraId="6D39E7B3" w14:textId="1989AC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single" w:sz="12" w:space="0" w:color="auto"/>
              <w:left w:val="nil"/>
              <w:bottom w:val="nil"/>
              <w:right w:val="nil"/>
            </w:tcBorders>
            <w:shd w:val="clear" w:color="auto" w:fill="auto"/>
            <w:noWrap/>
            <w:vAlign w:val="center"/>
            <w:hideMark/>
          </w:tcPr>
          <w:p w14:paraId="617ABC34" w14:textId="7F96D9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single" w:sz="12" w:space="0" w:color="auto"/>
              <w:left w:val="nil"/>
              <w:bottom w:val="nil"/>
              <w:right w:val="nil"/>
            </w:tcBorders>
            <w:shd w:val="clear" w:color="auto" w:fill="auto"/>
            <w:noWrap/>
            <w:vAlign w:val="center"/>
            <w:hideMark/>
          </w:tcPr>
          <w:p w14:paraId="3C931299" w14:textId="71EA832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12" w:space="0" w:color="auto"/>
              <w:left w:val="nil"/>
              <w:bottom w:val="nil"/>
              <w:right w:val="nil"/>
            </w:tcBorders>
            <w:shd w:val="clear" w:color="auto" w:fill="auto"/>
            <w:noWrap/>
            <w:vAlign w:val="center"/>
            <w:hideMark/>
          </w:tcPr>
          <w:p w14:paraId="713D4D26" w14:textId="31AFE4A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5E0AA220" w14:textId="77777777" w:rsidTr="00593BC5">
        <w:trPr>
          <w:trHeight w:val="272"/>
        </w:trPr>
        <w:tc>
          <w:tcPr>
            <w:tcW w:w="837" w:type="dxa"/>
            <w:tcBorders>
              <w:top w:val="nil"/>
              <w:left w:val="nil"/>
              <w:bottom w:val="nil"/>
              <w:right w:val="nil"/>
            </w:tcBorders>
            <w:shd w:val="clear" w:color="auto" w:fill="auto"/>
            <w:noWrap/>
            <w:vAlign w:val="center"/>
            <w:hideMark/>
          </w:tcPr>
          <w:p w14:paraId="51FCA2F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64053705"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371CB1BA" w14:textId="55BD8D6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2DB1086" w14:textId="33ABB3E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0.013</w:t>
            </w:r>
          </w:p>
        </w:tc>
        <w:tc>
          <w:tcPr>
            <w:tcW w:w="1284" w:type="dxa"/>
            <w:tcBorders>
              <w:top w:val="nil"/>
              <w:left w:val="nil"/>
              <w:bottom w:val="nil"/>
              <w:right w:val="nil"/>
            </w:tcBorders>
            <w:shd w:val="clear" w:color="auto" w:fill="auto"/>
            <w:noWrap/>
            <w:vAlign w:val="center"/>
            <w:hideMark/>
          </w:tcPr>
          <w:p w14:paraId="0915CA5C" w14:textId="43EF557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-0.028</w:t>
            </w:r>
          </w:p>
        </w:tc>
        <w:tc>
          <w:tcPr>
            <w:tcW w:w="1093" w:type="dxa"/>
            <w:tcBorders>
              <w:top w:val="nil"/>
              <w:left w:val="nil"/>
              <w:bottom w:val="nil"/>
              <w:right w:val="nil"/>
            </w:tcBorders>
            <w:shd w:val="clear" w:color="auto" w:fill="auto"/>
            <w:noWrap/>
            <w:vAlign w:val="center"/>
            <w:hideMark/>
          </w:tcPr>
          <w:p w14:paraId="2400F18F" w14:textId="53D727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-0.224</w:t>
            </w:r>
          </w:p>
        </w:tc>
        <w:tc>
          <w:tcPr>
            <w:tcW w:w="1108" w:type="dxa"/>
            <w:tcBorders>
              <w:top w:val="nil"/>
              <w:left w:val="nil"/>
              <w:bottom w:val="nil"/>
              <w:right w:val="nil"/>
            </w:tcBorders>
            <w:shd w:val="clear" w:color="auto" w:fill="auto"/>
            <w:noWrap/>
            <w:vAlign w:val="center"/>
            <w:hideMark/>
          </w:tcPr>
          <w:p w14:paraId="533FAF06" w14:textId="308143B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0.002</w:t>
            </w:r>
          </w:p>
        </w:tc>
        <w:tc>
          <w:tcPr>
            <w:tcW w:w="1029" w:type="dxa"/>
            <w:tcBorders>
              <w:top w:val="nil"/>
              <w:left w:val="nil"/>
              <w:bottom w:val="nil"/>
              <w:right w:val="nil"/>
            </w:tcBorders>
            <w:shd w:val="clear" w:color="auto" w:fill="auto"/>
            <w:noWrap/>
            <w:vAlign w:val="center"/>
            <w:hideMark/>
          </w:tcPr>
          <w:p w14:paraId="4D2A5C3C" w14:textId="047DB50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0.433</w:t>
            </w:r>
          </w:p>
        </w:tc>
        <w:tc>
          <w:tcPr>
            <w:tcW w:w="1253" w:type="dxa"/>
            <w:tcBorders>
              <w:top w:val="nil"/>
              <w:left w:val="nil"/>
              <w:bottom w:val="nil"/>
              <w:right w:val="nil"/>
            </w:tcBorders>
            <w:shd w:val="clear" w:color="auto" w:fill="auto"/>
            <w:noWrap/>
            <w:vAlign w:val="center"/>
            <w:hideMark/>
          </w:tcPr>
          <w:p w14:paraId="6D214894" w14:textId="14D52B4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30EA4D5A" w14:textId="2D8A7D2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27A64BA4" w14:textId="6E53972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31B0932B" w14:textId="1623AAB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02E23AC7" w14:textId="77777777" w:rsidTr="00593BC5">
        <w:trPr>
          <w:trHeight w:val="272"/>
        </w:trPr>
        <w:tc>
          <w:tcPr>
            <w:tcW w:w="837" w:type="dxa"/>
            <w:tcBorders>
              <w:top w:val="nil"/>
              <w:left w:val="nil"/>
              <w:bottom w:val="nil"/>
              <w:right w:val="nil"/>
            </w:tcBorders>
            <w:shd w:val="clear" w:color="auto" w:fill="auto"/>
            <w:noWrap/>
            <w:vAlign w:val="center"/>
            <w:hideMark/>
          </w:tcPr>
          <w:p w14:paraId="58FA86BB"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1E0F9D5C" w14:textId="683AFAC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58149BB3" w14:textId="271172C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9A61498" w14:textId="50196A6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0.031</w:t>
            </w:r>
          </w:p>
        </w:tc>
        <w:tc>
          <w:tcPr>
            <w:tcW w:w="1284" w:type="dxa"/>
            <w:tcBorders>
              <w:top w:val="nil"/>
              <w:left w:val="nil"/>
              <w:bottom w:val="single" w:sz="4" w:space="0" w:color="auto"/>
              <w:right w:val="nil"/>
            </w:tcBorders>
            <w:shd w:val="clear" w:color="auto" w:fill="auto"/>
            <w:noWrap/>
            <w:vAlign w:val="center"/>
            <w:hideMark/>
          </w:tcPr>
          <w:p w14:paraId="6370DAA4" w14:textId="69DE75C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-0.023</w:t>
            </w:r>
          </w:p>
        </w:tc>
        <w:tc>
          <w:tcPr>
            <w:tcW w:w="1093" w:type="dxa"/>
            <w:tcBorders>
              <w:top w:val="nil"/>
              <w:left w:val="nil"/>
              <w:bottom w:val="single" w:sz="4" w:space="0" w:color="auto"/>
              <w:right w:val="nil"/>
            </w:tcBorders>
            <w:shd w:val="clear" w:color="auto" w:fill="auto"/>
            <w:noWrap/>
            <w:vAlign w:val="center"/>
            <w:hideMark/>
          </w:tcPr>
          <w:p w14:paraId="7B80B418" w14:textId="11A2067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-0.366</w:t>
            </w:r>
          </w:p>
        </w:tc>
        <w:tc>
          <w:tcPr>
            <w:tcW w:w="1108" w:type="dxa"/>
            <w:tcBorders>
              <w:top w:val="nil"/>
              <w:left w:val="nil"/>
              <w:bottom w:val="single" w:sz="4" w:space="0" w:color="auto"/>
              <w:right w:val="nil"/>
            </w:tcBorders>
            <w:shd w:val="clear" w:color="auto" w:fill="auto"/>
            <w:noWrap/>
            <w:vAlign w:val="center"/>
            <w:hideMark/>
          </w:tcPr>
          <w:p w14:paraId="1389F9DA" w14:textId="45F29DA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-0.041</w:t>
            </w:r>
          </w:p>
        </w:tc>
        <w:tc>
          <w:tcPr>
            <w:tcW w:w="1029" w:type="dxa"/>
            <w:tcBorders>
              <w:top w:val="nil"/>
              <w:left w:val="nil"/>
              <w:bottom w:val="single" w:sz="4" w:space="0" w:color="auto"/>
              <w:right w:val="nil"/>
            </w:tcBorders>
            <w:shd w:val="clear" w:color="auto" w:fill="auto"/>
            <w:noWrap/>
            <w:vAlign w:val="center"/>
            <w:hideMark/>
          </w:tcPr>
          <w:p w14:paraId="2F42E0DC" w14:textId="2C0B80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0.613</w:t>
            </w:r>
          </w:p>
        </w:tc>
        <w:tc>
          <w:tcPr>
            <w:tcW w:w="1253" w:type="dxa"/>
            <w:tcBorders>
              <w:top w:val="nil"/>
              <w:left w:val="nil"/>
              <w:bottom w:val="single" w:sz="4" w:space="0" w:color="auto"/>
              <w:right w:val="nil"/>
            </w:tcBorders>
            <w:shd w:val="clear" w:color="auto" w:fill="auto"/>
            <w:noWrap/>
            <w:vAlign w:val="center"/>
            <w:hideMark/>
          </w:tcPr>
          <w:p w14:paraId="33B92865" w14:textId="5F6A167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614F87AD" w14:textId="58C47F5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314E1A6" w14:textId="49E15E8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13216311" w14:textId="7C8878A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24CF0033" w14:textId="77777777" w:rsidTr="00593BC5">
        <w:trPr>
          <w:trHeight w:val="272"/>
        </w:trPr>
        <w:tc>
          <w:tcPr>
            <w:tcW w:w="837" w:type="dxa"/>
            <w:tcBorders>
              <w:top w:val="nil"/>
              <w:left w:val="nil"/>
              <w:bottom w:val="nil"/>
              <w:right w:val="nil"/>
            </w:tcBorders>
            <w:shd w:val="clear" w:color="auto" w:fill="auto"/>
            <w:noWrap/>
            <w:vAlign w:val="center"/>
            <w:hideMark/>
          </w:tcPr>
          <w:p w14:paraId="3BF58F3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568480FC" w14:textId="7A2EEF2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34551705" w14:textId="7DEEFBDB"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F60DBA1" w14:textId="14010D0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-0.021</w:t>
            </w:r>
          </w:p>
        </w:tc>
        <w:tc>
          <w:tcPr>
            <w:tcW w:w="1284" w:type="dxa"/>
            <w:tcBorders>
              <w:top w:val="nil"/>
              <w:left w:val="nil"/>
              <w:bottom w:val="nil"/>
              <w:right w:val="nil"/>
            </w:tcBorders>
            <w:shd w:val="clear" w:color="auto" w:fill="auto"/>
            <w:noWrap/>
            <w:vAlign w:val="center"/>
            <w:hideMark/>
          </w:tcPr>
          <w:p w14:paraId="01D68DE7" w14:textId="2C7652C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-0.033</w:t>
            </w:r>
          </w:p>
        </w:tc>
        <w:tc>
          <w:tcPr>
            <w:tcW w:w="1093" w:type="dxa"/>
            <w:tcBorders>
              <w:top w:val="nil"/>
              <w:left w:val="nil"/>
              <w:bottom w:val="nil"/>
              <w:right w:val="nil"/>
            </w:tcBorders>
            <w:shd w:val="clear" w:color="auto" w:fill="auto"/>
            <w:noWrap/>
            <w:vAlign w:val="center"/>
            <w:hideMark/>
          </w:tcPr>
          <w:p w14:paraId="1F0E854D" w14:textId="23E8D1C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-0.876</w:t>
            </w:r>
          </w:p>
        </w:tc>
        <w:tc>
          <w:tcPr>
            <w:tcW w:w="1108" w:type="dxa"/>
            <w:tcBorders>
              <w:top w:val="nil"/>
              <w:left w:val="nil"/>
              <w:bottom w:val="nil"/>
              <w:right w:val="nil"/>
            </w:tcBorders>
            <w:shd w:val="clear" w:color="auto" w:fill="auto"/>
            <w:noWrap/>
            <w:vAlign w:val="center"/>
            <w:hideMark/>
          </w:tcPr>
          <w:p w14:paraId="0B1C9F2A" w14:textId="79F3353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-0.370</w:t>
            </w:r>
          </w:p>
        </w:tc>
        <w:tc>
          <w:tcPr>
            <w:tcW w:w="1029" w:type="dxa"/>
            <w:tcBorders>
              <w:top w:val="nil"/>
              <w:left w:val="nil"/>
              <w:bottom w:val="nil"/>
              <w:right w:val="nil"/>
            </w:tcBorders>
            <w:shd w:val="clear" w:color="auto" w:fill="auto"/>
            <w:noWrap/>
            <w:vAlign w:val="center"/>
            <w:hideMark/>
          </w:tcPr>
          <w:p w14:paraId="6412BD9C" w14:textId="64F1D72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-0.042</w:t>
            </w:r>
          </w:p>
        </w:tc>
        <w:tc>
          <w:tcPr>
            <w:tcW w:w="1253" w:type="dxa"/>
            <w:tcBorders>
              <w:top w:val="nil"/>
              <w:left w:val="nil"/>
              <w:bottom w:val="nil"/>
              <w:right w:val="nil"/>
            </w:tcBorders>
            <w:shd w:val="clear" w:color="auto" w:fill="auto"/>
            <w:noWrap/>
            <w:vAlign w:val="center"/>
            <w:hideMark/>
          </w:tcPr>
          <w:p w14:paraId="3E010215" w14:textId="504A632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-0.133</w:t>
            </w:r>
          </w:p>
        </w:tc>
        <w:tc>
          <w:tcPr>
            <w:tcW w:w="1189" w:type="dxa"/>
            <w:tcBorders>
              <w:top w:val="nil"/>
              <w:left w:val="nil"/>
              <w:bottom w:val="nil"/>
              <w:right w:val="nil"/>
            </w:tcBorders>
            <w:shd w:val="clear" w:color="auto" w:fill="auto"/>
            <w:noWrap/>
            <w:vAlign w:val="center"/>
            <w:hideMark/>
          </w:tcPr>
          <w:p w14:paraId="47B9B57F" w14:textId="2B2742C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-0.272</w:t>
            </w:r>
          </w:p>
        </w:tc>
        <w:tc>
          <w:tcPr>
            <w:tcW w:w="1220" w:type="dxa"/>
            <w:tcBorders>
              <w:top w:val="nil"/>
              <w:left w:val="nil"/>
              <w:bottom w:val="nil"/>
              <w:right w:val="nil"/>
            </w:tcBorders>
            <w:shd w:val="clear" w:color="auto" w:fill="auto"/>
            <w:noWrap/>
            <w:vAlign w:val="center"/>
            <w:hideMark/>
          </w:tcPr>
          <w:p w14:paraId="3A74A91F" w14:textId="735DD3A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-0.293</w:t>
            </w:r>
          </w:p>
        </w:tc>
        <w:tc>
          <w:tcPr>
            <w:tcW w:w="1029" w:type="dxa"/>
            <w:tcBorders>
              <w:top w:val="nil"/>
              <w:left w:val="nil"/>
              <w:bottom w:val="nil"/>
              <w:right w:val="nil"/>
            </w:tcBorders>
            <w:shd w:val="clear" w:color="auto" w:fill="auto"/>
            <w:noWrap/>
            <w:vAlign w:val="center"/>
            <w:hideMark/>
          </w:tcPr>
          <w:p w14:paraId="2888D7E4" w14:textId="727127A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-0.150</w:t>
            </w:r>
          </w:p>
        </w:tc>
      </w:tr>
      <w:tr w:rsidR="00593BC5" w:rsidRPr="00C213BD" w14:paraId="5043D4C3" w14:textId="77777777" w:rsidTr="00593BC5">
        <w:trPr>
          <w:trHeight w:val="272"/>
        </w:trPr>
        <w:tc>
          <w:tcPr>
            <w:tcW w:w="837" w:type="dxa"/>
            <w:tcBorders>
              <w:top w:val="nil"/>
              <w:left w:val="nil"/>
              <w:bottom w:val="nil"/>
              <w:right w:val="nil"/>
            </w:tcBorders>
            <w:shd w:val="clear" w:color="auto" w:fill="auto"/>
            <w:noWrap/>
            <w:vAlign w:val="center"/>
            <w:hideMark/>
          </w:tcPr>
          <w:p w14:paraId="34476B1C"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32E4EF0F"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3B3DCC8" w14:textId="09F452D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6299F52" w14:textId="461BD3B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-0.007</w:t>
            </w:r>
          </w:p>
        </w:tc>
        <w:tc>
          <w:tcPr>
            <w:tcW w:w="1284" w:type="dxa"/>
            <w:tcBorders>
              <w:top w:val="nil"/>
              <w:left w:val="nil"/>
              <w:bottom w:val="nil"/>
              <w:right w:val="nil"/>
            </w:tcBorders>
            <w:shd w:val="clear" w:color="auto" w:fill="auto"/>
            <w:noWrap/>
            <w:vAlign w:val="center"/>
            <w:hideMark/>
          </w:tcPr>
          <w:p w14:paraId="35D2159C" w14:textId="77A9E9D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-0.038</w:t>
            </w:r>
          </w:p>
        </w:tc>
        <w:tc>
          <w:tcPr>
            <w:tcW w:w="1093" w:type="dxa"/>
            <w:tcBorders>
              <w:top w:val="nil"/>
              <w:left w:val="nil"/>
              <w:bottom w:val="nil"/>
              <w:right w:val="nil"/>
            </w:tcBorders>
            <w:shd w:val="clear" w:color="auto" w:fill="auto"/>
            <w:noWrap/>
            <w:vAlign w:val="center"/>
            <w:hideMark/>
          </w:tcPr>
          <w:p w14:paraId="5793CF39" w14:textId="7F8A9EE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-1.753</w:t>
            </w:r>
          </w:p>
        </w:tc>
        <w:tc>
          <w:tcPr>
            <w:tcW w:w="1108" w:type="dxa"/>
            <w:tcBorders>
              <w:top w:val="nil"/>
              <w:left w:val="nil"/>
              <w:bottom w:val="nil"/>
              <w:right w:val="nil"/>
            </w:tcBorders>
            <w:shd w:val="clear" w:color="auto" w:fill="auto"/>
            <w:noWrap/>
            <w:vAlign w:val="center"/>
            <w:hideMark/>
          </w:tcPr>
          <w:p w14:paraId="5C819778" w14:textId="6534BA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-0.617</w:t>
            </w:r>
          </w:p>
        </w:tc>
        <w:tc>
          <w:tcPr>
            <w:tcW w:w="1029" w:type="dxa"/>
            <w:tcBorders>
              <w:top w:val="nil"/>
              <w:left w:val="nil"/>
              <w:bottom w:val="nil"/>
              <w:right w:val="nil"/>
            </w:tcBorders>
            <w:shd w:val="clear" w:color="auto" w:fill="auto"/>
            <w:noWrap/>
            <w:vAlign w:val="center"/>
            <w:hideMark/>
          </w:tcPr>
          <w:p w14:paraId="729CC7A8" w14:textId="27AC01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-0.114</w:t>
            </w:r>
          </w:p>
        </w:tc>
        <w:tc>
          <w:tcPr>
            <w:tcW w:w="1253" w:type="dxa"/>
            <w:tcBorders>
              <w:top w:val="nil"/>
              <w:left w:val="nil"/>
              <w:bottom w:val="nil"/>
              <w:right w:val="nil"/>
            </w:tcBorders>
            <w:shd w:val="clear" w:color="auto" w:fill="auto"/>
            <w:noWrap/>
            <w:vAlign w:val="center"/>
            <w:hideMark/>
          </w:tcPr>
          <w:p w14:paraId="03A47BE9" w14:textId="56FFD39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-0.070</w:t>
            </w:r>
          </w:p>
        </w:tc>
        <w:tc>
          <w:tcPr>
            <w:tcW w:w="1189" w:type="dxa"/>
            <w:tcBorders>
              <w:top w:val="nil"/>
              <w:left w:val="nil"/>
              <w:bottom w:val="nil"/>
              <w:right w:val="nil"/>
            </w:tcBorders>
            <w:shd w:val="clear" w:color="auto" w:fill="auto"/>
            <w:noWrap/>
            <w:vAlign w:val="center"/>
            <w:hideMark/>
          </w:tcPr>
          <w:p w14:paraId="58324121" w14:textId="5771085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-0.134</w:t>
            </w:r>
          </w:p>
        </w:tc>
        <w:tc>
          <w:tcPr>
            <w:tcW w:w="1220" w:type="dxa"/>
            <w:tcBorders>
              <w:top w:val="nil"/>
              <w:left w:val="nil"/>
              <w:bottom w:val="nil"/>
              <w:right w:val="nil"/>
            </w:tcBorders>
            <w:shd w:val="clear" w:color="auto" w:fill="auto"/>
            <w:noWrap/>
            <w:vAlign w:val="center"/>
            <w:hideMark/>
          </w:tcPr>
          <w:p w14:paraId="1AF984A1" w14:textId="480201E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-0.237</w:t>
            </w:r>
          </w:p>
        </w:tc>
        <w:tc>
          <w:tcPr>
            <w:tcW w:w="1029" w:type="dxa"/>
            <w:tcBorders>
              <w:top w:val="nil"/>
              <w:left w:val="nil"/>
              <w:bottom w:val="nil"/>
              <w:right w:val="nil"/>
            </w:tcBorders>
            <w:shd w:val="clear" w:color="auto" w:fill="auto"/>
            <w:noWrap/>
            <w:vAlign w:val="center"/>
            <w:hideMark/>
          </w:tcPr>
          <w:p w14:paraId="7161CEB4" w14:textId="2E6F4A0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-0.068</w:t>
            </w:r>
          </w:p>
        </w:tc>
      </w:tr>
      <w:tr w:rsidR="00593BC5" w:rsidRPr="00C213BD" w14:paraId="07D0B853" w14:textId="77777777" w:rsidTr="00593BC5">
        <w:trPr>
          <w:trHeight w:val="272"/>
        </w:trPr>
        <w:tc>
          <w:tcPr>
            <w:tcW w:w="837" w:type="dxa"/>
            <w:tcBorders>
              <w:top w:val="nil"/>
              <w:left w:val="nil"/>
              <w:bottom w:val="nil"/>
              <w:right w:val="nil"/>
            </w:tcBorders>
            <w:shd w:val="clear" w:color="auto" w:fill="auto"/>
            <w:noWrap/>
            <w:vAlign w:val="center"/>
            <w:hideMark/>
          </w:tcPr>
          <w:p w14:paraId="554622F7"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EB84DAB" w14:textId="3364F11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7F88A78E" w14:textId="666DE3D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3890FE54" w14:textId="67A22AB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0.003</w:t>
            </w:r>
          </w:p>
        </w:tc>
        <w:tc>
          <w:tcPr>
            <w:tcW w:w="1284" w:type="dxa"/>
            <w:tcBorders>
              <w:top w:val="nil"/>
              <w:left w:val="nil"/>
              <w:bottom w:val="single" w:sz="4" w:space="0" w:color="auto"/>
              <w:right w:val="nil"/>
            </w:tcBorders>
            <w:shd w:val="clear" w:color="auto" w:fill="auto"/>
            <w:noWrap/>
            <w:vAlign w:val="center"/>
            <w:hideMark/>
          </w:tcPr>
          <w:p w14:paraId="2D79AD37" w14:textId="4FE0C25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-0.041</w:t>
            </w:r>
          </w:p>
        </w:tc>
        <w:tc>
          <w:tcPr>
            <w:tcW w:w="1093" w:type="dxa"/>
            <w:tcBorders>
              <w:top w:val="nil"/>
              <w:left w:val="nil"/>
              <w:bottom w:val="single" w:sz="4" w:space="0" w:color="auto"/>
              <w:right w:val="nil"/>
            </w:tcBorders>
            <w:shd w:val="clear" w:color="auto" w:fill="auto"/>
            <w:noWrap/>
            <w:vAlign w:val="center"/>
            <w:hideMark/>
          </w:tcPr>
          <w:p w14:paraId="2FF6E282" w14:textId="38C889E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-2.400</w:t>
            </w:r>
          </w:p>
        </w:tc>
        <w:tc>
          <w:tcPr>
            <w:tcW w:w="1108" w:type="dxa"/>
            <w:tcBorders>
              <w:top w:val="nil"/>
              <w:left w:val="nil"/>
              <w:bottom w:val="single" w:sz="4" w:space="0" w:color="auto"/>
              <w:right w:val="nil"/>
            </w:tcBorders>
            <w:shd w:val="clear" w:color="auto" w:fill="auto"/>
            <w:noWrap/>
            <w:vAlign w:val="center"/>
            <w:hideMark/>
          </w:tcPr>
          <w:p w14:paraId="2D5C72AA" w14:textId="78619F0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-0.799</w:t>
            </w:r>
          </w:p>
        </w:tc>
        <w:tc>
          <w:tcPr>
            <w:tcW w:w="1029" w:type="dxa"/>
            <w:tcBorders>
              <w:top w:val="nil"/>
              <w:left w:val="nil"/>
              <w:bottom w:val="single" w:sz="4" w:space="0" w:color="auto"/>
              <w:right w:val="nil"/>
            </w:tcBorders>
            <w:shd w:val="clear" w:color="auto" w:fill="auto"/>
            <w:noWrap/>
            <w:vAlign w:val="center"/>
            <w:hideMark/>
          </w:tcPr>
          <w:p w14:paraId="4EA7AAA4" w14:textId="20FCB61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-0.167</w:t>
            </w:r>
          </w:p>
        </w:tc>
        <w:tc>
          <w:tcPr>
            <w:tcW w:w="1253" w:type="dxa"/>
            <w:tcBorders>
              <w:top w:val="nil"/>
              <w:left w:val="nil"/>
              <w:bottom w:val="single" w:sz="4" w:space="0" w:color="auto"/>
              <w:right w:val="nil"/>
            </w:tcBorders>
            <w:shd w:val="clear" w:color="auto" w:fill="auto"/>
            <w:noWrap/>
            <w:vAlign w:val="center"/>
            <w:hideMark/>
          </w:tcPr>
          <w:p w14:paraId="114A28FA" w14:textId="22BF7BE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-0.024</w:t>
            </w:r>
          </w:p>
        </w:tc>
        <w:tc>
          <w:tcPr>
            <w:tcW w:w="1189" w:type="dxa"/>
            <w:tcBorders>
              <w:top w:val="nil"/>
              <w:left w:val="nil"/>
              <w:bottom w:val="single" w:sz="4" w:space="0" w:color="auto"/>
              <w:right w:val="nil"/>
            </w:tcBorders>
            <w:shd w:val="clear" w:color="auto" w:fill="auto"/>
            <w:noWrap/>
            <w:vAlign w:val="center"/>
            <w:hideMark/>
          </w:tcPr>
          <w:p w14:paraId="6512B8AA" w14:textId="7915032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-0.032</w:t>
            </w:r>
          </w:p>
        </w:tc>
        <w:tc>
          <w:tcPr>
            <w:tcW w:w="1220" w:type="dxa"/>
            <w:tcBorders>
              <w:top w:val="nil"/>
              <w:left w:val="nil"/>
              <w:bottom w:val="single" w:sz="4" w:space="0" w:color="auto"/>
              <w:right w:val="nil"/>
            </w:tcBorders>
            <w:shd w:val="clear" w:color="auto" w:fill="auto"/>
            <w:noWrap/>
            <w:vAlign w:val="center"/>
            <w:hideMark/>
          </w:tcPr>
          <w:p w14:paraId="1A43344B" w14:textId="6883F94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-0.196</w:t>
            </w:r>
          </w:p>
        </w:tc>
        <w:tc>
          <w:tcPr>
            <w:tcW w:w="1029" w:type="dxa"/>
            <w:tcBorders>
              <w:top w:val="nil"/>
              <w:left w:val="nil"/>
              <w:bottom w:val="single" w:sz="4" w:space="0" w:color="auto"/>
              <w:right w:val="nil"/>
            </w:tcBorders>
            <w:shd w:val="clear" w:color="auto" w:fill="auto"/>
            <w:noWrap/>
            <w:vAlign w:val="center"/>
            <w:hideMark/>
          </w:tcPr>
          <w:p w14:paraId="1F39CF41" w14:textId="37D0FE7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-0.007</w:t>
            </w:r>
          </w:p>
        </w:tc>
      </w:tr>
      <w:tr w:rsidR="00593BC5" w:rsidRPr="00C213BD" w14:paraId="1AF38C41" w14:textId="77777777" w:rsidTr="00593BC5">
        <w:trPr>
          <w:trHeight w:val="272"/>
        </w:trPr>
        <w:tc>
          <w:tcPr>
            <w:tcW w:w="837" w:type="dxa"/>
            <w:tcBorders>
              <w:top w:val="nil"/>
              <w:left w:val="nil"/>
              <w:bottom w:val="nil"/>
              <w:right w:val="nil"/>
            </w:tcBorders>
            <w:shd w:val="clear" w:color="auto" w:fill="auto"/>
            <w:noWrap/>
            <w:vAlign w:val="center"/>
            <w:hideMark/>
          </w:tcPr>
          <w:p w14:paraId="6D3BF51B"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30370C6A" w14:textId="7C0917D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4AE3FEDF" w14:textId="7413828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27B58BFA" w14:textId="0167F15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0.004</w:t>
            </w:r>
          </w:p>
        </w:tc>
        <w:tc>
          <w:tcPr>
            <w:tcW w:w="1284" w:type="dxa"/>
            <w:tcBorders>
              <w:top w:val="nil"/>
              <w:left w:val="nil"/>
              <w:bottom w:val="nil"/>
              <w:right w:val="nil"/>
            </w:tcBorders>
            <w:shd w:val="clear" w:color="auto" w:fill="auto"/>
            <w:noWrap/>
            <w:vAlign w:val="center"/>
            <w:hideMark/>
          </w:tcPr>
          <w:p w14:paraId="7AC7BCED" w14:textId="2B5331C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BA7B865" w14:textId="347AA0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C59F4E6" w14:textId="524C53A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3214FF36" w14:textId="1DBB6BC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6A8F846B" w14:textId="2DE2521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0.012</w:t>
            </w:r>
          </w:p>
        </w:tc>
        <w:tc>
          <w:tcPr>
            <w:tcW w:w="1189" w:type="dxa"/>
            <w:tcBorders>
              <w:top w:val="nil"/>
              <w:left w:val="nil"/>
              <w:bottom w:val="nil"/>
              <w:right w:val="nil"/>
            </w:tcBorders>
            <w:shd w:val="clear" w:color="auto" w:fill="auto"/>
            <w:noWrap/>
            <w:vAlign w:val="center"/>
            <w:hideMark/>
          </w:tcPr>
          <w:p w14:paraId="1ED7F9DB" w14:textId="1BF6476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0.131</w:t>
            </w:r>
          </w:p>
        </w:tc>
        <w:tc>
          <w:tcPr>
            <w:tcW w:w="1220" w:type="dxa"/>
            <w:tcBorders>
              <w:top w:val="nil"/>
              <w:left w:val="nil"/>
              <w:bottom w:val="nil"/>
              <w:right w:val="nil"/>
            </w:tcBorders>
            <w:shd w:val="clear" w:color="auto" w:fill="auto"/>
            <w:noWrap/>
            <w:vAlign w:val="center"/>
            <w:hideMark/>
          </w:tcPr>
          <w:p w14:paraId="5E98F922" w14:textId="66C83BF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-0.306</w:t>
            </w:r>
          </w:p>
        </w:tc>
        <w:tc>
          <w:tcPr>
            <w:tcW w:w="1029" w:type="dxa"/>
            <w:tcBorders>
              <w:top w:val="nil"/>
              <w:left w:val="nil"/>
              <w:bottom w:val="nil"/>
              <w:right w:val="nil"/>
            </w:tcBorders>
            <w:shd w:val="clear" w:color="auto" w:fill="auto"/>
            <w:noWrap/>
            <w:vAlign w:val="center"/>
            <w:hideMark/>
          </w:tcPr>
          <w:p w14:paraId="2D9A7E7F" w14:textId="7F9F8D3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-0.413</w:t>
            </w:r>
          </w:p>
        </w:tc>
      </w:tr>
      <w:tr w:rsidR="00593BC5" w:rsidRPr="00C213BD" w14:paraId="373A9CB8" w14:textId="77777777" w:rsidTr="00593BC5">
        <w:trPr>
          <w:trHeight w:val="272"/>
        </w:trPr>
        <w:tc>
          <w:tcPr>
            <w:tcW w:w="837" w:type="dxa"/>
            <w:tcBorders>
              <w:top w:val="nil"/>
              <w:left w:val="nil"/>
              <w:bottom w:val="nil"/>
              <w:right w:val="nil"/>
            </w:tcBorders>
            <w:shd w:val="clear" w:color="auto" w:fill="auto"/>
            <w:noWrap/>
            <w:vAlign w:val="center"/>
            <w:hideMark/>
          </w:tcPr>
          <w:p w14:paraId="0C586359"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35E7F69E"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EECE876" w14:textId="277EB4B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019EC146" w14:textId="69C079D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0.005</w:t>
            </w:r>
          </w:p>
        </w:tc>
        <w:tc>
          <w:tcPr>
            <w:tcW w:w="1284" w:type="dxa"/>
            <w:tcBorders>
              <w:top w:val="nil"/>
              <w:left w:val="nil"/>
              <w:bottom w:val="nil"/>
              <w:right w:val="nil"/>
            </w:tcBorders>
            <w:shd w:val="clear" w:color="auto" w:fill="auto"/>
            <w:noWrap/>
            <w:vAlign w:val="center"/>
            <w:hideMark/>
          </w:tcPr>
          <w:p w14:paraId="42695C11" w14:textId="543E8E3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EFDD683" w14:textId="5616E6C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B1B38D4" w14:textId="72ECC86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6E6003AA" w14:textId="703F039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74798B1D" w14:textId="6BD9FFA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-0.017</w:t>
            </w:r>
          </w:p>
        </w:tc>
        <w:tc>
          <w:tcPr>
            <w:tcW w:w="1189" w:type="dxa"/>
            <w:tcBorders>
              <w:top w:val="nil"/>
              <w:left w:val="nil"/>
              <w:bottom w:val="nil"/>
              <w:right w:val="nil"/>
            </w:tcBorders>
            <w:shd w:val="clear" w:color="auto" w:fill="auto"/>
            <w:noWrap/>
            <w:vAlign w:val="center"/>
            <w:hideMark/>
          </w:tcPr>
          <w:p w14:paraId="75DAC933" w14:textId="1D51E80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-0.004</w:t>
            </w:r>
          </w:p>
        </w:tc>
        <w:tc>
          <w:tcPr>
            <w:tcW w:w="1220" w:type="dxa"/>
            <w:tcBorders>
              <w:top w:val="nil"/>
              <w:left w:val="nil"/>
              <w:bottom w:val="nil"/>
              <w:right w:val="nil"/>
            </w:tcBorders>
            <w:shd w:val="clear" w:color="auto" w:fill="auto"/>
            <w:noWrap/>
            <w:vAlign w:val="center"/>
            <w:hideMark/>
          </w:tcPr>
          <w:p w14:paraId="6565987F" w14:textId="3B415D5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-0.113</w:t>
            </w:r>
          </w:p>
        </w:tc>
        <w:tc>
          <w:tcPr>
            <w:tcW w:w="1029" w:type="dxa"/>
            <w:tcBorders>
              <w:top w:val="nil"/>
              <w:left w:val="nil"/>
              <w:bottom w:val="nil"/>
              <w:right w:val="nil"/>
            </w:tcBorders>
            <w:shd w:val="clear" w:color="auto" w:fill="auto"/>
            <w:noWrap/>
            <w:vAlign w:val="center"/>
            <w:hideMark/>
          </w:tcPr>
          <w:p w14:paraId="05981A6E" w14:textId="1E06385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-0.182</w:t>
            </w:r>
          </w:p>
        </w:tc>
      </w:tr>
      <w:tr w:rsidR="00593BC5" w:rsidRPr="00C213BD" w14:paraId="4A393E71" w14:textId="77777777" w:rsidTr="00593BC5">
        <w:trPr>
          <w:trHeight w:val="272"/>
        </w:trPr>
        <w:tc>
          <w:tcPr>
            <w:tcW w:w="837" w:type="dxa"/>
            <w:tcBorders>
              <w:top w:val="nil"/>
              <w:left w:val="nil"/>
              <w:bottom w:val="single" w:sz="4" w:space="0" w:color="auto"/>
              <w:right w:val="nil"/>
            </w:tcBorders>
            <w:shd w:val="clear" w:color="auto" w:fill="auto"/>
            <w:noWrap/>
            <w:vAlign w:val="center"/>
            <w:hideMark/>
          </w:tcPr>
          <w:p w14:paraId="5E9AFF81" w14:textId="2954D90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7B48EEB2" w14:textId="024CC02B"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37FA2604" w14:textId="00ADFFF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12912AF7" w14:textId="6578E90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0.005</w:t>
            </w:r>
          </w:p>
        </w:tc>
        <w:tc>
          <w:tcPr>
            <w:tcW w:w="1284" w:type="dxa"/>
            <w:tcBorders>
              <w:top w:val="nil"/>
              <w:left w:val="nil"/>
              <w:bottom w:val="single" w:sz="4" w:space="0" w:color="auto"/>
              <w:right w:val="nil"/>
            </w:tcBorders>
            <w:shd w:val="clear" w:color="auto" w:fill="auto"/>
            <w:noWrap/>
            <w:vAlign w:val="center"/>
            <w:hideMark/>
          </w:tcPr>
          <w:p w14:paraId="662A1274" w14:textId="3FE2DA4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7712EC57" w14:textId="2CBFDB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2C01BDA4" w14:textId="2642272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59D5161E" w14:textId="25DBE7B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EBE590F" w14:textId="46B235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-0.039</w:t>
            </w:r>
          </w:p>
        </w:tc>
        <w:tc>
          <w:tcPr>
            <w:tcW w:w="1189" w:type="dxa"/>
            <w:tcBorders>
              <w:top w:val="nil"/>
              <w:left w:val="nil"/>
              <w:bottom w:val="single" w:sz="4" w:space="0" w:color="auto"/>
              <w:right w:val="nil"/>
            </w:tcBorders>
            <w:shd w:val="clear" w:color="auto" w:fill="auto"/>
            <w:noWrap/>
            <w:vAlign w:val="center"/>
            <w:hideMark/>
          </w:tcPr>
          <w:p w14:paraId="476B7E53" w14:textId="0D6BDAA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-0.103</w:t>
            </w:r>
          </w:p>
        </w:tc>
        <w:tc>
          <w:tcPr>
            <w:tcW w:w="1220" w:type="dxa"/>
            <w:tcBorders>
              <w:top w:val="nil"/>
              <w:left w:val="nil"/>
              <w:bottom w:val="single" w:sz="4" w:space="0" w:color="auto"/>
              <w:right w:val="nil"/>
            </w:tcBorders>
            <w:shd w:val="clear" w:color="auto" w:fill="auto"/>
            <w:noWrap/>
            <w:vAlign w:val="center"/>
            <w:hideMark/>
          </w:tcPr>
          <w:p w14:paraId="01DA02E2" w14:textId="6D06CEB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0.029</w:t>
            </w:r>
          </w:p>
        </w:tc>
        <w:tc>
          <w:tcPr>
            <w:tcW w:w="1029" w:type="dxa"/>
            <w:tcBorders>
              <w:top w:val="nil"/>
              <w:left w:val="nil"/>
              <w:bottom w:val="single" w:sz="4" w:space="0" w:color="auto"/>
              <w:right w:val="nil"/>
            </w:tcBorders>
            <w:shd w:val="clear" w:color="auto" w:fill="auto"/>
            <w:noWrap/>
            <w:vAlign w:val="center"/>
            <w:hideMark/>
          </w:tcPr>
          <w:p w14:paraId="23AD4B94" w14:textId="628FF95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-0.012</w:t>
            </w:r>
          </w:p>
        </w:tc>
      </w:tr>
      <w:tr w:rsidR="00593BC5" w:rsidRPr="00C213BD" w14:paraId="591F4B21" w14:textId="77777777" w:rsidTr="00593BC5">
        <w:trPr>
          <w:trHeight w:val="272"/>
        </w:trPr>
        <w:tc>
          <w:tcPr>
            <w:tcW w:w="837" w:type="dxa"/>
            <w:tcBorders>
              <w:top w:val="nil"/>
              <w:left w:val="nil"/>
              <w:bottom w:val="nil"/>
              <w:right w:val="nil"/>
            </w:tcBorders>
            <w:shd w:val="clear" w:color="auto" w:fill="auto"/>
            <w:noWrap/>
            <w:vAlign w:val="center"/>
            <w:hideMark/>
          </w:tcPr>
          <w:p w14:paraId="111D3F15" w14:textId="133A71D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PP</w:t>
            </w:r>
          </w:p>
        </w:tc>
        <w:tc>
          <w:tcPr>
            <w:tcW w:w="1141" w:type="dxa"/>
            <w:tcBorders>
              <w:top w:val="nil"/>
              <w:left w:val="nil"/>
              <w:bottom w:val="nil"/>
              <w:right w:val="nil"/>
            </w:tcBorders>
            <w:shd w:val="clear" w:color="auto" w:fill="auto"/>
            <w:noWrap/>
            <w:vAlign w:val="center"/>
            <w:hideMark/>
          </w:tcPr>
          <w:p w14:paraId="2A09CDCA" w14:textId="3A01091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869" w:type="dxa"/>
            <w:tcBorders>
              <w:top w:val="nil"/>
              <w:left w:val="nil"/>
              <w:bottom w:val="nil"/>
              <w:right w:val="nil"/>
            </w:tcBorders>
            <w:shd w:val="clear" w:color="auto" w:fill="auto"/>
            <w:noWrap/>
            <w:vAlign w:val="center"/>
            <w:hideMark/>
          </w:tcPr>
          <w:p w14:paraId="55288AF5" w14:textId="6457B352"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0F67CB46" w14:textId="5A7CCF0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0.040</w:t>
            </w:r>
          </w:p>
        </w:tc>
        <w:tc>
          <w:tcPr>
            <w:tcW w:w="1284" w:type="dxa"/>
            <w:tcBorders>
              <w:top w:val="nil"/>
              <w:left w:val="nil"/>
              <w:bottom w:val="nil"/>
              <w:right w:val="nil"/>
            </w:tcBorders>
            <w:shd w:val="clear" w:color="auto" w:fill="auto"/>
            <w:noWrap/>
            <w:vAlign w:val="center"/>
            <w:hideMark/>
          </w:tcPr>
          <w:p w14:paraId="1BEDEFFC" w14:textId="34E3928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0.043</w:t>
            </w:r>
          </w:p>
        </w:tc>
        <w:tc>
          <w:tcPr>
            <w:tcW w:w="1093" w:type="dxa"/>
            <w:tcBorders>
              <w:top w:val="nil"/>
              <w:left w:val="nil"/>
              <w:bottom w:val="nil"/>
              <w:right w:val="nil"/>
            </w:tcBorders>
            <w:shd w:val="clear" w:color="auto" w:fill="auto"/>
            <w:noWrap/>
            <w:vAlign w:val="center"/>
            <w:hideMark/>
          </w:tcPr>
          <w:p w14:paraId="121C48D4" w14:textId="5B570B1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-0.193</w:t>
            </w:r>
          </w:p>
        </w:tc>
        <w:tc>
          <w:tcPr>
            <w:tcW w:w="1108" w:type="dxa"/>
            <w:tcBorders>
              <w:top w:val="nil"/>
              <w:left w:val="nil"/>
              <w:bottom w:val="nil"/>
              <w:right w:val="nil"/>
            </w:tcBorders>
            <w:shd w:val="clear" w:color="auto" w:fill="auto"/>
            <w:noWrap/>
            <w:vAlign w:val="center"/>
            <w:hideMark/>
          </w:tcPr>
          <w:p w14:paraId="62229BEB" w14:textId="0711292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0.021</w:t>
            </w:r>
          </w:p>
        </w:tc>
        <w:tc>
          <w:tcPr>
            <w:tcW w:w="1029" w:type="dxa"/>
            <w:tcBorders>
              <w:top w:val="nil"/>
              <w:left w:val="nil"/>
              <w:bottom w:val="nil"/>
              <w:right w:val="nil"/>
            </w:tcBorders>
            <w:shd w:val="clear" w:color="auto" w:fill="auto"/>
            <w:noWrap/>
            <w:vAlign w:val="center"/>
            <w:hideMark/>
          </w:tcPr>
          <w:p w14:paraId="64C47B55" w14:textId="0674F43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0.081</w:t>
            </w:r>
          </w:p>
        </w:tc>
        <w:tc>
          <w:tcPr>
            <w:tcW w:w="1253" w:type="dxa"/>
            <w:tcBorders>
              <w:top w:val="nil"/>
              <w:left w:val="nil"/>
              <w:bottom w:val="nil"/>
              <w:right w:val="nil"/>
            </w:tcBorders>
            <w:shd w:val="clear" w:color="auto" w:fill="auto"/>
            <w:noWrap/>
            <w:vAlign w:val="center"/>
            <w:hideMark/>
          </w:tcPr>
          <w:p w14:paraId="60BC5A79" w14:textId="3A3E537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34E7B1B1" w14:textId="5AA2D3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3798B60F" w14:textId="71FB43D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788D205B" w14:textId="42969DF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4F197305" w14:textId="77777777" w:rsidTr="00593BC5">
        <w:trPr>
          <w:trHeight w:val="272"/>
        </w:trPr>
        <w:tc>
          <w:tcPr>
            <w:tcW w:w="837" w:type="dxa"/>
            <w:tcBorders>
              <w:top w:val="nil"/>
              <w:left w:val="nil"/>
              <w:bottom w:val="nil"/>
              <w:right w:val="nil"/>
            </w:tcBorders>
            <w:shd w:val="clear" w:color="auto" w:fill="auto"/>
            <w:noWrap/>
            <w:vAlign w:val="center"/>
            <w:hideMark/>
          </w:tcPr>
          <w:p w14:paraId="2092056F"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1CE74200"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6EDBC932" w14:textId="2B31618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00C28325" w14:textId="21CC615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0.033</w:t>
            </w:r>
          </w:p>
        </w:tc>
        <w:tc>
          <w:tcPr>
            <w:tcW w:w="1284" w:type="dxa"/>
            <w:tcBorders>
              <w:top w:val="nil"/>
              <w:left w:val="nil"/>
              <w:bottom w:val="nil"/>
              <w:right w:val="nil"/>
            </w:tcBorders>
            <w:shd w:val="clear" w:color="auto" w:fill="auto"/>
            <w:noWrap/>
            <w:vAlign w:val="center"/>
            <w:hideMark/>
          </w:tcPr>
          <w:p w14:paraId="412DDF35" w14:textId="0982A5E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0.012</w:t>
            </w:r>
          </w:p>
        </w:tc>
        <w:tc>
          <w:tcPr>
            <w:tcW w:w="1093" w:type="dxa"/>
            <w:tcBorders>
              <w:top w:val="nil"/>
              <w:left w:val="nil"/>
              <w:bottom w:val="nil"/>
              <w:right w:val="nil"/>
            </w:tcBorders>
            <w:shd w:val="clear" w:color="auto" w:fill="auto"/>
            <w:noWrap/>
            <w:vAlign w:val="center"/>
            <w:hideMark/>
          </w:tcPr>
          <w:p w14:paraId="17D8DA03" w14:textId="072734D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-0.397</w:t>
            </w:r>
          </w:p>
        </w:tc>
        <w:tc>
          <w:tcPr>
            <w:tcW w:w="1108" w:type="dxa"/>
            <w:tcBorders>
              <w:top w:val="nil"/>
              <w:left w:val="nil"/>
              <w:bottom w:val="nil"/>
              <w:right w:val="nil"/>
            </w:tcBorders>
            <w:shd w:val="clear" w:color="auto" w:fill="auto"/>
            <w:noWrap/>
            <w:vAlign w:val="center"/>
            <w:hideMark/>
          </w:tcPr>
          <w:p w14:paraId="7530574A" w14:textId="7713C5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0.064</w:t>
            </w:r>
          </w:p>
        </w:tc>
        <w:tc>
          <w:tcPr>
            <w:tcW w:w="1029" w:type="dxa"/>
            <w:tcBorders>
              <w:top w:val="nil"/>
              <w:left w:val="nil"/>
              <w:bottom w:val="nil"/>
              <w:right w:val="nil"/>
            </w:tcBorders>
            <w:shd w:val="clear" w:color="auto" w:fill="auto"/>
            <w:noWrap/>
            <w:vAlign w:val="center"/>
            <w:hideMark/>
          </w:tcPr>
          <w:p w14:paraId="5A91A68B" w14:textId="686F874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0.012</w:t>
            </w:r>
          </w:p>
        </w:tc>
        <w:tc>
          <w:tcPr>
            <w:tcW w:w="1253" w:type="dxa"/>
            <w:tcBorders>
              <w:top w:val="nil"/>
              <w:left w:val="nil"/>
              <w:bottom w:val="nil"/>
              <w:right w:val="nil"/>
            </w:tcBorders>
            <w:shd w:val="clear" w:color="auto" w:fill="auto"/>
            <w:noWrap/>
            <w:vAlign w:val="center"/>
            <w:hideMark/>
          </w:tcPr>
          <w:p w14:paraId="20AF1BA8" w14:textId="03CD377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78C4CADA" w14:textId="7CCFBD2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30A710B2" w14:textId="7D2EE14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14384E1D" w14:textId="27B35A1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5E32AAE8" w14:textId="77777777" w:rsidTr="00593BC5">
        <w:trPr>
          <w:trHeight w:val="272"/>
        </w:trPr>
        <w:tc>
          <w:tcPr>
            <w:tcW w:w="837" w:type="dxa"/>
            <w:tcBorders>
              <w:top w:val="nil"/>
              <w:left w:val="nil"/>
              <w:bottom w:val="nil"/>
              <w:right w:val="nil"/>
            </w:tcBorders>
            <w:shd w:val="clear" w:color="auto" w:fill="auto"/>
            <w:noWrap/>
            <w:vAlign w:val="center"/>
            <w:hideMark/>
          </w:tcPr>
          <w:p w14:paraId="1E5E6168"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5CB9D69" w14:textId="6A51B07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F629BB1" w14:textId="0EBD62E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54FB80E8" w14:textId="6F351B6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0.027</w:t>
            </w:r>
          </w:p>
        </w:tc>
        <w:tc>
          <w:tcPr>
            <w:tcW w:w="1284" w:type="dxa"/>
            <w:tcBorders>
              <w:top w:val="nil"/>
              <w:left w:val="nil"/>
              <w:bottom w:val="single" w:sz="4" w:space="0" w:color="auto"/>
              <w:right w:val="nil"/>
            </w:tcBorders>
            <w:shd w:val="clear" w:color="auto" w:fill="auto"/>
            <w:noWrap/>
            <w:vAlign w:val="center"/>
            <w:hideMark/>
          </w:tcPr>
          <w:p w14:paraId="4F8D398B" w14:textId="2C9B7A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-0.016</w:t>
            </w:r>
          </w:p>
        </w:tc>
        <w:tc>
          <w:tcPr>
            <w:tcW w:w="1093" w:type="dxa"/>
            <w:tcBorders>
              <w:top w:val="nil"/>
              <w:left w:val="nil"/>
              <w:bottom w:val="single" w:sz="4" w:space="0" w:color="auto"/>
              <w:right w:val="nil"/>
            </w:tcBorders>
            <w:shd w:val="clear" w:color="auto" w:fill="auto"/>
            <w:noWrap/>
            <w:vAlign w:val="center"/>
            <w:hideMark/>
          </w:tcPr>
          <w:p w14:paraId="77E56D99" w14:textId="4361B4B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-0.581</w:t>
            </w:r>
          </w:p>
        </w:tc>
        <w:tc>
          <w:tcPr>
            <w:tcW w:w="1108" w:type="dxa"/>
            <w:tcBorders>
              <w:top w:val="nil"/>
              <w:left w:val="nil"/>
              <w:bottom w:val="single" w:sz="4" w:space="0" w:color="auto"/>
              <w:right w:val="nil"/>
            </w:tcBorders>
            <w:shd w:val="clear" w:color="auto" w:fill="auto"/>
            <w:noWrap/>
            <w:vAlign w:val="center"/>
            <w:hideMark/>
          </w:tcPr>
          <w:p w14:paraId="37AA7A32" w14:textId="4E1F7F4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0.102</w:t>
            </w:r>
          </w:p>
        </w:tc>
        <w:tc>
          <w:tcPr>
            <w:tcW w:w="1029" w:type="dxa"/>
            <w:tcBorders>
              <w:top w:val="nil"/>
              <w:left w:val="nil"/>
              <w:bottom w:val="single" w:sz="4" w:space="0" w:color="auto"/>
              <w:right w:val="nil"/>
            </w:tcBorders>
            <w:shd w:val="clear" w:color="auto" w:fill="auto"/>
            <w:noWrap/>
            <w:vAlign w:val="center"/>
            <w:hideMark/>
          </w:tcPr>
          <w:p w14:paraId="221EB47F" w14:textId="270F50B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-0.050</w:t>
            </w:r>
          </w:p>
        </w:tc>
        <w:tc>
          <w:tcPr>
            <w:tcW w:w="1253" w:type="dxa"/>
            <w:tcBorders>
              <w:top w:val="nil"/>
              <w:left w:val="nil"/>
              <w:bottom w:val="single" w:sz="4" w:space="0" w:color="auto"/>
              <w:right w:val="nil"/>
            </w:tcBorders>
            <w:shd w:val="clear" w:color="auto" w:fill="auto"/>
            <w:noWrap/>
            <w:vAlign w:val="center"/>
            <w:hideMark/>
          </w:tcPr>
          <w:p w14:paraId="0EFF27EF" w14:textId="1F1153A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6DABAD59" w14:textId="58200C7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6E263201" w14:textId="623A3F2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4A59482C" w14:textId="594B765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6DAA448B" w14:textId="77777777" w:rsidTr="00593BC5">
        <w:trPr>
          <w:trHeight w:val="272"/>
        </w:trPr>
        <w:tc>
          <w:tcPr>
            <w:tcW w:w="837" w:type="dxa"/>
            <w:tcBorders>
              <w:top w:val="nil"/>
              <w:left w:val="nil"/>
              <w:bottom w:val="nil"/>
              <w:right w:val="nil"/>
            </w:tcBorders>
            <w:shd w:val="clear" w:color="auto" w:fill="auto"/>
            <w:noWrap/>
            <w:vAlign w:val="center"/>
            <w:hideMark/>
          </w:tcPr>
          <w:p w14:paraId="58D367D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143699D" w14:textId="364DFA4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523782F4" w14:textId="2D5C851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6A79917" w14:textId="1F3D751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-0.003</w:t>
            </w:r>
          </w:p>
        </w:tc>
        <w:tc>
          <w:tcPr>
            <w:tcW w:w="1284" w:type="dxa"/>
            <w:tcBorders>
              <w:top w:val="nil"/>
              <w:left w:val="nil"/>
              <w:bottom w:val="nil"/>
              <w:right w:val="nil"/>
            </w:tcBorders>
            <w:shd w:val="clear" w:color="auto" w:fill="auto"/>
            <w:noWrap/>
            <w:vAlign w:val="center"/>
            <w:hideMark/>
          </w:tcPr>
          <w:p w14:paraId="56A8E803" w14:textId="37FF389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0.029</w:t>
            </w:r>
          </w:p>
        </w:tc>
        <w:tc>
          <w:tcPr>
            <w:tcW w:w="1093" w:type="dxa"/>
            <w:tcBorders>
              <w:top w:val="nil"/>
              <w:left w:val="nil"/>
              <w:bottom w:val="nil"/>
              <w:right w:val="nil"/>
            </w:tcBorders>
            <w:shd w:val="clear" w:color="auto" w:fill="auto"/>
            <w:noWrap/>
            <w:vAlign w:val="center"/>
            <w:hideMark/>
          </w:tcPr>
          <w:p w14:paraId="28D9A112" w14:textId="0849679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0.160</w:t>
            </w:r>
          </w:p>
        </w:tc>
        <w:tc>
          <w:tcPr>
            <w:tcW w:w="1108" w:type="dxa"/>
            <w:tcBorders>
              <w:top w:val="nil"/>
              <w:left w:val="nil"/>
              <w:bottom w:val="nil"/>
              <w:right w:val="nil"/>
            </w:tcBorders>
            <w:shd w:val="clear" w:color="auto" w:fill="auto"/>
            <w:noWrap/>
            <w:vAlign w:val="center"/>
            <w:hideMark/>
          </w:tcPr>
          <w:p w14:paraId="4004EB2F" w14:textId="492C744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0.118</w:t>
            </w:r>
          </w:p>
        </w:tc>
        <w:tc>
          <w:tcPr>
            <w:tcW w:w="1029" w:type="dxa"/>
            <w:tcBorders>
              <w:top w:val="nil"/>
              <w:left w:val="nil"/>
              <w:bottom w:val="nil"/>
              <w:right w:val="nil"/>
            </w:tcBorders>
            <w:shd w:val="clear" w:color="auto" w:fill="auto"/>
            <w:noWrap/>
            <w:vAlign w:val="center"/>
            <w:hideMark/>
          </w:tcPr>
          <w:p w14:paraId="17BF3408" w14:textId="6C1B597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-0.369</w:t>
            </w:r>
          </w:p>
        </w:tc>
        <w:tc>
          <w:tcPr>
            <w:tcW w:w="1253" w:type="dxa"/>
            <w:tcBorders>
              <w:top w:val="nil"/>
              <w:left w:val="nil"/>
              <w:bottom w:val="nil"/>
              <w:right w:val="nil"/>
            </w:tcBorders>
            <w:shd w:val="clear" w:color="auto" w:fill="auto"/>
            <w:noWrap/>
            <w:vAlign w:val="center"/>
            <w:hideMark/>
          </w:tcPr>
          <w:p w14:paraId="1D3BD519" w14:textId="7213EEB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-0.059</w:t>
            </w:r>
          </w:p>
        </w:tc>
        <w:tc>
          <w:tcPr>
            <w:tcW w:w="1189" w:type="dxa"/>
            <w:tcBorders>
              <w:top w:val="nil"/>
              <w:left w:val="nil"/>
              <w:bottom w:val="nil"/>
              <w:right w:val="nil"/>
            </w:tcBorders>
            <w:shd w:val="clear" w:color="auto" w:fill="auto"/>
            <w:noWrap/>
            <w:vAlign w:val="center"/>
            <w:hideMark/>
          </w:tcPr>
          <w:p w14:paraId="1B6AF0C8" w14:textId="7EBFB0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-0.050</w:t>
            </w:r>
          </w:p>
        </w:tc>
        <w:tc>
          <w:tcPr>
            <w:tcW w:w="1220" w:type="dxa"/>
            <w:tcBorders>
              <w:top w:val="nil"/>
              <w:left w:val="nil"/>
              <w:bottom w:val="nil"/>
              <w:right w:val="nil"/>
            </w:tcBorders>
            <w:shd w:val="clear" w:color="auto" w:fill="auto"/>
            <w:noWrap/>
            <w:vAlign w:val="center"/>
            <w:hideMark/>
          </w:tcPr>
          <w:p w14:paraId="70A3F42E" w14:textId="7FD933E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-0.236</w:t>
            </w:r>
          </w:p>
        </w:tc>
        <w:tc>
          <w:tcPr>
            <w:tcW w:w="1029" w:type="dxa"/>
            <w:tcBorders>
              <w:top w:val="nil"/>
              <w:left w:val="nil"/>
              <w:bottom w:val="nil"/>
              <w:right w:val="nil"/>
            </w:tcBorders>
            <w:shd w:val="clear" w:color="auto" w:fill="auto"/>
            <w:noWrap/>
            <w:vAlign w:val="center"/>
            <w:hideMark/>
          </w:tcPr>
          <w:p w14:paraId="5CDB8C82" w14:textId="5A82941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-0.256</w:t>
            </w:r>
          </w:p>
        </w:tc>
      </w:tr>
      <w:tr w:rsidR="00593BC5" w:rsidRPr="00C213BD" w14:paraId="6F2D7A1B" w14:textId="77777777" w:rsidTr="00593BC5">
        <w:trPr>
          <w:trHeight w:val="272"/>
        </w:trPr>
        <w:tc>
          <w:tcPr>
            <w:tcW w:w="837" w:type="dxa"/>
            <w:tcBorders>
              <w:top w:val="nil"/>
              <w:left w:val="nil"/>
              <w:bottom w:val="nil"/>
              <w:right w:val="nil"/>
            </w:tcBorders>
            <w:shd w:val="clear" w:color="auto" w:fill="auto"/>
            <w:noWrap/>
            <w:vAlign w:val="center"/>
            <w:hideMark/>
          </w:tcPr>
          <w:p w14:paraId="38148939"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06E12BF3"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075FAD66" w14:textId="27A5A93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C8BC44B" w14:textId="2791CE8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-0.001</w:t>
            </w:r>
          </w:p>
        </w:tc>
        <w:tc>
          <w:tcPr>
            <w:tcW w:w="1284" w:type="dxa"/>
            <w:tcBorders>
              <w:top w:val="nil"/>
              <w:left w:val="nil"/>
              <w:bottom w:val="nil"/>
              <w:right w:val="nil"/>
            </w:tcBorders>
            <w:shd w:val="clear" w:color="auto" w:fill="auto"/>
            <w:noWrap/>
            <w:vAlign w:val="center"/>
            <w:hideMark/>
          </w:tcPr>
          <w:p w14:paraId="18F671D3" w14:textId="3576E43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-0.005</w:t>
            </w:r>
          </w:p>
        </w:tc>
        <w:tc>
          <w:tcPr>
            <w:tcW w:w="1093" w:type="dxa"/>
            <w:tcBorders>
              <w:top w:val="nil"/>
              <w:left w:val="nil"/>
              <w:bottom w:val="nil"/>
              <w:right w:val="nil"/>
            </w:tcBorders>
            <w:shd w:val="clear" w:color="auto" w:fill="auto"/>
            <w:noWrap/>
            <w:vAlign w:val="center"/>
            <w:hideMark/>
          </w:tcPr>
          <w:p w14:paraId="417979CE" w14:textId="4652A81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1.455</w:t>
            </w:r>
          </w:p>
        </w:tc>
        <w:tc>
          <w:tcPr>
            <w:tcW w:w="1108" w:type="dxa"/>
            <w:tcBorders>
              <w:top w:val="nil"/>
              <w:left w:val="nil"/>
              <w:bottom w:val="nil"/>
              <w:right w:val="nil"/>
            </w:tcBorders>
            <w:shd w:val="clear" w:color="auto" w:fill="auto"/>
            <w:noWrap/>
            <w:vAlign w:val="center"/>
            <w:hideMark/>
          </w:tcPr>
          <w:p w14:paraId="6C42989E" w14:textId="12A0277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0.138</w:t>
            </w:r>
          </w:p>
        </w:tc>
        <w:tc>
          <w:tcPr>
            <w:tcW w:w="1029" w:type="dxa"/>
            <w:tcBorders>
              <w:top w:val="nil"/>
              <w:left w:val="nil"/>
              <w:bottom w:val="nil"/>
              <w:right w:val="nil"/>
            </w:tcBorders>
            <w:shd w:val="clear" w:color="auto" w:fill="auto"/>
            <w:noWrap/>
            <w:vAlign w:val="center"/>
            <w:hideMark/>
          </w:tcPr>
          <w:p w14:paraId="51E5DBDC" w14:textId="65FE0DE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-0.287</w:t>
            </w:r>
          </w:p>
        </w:tc>
        <w:tc>
          <w:tcPr>
            <w:tcW w:w="1253" w:type="dxa"/>
            <w:tcBorders>
              <w:top w:val="nil"/>
              <w:left w:val="nil"/>
              <w:bottom w:val="nil"/>
              <w:right w:val="nil"/>
            </w:tcBorders>
            <w:shd w:val="clear" w:color="auto" w:fill="auto"/>
            <w:noWrap/>
            <w:vAlign w:val="center"/>
            <w:hideMark/>
          </w:tcPr>
          <w:p w14:paraId="7A306780" w14:textId="0198FBB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-0.018</w:t>
            </w:r>
          </w:p>
        </w:tc>
        <w:tc>
          <w:tcPr>
            <w:tcW w:w="1189" w:type="dxa"/>
            <w:tcBorders>
              <w:top w:val="nil"/>
              <w:left w:val="nil"/>
              <w:bottom w:val="nil"/>
              <w:right w:val="nil"/>
            </w:tcBorders>
            <w:shd w:val="clear" w:color="auto" w:fill="auto"/>
            <w:noWrap/>
            <w:vAlign w:val="center"/>
            <w:hideMark/>
          </w:tcPr>
          <w:p w14:paraId="2DFF9EE0" w14:textId="0B991FB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0.004</w:t>
            </w:r>
          </w:p>
        </w:tc>
        <w:tc>
          <w:tcPr>
            <w:tcW w:w="1220" w:type="dxa"/>
            <w:tcBorders>
              <w:top w:val="nil"/>
              <w:left w:val="nil"/>
              <w:bottom w:val="nil"/>
              <w:right w:val="nil"/>
            </w:tcBorders>
            <w:shd w:val="clear" w:color="auto" w:fill="auto"/>
            <w:noWrap/>
            <w:vAlign w:val="center"/>
            <w:hideMark/>
          </w:tcPr>
          <w:p w14:paraId="427EB724" w14:textId="4CB0B75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-0.373</w:t>
            </w:r>
          </w:p>
        </w:tc>
        <w:tc>
          <w:tcPr>
            <w:tcW w:w="1029" w:type="dxa"/>
            <w:tcBorders>
              <w:top w:val="nil"/>
              <w:left w:val="nil"/>
              <w:bottom w:val="nil"/>
              <w:right w:val="nil"/>
            </w:tcBorders>
            <w:shd w:val="clear" w:color="auto" w:fill="auto"/>
            <w:noWrap/>
            <w:vAlign w:val="center"/>
            <w:hideMark/>
          </w:tcPr>
          <w:p w14:paraId="1244A9A9" w14:textId="1E83258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-0.143</w:t>
            </w:r>
          </w:p>
        </w:tc>
      </w:tr>
      <w:tr w:rsidR="00593BC5" w:rsidRPr="00C213BD" w14:paraId="697131B2" w14:textId="77777777" w:rsidTr="00593BC5">
        <w:trPr>
          <w:trHeight w:val="272"/>
        </w:trPr>
        <w:tc>
          <w:tcPr>
            <w:tcW w:w="837" w:type="dxa"/>
            <w:tcBorders>
              <w:top w:val="nil"/>
              <w:left w:val="nil"/>
              <w:bottom w:val="nil"/>
              <w:right w:val="nil"/>
            </w:tcBorders>
            <w:shd w:val="clear" w:color="auto" w:fill="auto"/>
            <w:noWrap/>
            <w:vAlign w:val="center"/>
            <w:hideMark/>
          </w:tcPr>
          <w:p w14:paraId="3EB2431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57C57930" w14:textId="6710E2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4DC7157B" w14:textId="08441B6F"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698FF0DD" w14:textId="1E51B57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0.000</w:t>
            </w:r>
          </w:p>
        </w:tc>
        <w:tc>
          <w:tcPr>
            <w:tcW w:w="1284" w:type="dxa"/>
            <w:tcBorders>
              <w:top w:val="nil"/>
              <w:left w:val="nil"/>
              <w:bottom w:val="single" w:sz="4" w:space="0" w:color="auto"/>
              <w:right w:val="nil"/>
            </w:tcBorders>
            <w:shd w:val="clear" w:color="auto" w:fill="auto"/>
            <w:noWrap/>
            <w:vAlign w:val="center"/>
            <w:hideMark/>
          </w:tcPr>
          <w:p w14:paraId="52183EAD" w14:textId="019D1E9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-0.029</w:t>
            </w:r>
          </w:p>
        </w:tc>
        <w:tc>
          <w:tcPr>
            <w:tcW w:w="1093" w:type="dxa"/>
            <w:tcBorders>
              <w:top w:val="nil"/>
              <w:left w:val="nil"/>
              <w:bottom w:val="single" w:sz="4" w:space="0" w:color="auto"/>
              <w:right w:val="nil"/>
            </w:tcBorders>
            <w:shd w:val="clear" w:color="auto" w:fill="auto"/>
            <w:noWrap/>
            <w:vAlign w:val="center"/>
            <w:hideMark/>
          </w:tcPr>
          <w:p w14:paraId="07295E60" w14:textId="31E518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2.410</w:t>
            </w:r>
          </w:p>
        </w:tc>
        <w:tc>
          <w:tcPr>
            <w:tcW w:w="1108" w:type="dxa"/>
            <w:tcBorders>
              <w:top w:val="nil"/>
              <w:left w:val="nil"/>
              <w:bottom w:val="single" w:sz="4" w:space="0" w:color="auto"/>
              <w:right w:val="nil"/>
            </w:tcBorders>
            <w:shd w:val="clear" w:color="auto" w:fill="auto"/>
            <w:noWrap/>
            <w:vAlign w:val="center"/>
            <w:hideMark/>
          </w:tcPr>
          <w:p w14:paraId="59162F16" w14:textId="2FEB60B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0.153</w:t>
            </w:r>
          </w:p>
        </w:tc>
        <w:tc>
          <w:tcPr>
            <w:tcW w:w="1029" w:type="dxa"/>
            <w:tcBorders>
              <w:top w:val="nil"/>
              <w:left w:val="nil"/>
              <w:bottom w:val="single" w:sz="4" w:space="0" w:color="auto"/>
              <w:right w:val="nil"/>
            </w:tcBorders>
            <w:shd w:val="clear" w:color="auto" w:fill="auto"/>
            <w:noWrap/>
            <w:vAlign w:val="center"/>
            <w:hideMark/>
          </w:tcPr>
          <w:p w14:paraId="43195142" w14:textId="5EA636A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-0.227</w:t>
            </w:r>
          </w:p>
        </w:tc>
        <w:tc>
          <w:tcPr>
            <w:tcW w:w="1253" w:type="dxa"/>
            <w:tcBorders>
              <w:top w:val="nil"/>
              <w:left w:val="nil"/>
              <w:bottom w:val="single" w:sz="4" w:space="0" w:color="auto"/>
              <w:right w:val="nil"/>
            </w:tcBorders>
            <w:shd w:val="clear" w:color="auto" w:fill="auto"/>
            <w:noWrap/>
            <w:vAlign w:val="center"/>
            <w:hideMark/>
          </w:tcPr>
          <w:p w14:paraId="3D4F2AE4" w14:textId="740342D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0.012</w:t>
            </w:r>
          </w:p>
        </w:tc>
        <w:tc>
          <w:tcPr>
            <w:tcW w:w="1189" w:type="dxa"/>
            <w:tcBorders>
              <w:top w:val="nil"/>
              <w:left w:val="nil"/>
              <w:bottom w:val="single" w:sz="4" w:space="0" w:color="auto"/>
              <w:right w:val="nil"/>
            </w:tcBorders>
            <w:shd w:val="clear" w:color="auto" w:fill="auto"/>
            <w:noWrap/>
            <w:vAlign w:val="center"/>
            <w:hideMark/>
          </w:tcPr>
          <w:p w14:paraId="212D4578" w14:textId="57F7461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0.044</w:t>
            </w:r>
          </w:p>
        </w:tc>
        <w:tc>
          <w:tcPr>
            <w:tcW w:w="1220" w:type="dxa"/>
            <w:tcBorders>
              <w:top w:val="nil"/>
              <w:left w:val="nil"/>
              <w:bottom w:val="single" w:sz="4" w:space="0" w:color="auto"/>
              <w:right w:val="nil"/>
            </w:tcBorders>
            <w:shd w:val="clear" w:color="auto" w:fill="auto"/>
            <w:noWrap/>
            <w:vAlign w:val="center"/>
            <w:hideMark/>
          </w:tcPr>
          <w:p w14:paraId="60CEE1DC" w14:textId="3E091B0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-0.475</w:t>
            </w:r>
          </w:p>
        </w:tc>
        <w:tc>
          <w:tcPr>
            <w:tcW w:w="1029" w:type="dxa"/>
            <w:tcBorders>
              <w:top w:val="nil"/>
              <w:left w:val="nil"/>
              <w:bottom w:val="single" w:sz="4" w:space="0" w:color="auto"/>
              <w:right w:val="nil"/>
            </w:tcBorders>
            <w:shd w:val="clear" w:color="auto" w:fill="auto"/>
            <w:noWrap/>
            <w:vAlign w:val="center"/>
            <w:hideMark/>
          </w:tcPr>
          <w:p w14:paraId="7BBBA9E2" w14:textId="0A42FFC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-0.060</w:t>
            </w:r>
          </w:p>
        </w:tc>
      </w:tr>
      <w:tr w:rsidR="00593BC5" w:rsidRPr="00C213BD" w14:paraId="5C2D8134" w14:textId="77777777" w:rsidTr="00593BC5">
        <w:trPr>
          <w:trHeight w:val="272"/>
        </w:trPr>
        <w:tc>
          <w:tcPr>
            <w:tcW w:w="837" w:type="dxa"/>
            <w:tcBorders>
              <w:top w:val="nil"/>
              <w:left w:val="nil"/>
              <w:bottom w:val="nil"/>
              <w:right w:val="nil"/>
            </w:tcBorders>
            <w:shd w:val="clear" w:color="auto" w:fill="auto"/>
            <w:noWrap/>
            <w:vAlign w:val="center"/>
            <w:hideMark/>
          </w:tcPr>
          <w:p w14:paraId="368C576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101C6CF" w14:textId="1BEDFFAB"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7C34DC78" w14:textId="10E04AF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12FAEFAB" w14:textId="12FDB3C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-0.050</w:t>
            </w:r>
          </w:p>
        </w:tc>
        <w:tc>
          <w:tcPr>
            <w:tcW w:w="1284" w:type="dxa"/>
            <w:tcBorders>
              <w:top w:val="nil"/>
              <w:left w:val="nil"/>
              <w:bottom w:val="nil"/>
              <w:right w:val="nil"/>
            </w:tcBorders>
            <w:shd w:val="clear" w:color="auto" w:fill="auto"/>
            <w:noWrap/>
            <w:vAlign w:val="center"/>
            <w:hideMark/>
          </w:tcPr>
          <w:p w14:paraId="3FC92134" w14:textId="3006A2D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20B9691" w14:textId="1996AB4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319C07E0" w14:textId="037A4D3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49E6F5FD" w14:textId="63512FE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3C77CE0A" w14:textId="1AEAC1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-0.072</w:t>
            </w:r>
          </w:p>
        </w:tc>
        <w:tc>
          <w:tcPr>
            <w:tcW w:w="1189" w:type="dxa"/>
            <w:tcBorders>
              <w:top w:val="nil"/>
              <w:left w:val="nil"/>
              <w:bottom w:val="nil"/>
              <w:right w:val="nil"/>
            </w:tcBorders>
            <w:shd w:val="clear" w:color="auto" w:fill="auto"/>
            <w:noWrap/>
            <w:vAlign w:val="center"/>
            <w:hideMark/>
          </w:tcPr>
          <w:p w14:paraId="5B283B62" w14:textId="3B18BB0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-0.453</w:t>
            </w:r>
          </w:p>
        </w:tc>
        <w:tc>
          <w:tcPr>
            <w:tcW w:w="1220" w:type="dxa"/>
            <w:tcBorders>
              <w:top w:val="nil"/>
              <w:left w:val="nil"/>
              <w:bottom w:val="nil"/>
              <w:right w:val="nil"/>
            </w:tcBorders>
            <w:shd w:val="clear" w:color="auto" w:fill="auto"/>
            <w:noWrap/>
            <w:vAlign w:val="center"/>
            <w:hideMark/>
          </w:tcPr>
          <w:p w14:paraId="317B1211" w14:textId="1AB1F27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-0.441</w:t>
            </w:r>
          </w:p>
        </w:tc>
        <w:tc>
          <w:tcPr>
            <w:tcW w:w="1029" w:type="dxa"/>
            <w:tcBorders>
              <w:top w:val="nil"/>
              <w:left w:val="nil"/>
              <w:bottom w:val="nil"/>
              <w:right w:val="nil"/>
            </w:tcBorders>
            <w:shd w:val="clear" w:color="auto" w:fill="auto"/>
            <w:noWrap/>
            <w:vAlign w:val="center"/>
            <w:hideMark/>
          </w:tcPr>
          <w:p w14:paraId="5970EC7E" w14:textId="08B2901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0.028</w:t>
            </w:r>
          </w:p>
        </w:tc>
      </w:tr>
      <w:tr w:rsidR="00593BC5" w:rsidRPr="00C213BD" w14:paraId="3D777016" w14:textId="77777777" w:rsidTr="00593BC5">
        <w:trPr>
          <w:trHeight w:val="272"/>
        </w:trPr>
        <w:tc>
          <w:tcPr>
            <w:tcW w:w="837" w:type="dxa"/>
            <w:tcBorders>
              <w:top w:val="nil"/>
              <w:left w:val="nil"/>
              <w:right w:val="nil"/>
            </w:tcBorders>
            <w:shd w:val="clear" w:color="auto" w:fill="auto"/>
            <w:noWrap/>
            <w:vAlign w:val="center"/>
            <w:hideMark/>
          </w:tcPr>
          <w:p w14:paraId="58C28327"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392E5226"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right w:val="nil"/>
            </w:tcBorders>
            <w:shd w:val="clear" w:color="auto" w:fill="auto"/>
            <w:noWrap/>
            <w:vAlign w:val="center"/>
            <w:hideMark/>
          </w:tcPr>
          <w:p w14:paraId="4112539F" w14:textId="20D3108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771ED01A" w14:textId="483FB1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-0.031</w:t>
            </w:r>
          </w:p>
        </w:tc>
        <w:tc>
          <w:tcPr>
            <w:tcW w:w="1284" w:type="dxa"/>
            <w:tcBorders>
              <w:top w:val="nil"/>
              <w:left w:val="nil"/>
              <w:right w:val="nil"/>
            </w:tcBorders>
            <w:shd w:val="clear" w:color="auto" w:fill="auto"/>
            <w:noWrap/>
            <w:vAlign w:val="center"/>
            <w:hideMark/>
          </w:tcPr>
          <w:p w14:paraId="74227160" w14:textId="2CD21ED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right w:val="nil"/>
            </w:tcBorders>
            <w:shd w:val="clear" w:color="auto" w:fill="auto"/>
            <w:noWrap/>
            <w:vAlign w:val="center"/>
            <w:hideMark/>
          </w:tcPr>
          <w:p w14:paraId="68645A7F" w14:textId="6AFCFD6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right w:val="nil"/>
            </w:tcBorders>
            <w:shd w:val="clear" w:color="auto" w:fill="auto"/>
            <w:noWrap/>
            <w:vAlign w:val="center"/>
            <w:hideMark/>
          </w:tcPr>
          <w:p w14:paraId="6CF0A641" w14:textId="4162AA2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67270FEF" w14:textId="37800D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right w:val="nil"/>
            </w:tcBorders>
            <w:shd w:val="clear" w:color="auto" w:fill="auto"/>
            <w:noWrap/>
            <w:vAlign w:val="center"/>
            <w:hideMark/>
          </w:tcPr>
          <w:p w14:paraId="609B3BA2" w14:textId="3208A8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0.019</w:t>
            </w:r>
          </w:p>
        </w:tc>
        <w:tc>
          <w:tcPr>
            <w:tcW w:w="1189" w:type="dxa"/>
            <w:tcBorders>
              <w:top w:val="nil"/>
              <w:left w:val="nil"/>
              <w:right w:val="nil"/>
            </w:tcBorders>
            <w:shd w:val="clear" w:color="auto" w:fill="auto"/>
            <w:noWrap/>
            <w:vAlign w:val="center"/>
            <w:hideMark/>
          </w:tcPr>
          <w:p w14:paraId="3E4BA0B3" w14:textId="7FF3809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-0.137</w:t>
            </w:r>
          </w:p>
        </w:tc>
        <w:tc>
          <w:tcPr>
            <w:tcW w:w="1220" w:type="dxa"/>
            <w:tcBorders>
              <w:top w:val="nil"/>
              <w:left w:val="nil"/>
              <w:right w:val="nil"/>
            </w:tcBorders>
            <w:shd w:val="clear" w:color="auto" w:fill="auto"/>
            <w:noWrap/>
            <w:vAlign w:val="center"/>
            <w:hideMark/>
          </w:tcPr>
          <w:p w14:paraId="7660CD9D" w14:textId="55A82E7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-0.222</w:t>
            </w:r>
          </w:p>
        </w:tc>
        <w:tc>
          <w:tcPr>
            <w:tcW w:w="1029" w:type="dxa"/>
            <w:tcBorders>
              <w:top w:val="nil"/>
              <w:left w:val="nil"/>
              <w:right w:val="nil"/>
            </w:tcBorders>
            <w:shd w:val="clear" w:color="auto" w:fill="auto"/>
            <w:noWrap/>
            <w:vAlign w:val="center"/>
            <w:hideMark/>
          </w:tcPr>
          <w:p w14:paraId="7ABCF106" w14:textId="6AD969E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0.047</w:t>
            </w:r>
          </w:p>
        </w:tc>
      </w:tr>
      <w:tr w:rsidR="00593BC5" w:rsidRPr="00C213BD" w14:paraId="404914F8" w14:textId="77777777" w:rsidTr="00593BC5">
        <w:trPr>
          <w:trHeight w:val="272"/>
        </w:trPr>
        <w:tc>
          <w:tcPr>
            <w:tcW w:w="837" w:type="dxa"/>
            <w:tcBorders>
              <w:top w:val="nil"/>
              <w:left w:val="nil"/>
              <w:bottom w:val="single" w:sz="4" w:space="0" w:color="auto"/>
              <w:right w:val="nil"/>
            </w:tcBorders>
            <w:shd w:val="clear" w:color="auto" w:fill="auto"/>
            <w:noWrap/>
            <w:vAlign w:val="center"/>
            <w:hideMark/>
          </w:tcPr>
          <w:p w14:paraId="2A13CE0A" w14:textId="7052AB1E"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54D42B80" w14:textId="547EDF05"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6A95AD7B" w14:textId="5948B0F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0B2D3BAD" w14:textId="44AC774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-0.017</w:t>
            </w:r>
          </w:p>
        </w:tc>
        <w:tc>
          <w:tcPr>
            <w:tcW w:w="1284" w:type="dxa"/>
            <w:tcBorders>
              <w:top w:val="nil"/>
              <w:left w:val="nil"/>
              <w:bottom w:val="single" w:sz="4" w:space="0" w:color="auto"/>
              <w:right w:val="nil"/>
            </w:tcBorders>
            <w:shd w:val="clear" w:color="auto" w:fill="auto"/>
            <w:noWrap/>
            <w:vAlign w:val="center"/>
            <w:hideMark/>
          </w:tcPr>
          <w:p w14:paraId="61571637" w14:textId="51F0C79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64FC28ED" w14:textId="4193144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38BAE9FC" w14:textId="75A117A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75AF32DF" w14:textId="6CDA070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D3F9C68" w14:textId="11D7CBD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0.085</w:t>
            </w:r>
          </w:p>
        </w:tc>
        <w:tc>
          <w:tcPr>
            <w:tcW w:w="1189" w:type="dxa"/>
            <w:tcBorders>
              <w:top w:val="nil"/>
              <w:left w:val="nil"/>
              <w:bottom w:val="single" w:sz="4" w:space="0" w:color="auto"/>
              <w:right w:val="nil"/>
            </w:tcBorders>
            <w:shd w:val="clear" w:color="auto" w:fill="auto"/>
            <w:noWrap/>
            <w:vAlign w:val="center"/>
            <w:hideMark/>
          </w:tcPr>
          <w:p w14:paraId="6C60244F" w14:textId="7D1735D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0.094</w:t>
            </w:r>
          </w:p>
        </w:tc>
        <w:tc>
          <w:tcPr>
            <w:tcW w:w="1220" w:type="dxa"/>
            <w:tcBorders>
              <w:top w:val="nil"/>
              <w:left w:val="nil"/>
              <w:bottom w:val="single" w:sz="4" w:space="0" w:color="auto"/>
              <w:right w:val="nil"/>
            </w:tcBorders>
            <w:shd w:val="clear" w:color="auto" w:fill="auto"/>
            <w:noWrap/>
            <w:vAlign w:val="center"/>
            <w:hideMark/>
          </w:tcPr>
          <w:p w14:paraId="3F5DE56F" w14:textId="1BF20F9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-0.061</w:t>
            </w:r>
          </w:p>
        </w:tc>
        <w:tc>
          <w:tcPr>
            <w:tcW w:w="1029" w:type="dxa"/>
            <w:tcBorders>
              <w:top w:val="nil"/>
              <w:left w:val="nil"/>
              <w:bottom w:val="single" w:sz="4" w:space="0" w:color="auto"/>
              <w:right w:val="nil"/>
            </w:tcBorders>
            <w:shd w:val="clear" w:color="auto" w:fill="auto"/>
            <w:noWrap/>
            <w:vAlign w:val="center"/>
            <w:hideMark/>
          </w:tcPr>
          <w:p w14:paraId="10379B2F" w14:textId="152D35F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0.061</w:t>
            </w:r>
          </w:p>
        </w:tc>
      </w:tr>
      <w:tr w:rsidR="00593BC5" w:rsidRPr="00C213BD" w14:paraId="67E7682B" w14:textId="77777777" w:rsidTr="00593BC5">
        <w:trPr>
          <w:trHeight w:val="272"/>
        </w:trPr>
        <w:tc>
          <w:tcPr>
            <w:tcW w:w="837" w:type="dxa"/>
            <w:tcBorders>
              <w:top w:val="single" w:sz="4" w:space="0" w:color="auto"/>
              <w:left w:val="nil"/>
              <w:right w:val="nil"/>
            </w:tcBorders>
            <w:shd w:val="clear" w:color="auto" w:fill="auto"/>
            <w:noWrap/>
            <w:vAlign w:val="center"/>
            <w:hideMark/>
          </w:tcPr>
          <w:p w14:paraId="7CBFE62B"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YR</w:t>
            </w:r>
          </w:p>
        </w:tc>
        <w:tc>
          <w:tcPr>
            <w:tcW w:w="1141" w:type="dxa"/>
            <w:tcBorders>
              <w:top w:val="single" w:sz="4" w:space="0" w:color="auto"/>
              <w:left w:val="nil"/>
              <w:right w:val="nil"/>
            </w:tcBorders>
            <w:shd w:val="clear" w:color="auto" w:fill="auto"/>
            <w:noWrap/>
            <w:vAlign w:val="center"/>
            <w:hideMark/>
          </w:tcPr>
          <w:p w14:paraId="68EDF914"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869" w:type="dxa"/>
            <w:tcBorders>
              <w:top w:val="single" w:sz="4" w:space="0" w:color="auto"/>
              <w:left w:val="nil"/>
              <w:right w:val="nil"/>
            </w:tcBorders>
            <w:shd w:val="clear" w:color="auto" w:fill="auto"/>
            <w:noWrap/>
            <w:vAlign w:val="center"/>
            <w:hideMark/>
          </w:tcPr>
          <w:p w14:paraId="0C795F0B"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273FD641" w14:textId="75FFC463"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0.050</w:t>
            </w:r>
          </w:p>
        </w:tc>
        <w:tc>
          <w:tcPr>
            <w:tcW w:w="1284" w:type="dxa"/>
            <w:tcBorders>
              <w:top w:val="single" w:sz="4" w:space="0" w:color="auto"/>
              <w:left w:val="nil"/>
              <w:right w:val="nil"/>
            </w:tcBorders>
            <w:shd w:val="clear" w:color="auto" w:fill="auto"/>
            <w:noWrap/>
            <w:vAlign w:val="center"/>
            <w:hideMark/>
          </w:tcPr>
          <w:p w14:paraId="570B4A5D" w14:textId="4B2E3FA8"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0.013</w:t>
            </w:r>
          </w:p>
        </w:tc>
        <w:tc>
          <w:tcPr>
            <w:tcW w:w="1093" w:type="dxa"/>
            <w:tcBorders>
              <w:top w:val="single" w:sz="4" w:space="0" w:color="auto"/>
              <w:left w:val="nil"/>
              <w:right w:val="nil"/>
            </w:tcBorders>
            <w:shd w:val="clear" w:color="auto" w:fill="auto"/>
            <w:noWrap/>
            <w:vAlign w:val="center"/>
            <w:hideMark/>
          </w:tcPr>
          <w:p w14:paraId="6730A7F3" w14:textId="4CD9BD7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-0.173</w:t>
            </w:r>
          </w:p>
        </w:tc>
        <w:tc>
          <w:tcPr>
            <w:tcW w:w="1108" w:type="dxa"/>
            <w:tcBorders>
              <w:top w:val="single" w:sz="4" w:space="0" w:color="auto"/>
              <w:left w:val="nil"/>
              <w:right w:val="nil"/>
            </w:tcBorders>
            <w:shd w:val="clear" w:color="auto" w:fill="auto"/>
            <w:noWrap/>
            <w:vAlign w:val="center"/>
            <w:hideMark/>
          </w:tcPr>
          <w:p w14:paraId="50A81122" w14:textId="28A8BDBB"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0.030</w:t>
            </w:r>
          </w:p>
        </w:tc>
        <w:tc>
          <w:tcPr>
            <w:tcW w:w="1029" w:type="dxa"/>
            <w:tcBorders>
              <w:top w:val="single" w:sz="4" w:space="0" w:color="auto"/>
              <w:left w:val="nil"/>
              <w:right w:val="nil"/>
            </w:tcBorders>
            <w:shd w:val="clear" w:color="auto" w:fill="auto"/>
            <w:noWrap/>
            <w:vAlign w:val="center"/>
            <w:hideMark/>
          </w:tcPr>
          <w:p w14:paraId="5AA628DB" w14:textId="0CBB6A4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-0.380</w:t>
            </w:r>
          </w:p>
        </w:tc>
        <w:tc>
          <w:tcPr>
            <w:tcW w:w="1253" w:type="dxa"/>
            <w:tcBorders>
              <w:top w:val="single" w:sz="4" w:space="0" w:color="auto"/>
              <w:left w:val="nil"/>
              <w:right w:val="nil"/>
            </w:tcBorders>
            <w:shd w:val="clear" w:color="auto" w:fill="auto"/>
            <w:noWrap/>
            <w:vAlign w:val="center"/>
            <w:hideMark/>
          </w:tcPr>
          <w:p w14:paraId="337A3BCA" w14:textId="445F5819"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189" w:type="dxa"/>
            <w:tcBorders>
              <w:top w:val="single" w:sz="4" w:space="0" w:color="auto"/>
              <w:left w:val="nil"/>
              <w:right w:val="nil"/>
            </w:tcBorders>
            <w:shd w:val="clear" w:color="auto" w:fill="auto"/>
            <w:noWrap/>
            <w:vAlign w:val="center"/>
            <w:hideMark/>
          </w:tcPr>
          <w:p w14:paraId="7354933D" w14:textId="21A43606"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220" w:type="dxa"/>
            <w:tcBorders>
              <w:top w:val="single" w:sz="4" w:space="0" w:color="auto"/>
              <w:left w:val="nil"/>
              <w:right w:val="nil"/>
            </w:tcBorders>
            <w:shd w:val="clear" w:color="auto" w:fill="auto"/>
            <w:noWrap/>
            <w:vAlign w:val="center"/>
            <w:hideMark/>
          </w:tcPr>
          <w:p w14:paraId="0EA189B8" w14:textId="66115D40"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4" w:space="0" w:color="auto"/>
              <w:left w:val="nil"/>
              <w:right w:val="nil"/>
            </w:tcBorders>
            <w:shd w:val="clear" w:color="auto" w:fill="auto"/>
            <w:noWrap/>
            <w:vAlign w:val="center"/>
            <w:hideMark/>
          </w:tcPr>
          <w:p w14:paraId="662D0360" w14:textId="21537E7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4B89F6F8" w14:textId="77777777" w:rsidTr="00593BC5">
        <w:trPr>
          <w:trHeight w:val="272"/>
        </w:trPr>
        <w:tc>
          <w:tcPr>
            <w:tcW w:w="837" w:type="dxa"/>
            <w:tcBorders>
              <w:top w:val="nil"/>
              <w:left w:val="nil"/>
              <w:right w:val="nil"/>
            </w:tcBorders>
            <w:shd w:val="clear" w:color="auto" w:fill="auto"/>
            <w:noWrap/>
            <w:vAlign w:val="center"/>
            <w:hideMark/>
          </w:tcPr>
          <w:p w14:paraId="339421D9"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54E34EB5"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2F4F5D88"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12C3F3D7" w14:textId="56D5A451"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0.018</w:t>
            </w:r>
          </w:p>
        </w:tc>
        <w:tc>
          <w:tcPr>
            <w:tcW w:w="1284" w:type="dxa"/>
            <w:tcBorders>
              <w:top w:val="nil"/>
              <w:left w:val="nil"/>
              <w:right w:val="nil"/>
            </w:tcBorders>
            <w:shd w:val="clear" w:color="auto" w:fill="auto"/>
            <w:noWrap/>
            <w:vAlign w:val="center"/>
            <w:hideMark/>
          </w:tcPr>
          <w:p w14:paraId="026E32E3" w14:textId="701FA61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-0.033</w:t>
            </w:r>
          </w:p>
        </w:tc>
        <w:tc>
          <w:tcPr>
            <w:tcW w:w="1093" w:type="dxa"/>
            <w:tcBorders>
              <w:top w:val="nil"/>
              <w:left w:val="nil"/>
              <w:right w:val="nil"/>
            </w:tcBorders>
            <w:shd w:val="clear" w:color="auto" w:fill="auto"/>
            <w:noWrap/>
            <w:vAlign w:val="center"/>
            <w:hideMark/>
          </w:tcPr>
          <w:p w14:paraId="58A2CF48" w14:textId="4812229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-0.268</w:t>
            </w:r>
          </w:p>
        </w:tc>
        <w:tc>
          <w:tcPr>
            <w:tcW w:w="1108" w:type="dxa"/>
            <w:tcBorders>
              <w:top w:val="nil"/>
              <w:left w:val="nil"/>
              <w:right w:val="nil"/>
            </w:tcBorders>
            <w:shd w:val="clear" w:color="auto" w:fill="auto"/>
            <w:noWrap/>
            <w:vAlign w:val="center"/>
            <w:hideMark/>
          </w:tcPr>
          <w:p w14:paraId="78F6EC6D" w14:textId="313EC01D"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0.018</w:t>
            </w:r>
          </w:p>
        </w:tc>
        <w:tc>
          <w:tcPr>
            <w:tcW w:w="1029" w:type="dxa"/>
            <w:tcBorders>
              <w:top w:val="nil"/>
              <w:left w:val="nil"/>
              <w:right w:val="nil"/>
            </w:tcBorders>
            <w:shd w:val="clear" w:color="auto" w:fill="auto"/>
            <w:noWrap/>
            <w:vAlign w:val="center"/>
            <w:hideMark/>
          </w:tcPr>
          <w:p w14:paraId="33D8F853" w14:textId="3A6C6E5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-0.561</w:t>
            </w:r>
          </w:p>
        </w:tc>
        <w:tc>
          <w:tcPr>
            <w:tcW w:w="1253" w:type="dxa"/>
            <w:tcBorders>
              <w:top w:val="nil"/>
              <w:left w:val="nil"/>
              <w:right w:val="nil"/>
            </w:tcBorders>
            <w:shd w:val="clear" w:color="auto" w:fill="auto"/>
            <w:noWrap/>
            <w:vAlign w:val="center"/>
            <w:hideMark/>
          </w:tcPr>
          <w:p w14:paraId="25BB6331" w14:textId="78C55AF3"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right w:val="nil"/>
            </w:tcBorders>
            <w:shd w:val="clear" w:color="auto" w:fill="auto"/>
            <w:noWrap/>
            <w:vAlign w:val="center"/>
            <w:hideMark/>
          </w:tcPr>
          <w:p w14:paraId="20D91CE1" w14:textId="7DC73157"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right w:val="nil"/>
            </w:tcBorders>
            <w:shd w:val="clear" w:color="auto" w:fill="auto"/>
            <w:noWrap/>
            <w:vAlign w:val="center"/>
            <w:hideMark/>
          </w:tcPr>
          <w:p w14:paraId="4435A18E" w14:textId="31FC6430"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588398CE" w14:textId="1CC08FCD"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0E868A47" w14:textId="77777777" w:rsidTr="00593BC5">
        <w:trPr>
          <w:trHeight w:val="272"/>
        </w:trPr>
        <w:tc>
          <w:tcPr>
            <w:tcW w:w="837" w:type="dxa"/>
            <w:tcBorders>
              <w:top w:val="nil"/>
              <w:left w:val="nil"/>
              <w:right w:val="nil"/>
            </w:tcBorders>
            <w:shd w:val="clear" w:color="auto" w:fill="auto"/>
            <w:noWrap/>
            <w:vAlign w:val="center"/>
            <w:hideMark/>
          </w:tcPr>
          <w:p w14:paraId="06D463A9"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1CFFFC86"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23876803"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1CAE11EF" w14:textId="2A09145E"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-0.011</w:t>
            </w:r>
          </w:p>
        </w:tc>
        <w:tc>
          <w:tcPr>
            <w:tcW w:w="1284" w:type="dxa"/>
            <w:tcBorders>
              <w:top w:val="nil"/>
              <w:left w:val="nil"/>
              <w:bottom w:val="single" w:sz="4" w:space="0" w:color="auto"/>
              <w:right w:val="nil"/>
            </w:tcBorders>
            <w:shd w:val="clear" w:color="auto" w:fill="auto"/>
            <w:noWrap/>
            <w:vAlign w:val="center"/>
            <w:hideMark/>
          </w:tcPr>
          <w:p w14:paraId="5CF2C54E" w14:textId="1157E53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-0.074</w:t>
            </w:r>
          </w:p>
        </w:tc>
        <w:tc>
          <w:tcPr>
            <w:tcW w:w="1093" w:type="dxa"/>
            <w:tcBorders>
              <w:top w:val="nil"/>
              <w:left w:val="nil"/>
              <w:bottom w:val="single" w:sz="4" w:space="0" w:color="auto"/>
              <w:right w:val="nil"/>
            </w:tcBorders>
            <w:shd w:val="clear" w:color="auto" w:fill="auto"/>
            <w:noWrap/>
            <w:vAlign w:val="center"/>
            <w:hideMark/>
          </w:tcPr>
          <w:p w14:paraId="6888261D" w14:textId="1749F134"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-0.353</w:t>
            </w:r>
          </w:p>
        </w:tc>
        <w:tc>
          <w:tcPr>
            <w:tcW w:w="1108" w:type="dxa"/>
            <w:tcBorders>
              <w:top w:val="nil"/>
              <w:left w:val="nil"/>
              <w:bottom w:val="single" w:sz="4" w:space="0" w:color="auto"/>
              <w:right w:val="nil"/>
            </w:tcBorders>
            <w:shd w:val="clear" w:color="auto" w:fill="auto"/>
            <w:noWrap/>
            <w:vAlign w:val="center"/>
            <w:hideMark/>
          </w:tcPr>
          <w:p w14:paraId="4A2B0C23" w14:textId="2C94D74D"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0.008</w:t>
            </w:r>
          </w:p>
        </w:tc>
        <w:tc>
          <w:tcPr>
            <w:tcW w:w="1029" w:type="dxa"/>
            <w:tcBorders>
              <w:top w:val="nil"/>
              <w:left w:val="nil"/>
              <w:bottom w:val="single" w:sz="4" w:space="0" w:color="auto"/>
              <w:right w:val="nil"/>
            </w:tcBorders>
            <w:shd w:val="clear" w:color="auto" w:fill="auto"/>
            <w:noWrap/>
            <w:vAlign w:val="center"/>
            <w:hideMark/>
          </w:tcPr>
          <w:p w14:paraId="707D803D" w14:textId="5EE17CC4"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-0.724</w:t>
            </w:r>
          </w:p>
        </w:tc>
        <w:tc>
          <w:tcPr>
            <w:tcW w:w="1253" w:type="dxa"/>
            <w:tcBorders>
              <w:top w:val="nil"/>
              <w:left w:val="nil"/>
              <w:bottom w:val="single" w:sz="4" w:space="0" w:color="auto"/>
              <w:right w:val="nil"/>
            </w:tcBorders>
            <w:shd w:val="clear" w:color="auto" w:fill="auto"/>
            <w:noWrap/>
            <w:vAlign w:val="center"/>
            <w:hideMark/>
          </w:tcPr>
          <w:p w14:paraId="19ADA916" w14:textId="5E288D92"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363C6D76" w14:textId="321DD078"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74011BF" w14:textId="11C52915"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7FF5A9F8" w14:textId="63DE8632"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3B7AE063" w14:textId="77777777" w:rsidTr="00593BC5">
        <w:trPr>
          <w:trHeight w:val="272"/>
        </w:trPr>
        <w:tc>
          <w:tcPr>
            <w:tcW w:w="837" w:type="dxa"/>
            <w:tcBorders>
              <w:top w:val="nil"/>
              <w:left w:val="nil"/>
              <w:right w:val="nil"/>
            </w:tcBorders>
            <w:shd w:val="clear" w:color="auto" w:fill="auto"/>
            <w:noWrap/>
            <w:vAlign w:val="center"/>
            <w:hideMark/>
          </w:tcPr>
          <w:p w14:paraId="5A7390F2"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single" w:sz="4" w:space="0" w:color="auto"/>
              <w:left w:val="nil"/>
              <w:right w:val="nil"/>
            </w:tcBorders>
            <w:shd w:val="clear" w:color="auto" w:fill="auto"/>
            <w:noWrap/>
            <w:vAlign w:val="center"/>
            <w:hideMark/>
          </w:tcPr>
          <w:p w14:paraId="1E8C74E0"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869" w:type="dxa"/>
            <w:tcBorders>
              <w:top w:val="single" w:sz="4" w:space="0" w:color="auto"/>
              <w:left w:val="nil"/>
              <w:right w:val="nil"/>
            </w:tcBorders>
            <w:shd w:val="clear" w:color="auto" w:fill="auto"/>
            <w:noWrap/>
            <w:vAlign w:val="center"/>
            <w:hideMark/>
          </w:tcPr>
          <w:p w14:paraId="0D6C6A81"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133E8206" w14:textId="08D3F948"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0.041</w:t>
            </w:r>
          </w:p>
        </w:tc>
        <w:tc>
          <w:tcPr>
            <w:tcW w:w="1284" w:type="dxa"/>
            <w:tcBorders>
              <w:top w:val="single" w:sz="4" w:space="0" w:color="auto"/>
              <w:left w:val="nil"/>
              <w:right w:val="nil"/>
            </w:tcBorders>
            <w:shd w:val="clear" w:color="auto" w:fill="auto"/>
            <w:noWrap/>
            <w:vAlign w:val="center"/>
            <w:hideMark/>
          </w:tcPr>
          <w:p w14:paraId="600EEBA1" w14:textId="22654F3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0.032</w:t>
            </w:r>
          </w:p>
        </w:tc>
        <w:tc>
          <w:tcPr>
            <w:tcW w:w="1093" w:type="dxa"/>
            <w:tcBorders>
              <w:top w:val="single" w:sz="4" w:space="0" w:color="auto"/>
              <w:left w:val="nil"/>
              <w:right w:val="nil"/>
            </w:tcBorders>
            <w:shd w:val="clear" w:color="auto" w:fill="auto"/>
            <w:noWrap/>
            <w:vAlign w:val="center"/>
            <w:hideMark/>
          </w:tcPr>
          <w:p w14:paraId="37727C52" w14:textId="3755D4E5"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0.676</w:t>
            </w:r>
          </w:p>
        </w:tc>
        <w:tc>
          <w:tcPr>
            <w:tcW w:w="1108" w:type="dxa"/>
            <w:tcBorders>
              <w:top w:val="single" w:sz="4" w:space="0" w:color="auto"/>
              <w:left w:val="nil"/>
              <w:right w:val="nil"/>
            </w:tcBorders>
            <w:shd w:val="clear" w:color="auto" w:fill="auto"/>
            <w:noWrap/>
            <w:vAlign w:val="center"/>
            <w:hideMark/>
          </w:tcPr>
          <w:p w14:paraId="3E1820CB" w14:textId="7557F026"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0.022</w:t>
            </w:r>
          </w:p>
        </w:tc>
        <w:tc>
          <w:tcPr>
            <w:tcW w:w="1029" w:type="dxa"/>
            <w:tcBorders>
              <w:top w:val="single" w:sz="4" w:space="0" w:color="auto"/>
              <w:left w:val="nil"/>
              <w:right w:val="nil"/>
            </w:tcBorders>
            <w:shd w:val="clear" w:color="auto" w:fill="auto"/>
            <w:noWrap/>
            <w:vAlign w:val="center"/>
            <w:hideMark/>
          </w:tcPr>
          <w:p w14:paraId="3EAEDEC4" w14:textId="5209E04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-0.093</w:t>
            </w:r>
          </w:p>
        </w:tc>
        <w:tc>
          <w:tcPr>
            <w:tcW w:w="1253" w:type="dxa"/>
            <w:tcBorders>
              <w:top w:val="single" w:sz="4" w:space="0" w:color="auto"/>
              <w:left w:val="nil"/>
              <w:right w:val="nil"/>
            </w:tcBorders>
            <w:shd w:val="clear" w:color="auto" w:fill="auto"/>
            <w:noWrap/>
            <w:vAlign w:val="center"/>
            <w:hideMark/>
          </w:tcPr>
          <w:p w14:paraId="55A4E8EF" w14:textId="6D132113"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-0.084</w:t>
            </w:r>
          </w:p>
        </w:tc>
        <w:tc>
          <w:tcPr>
            <w:tcW w:w="1189" w:type="dxa"/>
            <w:tcBorders>
              <w:top w:val="single" w:sz="4" w:space="0" w:color="auto"/>
              <w:left w:val="nil"/>
              <w:right w:val="nil"/>
            </w:tcBorders>
            <w:shd w:val="clear" w:color="auto" w:fill="auto"/>
            <w:noWrap/>
            <w:vAlign w:val="center"/>
            <w:hideMark/>
          </w:tcPr>
          <w:p w14:paraId="3288E999" w14:textId="2BEF010B"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-0.307</w:t>
            </w:r>
          </w:p>
        </w:tc>
        <w:tc>
          <w:tcPr>
            <w:tcW w:w="1220" w:type="dxa"/>
            <w:tcBorders>
              <w:top w:val="single" w:sz="4" w:space="0" w:color="auto"/>
              <w:left w:val="nil"/>
              <w:right w:val="nil"/>
            </w:tcBorders>
            <w:shd w:val="clear" w:color="auto" w:fill="auto"/>
            <w:noWrap/>
            <w:vAlign w:val="center"/>
            <w:hideMark/>
          </w:tcPr>
          <w:p w14:paraId="49766514" w14:textId="456E096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-0.585</w:t>
            </w:r>
          </w:p>
        </w:tc>
        <w:tc>
          <w:tcPr>
            <w:tcW w:w="1029" w:type="dxa"/>
            <w:tcBorders>
              <w:top w:val="single" w:sz="4" w:space="0" w:color="auto"/>
              <w:left w:val="nil"/>
              <w:right w:val="nil"/>
            </w:tcBorders>
            <w:shd w:val="clear" w:color="auto" w:fill="auto"/>
            <w:noWrap/>
            <w:vAlign w:val="center"/>
            <w:hideMark/>
          </w:tcPr>
          <w:p w14:paraId="5E108994" w14:textId="2752C307"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-0.328</w:t>
            </w:r>
          </w:p>
        </w:tc>
      </w:tr>
      <w:tr w:rsidR="00593BC5" w:rsidRPr="00C213BD" w14:paraId="46D73B55" w14:textId="77777777" w:rsidTr="00593BC5">
        <w:trPr>
          <w:trHeight w:val="272"/>
        </w:trPr>
        <w:tc>
          <w:tcPr>
            <w:tcW w:w="837" w:type="dxa"/>
            <w:tcBorders>
              <w:top w:val="nil"/>
              <w:left w:val="nil"/>
              <w:right w:val="nil"/>
            </w:tcBorders>
            <w:shd w:val="clear" w:color="auto" w:fill="auto"/>
            <w:noWrap/>
            <w:vAlign w:val="center"/>
            <w:hideMark/>
          </w:tcPr>
          <w:p w14:paraId="73FF05D6"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198FD4B6"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3DE0083C"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56A8AF86" w14:textId="70FA06ED"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0.022</w:t>
            </w:r>
          </w:p>
        </w:tc>
        <w:tc>
          <w:tcPr>
            <w:tcW w:w="1284" w:type="dxa"/>
            <w:tcBorders>
              <w:top w:val="nil"/>
              <w:left w:val="nil"/>
              <w:right w:val="nil"/>
            </w:tcBorders>
            <w:shd w:val="clear" w:color="auto" w:fill="auto"/>
            <w:noWrap/>
            <w:vAlign w:val="center"/>
            <w:hideMark/>
          </w:tcPr>
          <w:p w14:paraId="20629DB2" w14:textId="706C8F6A"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0.004</w:t>
            </w:r>
          </w:p>
        </w:tc>
        <w:tc>
          <w:tcPr>
            <w:tcW w:w="1093" w:type="dxa"/>
            <w:tcBorders>
              <w:top w:val="nil"/>
              <w:left w:val="nil"/>
              <w:right w:val="nil"/>
            </w:tcBorders>
            <w:shd w:val="clear" w:color="auto" w:fill="auto"/>
            <w:noWrap/>
            <w:vAlign w:val="center"/>
            <w:hideMark/>
          </w:tcPr>
          <w:p w14:paraId="02486C5E" w14:textId="5832ADC2"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0.748</w:t>
            </w:r>
          </w:p>
        </w:tc>
        <w:tc>
          <w:tcPr>
            <w:tcW w:w="1108" w:type="dxa"/>
            <w:tcBorders>
              <w:top w:val="nil"/>
              <w:left w:val="nil"/>
              <w:right w:val="nil"/>
            </w:tcBorders>
            <w:shd w:val="clear" w:color="auto" w:fill="auto"/>
            <w:noWrap/>
            <w:vAlign w:val="center"/>
            <w:hideMark/>
          </w:tcPr>
          <w:p w14:paraId="2F71F631" w14:textId="7295FB4A"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0.066</w:t>
            </w:r>
          </w:p>
        </w:tc>
        <w:tc>
          <w:tcPr>
            <w:tcW w:w="1029" w:type="dxa"/>
            <w:tcBorders>
              <w:top w:val="nil"/>
              <w:left w:val="nil"/>
              <w:right w:val="nil"/>
            </w:tcBorders>
            <w:shd w:val="clear" w:color="auto" w:fill="auto"/>
            <w:noWrap/>
            <w:vAlign w:val="center"/>
            <w:hideMark/>
          </w:tcPr>
          <w:p w14:paraId="41FE7771" w14:textId="7A07114B"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-0.012</w:t>
            </w:r>
          </w:p>
        </w:tc>
        <w:tc>
          <w:tcPr>
            <w:tcW w:w="1253" w:type="dxa"/>
            <w:tcBorders>
              <w:top w:val="nil"/>
              <w:left w:val="nil"/>
              <w:right w:val="nil"/>
            </w:tcBorders>
            <w:shd w:val="clear" w:color="auto" w:fill="auto"/>
            <w:noWrap/>
            <w:vAlign w:val="center"/>
            <w:hideMark/>
          </w:tcPr>
          <w:p w14:paraId="5A38F906" w14:textId="43837EF8"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-0.111</w:t>
            </w:r>
          </w:p>
        </w:tc>
        <w:tc>
          <w:tcPr>
            <w:tcW w:w="1189" w:type="dxa"/>
            <w:tcBorders>
              <w:top w:val="nil"/>
              <w:left w:val="nil"/>
              <w:right w:val="nil"/>
            </w:tcBorders>
            <w:shd w:val="clear" w:color="auto" w:fill="auto"/>
            <w:noWrap/>
            <w:vAlign w:val="center"/>
            <w:hideMark/>
          </w:tcPr>
          <w:p w14:paraId="56B64640" w14:textId="037E8B91"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-0.238</w:t>
            </w:r>
          </w:p>
        </w:tc>
        <w:tc>
          <w:tcPr>
            <w:tcW w:w="1220" w:type="dxa"/>
            <w:tcBorders>
              <w:top w:val="nil"/>
              <w:left w:val="nil"/>
              <w:right w:val="nil"/>
            </w:tcBorders>
            <w:shd w:val="clear" w:color="auto" w:fill="auto"/>
            <w:noWrap/>
            <w:vAlign w:val="center"/>
            <w:hideMark/>
          </w:tcPr>
          <w:p w14:paraId="29B1F4BF" w14:textId="71A69110"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-0.420</w:t>
            </w:r>
          </w:p>
        </w:tc>
        <w:tc>
          <w:tcPr>
            <w:tcW w:w="1029" w:type="dxa"/>
            <w:tcBorders>
              <w:top w:val="nil"/>
              <w:left w:val="nil"/>
              <w:right w:val="nil"/>
            </w:tcBorders>
            <w:shd w:val="clear" w:color="auto" w:fill="auto"/>
            <w:noWrap/>
            <w:vAlign w:val="center"/>
            <w:hideMark/>
          </w:tcPr>
          <w:p w14:paraId="2B0701A7" w14:textId="1B7EDF2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-0.262</w:t>
            </w:r>
          </w:p>
        </w:tc>
      </w:tr>
      <w:tr w:rsidR="00593BC5" w:rsidRPr="00C213BD" w14:paraId="36EEF570" w14:textId="77777777" w:rsidTr="00593BC5">
        <w:trPr>
          <w:trHeight w:val="272"/>
        </w:trPr>
        <w:tc>
          <w:tcPr>
            <w:tcW w:w="837" w:type="dxa"/>
            <w:tcBorders>
              <w:top w:val="nil"/>
              <w:left w:val="nil"/>
              <w:right w:val="nil"/>
            </w:tcBorders>
            <w:shd w:val="clear" w:color="auto" w:fill="auto"/>
            <w:noWrap/>
            <w:vAlign w:val="center"/>
            <w:hideMark/>
          </w:tcPr>
          <w:p w14:paraId="4A0C19A6"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4D40D31D"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4AEFE942"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70D46E21" w14:textId="3C43D04B"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0.008</w:t>
            </w:r>
          </w:p>
        </w:tc>
        <w:tc>
          <w:tcPr>
            <w:tcW w:w="1284" w:type="dxa"/>
            <w:tcBorders>
              <w:top w:val="nil"/>
              <w:left w:val="nil"/>
              <w:bottom w:val="single" w:sz="4" w:space="0" w:color="auto"/>
              <w:right w:val="nil"/>
            </w:tcBorders>
            <w:shd w:val="clear" w:color="auto" w:fill="auto"/>
            <w:noWrap/>
            <w:vAlign w:val="center"/>
            <w:hideMark/>
          </w:tcPr>
          <w:p w14:paraId="2091CA12" w14:textId="1706144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-0.017</w:t>
            </w:r>
          </w:p>
        </w:tc>
        <w:tc>
          <w:tcPr>
            <w:tcW w:w="1093" w:type="dxa"/>
            <w:tcBorders>
              <w:top w:val="nil"/>
              <w:left w:val="nil"/>
              <w:bottom w:val="single" w:sz="4" w:space="0" w:color="auto"/>
              <w:right w:val="nil"/>
            </w:tcBorders>
            <w:shd w:val="clear" w:color="auto" w:fill="auto"/>
            <w:noWrap/>
            <w:vAlign w:val="center"/>
            <w:hideMark/>
          </w:tcPr>
          <w:p w14:paraId="1401E58A" w14:textId="12097CC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0.801</w:t>
            </w:r>
          </w:p>
        </w:tc>
        <w:tc>
          <w:tcPr>
            <w:tcW w:w="1108" w:type="dxa"/>
            <w:tcBorders>
              <w:top w:val="nil"/>
              <w:left w:val="nil"/>
              <w:bottom w:val="single" w:sz="4" w:space="0" w:color="auto"/>
              <w:right w:val="nil"/>
            </w:tcBorders>
            <w:shd w:val="clear" w:color="auto" w:fill="auto"/>
            <w:noWrap/>
            <w:vAlign w:val="center"/>
            <w:hideMark/>
          </w:tcPr>
          <w:p w14:paraId="27CFA02C" w14:textId="023D46C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0.099</w:t>
            </w:r>
          </w:p>
        </w:tc>
        <w:tc>
          <w:tcPr>
            <w:tcW w:w="1029" w:type="dxa"/>
            <w:tcBorders>
              <w:top w:val="nil"/>
              <w:left w:val="nil"/>
              <w:bottom w:val="single" w:sz="4" w:space="0" w:color="auto"/>
              <w:right w:val="nil"/>
            </w:tcBorders>
            <w:shd w:val="clear" w:color="auto" w:fill="auto"/>
            <w:noWrap/>
            <w:vAlign w:val="center"/>
            <w:hideMark/>
          </w:tcPr>
          <w:p w14:paraId="634084EF" w14:textId="1DACE12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0.048</w:t>
            </w:r>
          </w:p>
        </w:tc>
        <w:tc>
          <w:tcPr>
            <w:tcW w:w="1253" w:type="dxa"/>
            <w:tcBorders>
              <w:top w:val="nil"/>
              <w:left w:val="nil"/>
              <w:bottom w:val="single" w:sz="4" w:space="0" w:color="auto"/>
              <w:right w:val="nil"/>
            </w:tcBorders>
            <w:shd w:val="clear" w:color="auto" w:fill="auto"/>
            <w:noWrap/>
            <w:vAlign w:val="center"/>
            <w:hideMark/>
          </w:tcPr>
          <w:p w14:paraId="3D38B392" w14:textId="697533F4"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-0.131</w:t>
            </w:r>
          </w:p>
        </w:tc>
        <w:tc>
          <w:tcPr>
            <w:tcW w:w="1189" w:type="dxa"/>
            <w:tcBorders>
              <w:top w:val="nil"/>
              <w:left w:val="nil"/>
              <w:bottom w:val="single" w:sz="4" w:space="0" w:color="auto"/>
              <w:right w:val="nil"/>
            </w:tcBorders>
            <w:shd w:val="clear" w:color="auto" w:fill="auto"/>
            <w:noWrap/>
            <w:vAlign w:val="center"/>
            <w:hideMark/>
          </w:tcPr>
          <w:p w14:paraId="434DAD59" w14:textId="3314967A"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-0.186</w:t>
            </w:r>
          </w:p>
        </w:tc>
        <w:tc>
          <w:tcPr>
            <w:tcW w:w="1220" w:type="dxa"/>
            <w:tcBorders>
              <w:top w:val="nil"/>
              <w:left w:val="nil"/>
              <w:bottom w:val="single" w:sz="4" w:space="0" w:color="auto"/>
              <w:right w:val="nil"/>
            </w:tcBorders>
            <w:shd w:val="clear" w:color="auto" w:fill="auto"/>
            <w:noWrap/>
            <w:vAlign w:val="center"/>
            <w:hideMark/>
          </w:tcPr>
          <w:p w14:paraId="160009D9" w14:textId="487F02C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-0.298</w:t>
            </w:r>
          </w:p>
        </w:tc>
        <w:tc>
          <w:tcPr>
            <w:tcW w:w="1029" w:type="dxa"/>
            <w:tcBorders>
              <w:top w:val="nil"/>
              <w:left w:val="nil"/>
              <w:bottom w:val="single" w:sz="4" w:space="0" w:color="auto"/>
              <w:right w:val="nil"/>
            </w:tcBorders>
            <w:shd w:val="clear" w:color="auto" w:fill="auto"/>
            <w:noWrap/>
            <w:vAlign w:val="center"/>
            <w:hideMark/>
          </w:tcPr>
          <w:p w14:paraId="1A868D7F" w14:textId="18793F0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-0.213</w:t>
            </w:r>
          </w:p>
        </w:tc>
      </w:tr>
      <w:tr w:rsidR="00593BC5" w:rsidRPr="00C213BD" w14:paraId="2312F707" w14:textId="77777777" w:rsidTr="00593BC5">
        <w:trPr>
          <w:trHeight w:val="272"/>
        </w:trPr>
        <w:tc>
          <w:tcPr>
            <w:tcW w:w="837" w:type="dxa"/>
            <w:tcBorders>
              <w:top w:val="nil"/>
              <w:left w:val="nil"/>
              <w:right w:val="nil"/>
            </w:tcBorders>
            <w:shd w:val="clear" w:color="auto" w:fill="auto"/>
            <w:noWrap/>
            <w:vAlign w:val="center"/>
            <w:hideMark/>
          </w:tcPr>
          <w:p w14:paraId="084A9B4A"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single" w:sz="4" w:space="0" w:color="auto"/>
              <w:left w:val="nil"/>
              <w:right w:val="nil"/>
            </w:tcBorders>
            <w:shd w:val="clear" w:color="auto" w:fill="auto"/>
            <w:noWrap/>
            <w:vAlign w:val="center"/>
            <w:hideMark/>
          </w:tcPr>
          <w:p w14:paraId="313411F1"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869" w:type="dxa"/>
            <w:tcBorders>
              <w:top w:val="single" w:sz="4" w:space="0" w:color="auto"/>
              <w:left w:val="nil"/>
              <w:right w:val="nil"/>
            </w:tcBorders>
            <w:shd w:val="clear" w:color="auto" w:fill="auto"/>
            <w:noWrap/>
            <w:vAlign w:val="center"/>
            <w:hideMark/>
          </w:tcPr>
          <w:p w14:paraId="35A11CE6"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00DE6EF0" w14:textId="6367F4F5"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-0.020</w:t>
            </w:r>
          </w:p>
        </w:tc>
        <w:tc>
          <w:tcPr>
            <w:tcW w:w="1284" w:type="dxa"/>
            <w:tcBorders>
              <w:top w:val="single" w:sz="4" w:space="0" w:color="auto"/>
              <w:left w:val="nil"/>
              <w:right w:val="nil"/>
            </w:tcBorders>
            <w:shd w:val="clear" w:color="auto" w:fill="auto"/>
            <w:noWrap/>
            <w:vAlign w:val="center"/>
            <w:hideMark/>
          </w:tcPr>
          <w:p w14:paraId="70529652" w14:textId="248D75D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single" w:sz="4" w:space="0" w:color="auto"/>
              <w:left w:val="nil"/>
              <w:right w:val="nil"/>
            </w:tcBorders>
            <w:shd w:val="clear" w:color="auto" w:fill="auto"/>
            <w:noWrap/>
            <w:vAlign w:val="center"/>
            <w:hideMark/>
          </w:tcPr>
          <w:p w14:paraId="2B5DBD48" w14:textId="44022AD6"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single" w:sz="4" w:space="0" w:color="auto"/>
              <w:left w:val="nil"/>
              <w:right w:val="nil"/>
            </w:tcBorders>
            <w:shd w:val="clear" w:color="auto" w:fill="auto"/>
            <w:noWrap/>
            <w:vAlign w:val="center"/>
            <w:hideMark/>
          </w:tcPr>
          <w:p w14:paraId="46332AFA" w14:textId="7A563B6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4" w:space="0" w:color="auto"/>
              <w:left w:val="nil"/>
              <w:right w:val="nil"/>
            </w:tcBorders>
            <w:shd w:val="clear" w:color="auto" w:fill="auto"/>
            <w:noWrap/>
            <w:vAlign w:val="center"/>
            <w:hideMark/>
          </w:tcPr>
          <w:p w14:paraId="34049F06" w14:textId="1853ACD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single" w:sz="4" w:space="0" w:color="auto"/>
              <w:left w:val="nil"/>
              <w:right w:val="nil"/>
            </w:tcBorders>
            <w:shd w:val="clear" w:color="auto" w:fill="auto"/>
            <w:noWrap/>
            <w:vAlign w:val="center"/>
            <w:hideMark/>
          </w:tcPr>
          <w:p w14:paraId="305579BB" w14:textId="65C7780B"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rPr>
              <w:t>-0.024</w:t>
            </w:r>
          </w:p>
        </w:tc>
        <w:tc>
          <w:tcPr>
            <w:tcW w:w="1189" w:type="dxa"/>
            <w:tcBorders>
              <w:top w:val="single" w:sz="4" w:space="0" w:color="auto"/>
              <w:left w:val="nil"/>
              <w:right w:val="nil"/>
            </w:tcBorders>
            <w:shd w:val="clear" w:color="auto" w:fill="auto"/>
            <w:noWrap/>
            <w:vAlign w:val="center"/>
            <w:hideMark/>
          </w:tcPr>
          <w:p w14:paraId="5A2BB886" w14:textId="5076C540"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rPr>
              <w:t>0.112</w:t>
            </w:r>
          </w:p>
        </w:tc>
        <w:tc>
          <w:tcPr>
            <w:tcW w:w="1220" w:type="dxa"/>
            <w:tcBorders>
              <w:top w:val="single" w:sz="4" w:space="0" w:color="auto"/>
              <w:left w:val="nil"/>
              <w:right w:val="nil"/>
            </w:tcBorders>
            <w:shd w:val="clear" w:color="auto" w:fill="auto"/>
            <w:noWrap/>
            <w:vAlign w:val="center"/>
            <w:hideMark/>
          </w:tcPr>
          <w:p w14:paraId="5A52D25B" w14:textId="219A5C68"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0.611</w:t>
            </w:r>
          </w:p>
        </w:tc>
        <w:tc>
          <w:tcPr>
            <w:tcW w:w="1029" w:type="dxa"/>
            <w:tcBorders>
              <w:top w:val="single" w:sz="4" w:space="0" w:color="auto"/>
              <w:left w:val="nil"/>
              <w:right w:val="nil"/>
            </w:tcBorders>
            <w:shd w:val="clear" w:color="auto" w:fill="auto"/>
            <w:noWrap/>
            <w:vAlign w:val="center"/>
            <w:hideMark/>
          </w:tcPr>
          <w:p w14:paraId="365CD98E" w14:textId="23AD728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-0.063</w:t>
            </w:r>
          </w:p>
        </w:tc>
      </w:tr>
      <w:tr w:rsidR="00593BC5" w:rsidRPr="00C213BD" w14:paraId="4CCCA1EC" w14:textId="77777777" w:rsidTr="00593BC5">
        <w:trPr>
          <w:trHeight w:val="272"/>
        </w:trPr>
        <w:tc>
          <w:tcPr>
            <w:tcW w:w="837" w:type="dxa"/>
            <w:tcBorders>
              <w:top w:val="nil"/>
              <w:left w:val="nil"/>
              <w:right w:val="nil"/>
            </w:tcBorders>
            <w:shd w:val="clear" w:color="auto" w:fill="auto"/>
            <w:noWrap/>
            <w:vAlign w:val="center"/>
            <w:hideMark/>
          </w:tcPr>
          <w:p w14:paraId="299B843D"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4E2CD095"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284AB55A"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551C13A3" w14:textId="63EF5C60"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-0.012</w:t>
            </w:r>
          </w:p>
        </w:tc>
        <w:tc>
          <w:tcPr>
            <w:tcW w:w="1284" w:type="dxa"/>
            <w:tcBorders>
              <w:top w:val="nil"/>
              <w:left w:val="nil"/>
              <w:right w:val="nil"/>
            </w:tcBorders>
            <w:shd w:val="clear" w:color="auto" w:fill="auto"/>
            <w:noWrap/>
            <w:vAlign w:val="center"/>
            <w:hideMark/>
          </w:tcPr>
          <w:p w14:paraId="312A3B2B" w14:textId="7838C967"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right w:val="nil"/>
            </w:tcBorders>
            <w:shd w:val="clear" w:color="auto" w:fill="auto"/>
            <w:noWrap/>
            <w:vAlign w:val="center"/>
            <w:hideMark/>
          </w:tcPr>
          <w:p w14:paraId="3C2CAA20" w14:textId="71D74CF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right w:val="nil"/>
            </w:tcBorders>
            <w:shd w:val="clear" w:color="auto" w:fill="auto"/>
            <w:noWrap/>
            <w:vAlign w:val="center"/>
            <w:hideMark/>
          </w:tcPr>
          <w:p w14:paraId="18876EBC" w14:textId="1D3D931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1EAFE55C" w14:textId="7A4B8495"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right w:val="nil"/>
            </w:tcBorders>
            <w:shd w:val="clear" w:color="auto" w:fill="auto"/>
            <w:noWrap/>
            <w:vAlign w:val="center"/>
            <w:hideMark/>
          </w:tcPr>
          <w:p w14:paraId="5CFEC3B3" w14:textId="2E237B04"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0.046</w:t>
            </w:r>
          </w:p>
        </w:tc>
        <w:tc>
          <w:tcPr>
            <w:tcW w:w="1189" w:type="dxa"/>
            <w:tcBorders>
              <w:top w:val="nil"/>
              <w:left w:val="nil"/>
              <w:right w:val="nil"/>
            </w:tcBorders>
            <w:shd w:val="clear" w:color="auto" w:fill="auto"/>
            <w:noWrap/>
            <w:vAlign w:val="center"/>
            <w:hideMark/>
          </w:tcPr>
          <w:p w14:paraId="34A69C98" w14:textId="1CB7BFF1"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0.158</w:t>
            </w:r>
          </w:p>
        </w:tc>
        <w:tc>
          <w:tcPr>
            <w:tcW w:w="1220" w:type="dxa"/>
            <w:tcBorders>
              <w:top w:val="nil"/>
              <w:left w:val="nil"/>
              <w:right w:val="nil"/>
            </w:tcBorders>
            <w:shd w:val="clear" w:color="auto" w:fill="auto"/>
            <w:noWrap/>
            <w:vAlign w:val="center"/>
            <w:hideMark/>
          </w:tcPr>
          <w:p w14:paraId="76D242A4" w14:textId="70B8BAF8"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0.612</w:t>
            </w:r>
          </w:p>
        </w:tc>
        <w:tc>
          <w:tcPr>
            <w:tcW w:w="1029" w:type="dxa"/>
            <w:tcBorders>
              <w:top w:val="nil"/>
              <w:left w:val="nil"/>
              <w:right w:val="nil"/>
            </w:tcBorders>
            <w:shd w:val="clear" w:color="auto" w:fill="auto"/>
            <w:noWrap/>
            <w:vAlign w:val="center"/>
            <w:hideMark/>
          </w:tcPr>
          <w:p w14:paraId="7B537C18" w14:textId="16C1432B"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0.231</w:t>
            </w:r>
          </w:p>
        </w:tc>
      </w:tr>
      <w:tr w:rsidR="00593BC5" w:rsidRPr="00C213BD" w14:paraId="54923F46" w14:textId="77777777" w:rsidTr="00593BC5">
        <w:trPr>
          <w:trHeight w:val="272"/>
        </w:trPr>
        <w:tc>
          <w:tcPr>
            <w:tcW w:w="837" w:type="dxa"/>
            <w:tcBorders>
              <w:top w:val="nil"/>
              <w:left w:val="nil"/>
              <w:bottom w:val="single" w:sz="12" w:space="0" w:color="auto"/>
              <w:right w:val="nil"/>
            </w:tcBorders>
            <w:shd w:val="clear" w:color="auto" w:fill="auto"/>
            <w:noWrap/>
            <w:vAlign w:val="center"/>
            <w:hideMark/>
          </w:tcPr>
          <w:p w14:paraId="616CC8A7"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1141" w:type="dxa"/>
            <w:tcBorders>
              <w:top w:val="nil"/>
              <w:left w:val="nil"/>
              <w:bottom w:val="single" w:sz="12" w:space="0" w:color="auto"/>
              <w:right w:val="nil"/>
            </w:tcBorders>
            <w:shd w:val="clear" w:color="auto" w:fill="auto"/>
            <w:noWrap/>
            <w:vAlign w:val="center"/>
            <w:hideMark/>
          </w:tcPr>
          <w:p w14:paraId="255A9A6B"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12" w:space="0" w:color="auto"/>
              <w:right w:val="nil"/>
            </w:tcBorders>
            <w:shd w:val="clear" w:color="auto" w:fill="auto"/>
            <w:noWrap/>
            <w:vAlign w:val="center"/>
            <w:hideMark/>
          </w:tcPr>
          <w:p w14:paraId="1FE2B5FE"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12" w:space="0" w:color="auto"/>
              <w:right w:val="nil"/>
            </w:tcBorders>
            <w:shd w:val="clear" w:color="auto" w:fill="auto"/>
            <w:noWrap/>
            <w:vAlign w:val="center"/>
            <w:hideMark/>
          </w:tcPr>
          <w:p w14:paraId="576C90D0" w14:textId="559A3002"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rPr>
              <w:t>-0.006</w:t>
            </w:r>
          </w:p>
        </w:tc>
        <w:tc>
          <w:tcPr>
            <w:tcW w:w="1284" w:type="dxa"/>
            <w:tcBorders>
              <w:top w:val="nil"/>
              <w:left w:val="nil"/>
              <w:bottom w:val="single" w:sz="12" w:space="0" w:color="auto"/>
              <w:right w:val="nil"/>
            </w:tcBorders>
            <w:shd w:val="clear" w:color="auto" w:fill="auto"/>
            <w:noWrap/>
            <w:vAlign w:val="center"/>
            <w:hideMark/>
          </w:tcPr>
          <w:p w14:paraId="7AFC5699" w14:textId="753D0C9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12" w:space="0" w:color="auto"/>
              <w:right w:val="nil"/>
            </w:tcBorders>
            <w:shd w:val="clear" w:color="auto" w:fill="auto"/>
            <w:noWrap/>
            <w:vAlign w:val="center"/>
            <w:hideMark/>
          </w:tcPr>
          <w:p w14:paraId="3D932005" w14:textId="6D2B34A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12" w:space="0" w:color="auto"/>
              <w:right w:val="nil"/>
            </w:tcBorders>
            <w:shd w:val="clear" w:color="auto" w:fill="auto"/>
            <w:noWrap/>
            <w:vAlign w:val="center"/>
            <w:hideMark/>
          </w:tcPr>
          <w:p w14:paraId="50404425" w14:textId="291DC11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12" w:space="0" w:color="auto"/>
              <w:right w:val="nil"/>
            </w:tcBorders>
            <w:shd w:val="clear" w:color="auto" w:fill="auto"/>
            <w:noWrap/>
            <w:vAlign w:val="center"/>
            <w:hideMark/>
          </w:tcPr>
          <w:p w14:paraId="4C832199" w14:textId="4673166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12" w:space="0" w:color="auto"/>
              <w:right w:val="nil"/>
            </w:tcBorders>
            <w:shd w:val="clear" w:color="auto" w:fill="auto"/>
            <w:noWrap/>
            <w:vAlign w:val="center"/>
            <w:hideMark/>
          </w:tcPr>
          <w:p w14:paraId="5DACC279" w14:textId="2F2E5D0E"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0.097</w:t>
            </w:r>
          </w:p>
        </w:tc>
        <w:tc>
          <w:tcPr>
            <w:tcW w:w="1189" w:type="dxa"/>
            <w:tcBorders>
              <w:top w:val="nil"/>
              <w:left w:val="nil"/>
              <w:bottom w:val="single" w:sz="12" w:space="0" w:color="auto"/>
              <w:right w:val="nil"/>
            </w:tcBorders>
            <w:shd w:val="clear" w:color="auto" w:fill="auto"/>
            <w:noWrap/>
            <w:vAlign w:val="center"/>
            <w:hideMark/>
          </w:tcPr>
          <w:p w14:paraId="47AD7845" w14:textId="4C89B396"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0.192</w:t>
            </w:r>
          </w:p>
        </w:tc>
        <w:tc>
          <w:tcPr>
            <w:tcW w:w="1220" w:type="dxa"/>
            <w:tcBorders>
              <w:top w:val="nil"/>
              <w:left w:val="nil"/>
              <w:bottom w:val="single" w:sz="12" w:space="0" w:color="auto"/>
              <w:right w:val="nil"/>
            </w:tcBorders>
            <w:shd w:val="clear" w:color="auto" w:fill="auto"/>
            <w:noWrap/>
            <w:vAlign w:val="center"/>
            <w:hideMark/>
          </w:tcPr>
          <w:p w14:paraId="64EBC083" w14:textId="02F3A5D5"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0.614</w:t>
            </w:r>
          </w:p>
        </w:tc>
        <w:tc>
          <w:tcPr>
            <w:tcW w:w="1029" w:type="dxa"/>
            <w:tcBorders>
              <w:top w:val="nil"/>
              <w:left w:val="nil"/>
              <w:bottom w:val="single" w:sz="12" w:space="0" w:color="auto"/>
              <w:right w:val="nil"/>
            </w:tcBorders>
            <w:shd w:val="clear" w:color="auto" w:fill="auto"/>
            <w:noWrap/>
            <w:vAlign w:val="center"/>
            <w:hideMark/>
          </w:tcPr>
          <w:p w14:paraId="43454C70" w14:textId="662B5F4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0.446</w:t>
            </w:r>
          </w:p>
        </w:tc>
      </w:tr>
    </w:tbl>
    <w:p w14:paraId="31525B88" w14:textId="62BF9B4D" w:rsidR="00513184" w:rsidRPr="00C213BD" w:rsidRDefault="00674F3B"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7. Continued.</w:t>
      </w:r>
    </w:p>
    <w:tbl>
      <w:tblPr>
        <w:tblW w:w="12790" w:type="dxa"/>
        <w:tblLook w:val="04A0" w:firstRow="1" w:lastRow="0" w:firstColumn="1" w:lastColumn="0" w:noHBand="0" w:noVBand="1"/>
      </w:tblPr>
      <w:tblGrid>
        <w:gridCol w:w="613"/>
        <w:gridCol w:w="835"/>
        <w:gridCol w:w="636"/>
        <w:gridCol w:w="1228"/>
        <w:gridCol w:w="823"/>
        <w:gridCol w:w="835"/>
        <w:gridCol w:w="823"/>
        <w:gridCol w:w="858"/>
        <w:gridCol w:w="772"/>
        <w:gridCol w:w="884"/>
        <w:gridCol w:w="1206"/>
        <w:gridCol w:w="828"/>
        <w:gridCol w:w="788"/>
        <w:gridCol w:w="800"/>
        <w:gridCol w:w="861"/>
      </w:tblGrid>
      <w:tr w:rsidR="00674F3B" w:rsidRPr="00C213BD" w14:paraId="2D5ABD37" w14:textId="77777777" w:rsidTr="00593BC5">
        <w:trPr>
          <w:trHeight w:val="270"/>
        </w:trPr>
        <w:tc>
          <w:tcPr>
            <w:tcW w:w="613" w:type="dxa"/>
            <w:tcBorders>
              <w:top w:val="single" w:sz="12" w:space="0" w:color="auto"/>
              <w:left w:val="nil"/>
              <w:bottom w:val="single" w:sz="12" w:space="0" w:color="auto"/>
              <w:right w:val="nil"/>
            </w:tcBorders>
            <w:shd w:val="clear" w:color="auto" w:fill="auto"/>
            <w:noWrap/>
            <w:vAlign w:val="center"/>
            <w:hideMark/>
          </w:tcPr>
          <w:p w14:paraId="125E7816" w14:textId="77777777" w:rsidR="00674F3B" w:rsidRPr="00C213BD" w:rsidRDefault="00674F3B" w:rsidP="002034D6">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single" w:sz="12" w:space="0" w:color="auto"/>
              <w:left w:val="nil"/>
              <w:bottom w:val="single" w:sz="12" w:space="0" w:color="auto"/>
              <w:right w:val="nil"/>
            </w:tcBorders>
            <w:shd w:val="clear" w:color="auto" w:fill="auto"/>
            <w:noWrap/>
            <w:vAlign w:val="center"/>
            <w:hideMark/>
          </w:tcPr>
          <w:p w14:paraId="4D3199A4" w14:textId="77777777" w:rsidR="00674F3B" w:rsidRPr="00C213BD" w:rsidRDefault="00674F3B" w:rsidP="002034D6">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LAT</w:t>
            </w:r>
          </w:p>
        </w:tc>
        <w:tc>
          <w:tcPr>
            <w:tcW w:w="636" w:type="dxa"/>
            <w:tcBorders>
              <w:top w:val="single" w:sz="12" w:space="0" w:color="auto"/>
              <w:left w:val="nil"/>
              <w:bottom w:val="single" w:sz="12" w:space="0" w:color="auto"/>
              <w:right w:val="nil"/>
            </w:tcBorders>
            <w:shd w:val="clear" w:color="auto" w:fill="auto"/>
            <w:noWrap/>
            <w:vAlign w:val="center"/>
            <w:hideMark/>
          </w:tcPr>
          <w:p w14:paraId="02E00485" w14:textId="77777777" w:rsidR="00674F3B" w:rsidRPr="00C213BD" w:rsidRDefault="00674F3B" w:rsidP="002034D6">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EL</w:t>
            </w:r>
          </w:p>
        </w:tc>
        <w:tc>
          <w:tcPr>
            <w:tcW w:w="1228" w:type="dxa"/>
            <w:tcBorders>
              <w:top w:val="single" w:sz="12" w:space="0" w:color="auto"/>
              <w:left w:val="nil"/>
              <w:bottom w:val="single" w:sz="12" w:space="0" w:color="auto"/>
              <w:right w:val="nil"/>
            </w:tcBorders>
            <w:shd w:val="clear" w:color="auto" w:fill="auto"/>
            <w:noWrap/>
            <w:vAlign w:val="center"/>
            <w:hideMark/>
          </w:tcPr>
          <w:p w14:paraId="671A10EB"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TRAILING</w:t>
            </w:r>
          </w:p>
        </w:tc>
        <w:tc>
          <w:tcPr>
            <w:tcW w:w="823" w:type="dxa"/>
            <w:tcBorders>
              <w:top w:val="single" w:sz="12" w:space="0" w:color="auto"/>
              <w:left w:val="nil"/>
              <w:bottom w:val="single" w:sz="12" w:space="0" w:color="auto"/>
              <w:right w:val="nil"/>
            </w:tcBorders>
            <w:shd w:val="clear" w:color="auto" w:fill="auto"/>
            <w:noWrap/>
            <w:vAlign w:val="center"/>
            <w:hideMark/>
          </w:tcPr>
          <w:p w14:paraId="6E0806D3"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BLBW</w:t>
            </w:r>
          </w:p>
        </w:tc>
        <w:tc>
          <w:tcPr>
            <w:tcW w:w="835" w:type="dxa"/>
            <w:tcBorders>
              <w:top w:val="single" w:sz="12" w:space="0" w:color="auto"/>
              <w:left w:val="nil"/>
              <w:bottom w:val="single" w:sz="12" w:space="0" w:color="auto"/>
              <w:right w:val="nil"/>
            </w:tcBorders>
            <w:shd w:val="clear" w:color="auto" w:fill="auto"/>
            <w:noWrap/>
            <w:vAlign w:val="center"/>
            <w:hideMark/>
          </w:tcPr>
          <w:p w14:paraId="44FABC5F"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BTNW</w:t>
            </w:r>
          </w:p>
        </w:tc>
        <w:tc>
          <w:tcPr>
            <w:tcW w:w="823" w:type="dxa"/>
            <w:tcBorders>
              <w:top w:val="single" w:sz="12" w:space="0" w:color="auto"/>
              <w:left w:val="nil"/>
              <w:bottom w:val="single" w:sz="12" w:space="0" w:color="auto"/>
              <w:right w:val="nil"/>
            </w:tcBorders>
            <w:shd w:val="clear" w:color="auto" w:fill="auto"/>
            <w:noWrap/>
            <w:vAlign w:val="center"/>
            <w:hideMark/>
          </w:tcPr>
          <w:p w14:paraId="62195BC1"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BTBW</w:t>
            </w:r>
          </w:p>
        </w:tc>
        <w:tc>
          <w:tcPr>
            <w:tcW w:w="858" w:type="dxa"/>
            <w:tcBorders>
              <w:top w:val="single" w:sz="12" w:space="0" w:color="auto"/>
              <w:left w:val="nil"/>
              <w:bottom w:val="single" w:sz="12" w:space="0" w:color="auto"/>
              <w:right w:val="nil"/>
            </w:tcBorders>
            <w:shd w:val="clear" w:color="auto" w:fill="auto"/>
            <w:noWrap/>
            <w:vAlign w:val="center"/>
            <w:hideMark/>
          </w:tcPr>
          <w:p w14:paraId="01E1F3C0"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CAWA</w:t>
            </w:r>
          </w:p>
        </w:tc>
        <w:tc>
          <w:tcPr>
            <w:tcW w:w="772" w:type="dxa"/>
            <w:tcBorders>
              <w:top w:val="single" w:sz="12" w:space="0" w:color="auto"/>
              <w:left w:val="nil"/>
              <w:bottom w:val="single" w:sz="12" w:space="0" w:color="auto"/>
              <w:right w:val="nil"/>
            </w:tcBorders>
            <w:shd w:val="clear" w:color="auto" w:fill="auto"/>
            <w:noWrap/>
            <w:vAlign w:val="center"/>
            <w:hideMark/>
          </w:tcPr>
          <w:p w14:paraId="5450D129"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VEER</w:t>
            </w:r>
          </w:p>
        </w:tc>
        <w:tc>
          <w:tcPr>
            <w:tcW w:w="884" w:type="dxa"/>
            <w:tcBorders>
              <w:top w:val="single" w:sz="12" w:space="0" w:color="auto"/>
              <w:left w:val="nil"/>
              <w:bottom w:val="single" w:sz="12" w:space="0" w:color="auto"/>
              <w:right w:val="nil"/>
            </w:tcBorders>
            <w:shd w:val="clear" w:color="auto" w:fill="auto"/>
            <w:noWrap/>
            <w:vAlign w:val="center"/>
            <w:hideMark/>
          </w:tcPr>
          <w:p w14:paraId="3B74E584"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LEFL</w:t>
            </w:r>
          </w:p>
        </w:tc>
        <w:tc>
          <w:tcPr>
            <w:tcW w:w="1206" w:type="dxa"/>
            <w:tcBorders>
              <w:top w:val="single" w:sz="12" w:space="0" w:color="auto"/>
              <w:left w:val="nil"/>
              <w:bottom w:val="single" w:sz="12" w:space="0" w:color="auto"/>
              <w:right w:val="nil"/>
            </w:tcBorders>
            <w:shd w:val="clear" w:color="auto" w:fill="auto"/>
            <w:noWrap/>
            <w:vAlign w:val="center"/>
            <w:hideMark/>
          </w:tcPr>
          <w:p w14:paraId="0E95DEB6"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GENERAL</w:t>
            </w:r>
          </w:p>
        </w:tc>
        <w:tc>
          <w:tcPr>
            <w:tcW w:w="828" w:type="dxa"/>
            <w:tcBorders>
              <w:top w:val="single" w:sz="12" w:space="0" w:color="auto"/>
              <w:left w:val="nil"/>
              <w:bottom w:val="single" w:sz="12" w:space="0" w:color="auto"/>
              <w:right w:val="nil"/>
            </w:tcBorders>
            <w:shd w:val="clear" w:color="auto" w:fill="auto"/>
            <w:noWrap/>
            <w:vAlign w:val="center"/>
            <w:hideMark/>
          </w:tcPr>
          <w:p w14:paraId="268D92DB"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AMRE</w:t>
            </w:r>
          </w:p>
        </w:tc>
        <w:tc>
          <w:tcPr>
            <w:tcW w:w="788" w:type="dxa"/>
            <w:tcBorders>
              <w:top w:val="single" w:sz="12" w:space="0" w:color="auto"/>
              <w:left w:val="nil"/>
              <w:bottom w:val="single" w:sz="12" w:space="0" w:color="auto"/>
              <w:right w:val="nil"/>
            </w:tcBorders>
            <w:shd w:val="clear" w:color="auto" w:fill="auto"/>
            <w:noWrap/>
            <w:vAlign w:val="center"/>
            <w:hideMark/>
          </w:tcPr>
          <w:p w14:paraId="2047B1E1"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NOPA</w:t>
            </w:r>
          </w:p>
        </w:tc>
        <w:tc>
          <w:tcPr>
            <w:tcW w:w="800" w:type="dxa"/>
            <w:tcBorders>
              <w:top w:val="single" w:sz="12" w:space="0" w:color="auto"/>
              <w:left w:val="nil"/>
              <w:bottom w:val="single" w:sz="12" w:space="0" w:color="auto"/>
              <w:right w:val="nil"/>
            </w:tcBorders>
            <w:shd w:val="clear" w:color="auto" w:fill="auto"/>
            <w:noWrap/>
            <w:vAlign w:val="center"/>
            <w:hideMark/>
          </w:tcPr>
          <w:p w14:paraId="797FC1CD"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OVEN</w:t>
            </w:r>
          </w:p>
        </w:tc>
        <w:tc>
          <w:tcPr>
            <w:tcW w:w="861" w:type="dxa"/>
            <w:tcBorders>
              <w:top w:val="single" w:sz="12" w:space="0" w:color="auto"/>
              <w:left w:val="nil"/>
              <w:bottom w:val="single" w:sz="12" w:space="0" w:color="auto"/>
              <w:right w:val="nil"/>
            </w:tcBorders>
            <w:shd w:val="clear" w:color="auto" w:fill="auto"/>
            <w:noWrap/>
            <w:vAlign w:val="center"/>
            <w:hideMark/>
          </w:tcPr>
          <w:p w14:paraId="353AD719"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WOTH</w:t>
            </w:r>
          </w:p>
        </w:tc>
      </w:tr>
      <w:tr w:rsidR="00593BC5" w:rsidRPr="00C213BD" w14:paraId="414A6130" w14:textId="77777777" w:rsidTr="00593BC5">
        <w:trPr>
          <w:trHeight w:val="270"/>
        </w:trPr>
        <w:tc>
          <w:tcPr>
            <w:tcW w:w="613" w:type="dxa"/>
            <w:tcBorders>
              <w:top w:val="single" w:sz="12" w:space="0" w:color="auto"/>
              <w:left w:val="nil"/>
              <w:bottom w:val="nil"/>
              <w:right w:val="nil"/>
            </w:tcBorders>
            <w:shd w:val="clear" w:color="auto" w:fill="auto"/>
            <w:noWrap/>
            <w:vAlign w:val="center"/>
            <w:hideMark/>
          </w:tcPr>
          <w:p w14:paraId="0D19A660" w14:textId="7D4EBAF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CP</w:t>
            </w:r>
          </w:p>
        </w:tc>
        <w:tc>
          <w:tcPr>
            <w:tcW w:w="835" w:type="dxa"/>
            <w:tcBorders>
              <w:top w:val="single" w:sz="12" w:space="0" w:color="auto"/>
              <w:left w:val="nil"/>
              <w:bottom w:val="nil"/>
              <w:right w:val="nil"/>
            </w:tcBorders>
            <w:shd w:val="clear" w:color="auto" w:fill="auto"/>
            <w:noWrap/>
            <w:vAlign w:val="center"/>
            <w:hideMark/>
          </w:tcPr>
          <w:p w14:paraId="2C10579D" w14:textId="4A6CDE0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636" w:type="dxa"/>
            <w:tcBorders>
              <w:top w:val="single" w:sz="12" w:space="0" w:color="auto"/>
              <w:left w:val="nil"/>
              <w:bottom w:val="nil"/>
              <w:right w:val="nil"/>
            </w:tcBorders>
            <w:shd w:val="clear" w:color="auto" w:fill="auto"/>
            <w:noWrap/>
            <w:vAlign w:val="center"/>
            <w:hideMark/>
          </w:tcPr>
          <w:p w14:paraId="09FDF85B" w14:textId="4A48777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12" w:space="0" w:color="auto"/>
              <w:left w:val="nil"/>
              <w:bottom w:val="nil"/>
              <w:right w:val="nil"/>
            </w:tcBorders>
            <w:shd w:val="clear" w:color="auto" w:fill="auto"/>
            <w:noWrap/>
            <w:vAlign w:val="center"/>
            <w:hideMark/>
          </w:tcPr>
          <w:p w14:paraId="6F2D781F" w14:textId="74BDBD5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0.022</w:t>
            </w:r>
          </w:p>
        </w:tc>
        <w:tc>
          <w:tcPr>
            <w:tcW w:w="823" w:type="dxa"/>
            <w:tcBorders>
              <w:top w:val="single" w:sz="12" w:space="0" w:color="auto"/>
              <w:left w:val="nil"/>
              <w:bottom w:val="nil"/>
              <w:right w:val="nil"/>
            </w:tcBorders>
            <w:shd w:val="clear" w:color="auto" w:fill="auto"/>
            <w:noWrap/>
            <w:vAlign w:val="center"/>
            <w:hideMark/>
          </w:tcPr>
          <w:p w14:paraId="3E663EE3" w14:textId="6A15C69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0.054</w:t>
            </w:r>
          </w:p>
        </w:tc>
        <w:tc>
          <w:tcPr>
            <w:tcW w:w="835" w:type="dxa"/>
            <w:tcBorders>
              <w:top w:val="single" w:sz="12" w:space="0" w:color="auto"/>
              <w:left w:val="nil"/>
              <w:bottom w:val="nil"/>
              <w:right w:val="nil"/>
            </w:tcBorders>
            <w:shd w:val="clear" w:color="auto" w:fill="auto"/>
            <w:noWrap/>
            <w:vAlign w:val="center"/>
            <w:hideMark/>
          </w:tcPr>
          <w:p w14:paraId="73876D98" w14:textId="0173D43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0.081</w:t>
            </w:r>
          </w:p>
        </w:tc>
        <w:tc>
          <w:tcPr>
            <w:tcW w:w="823" w:type="dxa"/>
            <w:tcBorders>
              <w:top w:val="single" w:sz="12" w:space="0" w:color="auto"/>
              <w:left w:val="nil"/>
              <w:bottom w:val="nil"/>
              <w:right w:val="nil"/>
            </w:tcBorders>
            <w:shd w:val="clear" w:color="auto" w:fill="auto"/>
            <w:noWrap/>
            <w:vAlign w:val="center"/>
            <w:hideMark/>
          </w:tcPr>
          <w:p w14:paraId="2D8445F9" w14:textId="7BC8863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0.055</w:t>
            </w:r>
          </w:p>
        </w:tc>
        <w:tc>
          <w:tcPr>
            <w:tcW w:w="858" w:type="dxa"/>
            <w:tcBorders>
              <w:top w:val="single" w:sz="12" w:space="0" w:color="auto"/>
              <w:left w:val="nil"/>
              <w:bottom w:val="nil"/>
              <w:right w:val="nil"/>
            </w:tcBorders>
            <w:shd w:val="clear" w:color="auto" w:fill="auto"/>
            <w:noWrap/>
            <w:vAlign w:val="center"/>
            <w:hideMark/>
          </w:tcPr>
          <w:p w14:paraId="467D2EB5" w14:textId="4C64AF9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-0.016</w:t>
            </w:r>
          </w:p>
        </w:tc>
        <w:tc>
          <w:tcPr>
            <w:tcW w:w="772" w:type="dxa"/>
            <w:tcBorders>
              <w:top w:val="single" w:sz="12" w:space="0" w:color="auto"/>
              <w:left w:val="nil"/>
              <w:bottom w:val="nil"/>
              <w:right w:val="nil"/>
            </w:tcBorders>
            <w:shd w:val="clear" w:color="auto" w:fill="auto"/>
            <w:noWrap/>
            <w:vAlign w:val="center"/>
            <w:hideMark/>
          </w:tcPr>
          <w:p w14:paraId="4B75BA02" w14:textId="1157D6B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-0.130</w:t>
            </w:r>
          </w:p>
        </w:tc>
        <w:tc>
          <w:tcPr>
            <w:tcW w:w="884" w:type="dxa"/>
            <w:tcBorders>
              <w:top w:val="single" w:sz="12" w:space="0" w:color="auto"/>
              <w:left w:val="nil"/>
              <w:bottom w:val="nil"/>
              <w:right w:val="nil"/>
            </w:tcBorders>
            <w:shd w:val="clear" w:color="auto" w:fill="auto"/>
            <w:noWrap/>
            <w:vAlign w:val="center"/>
            <w:hideMark/>
          </w:tcPr>
          <w:p w14:paraId="7E6DB9E9" w14:textId="1E6AF85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0.102</w:t>
            </w:r>
          </w:p>
        </w:tc>
        <w:tc>
          <w:tcPr>
            <w:tcW w:w="1206" w:type="dxa"/>
            <w:tcBorders>
              <w:top w:val="single" w:sz="12" w:space="0" w:color="auto"/>
              <w:left w:val="nil"/>
              <w:bottom w:val="nil"/>
              <w:right w:val="nil"/>
            </w:tcBorders>
            <w:shd w:val="clear" w:color="auto" w:fill="auto"/>
            <w:noWrap/>
            <w:vAlign w:val="center"/>
            <w:hideMark/>
          </w:tcPr>
          <w:p w14:paraId="52822205" w14:textId="3FDBCBD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-0.026</w:t>
            </w:r>
          </w:p>
        </w:tc>
        <w:tc>
          <w:tcPr>
            <w:tcW w:w="828" w:type="dxa"/>
            <w:tcBorders>
              <w:top w:val="single" w:sz="12" w:space="0" w:color="auto"/>
              <w:left w:val="nil"/>
              <w:bottom w:val="nil"/>
              <w:right w:val="nil"/>
            </w:tcBorders>
            <w:shd w:val="clear" w:color="auto" w:fill="auto"/>
            <w:noWrap/>
            <w:vAlign w:val="center"/>
            <w:hideMark/>
          </w:tcPr>
          <w:p w14:paraId="655FF5C0" w14:textId="6BAC31F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0.139</w:t>
            </w:r>
          </w:p>
        </w:tc>
        <w:tc>
          <w:tcPr>
            <w:tcW w:w="788" w:type="dxa"/>
            <w:tcBorders>
              <w:top w:val="single" w:sz="12" w:space="0" w:color="auto"/>
              <w:left w:val="nil"/>
              <w:bottom w:val="nil"/>
              <w:right w:val="nil"/>
            </w:tcBorders>
            <w:shd w:val="clear" w:color="auto" w:fill="auto"/>
            <w:noWrap/>
            <w:vAlign w:val="center"/>
            <w:hideMark/>
          </w:tcPr>
          <w:p w14:paraId="2D63C215" w14:textId="0B8A374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0.332</w:t>
            </w:r>
          </w:p>
        </w:tc>
        <w:tc>
          <w:tcPr>
            <w:tcW w:w="800" w:type="dxa"/>
            <w:tcBorders>
              <w:top w:val="single" w:sz="12" w:space="0" w:color="auto"/>
              <w:left w:val="nil"/>
              <w:bottom w:val="nil"/>
              <w:right w:val="nil"/>
            </w:tcBorders>
            <w:shd w:val="clear" w:color="auto" w:fill="auto"/>
            <w:noWrap/>
            <w:vAlign w:val="center"/>
            <w:hideMark/>
          </w:tcPr>
          <w:p w14:paraId="671978B7" w14:textId="27D0D96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-0.086</w:t>
            </w:r>
          </w:p>
        </w:tc>
        <w:tc>
          <w:tcPr>
            <w:tcW w:w="861" w:type="dxa"/>
            <w:tcBorders>
              <w:top w:val="single" w:sz="12" w:space="0" w:color="auto"/>
              <w:left w:val="nil"/>
              <w:bottom w:val="nil"/>
              <w:right w:val="nil"/>
            </w:tcBorders>
            <w:shd w:val="clear" w:color="auto" w:fill="auto"/>
            <w:noWrap/>
            <w:vAlign w:val="center"/>
            <w:hideMark/>
          </w:tcPr>
          <w:p w14:paraId="5739038F" w14:textId="62F1DA4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0.111</w:t>
            </w:r>
          </w:p>
        </w:tc>
      </w:tr>
      <w:tr w:rsidR="00593BC5" w:rsidRPr="00C213BD" w14:paraId="744D0CF1" w14:textId="77777777" w:rsidTr="00593BC5">
        <w:trPr>
          <w:trHeight w:val="270"/>
        </w:trPr>
        <w:tc>
          <w:tcPr>
            <w:tcW w:w="613" w:type="dxa"/>
            <w:tcBorders>
              <w:top w:val="nil"/>
              <w:left w:val="nil"/>
              <w:bottom w:val="nil"/>
              <w:right w:val="nil"/>
            </w:tcBorders>
            <w:shd w:val="clear" w:color="auto" w:fill="auto"/>
            <w:noWrap/>
            <w:vAlign w:val="center"/>
            <w:hideMark/>
          </w:tcPr>
          <w:p w14:paraId="5D7F38E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74B757F9"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38B6EC09" w14:textId="4B7AF7D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5C89E36B" w14:textId="2C070D3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0.023</w:t>
            </w:r>
          </w:p>
        </w:tc>
        <w:tc>
          <w:tcPr>
            <w:tcW w:w="823" w:type="dxa"/>
            <w:tcBorders>
              <w:top w:val="nil"/>
              <w:left w:val="nil"/>
              <w:bottom w:val="nil"/>
              <w:right w:val="nil"/>
            </w:tcBorders>
            <w:shd w:val="clear" w:color="auto" w:fill="auto"/>
            <w:noWrap/>
            <w:vAlign w:val="center"/>
            <w:hideMark/>
          </w:tcPr>
          <w:p w14:paraId="30E66B05" w14:textId="66FDC89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0.035</w:t>
            </w:r>
          </w:p>
        </w:tc>
        <w:tc>
          <w:tcPr>
            <w:tcW w:w="835" w:type="dxa"/>
            <w:tcBorders>
              <w:top w:val="nil"/>
              <w:left w:val="nil"/>
              <w:bottom w:val="nil"/>
              <w:right w:val="nil"/>
            </w:tcBorders>
            <w:shd w:val="clear" w:color="auto" w:fill="auto"/>
            <w:noWrap/>
            <w:vAlign w:val="center"/>
            <w:hideMark/>
          </w:tcPr>
          <w:p w14:paraId="12A46EEB" w14:textId="539A1C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0.074</w:t>
            </w:r>
          </w:p>
        </w:tc>
        <w:tc>
          <w:tcPr>
            <w:tcW w:w="823" w:type="dxa"/>
            <w:tcBorders>
              <w:top w:val="nil"/>
              <w:left w:val="nil"/>
              <w:bottom w:val="nil"/>
              <w:right w:val="nil"/>
            </w:tcBorders>
            <w:shd w:val="clear" w:color="auto" w:fill="auto"/>
            <w:noWrap/>
            <w:vAlign w:val="center"/>
            <w:hideMark/>
          </w:tcPr>
          <w:p w14:paraId="493FE784" w14:textId="762B30F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0.053</w:t>
            </w:r>
          </w:p>
        </w:tc>
        <w:tc>
          <w:tcPr>
            <w:tcW w:w="858" w:type="dxa"/>
            <w:tcBorders>
              <w:top w:val="nil"/>
              <w:left w:val="nil"/>
              <w:bottom w:val="nil"/>
              <w:right w:val="nil"/>
            </w:tcBorders>
            <w:shd w:val="clear" w:color="auto" w:fill="auto"/>
            <w:noWrap/>
            <w:vAlign w:val="center"/>
            <w:hideMark/>
          </w:tcPr>
          <w:p w14:paraId="33A18AFF" w14:textId="6684C2C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-0.079</w:t>
            </w:r>
          </w:p>
        </w:tc>
        <w:tc>
          <w:tcPr>
            <w:tcW w:w="772" w:type="dxa"/>
            <w:tcBorders>
              <w:top w:val="nil"/>
              <w:left w:val="nil"/>
              <w:bottom w:val="nil"/>
              <w:right w:val="nil"/>
            </w:tcBorders>
            <w:shd w:val="clear" w:color="auto" w:fill="auto"/>
            <w:noWrap/>
            <w:vAlign w:val="center"/>
            <w:hideMark/>
          </w:tcPr>
          <w:p w14:paraId="575E1C85" w14:textId="08807DD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0.138</w:t>
            </w:r>
          </w:p>
        </w:tc>
        <w:tc>
          <w:tcPr>
            <w:tcW w:w="884" w:type="dxa"/>
            <w:tcBorders>
              <w:top w:val="nil"/>
              <w:left w:val="nil"/>
              <w:bottom w:val="nil"/>
              <w:right w:val="nil"/>
            </w:tcBorders>
            <w:shd w:val="clear" w:color="auto" w:fill="auto"/>
            <w:noWrap/>
            <w:vAlign w:val="center"/>
            <w:hideMark/>
          </w:tcPr>
          <w:p w14:paraId="507909E2" w14:textId="13FA5CC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0.095</w:t>
            </w:r>
          </w:p>
        </w:tc>
        <w:tc>
          <w:tcPr>
            <w:tcW w:w="1206" w:type="dxa"/>
            <w:tcBorders>
              <w:top w:val="nil"/>
              <w:left w:val="nil"/>
              <w:bottom w:val="nil"/>
              <w:right w:val="nil"/>
            </w:tcBorders>
            <w:shd w:val="clear" w:color="auto" w:fill="auto"/>
            <w:noWrap/>
            <w:vAlign w:val="center"/>
            <w:hideMark/>
          </w:tcPr>
          <w:p w14:paraId="4E7D0EB3" w14:textId="6E44190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0.013</w:t>
            </w:r>
          </w:p>
        </w:tc>
        <w:tc>
          <w:tcPr>
            <w:tcW w:w="828" w:type="dxa"/>
            <w:tcBorders>
              <w:top w:val="nil"/>
              <w:left w:val="nil"/>
              <w:bottom w:val="nil"/>
              <w:right w:val="nil"/>
            </w:tcBorders>
            <w:shd w:val="clear" w:color="auto" w:fill="auto"/>
            <w:noWrap/>
            <w:vAlign w:val="center"/>
            <w:hideMark/>
          </w:tcPr>
          <w:p w14:paraId="2EA9BC93" w14:textId="5CAC09C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0.157</w:t>
            </w:r>
          </w:p>
        </w:tc>
        <w:tc>
          <w:tcPr>
            <w:tcW w:w="788" w:type="dxa"/>
            <w:tcBorders>
              <w:top w:val="nil"/>
              <w:left w:val="nil"/>
              <w:bottom w:val="nil"/>
              <w:right w:val="nil"/>
            </w:tcBorders>
            <w:shd w:val="clear" w:color="auto" w:fill="auto"/>
            <w:noWrap/>
            <w:vAlign w:val="center"/>
            <w:hideMark/>
          </w:tcPr>
          <w:p w14:paraId="40B41B2F" w14:textId="645B3C7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0.073</w:t>
            </w:r>
          </w:p>
        </w:tc>
        <w:tc>
          <w:tcPr>
            <w:tcW w:w="800" w:type="dxa"/>
            <w:tcBorders>
              <w:top w:val="nil"/>
              <w:left w:val="nil"/>
              <w:bottom w:val="nil"/>
              <w:right w:val="nil"/>
            </w:tcBorders>
            <w:shd w:val="clear" w:color="auto" w:fill="auto"/>
            <w:noWrap/>
            <w:vAlign w:val="center"/>
            <w:hideMark/>
          </w:tcPr>
          <w:p w14:paraId="5883B45D" w14:textId="52EE0C4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0.026</w:t>
            </w:r>
          </w:p>
        </w:tc>
        <w:tc>
          <w:tcPr>
            <w:tcW w:w="861" w:type="dxa"/>
            <w:tcBorders>
              <w:top w:val="nil"/>
              <w:left w:val="nil"/>
              <w:bottom w:val="nil"/>
              <w:right w:val="nil"/>
            </w:tcBorders>
            <w:shd w:val="clear" w:color="auto" w:fill="auto"/>
            <w:noWrap/>
            <w:vAlign w:val="center"/>
            <w:hideMark/>
          </w:tcPr>
          <w:p w14:paraId="4FAB28E7" w14:textId="6D5038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0.029</w:t>
            </w:r>
          </w:p>
        </w:tc>
      </w:tr>
      <w:tr w:rsidR="00593BC5" w:rsidRPr="00C213BD" w14:paraId="12522DEE" w14:textId="77777777" w:rsidTr="00593BC5">
        <w:trPr>
          <w:trHeight w:val="270"/>
        </w:trPr>
        <w:tc>
          <w:tcPr>
            <w:tcW w:w="613" w:type="dxa"/>
            <w:tcBorders>
              <w:top w:val="nil"/>
              <w:left w:val="nil"/>
              <w:bottom w:val="nil"/>
              <w:right w:val="nil"/>
            </w:tcBorders>
            <w:shd w:val="clear" w:color="auto" w:fill="auto"/>
            <w:noWrap/>
            <w:vAlign w:val="center"/>
            <w:hideMark/>
          </w:tcPr>
          <w:p w14:paraId="4AF67063"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6B426319" w14:textId="2AED03E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CE0ADD1" w14:textId="69CF6855"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02790EF6" w14:textId="7C23605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0.023</w:t>
            </w:r>
          </w:p>
        </w:tc>
        <w:tc>
          <w:tcPr>
            <w:tcW w:w="823" w:type="dxa"/>
            <w:tcBorders>
              <w:top w:val="nil"/>
              <w:left w:val="nil"/>
              <w:bottom w:val="single" w:sz="4" w:space="0" w:color="auto"/>
              <w:right w:val="nil"/>
            </w:tcBorders>
            <w:shd w:val="clear" w:color="auto" w:fill="auto"/>
            <w:noWrap/>
            <w:vAlign w:val="center"/>
            <w:hideMark/>
          </w:tcPr>
          <w:p w14:paraId="793F935C" w14:textId="6BCA50F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0.017</w:t>
            </w:r>
          </w:p>
        </w:tc>
        <w:tc>
          <w:tcPr>
            <w:tcW w:w="835" w:type="dxa"/>
            <w:tcBorders>
              <w:top w:val="nil"/>
              <w:left w:val="nil"/>
              <w:bottom w:val="single" w:sz="4" w:space="0" w:color="auto"/>
              <w:right w:val="nil"/>
            </w:tcBorders>
            <w:shd w:val="clear" w:color="auto" w:fill="auto"/>
            <w:noWrap/>
            <w:vAlign w:val="center"/>
            <w:hideMark/>
          </w:tcPr>
          <w:p w14:paraId="17051FC5" w14:textId="28DEC3F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0.068</w:t>
            </w:r>
          </w:p>
        </w:tc>
        <w:tc>
          <w:tcPr>
            <w:tcW w:w="823" w:type="dxa"/>
            <w:tcBorders>
              <w:top w:val="nil"/>
              <w:left w:val="nil"/>
              <w:bottom w:val="single" w:sz="4" w:space="0" w:color="auto"/>
              <w:right w:val="nil"/>
            </w:tcBorders>
            <w:shd w:val="clear" w:color="auto" w:fill="auto"/>
            <w:noWrap/>
            <w:vAlign w:val="center"/>
            <w:hideMark/>
          </w:tcPr>
          <w:p w14:paraId="3AA08FF9" w14:textId="675776F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0.052</w:t>
            </w:r>
          </w:p>
        </w:tc>
        <w:tc>
          <w:tcPr>
            <w:tcW w:w="858" w:type="dxa"/>
            <w:tcBorders>
              <w:top w:val="nil"/>
              <w:left w:val="nil"/>
              <w:bottom w:val="single" w:sz="4" w:space="0" w:color="auto"/>
              <w:right w:val="nil"/>
            </w:tcBorders>
            <w:shd w:val="clear" w:color="auto" w:fill="auto"/>
            <w:noWrap/>
            <w:vAlign w:val="center"/>
            <w:hideMark/>
          </w:tcPr>
          <w:p w14:paraId="3CC02145" w14:textId="41C11DA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-0.137</w:t>
            </w:r>
          </w:p>
        </w:tc>
        <w:tc>
          <w:tcPr>
            <w:tcW w:w="772" w:type="dxa"/>
            <w:tcBorders>
              <w:top w:val="nil"/>
              <w:left w:val="nil"/>
              <w:bottom w:val="single" w:sz="4" w:space="0" w:color="auto"/>
              <w:right w:val="nil"/>
            </w:tcBorders>
            <w:shd w:val="clear" w:color="auto" w:fill="auto"/>
            <w:noWrap/>
            <w:vAlign w:val="center"/>
            <w:hideMark/>
          </w:tcPr>
          <w:p w14:paraId="31C9176E" w14:textId="112273A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0.379</w:t>
            </w:r>
          </w:p>
        </w:tc>
        <w:tc>
          <w:tcPr>
            <w:tcW w:w="884" w:type="dxa"/>
            <w:tcBorders>
              <w:top w:val="nil"/>
              <w:left w:val="nil"/>
              <w:bottom w:val="single" w:sz="4" w:space="0" w:color="auto"/>
              <w:right w:val="nil"/>
            </w:tcBorders>
            <w:shd w:val="clear" w:color="auto" w:fill="auto"/>
            <w:noWrap/>
            <w:vAlign w:val="center"/>
            <w:hideMark/>
          </w:tcPr>
          <w:p w14:paraId="0A9495C1" w14:textId="5D99549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0.088</w:t>
            </w:r>
          </w:p>
        </w:tc>
        <w:tc>
          <w:tcPr>
            <w:tcW w:w="1206" w:type="dxa"/>
            <w:tcBorders>
              <w:top w:val="nil"/>
              <w:left w:val="nil"/>
              <w:bottom w:val="single" w:sz="4" w:space="0" w:color="auto"/>
              <w:right w:val="nil"/>
            </w:tcBorders>
            <w:shd w:val="clear" w:color="auto" w:fill="auto"/>
            <w:noWrap/>
            <w:vAlign w:val="center"/>
            <w:hideMark/>
          </w:tcPr>
          <w:p w14:paraId="0141C8D6" w14:textId="268E178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0.048</w:t>
            </w:r>
          </w:p>
        </w:tc>
        <w:tc>
          <w:tcPr>
            <w:tcW w:w="828" w:type="dxa"/>
            <w:tcBorders>
              <w:top w:val="nil"/>
              <w:left w:val="nil"/>
              <w:bottom w:val="single" w:sz="4" w:space="0" w:color="auto"/>
              <w:right w:val="nil"/>
            </w:tcBorders>
            <w:shd w:val="clear" w:color="auto" w:fill="auto"/>
            <w:noWrap/>
            <w:vAlign w:val="center"/>
            <w:hideMark/>
          </w:tcPr>
          <w:p w14:paraId="53C2644D" w14:textId="5FABD3F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0.174</w:t>
            </w:r>
          </w:p>
        </w:tc>
        <w:tc>
          <w:tcPr>
            <w:tcW w:w="788" w:type="dxa"/>
            <w:tcBorders>
              <w:top w:val="nil"/>
              <w:left w:val="nil"/>
              <w:bottom w:val="single" w:sz="4" w:space="0" w:color="auto"/>
              <w:right w:val="nil"/>
            </w:tcBorders>
            <w:shd w:val="clear" w:color="auto" w:fill="auto"/>
            <w:noWrap/>
            <w:vAlign w:val="center"/>
            <w:hideMark/>
          </w:tcPr>
          <w:p w14:paraId="638EBE68" w14:textId="5431A2C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-0.160</w:t>
            </w:r>
          </w:p>
        </w:tc>
        <w:tc>
          <w:tcPr>
            <w:tcW w:w="800" w:type="dxa"/>
            <w:tcBorders>
              <w:top w:val="nil"/>
              <w:left w:val="nil"/>
              <w:bottom w:val="single" w:sz="4" w:space="0" w:color="auto"/>
              <w:right w:val="nil"/>
            </w:tcBorders>
            <w:shd w:val="clear" w:color="auto" w:fill="auto"/>
            <w:noWrap/>
            <w:vAlign w:val="center"/>
            <w:hideMark/>
          </w:tcPr>
          <w:p w14:paraId="762B7851" w14:textId="0BD2714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0.128</w:t>
            </w:r>
          </w:p>
        </w:tc>
        <w:tc>
          <w:tcPr>
            <w:tcW w:w="861" w:type="dxa"/>
            <w:tcBorders>
              <w:top w:val="nil"/>
              <w:left w:val="nil"/>
              <w:bottom w:val="single" w:sz="4" w:space="0" w:color="auto"/>
              <w:right w:val="nil"/>
            </w:tcBorders>
            <w:shd w:val="clear" w:color="auto" w:fill="auto"/>
            <w:noWrap/>
            <w:vAlign w:val="center"/>
            <w:hideMark/>
          </w:tcPr>
          <w:p w14:paraId="7CB3A1C6" w14:textId="5E237CB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-0.046</w:t>
            </w:r>
          </w:p>
        </w:tc>
      </w:tr>
      <w:tr w:rsidR="00593BC5" w:rsidRPr="00C213BD" w14:paraId="3FA54A36" w14:textId="77777777" w:rsidTr="00593BC5">
        <w:trPr>
          <w:trHeight w:val="270"/>
        </w:trPr>
        <w:tc>
          <w:tcPr>
            <w:tcW w:w="613" w:type="dxa"/>
            <w:tcBorders>
              <w:top w:val="nil"/>
              <w:left w:val="nil"/>
              <w:bottom w:val="nil"/>
              <w:right w:val="nil"/>
            </w:tcBorders>
            <w:shd w:val="clear" w:color="auto" w:fill="auto"/>
            <w:noWrap/>
            <w:vAlign w:val="center"/>
            <w:hideMark/>
          </w:tcPr>
          <w:p w14:paraId="75B8C6D2"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4CB04B71" w14:textId="6D531F09"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224B1049" w14:textId="6119F4A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34BC7904" w14:textId="35F418F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0.017</w:t>
            </w:r>
          </w:p>
        </w:tc>
        <w:tc>
          <w:tcPr>
            <w:tcW w:w="823" w:type="dxa"/>
            <w:tcBorders>
              <w:top w:val="nil"/>
              <w:left w:val="nil"/>
              <w:bottom w:val="nil"/>
              <w:right w:val="nil"/>
            </w:tcBorders>
            <w:shd w:val="clear" w:color="auto" w:fill="auto"/>
            <w:noWrap/>
            <w:vAlign w:val="center"/>
            <w:hideMark/>
          </w:tcPr>
          <w:p w14:paraId="3D7B66A5" w14:textId="445174E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0.093</w:t>
            </w:r>
          </w:p>
        </w:tc>
        <w:tc>
          <w:tcPr>
            <w:tcW w:w="835" w:type="dxa"/>
            <w:tcBorders>
              <w:top w:val="nil"/>
              <w:left w:val="nil"/>
              <w:bottom w:val="nil"/>
              <w:right w:val="nil"/>
            </w:tcBorders>
            <w:shd w:val="clear" w:color="auto" w:fill="auto"/>
            <w:noWrap/>
            <w:vAlign w:val="center"/>
            <w:hideMark/>
          </w:tcPr>
          <w:p w14:paraId="421D99C3" w14:textId="3DFF71C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0.128</w:t>
            </w:r>
          </w:p>
        </w:tc>
        <w:tc>
          <w:tcPr>
            <w:tcW w:w="823" w:type="dxa"/>
            <w:tcBorders>
              <w:top w:val="nil"/>
              <w:left w:val="nil"/>
              <w:bottom w:val="nil"/>
              <w:right w:val="nil"/>
            </w:tcBorders>
            <w:shd w:val="clear" w:color="auto" w:fill="auto"/>
            <w:noWrap/>
            <w:vAlign w:val="center"/>
            <w:hideMark/>
          </w:tcPr>
          <w:p w14:paraId="04A0B52B" w14:textId="0E37E2C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0.030</w:t>
            </w:r>
          </w:p>
        </w:tc>
        <w:tc>
          <w:tcPr>
            <w:tcW w:w="858" w:type="dxa"/>
            <w:tcBorders>
              <w:top w:val="nil"/>
              <w:left w:val="nil"/>
              <w:bottom w:val="nil"/>
              <w:right w:val="nil"/>
            </w:tcBorders>
            <w:shd w:val="clear" w:color="auto" w:fill="auto"/>
            <w:noWrap/>
            <w:vAlign w:val="center"/>
            <w:hideMark/>
          </w:tcPr>
          <w:p w14:paraId="2452F89B" w14:textId="520CA62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0.081</w:t>
            </w:r>
          </w:p>
        </w:tc>
        <w:tc>
          <w:tcPr>
            <w:tcW w:w="772" w:type="dxa"/>
            <w:tcBorders>
              <w:top w:val="nil"/>
              <w:left w:val="nil"/>
              <w:bottom w:val="nil"/>
              <w:right w:val="nil"/>
            </w:tcBorders>
            <w:shd w:val="clear" w:color="auto" w:fill="auto"/>
            <w:noWrap/>
            <w:vAlign w:val="center"/>
            <w:hideMark/>
          </w:tcPr>
          <w:p w14:paraId="1E181ED0" w14:textId="3C036FC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-0.367</w:t>
            </w:r>
          </w:p>
        </w:tc>
        <w:tc>
          <w:tcPr>
            <w:tcW w:w="884" w:type="dxa"/>
            <w:tcBorders>
              <w:top w:val="nil"/>
              <w:left w:val="nil"/>
              <w:bottom w:val="nil"/>
              <w:right w:val="nil"/>
            </w:tcBorders>
            <w:shd w:val="clear" w:color="auto" w:fill="auto"/>
            <w:noWrap/>
            <w:vAlign w:val="center"/>
            <w:hideMark/>
          </w:tcPr>
          <w:p w14:paraId="1E62D680" w14:textId="5F317EF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0.018</w:t>
            </w:r>
          </w:p>
        </w:tc>
        <w:tc>
          <w:tcPr>
            <w:tcW w:w="1206" w:type="dxa"/>
            <w:tcBorders>
              <w:top w:val="nil"/>
              <w:left w:val="nil"/>
              <w:bottom w:val="nil"/>
              <w:right w:val="nil"/>
            </w:tcBorders>
            <w:shd w:val="clear" w:color="auto" w:fill="auto"/>
            <w:noWrap/>
            <w:vAlign w:val="center"/>
            <w:hideMark/>
          </w:tcPr>
          <w:p w14:paraId="50CBA42C" w14:textId="536DAE6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-0.035</w:t>
            </w:r>
          </w:p>
        </w:tc>
        <w:tc>
          <w:tcPr>
            <w:tcW w:w="828" w:type="dxa"/>
            <w:tcBorders>
              <w:top w:val="nil"/>
              <w:left w:val="nil"/>
              <w:bottom w:val="nil"/>
              <w:right w:val="nil"/>
            </w:tcBorders>
            <w:shd w:val="clear" w:color="auto" w:fill="auto"/>
            <w:noWrap/>
            <w:vAlign w:val="center"/>
            <w:hideMark/>
          </w:tcPr>
          <w:p w14:paraId="2F660440" w14:textId="5592748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-0.141</w:t>
            </w:r>
          </w:p>
        </w:tc>
        <w:tc>
          <w:tcPr>
            <w:tcW w:w="788" w:type="dxa"/>
            <w:tcBorders>
              <w:top w:val="nil"/>
              <w:left w:val="nil"/>
              <w:bottom w:val="nil"/>
              <w:right w:val="nil"/>
            </w:tcBorders>
            <w:shd w:val="clear" w:color="auto" w:fill="auto"/>
            <w:noWrap/>
            <w:vAlign w:val="center"/>
            <w:hideMark/>
          </w:tcPr>
          <w:p w14:paraId="77BDE409" w14:textId="460686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0.353</w:t>
            </w:r>
          </w:p>
        </w:tc>
        <w:tc>
          <w:tcPr>
            <w:tcW w:w="800" w:type="dxa"/>
            <w:tcBorders>
              <w:top w:val="nil"/>
              <w:left w:val="nil"/>
              <w:bottom w:val="nil"/>
              <w:right w:val="nil"/>
            </w:tcBorders>
            <w:shd w:val="clear" w:color="auto" w:fill="auto"/>
            <w:noWrap/>
            <w:vAlign w:val="center"/>
            <w:hideMark/>
          </w:tcPr>
          <w:p w14:paraId="4AE236D6" w14:textId="2FC4F28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-0.169</w:t>
            </w:r>
          </w:p>
        </w:tc>
        <w:tc>
          <w:tcPr>
            <w:tcW w:w="861" w:type="dxa"/>
            <w:tcBorders>
              <w:top w:val="nil"/>
              <w:left w:val="nil"/>
              <w:bottom w:val="nil"/>
              <w:right w:val="nil"/>
            </w:tcBorders>
            <w:shd w:val="clear" w:color="auto" w:fill="auto"/>
            <w:noWrap/>
            <w:vAlign w:val="center"/>
            <w:hideMark/>
          </w:tcPr>
          <w:p w14:paraId="635E9C76" w14:textId="4D89911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r>
      <w:tr w:rsidR="00593BC5" w:rsidRPr="00C213BD" w14:paraId="5A213BD1" w14:textId="77777777" w:rsidTr="00593BC5">
        <w:trPr>
          <w:trHeight w:val="270"/>
        </w:trPr>
        <w:tc>
          <w:tcPr>
            <w:tcW w:w="613" w:type="dxa"/>
            <w:tcBorders>
              <w:top w:val="nil"/>
              <w:left w:val="nil"/>
              <w:bottom w:val="nil"/>
              <w:right w:val="nil"/>
            </w:tcBorders>
            <w:shd w:val="clear" w:color="auto" w:fill="auto"/>
            <w:noWrap/>
            <w:vAlign w:val="center"/>
            <w:hideMark/>
          </w:tcPr>
          <w:p w14:paraId="431CD04F"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370469C"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45519554" w14:textId="50F1D98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65DA9C5E" w14:textId="691B96D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0.014</w:t>
            </w:r>
          </w:p>
        </w:tc>
        <w:tc>
          <w:tcPr>
            <w:tcW w:w="823" w:type="dxa"/>
            <w:tcBorders>
              <w:top w:val="nil"/>
              <w:left w:val="nil"/>
              <w:bottom w:val="nil"/>
              <w:right w:val="nil"/>
            </w:tcBorders>
            <w:shd w:val="clear" w:color="auto" w:fill="auto"/>
            <w:noWrap/>
            <w:vAlign w:val="center"/>
            <w:hideMark/>
          </w:tcPr>
          <w:p w14:paraId="0EADAEB9" w14:textId="18C560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0.037</w:t>
            </w:r>
          </w:p>
        </w:tc>
        <w:tc>
          <w:tcPr>
            <w:tcW w:w="835" w:type="dxa"/>
            <w:tcBorders>
              <w:top w:val="nil"/>
              <w:left w:val="nil"/>
              <w:bottom w:val="nil"/>
              <w:right w:val="nil"/>
            </w:tcBorders>
            <w:shd w:val="clear" w:color="auto" w:fill="auto"/>
            <w:noWrap/>
            <w:vAlign w:val="center"/>
            <w:hideMark/>
          </w:tcPr>
          <w:p w14:paraId="3814AA40" w14:textId="43E9F03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0.095</w:t>
            </w:r>
          </w:p>
        </w:tc>
        <w:tc>
          <w:tcPr>
            <w:tcW w:w="823" w:type="dxa"/>
            <w:tcBorders>
              <w:top w:val="nil"/>
              <w:left w:val="nil"/>
              <w:bottom w:val="nil"/>
              <w:right w:val="nil"/>
            </w:tcBorders>
            <w:shd w:val="clear" w:color="auto" w:fill="auto"/>
            <w:noWrap/>
            <w:vAlign w:val="center"/>
            <w:hideMark/>
          </w:tcPr>
          <w:p w14:paraId="0BD43830" w14:textId="4835116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0.022</w:t>
            </w:r>
          </w:p>
        </w:tc>
        <w:tc>
          <w:tcPr>
            <w:tcW w:w="858" w:type="dxa"/>
            <w:tcBorders>
              <w:top w:val="nil"/>
              <w:left w:val="nil"/>
              <w:bottom w:val="nil"/>
              <w:right w:val="nil"/>
            </w:tcBorders>
            <w:shd w:val="clear" w:color="auto" w:fill="auto"/>
            <w:noWrap/>
            <w:vAlign w:val="center"/>
            <w:hideMark/>
          </w:tcPr>
          <w:p w14:paraId="677C423B" w14:textId="1FAD99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0.111</w:t>
            </w:r>
          </w:p>
        </w:tc>
        <w:tc>
          <w:tcPr>
            <w:tcW w:w="772" w:type="dxa"/>
            <w:tcBorders>
              <w:top w:val="nil"/>
              <w:left w:val="nil"/>
              <w:bottom w:val="nil"/>
              <w:right w:val="nil"/>
            </w:tcBorders>
            <w:shd w:val="clear" w:color="auto" w:fill="auto"/>
            <w:noWrap/>
            <w:vAlign w:val="center"/>
            <w:hideMark/>
          </w:tcPr>
          <w:p w14:paraId="2505C580" w14:textId="547CDB9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-0.199</w:t>
            </w:r>
          </w:p>
        </w:tc>
        <w:tc>
          <w:tcPr>
            <w:tcW w:w="884" w:type="dxa"/>
            <w:tcBorders>
              <w:top w:val="nil"/>
              <w:left w:val="nil"/>
              <w:bottom w:val="nil"/>
              <w:right w:val="nil"/>
            </w:tcBorders>
            <w:shd w:val="clear" w:color="auto" w:fill="auto"/>
            <w:noWrap/>
            <w:vAlign w:val="center"/>
            <w:hideMark/>
          </w:tcPr>
          <w:p w14:paraId="697680D6" w14:textId="39F9A4B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0.016</w:t>
            </w:r>
          </w:p>
        </w:tc>
        <w:tc>
          <w:tcPr>
            <w:tcW w:w="1206" w:type="dxa"/>
            <w:tcBorders>
              <w:top w:val="nil"/>
              <w:left w:val="nil"/>
              <w:bottom w:val="nil"/>
              <w:right w:val="nil"/>
            </w:tcBorders>
            <w:shd w:val="clear" w:color="auto" w:fill="auto"/>
            <w:noWrap/>
            <w:vAlign w:val="center"/>
            <w:hideMark/>
          </w:tcPr>
          <w:p w14:paraId="02397A92" w14:textId="02705B5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-0.018</w:t>
            </w:r>
          </w:p>
        </w:tc>
        <w:tc>
          <w:tcPr>
            <w:tcW w:w="828" w:type="dxa"/>
            <w:tcBorders>
              <w:top w:val="nil"/>
              <w:left w:val="nil"/>
              <w:bottom w:val="nil"/>
              <w:right w:val="nil"/>
            </w:tcBorders>
            <w:shd w:val="clear" w:color="auto" w:fill="auto"/>
            <w:noWrap/>
            <w:vAlign w:val="center"/>
            <w:hideMark/>
          </w:tcPr>
          <w:p w14:paraId="721FEAEF" w14:textId="75F5419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-0.038</w:t>
            </w:r>
          </w:p>
        </w:tc>
        <w:tc>
          <w:tcPr>
            <w:tcW w:w="788" w:type="dxa"/>
            <w:tcBorders>
              <w:top w:val="nil"/>
              <w:left w:val="nil"/>
              <w:bottom w:val="nil"/>
              <w:right w:val="nil"/>
            </w:tcBorders>
            <w:shd w:val="clear" w:color="auto" w:fill="auto"/>
            <w:noWrap/>
            <w:vAlign w:val="center"/>
            <w:hideMark/>
          </w:tcPr>
          <w:p w14:paraId="4D84BFFF" w14:textId="570764F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0.192</w:t>
            </w:r>
          </w:p>
        </w:tc>
        <w:tc>
          <w:tcPr>
            <w:tcW w:w="800" w:type="dxa"/>
            <w:tcBorders>
              <w:top w:val="nil"/>
              <w:left w:val="nil"/>
              <w:bottom w:val="nil"/>
              <w:right w:val="nil"/>
            </w:tcBorders>
            <w:shd w:val="clear" w:color="auto" w:fill="auto"/>
            <w:noWrap/>
            <w:vAlign w:val="center"/>
            <w:hideMark/>
          </w:tcPr>
          <w:p w14:paraId="78C67D10" w14:textId="4FE20CD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-0.090</w:t>
            </w:r>
          </w:p>
        </w:tc>
        <w:tc>
          <w:tcPr>
            <w:tcW w:w="861" w:type="dxa"/>
            <w:tcBorders>
              <w:top w:val="nil"/>
              <w:left w:val="nil"/>
              <w:bottom w:val="nil"/>
              <w:right w:val="nil"/>
            </w:tcBorders>
            <w:shd w:val="clear" w:color="auto" w:fill="auto"/>
            <w:noWrap/>
            <w:vAlign w:val="center"/>
            <w:hideMark/>
          </w:tcPr>
          <w:p w14:paraId="71B8D070" w14:textId="12F0156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-0.015</w:t>
            </w:r>
          </w:p>
        </w:tc>
      </w:tr>
      <w:tr w:rsidR="00593BC5" w:rsidRPr="00C213BD" w14:paraId="7452CE19" w14:textId="77777777" w:rsidTr="00593BC5">
        <w:trPr>
          <w:trHeight w:val="270"/>
        </w:trPr>
        <w:tc>
          <w:tcPr>
            <w:tcW w:w="613" w:type="dxa"/>
            <w:tcBorders>
              <w:top w:val="nil"/>
              <w:left w:val="nil"/>
              <w:bottom w:val="nil"/>
              <w:right w:val="nil"/>
            </w:tcBorders>
            <w:shd w:val="clear" w:color="auto" w:fill="auto"/>
            <w:noWrap/>
            <w:vAlign w:val="center"/>
            <w:hideMark/>
          </w:tcPr>
          <w:p w14:paraId="4800A6C1"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5C0A0E2E" w14:textId="7F861912"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08CEF346" w14:textId="0C9FEED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065781E0" w14:textId="117F983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0.013</w:t>
            </w:r>
          </w:p>
        </w:tc>
        <w:tc>
          <w:tcPr>
            <w:tcW w:w="823" w:type="dxa"/>
            <w:tcBorders>
              <w:top w:val="nil"/>
              <w:left w:val="nil"/>
              <w:bottom w:val="single" w:sz="4" w:space="0" w:color="auto"/>
              <w:right w:val="nil"/>
            </w:tcBorders>
            <w:shd w:val="clear" w:color="auto" w:fill="auto"/>
            <w:noWrap/>
            <w:vAlign w:val="center"/>
            <w:hideMark/>
          </w:tcPr>
          <w:p w14:paraId="661E1FC0" w14:textId="51AD48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-0.005</w:t>
            </w:r>
          </w:p>
        </w:tc>
        <w:tc>
          <w:tcPr>
            <w:tcW w:w="835" w:type="dxa"/>
            <w:tcBorders>
              <w:top w:val="nil"/>
              <w:left w:val="nil"/>
              <w:bottom w:val="single" w:sz="4" w:space="0" w:color="auto"/>
              <w:right w:val="nil"/>
            </w:tcBorders>
            <w:shd w:val="clear" w:color="auto" w:fill="auto"/>
            <w:noWrap/>
            <w:vAlign w:val="center"/>
            <w:hideMark/>
          </w:tcPr>
          <w:p w14:paraId="2CB4FD7D" w14:textId="251B35B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0.070</w:t>
            </w:r>
          </w:p>
        </w:tc>
        <w:tc>
          <w:tcPr>
            <w:tcW w:w="823" w:type="dxa"/>
            <w:tcBorders>
              <w:top w:val="nil"/>
              <w:left w:val="nil"/>
              <w:bottom w:val="single" w:sz="4" w:space="0" w:color="auto"/>
              <w:right w:val="nil"/>
            </w:tcBorders>
            <w:shd w:val="clear" w:color="auto" w:fill="auto"/>
            <w:noWrap/>
            <w:vAlign w:val="center"/>
            <w:hideMark/>
          </w:tcPr>
          <w:p w14:paraId="366D7E1A" w14:textId="25236FB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0.015</w:t>
            </w:r>
          </w:p>
        </w:tc>
        <w:tc>
          <w:tcPr>
            <w:tcW w:w="858" w:type="dxa"/>
            <w:tcBorders>
              <w:top w:val="nil"/>
              <w:left w:val="nil"/>
              <w:bottom w:val="single" w:sz="4" w:space="0" w:color="auto"/>
              <w:right w:val="nil"/>
            </w:tcBorders>
            <w:shd w:val="clear" w:color="auto" w:fill="auto"/>
            <w:noWrap/>
            <w:vAlign w:val="center"/>
            <w:hideMark/>
          </w:tcPr>
          <w:p w14:paraId="218B6F2F" w14:textId="742E74B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0.133</w:t>
            </w:r>
          </w:p>
        </w:tc>
        <w:tc>
          <w:tcPr>
            <w:tcW w:w="772" w:type="dxa"/>
            <w:tcBorders>
              <w:top w:val="nil"/>
              <w:left w:val="nil"/>
              <w:bottom w:val="single" w:sz="4" w:space="0" w:color="auto"/>
              <w:right w:val="nil"/>
            </w:tcBorders>
            <w:shd w:val="clear" w:color="auto" w:fill="auto"/>
            <w:noWrap/>
            <w:vAlign w:val="center"/>
            <w:hideMark/>
          </w:tcPr>
          <w:p w14:paraId="7D351957" w14:textId="692EC99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-0.076</w:t>
            </w:r>
          </w:p>
        </w:tc>
        <w:tc>
          <w:tcPr>
            <w:tcW w:w="884" w:type="dxa"/>
            <w:tcBorders>
              <w:top w:val="nil"/>
              <w:left w:val="nil"/>
              <w:bottom w:val="single" w:sz="4" w:space="0" w:color="auto"/>
              <w:right w:val="nil"/>
            </w:tcBorders>
            <w:shd w:val="clear" w:color="auto" w:fill="auto"/>
            <w:noWrap/>
            <w:vAlign w:val="center"/>
            <w:hideMark/>
          </w:tcPr>
          <w:p w14:paraId="791A1271" w14:textId="37C4F2A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0.015</w:t>
            </w:r>
          </w:p>
        </w:tc>
        <w:tc>
          <w:tcPr>
            <w:tcW w:w="1206" w:type="dxa"/>
            <w:tcBorders>
              <w:top w:val="nil"/>
              <w:left w:val="nil"/>
              <w:bottom w:val="single" w:sz="4" w:space="0" w:color="auto"/>
              <w:right w:val="nil"/>
            </w:tcBorders>
            <w:shd w:val="clear" w:color="auto" w:fill="auto"/>
            <w:noWrap/>
            <w:vAlign w:val="center"/>
            <w:hideMark/>
          </w:tcPr>
          <w:p w14:paraId="7842725B" w14:textId="75B11B5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-0.005</w:t>
            </w:r>
          </w:p>
        </w:tc>
        <w:tc>
          <w:tcPr>
            <w:tcW w:w="828" w:type="dxa"/>
            <w:tcBorders>
              <w:top w:val="nil"/>
              <w:left w:val="nil"/>
              <w:bottom w:val="single" w:sz="4" w:space="0" w:color="auto"/>
              <w:right w:val="nil"/>
            </w:tcBorders>
            <w:shd w:val="clear" w:color="auto" w:fill="auto"/>
            <w:noWrap/>
            <w:vAlign w:val="center"/>
            <w:hideMark/>
          </w:tcPr>
          <w:p w14:paraId="282A1043" w14:textId="210DD6D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0.037</w:t>
            </w:r>
          </w:p>
        </w:tc>
        <w:tc>
          <w:tcPr>
            <w:tcW w:w="788" w:type="dxa"/>
            <w:tcBorders>
              <w:top w:val="nil"/>
              <w:left w:val="nil"/>
              <w:bottom w:val="single" w:sz="4" w:space="0" w:color="auto"/>
              <w:right w:val="nil"/>
            </w:tcBorders>
            <w:shd w:val="clear" w:color="auto" w:fill="auto"/>
            <w:noWrap/>
            <w:vAlign w:val="center"/>
            <w:hideMark/>
          </w:tcPr>
          <w:p w14:paraId="70BE8FE9" w14:textId="7BB5995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0.072</w:t>
            </w:r>
          </w:p>
        </w:tc>
        <w:tc>
          <w:tcPr>
            <w:tcW w:w="800" w:type="dxa"/>
            <w:tcBorders>
              <w:top w:val="nil"/>
              <w:left w:val="nil"/>
              <w:bottom w:val="single" w:sz="4" w:space="0" w:color="auto"/>
              <w:right w:val="nil"/>
            </w:tcBorders>
            <w:shd w:val="clear" w:color="auto" w:fill="auto"/>
            <w:noWrap/>
            <w:vAlign w:val="center"/>
            <w:hideMark/>
          </w:tcPr>
          <w:p w14:paraId="59A3D8FA" w14:textId="288D3EE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c>
          <w:tcPr>
            <w:tcW w:w="861" w:type="dxa"/>
            <w:tcBorders>
              <w:top w:val="nil"/>
              <w:left w:val="nil"/>
              <w:bottom w:val="single" w:sz="4" w:space="0" w:color="auto"/>
              <w:right w:val="nil"/>
            </w:tcBorders>
            <w:shd w:val="clear" w:color="auto" w:fill="auto"/>
            <w:noWrap/>
            <w:vAlign w:val="center"/>
            <w:hideMark/>
          </w:tcPr>
          <w:p w14:paraId="7DC7C80E" w14:textId="4B60B3D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-0.049</w:t>
            </w:r>
          </w:p>
        </w:tc>
      </w:tr>
      <w:tr w:rsidR="00593BC5" w:rsidRPr="00C213BD" w14:paraId="709A9B36" w14:textId="77777777" w:rsidTr="00593BC5">
        <w:trPr>
          <w:trHeight w:val="270"/>
        </w:trPr>
        <w:tc>
          <w:tcPr>
            <w:tcW w:w="613" w:type="dxa"/>
            <w:tcBorders>
              <w:top w:val="nil"/>
              <w:left w:val="nil"/>
              <w:bottom w:val="nil"/>
              <w:right w:val="nil"/>
            </w:tcBorders>
            <w:shd w:val="clear" w:color="auto" w:fill="auto"/>
            <w:noWrap/>
            <w:vAlign w:val="center"/>
            <w:hideMark/>
          </w:tcPr>
          <w:p w14:paraId="27B98F97"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14C66D19" w14:textId="1B852F1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1B541860" w14:textId="5A0024AE"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0437C883" w14:textId="2994306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0.019</w:t>
            </w:r>
          </w:p>
        </w:tc>
        <w:tc>
          <w:tcPr>
            <w:tcW w:w="823" w:type="dxa"/>
            <w:tcBorders>
              <w:top w:val="nil"/>
              <w:left w:val="nil"/>
              <w:bottom w:val="nil"/>
              <w:right w:val="nil"/>
            </w:tcBorders>
            <w:shd w:val="clear" w:color="auto" w:fill="auto"/>
            <w:noWrap/>
            <w:vAlign w:val="center"/>
            <w:hideMark/>
          </w:tcPr>
          <w:p w14:paraId="6B13EE74" w14:textId="7FE3B9D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0.163</w:t>
            </w:r>
          </w:p>
        </w:tc>
        <w:tc>
          <w:tcPr>
            <w:tcW w:w="835" w:type="dxa"/>
            <w:tcBorders>
              <w:top w:val="nil"/>
              <w:left w:val="nil"/>
              <w:bottom w:val="nil"/>
              <w:right w:val="nil"/>
            </w:tcBorders>
            <w:shd w:val="clear" w:color="auto" w:fill="auto"/>
            <w:noWrap/>
            <w:vAlign w:val="center"/>
            <w:hideMark/>
          </w:tcPr>
          <w:p w14:paraId="76AFC010" w14:textId="4DD90FE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0.196</w:t>
            </w:r>
          </w:p>
        </w:tc>
        <w:tc>
          <w:tcPr>
            <w:tcW w:w="823" w:type="dxa"/>
            <w:tcBorders>
              <w:top w:val="nil"/>
              <w:left w:val="nil"/>
              <w:bottom w:val="nil"/>
              <w:right w:val="nil"/>
            </w:tcBorders>
            <w:shd w:val="clear" w:color="auto" w:fill="auto"/>
            <w:noWrap/>
            <w:vAlign w:val="center"/>
            <w:hideMark/>
          </w:tcPr>
          <w:p w14:paraId="4F68239E" w14:textId="75DF8A4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0.028</w:t>
            </w:r>
          </w:p>
        </w:tc>
        <w:tc>
          <w:tcPr>
            <w:tcW w:w="858" w:type="dxa"/>
            <w:tcBorders>
              <w:top w:val="nil"/>
              <w:left w:val="nil"/>
              <w:bottom w:val="nil"/>
              <w:right w:val="nil"/>
            </w:tcBorders>
            <w:shd w:val="clear" w:color="auto" w:fill="auto"/>
            <w:noWrap/>
            <w:vAlign w:val="center"/>
            <w:hideMark/>
          </w:tcPr>
          <w:p w14:paraId="692B3D56" w14:textId="5A3630E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-0.098</w:t>
            </w:r>
          </w:p>
        </w:tc>
        <w:tc>
          <w:tcPr>
            <w:tcW w:w="772" w:type="dxa"/>
            <w:tcBorders>
              <w:top w:val="nil"/>
              <w:left w:val="nil"/>
              <w:bottom w:val="nil"/>
              <w:right w:val="nil"/>
            </w:tcBorders>
            <w:shd w:val="clear" w:color="auto" w:fill="auto"/>
            <w:noWrap/>
            <w:vAlign w:val="center"/>
            <w:hideMark/>
          </w:tcPr>
          <w:p w14:paraId="3ADCFD62" w14:textId="16B8706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-0.048</w:t>
            </w:r>
          </w:p>
        </w:tc>
        <w:tc>
          <w:tcPr>
            <w:tcW w:w="884" w:type="dxa"/>
            <w:tcBorders>
              <w:top w:val="nil"/>
              <w:left w:val="nil"/>
              <w:bottom w:val="nil"/>
              <w:right w:val="nil"/>
            </w:tcBorders>
            <w:shd w:val="clear" w:color="auto" w:fill="auto"/>
            <w:noWrap/>
            <w:vAlign w:val="center"/>
            <w:hideMark/>
          </w:tcPr>
          <w:p w14:paraId="4AF17D14" w14:textId="14350EF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-0.049</w:t>
            </w:r>
          </w:p>
        </w:tc>
        <w:tc>
          <w:tcPr>
            <w:tcW w:w="1206" w:type="dxa"/>
            <w:tcBorders>
              <w:top w:val="nil"/>
              <w:left w:val="nil"/>
              <w:bottom w:val="nil"/>
              <w:right w:val="nil"/>
            </w:tcBorders>
            <w:shd w:val="clear" w:color="auto" w:fill="auto"/>
            <w:noWrap/>
            <w:vAlign w:val="center"/>
            <w:hideMark/>
          </w:tcPr>
          <w:p w14:paraId="2D58585C" w14:textId="532D76E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0.039</w:t>
            </w:r>
          </w:p>
        </w:tc>
        <w:tc>
          <w:tcPr>
            <w:tcW w:w="828" w:type="dxa"/>
            <w:tcBorders>
              <w:top w:val="nil"/>
              <w:left w:val="nil"/>
              <w:bottom w:val="nil"/>
              <w:right w:val="nil"/>
            </w:tcBorders>
            <w:shd w:val="clear" w:color="auto" w:fill="auto"/>
            <w:noWrap/>
            <w:vAlign w:val="center"/>
            <w:hideMark/>
          </w:tcPr>
          <w:p w14:paraId="31429112" w14:textId="69F9C92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-0.438</w:t>
            </w:r>
          </w:p>
        </w:tc>
        <w:tc>
          <w:tcPr>
            <w:tcW w:w="788" w:type="dxa"/>
            <w:tcBorders>
              <w:top w:val="nil"/>
              <w:left w:val="nil"/>
              <w:bottom w:val="nil"/>
              <w:right w:val="nil"/>
            </w:tcBorders>
            <w:shd w:val="clear" w:color="auto" w:fill="auto"/>
            <w:noWrap/>
            <w:vAlign w:val="center"/>
            <w:hideMark/>
          </w:tcPr>
          <w:p w14:paraId="61C43C99" w14:textId="6C5AADB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-0.076</w:t>
            </w:r>
          </w:p>
        </w:tc>
        <w:tc>
          <w:tcPr>
            <w:tcW w:w="800" w:type="dxa"/>
            <w:tcBorders>
              <w:top w:val="nil"/>
              <w:left w:val="nil"/>
              <w:bottom w:val="nil"/>
              <w:right w:val="nil"/>
            </w:tcBorders>
            <w:shd w:val="clear" w:color="auto" w:fill="auto"/>
            <w:noWrap/>
            <w:vAlign w:val="center"/>
            <w:hideMark/>
          </w:tcPr>
          <w:p w14:paraId="4055AA59" w14:textId="274F58E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-0.040</w:t>
            </w:r>
          </w:p>
        </w:tc>
        <w:tc>
          <w:tcPr>
            <w:tcW w:w="861" w:type="dxa"/>
            <w:tcBorders>
              <w:top w:val="nil"/>
              <w:left w:val="nil"/>
              <w:bottom w:val="nil"/>
              <w:right w:val="nil"/>
            </w:tcBorders>
            <w:shd w:val="clear" w:color="auto" w:fill="auto"/>
            <w:noWrap/>
            <w:vAlign w:val="center"/>
            <w:hideMark/>
          </w:tcPr>
          <w:p w14:paraId="31750055" w14:textId="1305108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-0.166</w:t>
            </w:r>
          </w:p>
        </w:tc>
      </w:tr>
      <w:tr w:rsidR="00593BC5" w:rsidRPr="00C213BD" w14:paraId="2A71216F" w14:textId="77777777" w:rsidTr="00593BC5">
        <w:trPr>
          <w:trHeight w:val="270"/>
        </w:trPr>
        <w:tc>
          <w:tcPr>
            <w:tcW w:w="613" w:type="dxa"/>
            <w:tcBorders>
              <w:top w:val="nil"/>
              <w:left w:val="nil"/>
              <w:bottom w:val="nil"/>
              <w:right w:val="nil"/>
            </w:tcBorders>
            <w:shd w:val="clear" w:color="auto" w:fill="auto"/>
            <w:noWrap/>
            <w:vAlign w:val="center"/>
            <w:hideMark/>
          </w:tcPr>
          <w:p w14:paraId="76415AC1"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4438CEF"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E82792C" w14:textId="22176D9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1E6F90B6" w14:textId="7D3369E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0.011</w:t>
            </w:r>
          </w:p>
        </w:tc>
        <w:tc>
          <w:tcPr>
            <w:tcW w:w="823" w:type="dxa"/>
            <w:tcBorders>
              <w:top w:val="nil"/>
              <w:left w:val="nil"/>
              <w:bottom w:val="nil"/>
              <w:right w:val="nil"/>
            </w:tcBorders>
            <w:shd w:val="clear" w:color="auto" w:fill="auto"/>
            <w:noWrap/>
            <w:vAlign w:val="center"/>
            <w:hideMark/>
          </w:tcPr>
          <w:p w14:paraId="390F562E" w14:textId="2899ECA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0.027</w:t>
            </w:r>
          </w:p>
        </w:tc>
        <w:tc>
          <w:tcPr>
            <w:tcW w:w="835" w:type="dxa"/>
            <w:tcBorders>
              <w:top w:val="nil"/>
              <w:left w:val="nil"/>
              <w:bottom w:val="nil"/>
              <w:right w:val="nil"/>
            </w:tcBorders>
            <w:shd w:val="clear" w:color="auto" w:fill="auto"/>
            <w:noWrap/>
            <w:vAlign w:val="center"/>
            <w:hideMark/>
          </w:tcPr>
          <w:p w14:paraId="1C6A082B" w14:textId="2097816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0.107</w:t>
            </w:r>
          </w:p>
        </w:tc>
        <w:tc>
          <w:tcPr>
            <w:tcW w:w="823" w:type="dxa"/>
            <w:tcBorders>
              <w:top w:val="nil"/>
              <w:left w:val="nil"/>
              <w:bottom w:val="nil"/>
              <w:right w:val="nil"/>
            </w:tcBorders>
            <w:shd w:val="clear" w:color="auto" w:fill="auto"/>
            <w:noWrap/>
            <w:vAlign w:val="center"/>
            <w:hideMark/>
          </w:tcPr>
          <w:p w14:paraId="2AC80ADA" w14:textId="62A7A1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0.004</w:t>
            </w:r>
          </w:p>
        </w:tc>
        <w:tc>
          <w:tcPr>
            <w:tcW w:w="858" w:type="dxa"/>
            <w:tcBorders>
              <w:top w:val="nil"/>
              <w:left w:val="nil"/>
              <w:bottom w:val="nil"/>
              <w:right w:val="nil"/>
            </w:tcBorders>
            <w:shd w:val="clear" w:color="auto" w:fill="auto"/>
            <w:noWrap/>
            <w:vAlign w:val="center"/>
            <w:hideMark/>
          </w:tcPr>
          <w:p w14:paraId="57550DA2" w14:textId="0CF4A62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0.130</w:t>
            </w:r>
          </w:p>
        </w:tc>
        <w:tc>
          <w:tcPr>
            <w:tcW w:w="772" w:type="dxa"/>
            <w:tcBorders>
              <w:top w:val="nil"/>
              <w:left w:val="nil"/>
              <w:bottom w:val="nil"/>
              <w:right w:val="nil"/>
            </w:tcBorders>
            <w:shd w:val="clear" w:color="auto" w:fill="auto"/>
            <w:noWrap/>
            <w:vAlign w:val="center"/>
            <w:hideMark/>
          </w:tcPr>
          <w:p w14:paraId="74F8E1C8" w14:textId="41C44B7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-0.089</w:t>
            </w:r>
          </w:p>
        </w:tc>
        <w:tc>
          <w:tcPr>
            <w:tcW w:w="884" w:type="dxa"/>
            <w:tcBorders>
              <w:top w:val="nil"/>
              <w:left w:val="nil"/>
              <w:bottom w:val="nil"/>
              <w:right w:val="nil"/>
            </w:tcBorders>
            <w:shd w:val="clear" w:color="auto" w:fill="auto"/>
            <w:noWrap/>
            <w:vAlign w:val="center"/>
            <w:hideMark/>
          </w:tcPr>
          <w:p w14:paraId="0AFA9F02" w14:textId="0CCE739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-0.039</w:t>
            </w:r>
          </w:p>
        </w:tc>
        <w:tc>
          <w:tcPr>
            <w:tcW w:w="1206" w:type="dxa"/>
            <w:tcBorders>
              <w:top w:val="nil"/>
              <w:left w:val="nil"/>
              <w:bottom w:val="nil"/>
              <w:right w:val="nil"/>
            </w:tcBorders>
            <w:shd w:val="clear" w:color="auto" w:fill="auto"/>
            <w:noWrap/>
            <w:vAlign w:val="center"/>
            <w:hideMark/>
          </w:tcPr>
          <w:p w14:paraId="4BB2D230" w14:textId="0E9400A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0.011</w:t>
            </w:r>
          </w:p>
        </w:tc>
        <w:tc>
          <w:tcPr>
            <w:tcW w:w="828" w:type="dxa"/>
            <w:tcBorders>
              <w:top w:val="nil"/>
              <w:left w:val="nil"/>
              <w:bottom w:val="nil"/>
              <w:right w:val="nil"/>
            </w:tcBorders>
            <w:shd w:val="clear" w:color="auto" w:fill="auto"/>
            <w:noWrap/>
            <w:vAlign w:val="center"/>
            <w:hideMark/>
          </w:tcPr>
          <w:p w14:paraId="263659B3" w14:textId="5BC7469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-0.156</w:t>
            </w:r>
          </w:p>
        </w:tc>
        <w:tc>
          <w:tcPr>
            <w:tcW w:w="788" w:type="dxa"/>
            <w:tcBorders>
              <w:top w:val="nil"/>
              <w:left w:val="nil"/>
              <w:bottom w:val="nil"/>
              <w:right w:val="nil"/>
            </w:tcBorders>
            <w:shd w:val="clear" w:color="auto" w:fill="auto"/>
            <w:noWrap/>
            <w:vAlign w:val="center"/>
            <w:hideMark/>
          </w:tcPr>
          <w:p w14:paraId="0E1BEED7" w14:textId="1CA512E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-0.037</w:t>
            </w:r>
          </w:p>
        </w:tc>
        <w:tc>
          <w:tcPr>
            <w:tcW w:w="800" w:type="dxa"/>
            <w:tcBorders>
              <w:top w:val="nil"/>
              <w:left w:val="nil"/>
              <w:bottom w:val="nil"/>
              <w:right w:val="nil"/>
            </w:tcBorders>
            <w:shd w:val="clear" w:color="auto" w:fill="auto"/>
            <w:noWrap/>
            <w:vAlign w:val="center"/>
            <w:hideMark/>
          </w:tcPr>
          <w:p w14:paraId="60A6542B" w14:textId="48D05F0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-0.031</w:t>
            </w:r>
          </w:p>
        </w:tc>
        <w:tc>
          <w:tcPr>
            <w:tcW w:w="861" w:type="dxa"/>
            <w:tcBorders>
              <w:top w:val="nil"/>
              <w:left w:val="nil"/>
              <w:bottom w:val="nil"/>
              <w:right w:val="nil"/>
            </w:tcBorders>
            <w:shd w:val="clear" w:color="auto" w:fill="auto"/>
            <w:noWrap/>
            <w:vAlign w:val="center"/>
            <w:hideMark/>
          </w:tcPr>
          <w:p w14:paraId="67F7D9F3" w14:textId="7326612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-0.137</w:t>
            </w:r>
          </w:p>
        </w:tc>
      </w:tr>
      <w:tr w:rsidR="00593BC5" w:rsidRPr="00C213BD" w14:paraId="318D4279" w14:textId="77777777" w:rsidTr="00593BC5">
        <w:trPr>
          <w:trHeight w:val="270"/>
        </w:trPr>
        <w:tc>
          <w:tcPr>
            <w:tcW w:w="613" w:type="dxa"/>
            <w:tcBorders>
              <w:top w:val="nil"/>
              <w:left w:val="nil"/>
              <w:bottom w:val="single" w:sz="4" w:space="0" w:color="auto"/>
              <w:right w:val="nil"/>
            </w:tcBorders>
            <w:shd w:val="clear" w:color="auto" w:fill="auto"/>
            <w:noWrap/>
            <w:vAlign w:val="center"/>
            <w:hideMark/>
          </w:tcPr>
          <w:p w14:paraId="511C7737" w14:textId="46CF4C9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4C16554B" w14:textId="044A260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0FD2EFB2" w14:textId="5E25B30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2A424426" w14:textId="7EDF0F5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0.005</w:t>
            </w:r>
          </w:p>
        </w:tc>
        <w:tc>
          <w:tcPr>
            <w:tcW w:w="823" w:type="dxa"/>
            <w:tcBorders>
              <w:top w:val="nil"/>
              <w:left w:val="nil"/>
              <w:bottom w:val="single" w:sz="4" w:space="0" w:color="auto"/>
              <w:right w:val="nil"/>
            </w:tcBorders>
            <w:shd w:val="clear" w:color="auto" w:fill="auto"/>
            <w:noWrap/>
            <w:vAlign w:val="center"/>
            <w:hideMark/>
          </w:tcPr>
          <w:p w14:paraId="4B3D4065" w14:textId="5134D49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-0.072</w:t>
            </w:r>
          </w:p>
        </w:tc>
        <w:tc>
          <w:tcPr>
            <w:tcW w:w="835" w:type="dxa"/>
            <w:tcBorders>
              <w:top w:val="nil"/>
              <w:left w:val="nil"/>
              <w:bottom w:val="single" w:sz="4" w:space="0" w:color="auto"/>
              <w:right w:val="nil"/>
            </w:tcBorders>
            <w:shd w:val="clear" w:color="auto" w:fill="auto"/>
            <w:noWrap/>
            <w:vAlign w:val="center"/>
            <w:hideMark/>
          </w:tcPr>
          <w:p w14:paraId="07DC2D53" w14:textId="2EABB03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0.042</w:t>
            </w:r>
          </w:p>
        </w:tc>
        <w:tc>
          <w:tcPr>
            <w:tcW w:w="823" w:type="dxa"/>
            <w:tcBorders>
              <w:top w:val="nil"/>
              <w:left w:val="nil"/>
              <w:bottom w:val="single" w:sz="4" w:space="0" w:color="auto"/>
              <w:right w:val="nil"/>
            </w:tcBorders>
            <w:shd w:val="clear" w:color="auto" w:fill="auto"/>
            <w:noWrap/>
            <w:vAlign w:val="center"/>
            <w:hideMark/>
          </w:tcPr>
          <w:p w14:paraId="24C37955" w14:textId="4D01E6A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-0.014</w:t>
            </w:r>
          </w:p>
        </w:tc>
        <w:tc>
          <w:tcPr>
            <w:tcW w:w="858" w:type="dxa"/>
            <w:tcBorders>
              <w:top w:val="nil"/>
              <w:left w:val="nil"/>
              <w:bottom w:val="single" w:sz="4" w:space="0" w:color="auto"/>
              <w:right w:val="nil"/>
            </w:tcBorders>
            <w:shd w:val="clear" w:color="auto" w:fill="auto"/>
            <w:noWrap/>
            <w:vAlign w:val="center"/>
            <w:hideMark/>
          </w:tcPr>
          <w:p w14:paraId="7A1283D9" w14:textId="1CFB9B4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0.297</w:t>
            </w:r>
          </w:p>
        </w:tc>
        <w:tc>
          <w:tcPr>
            <w:tcW w:w="772" w:type="dxa"/>
            <w:tcBorders>
              <w:top w:val="nil"/>
              <w:left w:val="nil"/>
              <w:bottom w:val="single" w:sz="4" w:space="0" w:color="auto"/>
              <w:right w:val="nil"/>
            </w:tcBorders>
            <w:shd w:val="clear" w:color="auto" w:fill="auto"/>
            <w:noWrap/>
            <w:vAlign w:val="center"/>
            <w:hideMark/>
          </w:tcPr>
          <w:p w14:paraId="33591119" w14:textId="2CE2FAE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-0.118</w:t>
            </w:r>
          </w:p>
        </w:tc>
        <w:tc>
          <w:tcPr>
            <w:tcW w:w="884" w:type="dxa"/>
            <w:tcBorders>
              <w:top w:val="nil"/>
              <w:left w:val="nil"/>
              <w:bottom w:val="single" w:sz="4" w:space="0" w:color="auto"/>
              <w:right w:val="nil"/>
            </w:tcBorders>
            <w:shd w:val="clear" w:color="auto" w:fill="auto"/>
            <w:noWrap/>
            <w:vAlign w:val="center"/>
            <w:hideMark/>
          </w:tcPr>
          <w:p w14:paraId="7AF1A9E5" w14:textId="7E6A721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c>
          <w:tcPr>
            <w:tcW w:w="1206" w:type="dxa"/>
            <w:tcBorders>
              <w:top w:val="nil"/>
              <w:left w:val="nil"/>
              <w:bottom w:val="single" w:sz="4" w:space="0" w:color="auto"/>
              <w:right w:val="nil"/>
            </w:tcBorders>
            <w:shd w:val="clear" w:color="auto" w:fill="auto"/>
            <w:noWrap/>
            <w:vAlign w:val="center"/>
            <w:hideMark/>
          </w:tcPr>
          <w:p w14:paraId="240FB0C7" w14:textId="54F0C87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-0.009</w:t>
            </w:r>
          </w:p>
        </w:tc>
        <w:tc>
          <w:tcPr>
            <w:tcW w:w="828" w:type="dxa"/>
            <w:tcBorders>
              <w:top w:val="nil"/>
              <w:left w:val="nil"/>
              <w:bottom w:val="single" w:sz="4" w:space="0" w:color="auto"/>
              <w:right w:val="nil"/>
            </w:tcBorders>
            <w:shd w:val="clear" w:color="auto" w:fill="auto"/>
            <w:noWrap/>
            <w:vAlign w:val="center"/>
            <w:hideMark/>
          </w:tcPr>
          <w:p w14:paraId="08FD7C11" w14:textId="501B0C2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0.050</w:t>
            </w:r>
          </w:p>
        </w:tc>
        <w:tc>
          <w:tcPr>
            <w:tcW w:w="788" w:type="dxa"/>
            <w:tcBorders>
              <w:top w:val="nil"/>
              <w:left w:val="nil"/>
              <w:bottom w:val="single" w:sz="4" w:space="0" w:color="auto"/>
              <w:right w:val="nil"/>
            </w:tcBorders>
            <w:shd w:val="clear" w:color="auto" w:fill="auto"/>
            <w:noWrap/>
            <w:vAlign w:val="center"/>
            <w:hideMark/>
          </w:tcPr>
          <w:p w14:paraId="7F8D4D5F" w14:textId="29ACD4B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800" w:type="dxa"/>
            <w:tcBorders>
              <w:top w:val="nil"/>
              <w:left w:val="nil"/>
              <w:bottom w:val="single" w:sz="4" w:space="0" w:color="auto"/>
              <w:right w:val="nil"/>
            </w:tcBorders>
            <w:shd w:val="clear" w:color="auto" w:fill="auto"/>
            <w:noWrap/>
            <w:vAlign w:val="center"/>
            <w:hideMark/>
          </w:tcPr>
          <w:p w14:paraId="6ADE345D" w14:textId="49A09B3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-0.024</w:t>
            </w:r>
          </w:p>
        </w:tc>
        <w:tc>
          <w:tcPr>
            <w:tcW w:w="861" w:type="dxa"/>
            <w:tcBorders>
              <w:top w:val="nil"/>
              <w:left w:val="nil"/>
              <w:bottom w:val="single" w:sz="4" w:space="0" w:color="auto"/>
              <w:right w:val="nil"/>
            </w:tcBorders>
            <w:shd w:val="clear" w:color="auto" w:fill="auto"/>
            <w:noWrap/>
            <w:vAlign w:val="center"/>
            <w:hideMark/>
          </w:tcPr>
          <w:p w14:paraId="698BC18E" w14:textId="4955D44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-0.116</w:t>
            </w:r>
          </w:p>
        </w:tc>
      </w:tr>
      <w:tr w:rsidR="00593BC5" w:rsidRPr="00C213BD" w14:paraId="585FAD2E" w14:textId="77777777" w:rsidTr="00593BC5">
        <w:trPr>
          <w:trHeight w:val="270"/>
        </w:trPr>
        <w:tc>
          <w:tcPr>
            <w:tcW w:w="613" w:type="dxa"/>
            <w:tcBorders>
              <w:top w:val="nil"/>
              <w:left w:val="nil"/>
              <w:bottom w:val="nil"/>
              <w:right w:val="nil"/>
            </w:tcBorders>
            <w:shd w:val="clear" w:color="auto" w:fill="auto"/>
            <w:noWrap/>
            <w:vAlign w:val="center"/>
            <w:hideMark/>
          </w:tcPr>
          <w:p w14:paraId="133BE64A" w14:textId="52B501C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PP</w:t>
            </w:r>
          </w:p>
        </w:tc>
        <w:tc>
          <w:tcPr>
            <w:tcW w:w="835" w:type="dxa"/>
            <w:tcBorders>
              <w:top w:val="nil"/>
              <w:left w:val="nil"/>
              <w:bottom w:val="nil"/>
              <w:right w:val="nil"/>
            </w:tcBorders>
            <w:shd w:val="clear" w:color="auto" w:fill="auto"/>
            <w:noWrap/>
            <w:vAlign w:val="center"/>
            <w:hideMark/>
          </w:tcPr>
          <w:p w14:paraId="7BFE5F8C" w14:textId="30BE8DAF"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636" w:type="dxa"/>
            <w:tcBorders>
              <w:top w:val="nil"/>
              <w:left w:val="nil"/>
              <w:bottom w:val="nil"/>
              <w:right w:val="nil"/>
            </w:tcBorders>
            <w:shd w:val="clear" w:color="auto" w:fill="auto"/>
            <w:noWrap/>
            <w:vAlign w:val="center"/>
            <w:hideMark/>
          </w:tcPr>
          <w:p w14:paraId="68A486AD" w14:textId="6858586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0ACF8EC4" w14:textId="7C37186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0.033</w:t>
            </w:r>
          </w:p>
        </w:tc>
        <w:tc>
          <w:tcPr>
            <w:tcW w:w="823" w:type="dxa"/>
            <w:tcBorders>
              <w:top w:val="nil"/>
              <w:left w:val="nil"/>
              <w:bottom w:val="nil"/>
              <w:right w:val="nil"/>
            </w:tcBorders>
            <w:shd w:val="clear" w:color="auto" w:fill="auto"/>
            <w:noWrap/>
            <w:vAlign w:val="center"/>
            <w:hideMark/>
          </w:tcPr>
          <w:p w14:paraId="57A4A89A" w14:textId="5974122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-0.007</w:t>
            </w:r>
          </w:p>
        </w:tc>
        <w:tc>
          <w:tcPr>
            <w:tcW w:w="835" w:type="dxa"/>
            <w:tcBorders>
              <w:top w:val="nil"/>
              <w:left w:val="nil"/>
              <w:bottom w:val="nil"/>
              <w:right w:val="nil"/>
            </w:tcBorders>
            <w:shd w:val="clear" w:color="auto" w:fill="auto"/>
            <w:noWrap/>
            <w:vAlign w:val="center"/>
            <w:hideMark/>
          </w:tcPr>
          <w:p w14:paraId="62E50D03" w14:textId="01B2CE1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0.054</w:t>
            </w:r>
          </w:p>
        </w:tc>
        <w:tc>
          <w:tcPr>
            <w:tcW w:w="823" w:type="dxa"/>
            <w:tcBorders>
              <w:top w:val="nil"/>
              <w:left w:val="nil"/>
              <w:bottom w:val="nil"/>
              <w:right w:val="nil"/>
            </w:tcBorders>
            <w:shd w:val="clear" w:color="auto" w:fill="auto"/>
            <w:noWrap/>
            <w:vAlign w:val="center"/>
            <w:hideMark/>
          </w:tcPr>
          <w:p w14:paraId="0831099B" w14:textId="453CF4D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0.090</w:t>
            </w:r>
          </w:p>
        </w:tc>
        <w:tc>
          <w:tcPr>
            <w:tcW w:w="858" w:type="dxa"/>
            <w:tcBorders>
              <w:top w:val="nil"/>
              <w:left w:val="nil"/>
              <w:bottom w:val="nil"/>
              <w:right w:val="nil"/>
            </w:tcBorders>
            <w:shd w:val="clear" w:color="auto" w:fill="auto"/>
            <w:noWrap/>
            <w:vAlign w:val="center"/>
            <w:hideMark/>
          </w:tcPr>
          <w:p w14:paraId="5C4A26CB" w14:textId="2BC705B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0.135</w:t>
            </w:r>
          </w:p>
        </w:tc>
        <w:tc>
          <w:tcPr>
            <w:tcW w:w="772" w:type="dxa"/>
            <w:tcBorders>
              <w:top w:val="nil"/>
              <w:left w:val="nil"/>
              <w:bottom w:val="nil"/>
              <w:right w:val="nil"/>
            </w:tcBorders>
            <w:shd w:val="clear" w:color="auto" w:fill="auto"/>
            <w:noWrap/>
            <w:vAlign w:val="center"/>
            <w:hideMark/>
          </w:tcPr>
          <w:p w14:paraId="23BF2F63" w14:textId="7275E52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0.005</w:t>
            </w:r>
          </w:p>
        </w:tc>
        <w:tc>
          <w:tcPr>
            <w:tcW w:w="884" w:type="dxa"/>
            <w:tcBorders>
              <w:top w:val="nil"/>
              <w:left w:val="nil"/>
              <w:bottom w:val="nil"/>
              <w:right w:val="nil"/>
            </w:tcBorders>
            <w:shd w:val="clear" w:color="auto" w:fill="auto"/>
            <w:noWrap/>
            <w:vAlign w:val="center"/>
            <w:hideMark/>
          </w:tcPr>
          <w:p w14:paraId="7889A32E" w14:textId="0BCE92B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-0.245</w:t>
            </w:r>
          </w:p>
        </w:tc>
        <w:tc>
          <w:tcPr>
            <w:tcW w:w="1206" w:type="dxa"/>
            <w:tcBorders>
              <w:top w:val="nil"/>
              <w:left w:val="nil"/>
              <w:bottom w:val="nil"/>
              <w:right w:val="nil"/>
            </w:tcBorders>
            <w:shd w:val="clear" w:color="auto" w:fill="auto"/>
            <w:noWrap/>
            <w:vAlign w:val="center"/>
            <w:hideMark/>
          </w:tcPr>
          <w:p w14:paraId="53462115" w14:textId="1EDB75E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0.008</w:t>
            </w:r>
          </w:p>
        </w:tc>
        <w:tc>
          <w:tcPr>
            <w:tcW w:w="828" w:type="dxa"/>
            <w:tcBorders>
              <w:top w:val="nil"/>
              <w:left w:val="nil"/>
              <w:bottom w:val="nil"/>
              <w:right w:val="nil"/>
            </w:tcBorders>
            <w:shd w:val="clear" w:color="auto" w:fill="auto"/>
            <w:noWrap/>
            <w:vAlign w:val="center"/>
            <w:hideMark/>
          </w:tcPr>
          <w:p w14:paraId="447008C2" w14:textId="088A06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0.171</w:t>
            </w:r>
          </w:p>
        </w:tc>
        <w:tc>
          <w:tcPr>
            <w:tcW w:w="788" w:type="dxa"/>
            <w:tcBorders>
              <w:top w:val="nil"/>
              <w:left w:val="nil"/>
              <w:bottom w:val="nil"/>
              <w:right w:val="nil"/>
            </w:tcBorders>
            <w:shd w:val="clear" w:color="auto" w:fill="auto"/>
            <w:noWrap/>
            <w:vAlign w:val="center"/>
            <w:hideMark/>
          </w:tcPr>
          <w:p w14:paraId="190CC40F" w14:textId="4A1070E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-0.064</w:t>
            </w:r>
          </w:p>
        </w:tc>
        <w:tc>
          <w:tcPr>
            <w:tcW w:w="800" w:type="dxa"/>
            <w:tcBorders>
              <w:top w:val="nil"/>
              <w:left w:val="nil"/>
              <w:bottom w:val="nil"/>
              <w:right w:val="nil"/>
            </w:tcBorders>
            <w:shd w:val="clear" w:color="auto" w:fill="auto"/>
            <w:noWrap/>
            <w:vAlign w:val="center"/>
            <w:hideMark/>
          </w:tcPr>
          <w:p w14:paraId="19CA352A" w14:textId="77A6266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0.012</w:t>
            </w:r>
          </w:p>
        </w:tc>
        <w:tc>
          <w:tcPr>
            <w:tcW w:w="861" w:type="dxa"/>
            <w:tcBorders>
              <w:top w:val="nil"/>
              <w:left w:val="nil"/>
              <w:bottom w:val="nil"/>
              <w:right w:val="nil"/>
            </w:tcBorders>
            <w:shd w:val="clear" w:color="auto" w:fill="auto"/>
            <w:noWrap/>
            <w:vAlign w:val="center"/>
            <w:hideMark/>
          </w:tcPr>
          <w:p w14:paraId="7D664B32" w14:textId="3443C16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-0.195</w:t>
            </w:r>
          </w:p>
        </w:tc>
      </w:tr>
      <w:tr w:rsidR="00593BC5" w:rsidRPr="00C213BD" w14:paraId="0F426029" w14:textId="77777777" w:rsidTr="00593BC5">
        <w:trPr>
          <w:trHeight w:val="270"/>
        </w:trPr>
        <w:tc>
          <w:tcPr>
            <w:tcW w:w="613" w:type="dxa"/>
            <w:tcBorders>
              <w:top w:val="nil"/>
              <w:left w:val="nil"/>
              <w:bottom w:val="nil"/>
              <w:right w:val="nil"/>
            </w:tcBorders>
            <w:shd w:val="clear" w:color="auto" w:fill="auto"/>
            <w:noWrap/>
            <w:vAlign w:val="center"/>
            <w:hideMark/>
          </w:tcPr>
          <w:p w14:paraId="6983ACD4"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7B8A292A"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7E5A1C87" w14:textId="47EE730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62055303" w14:textId="2DFAF32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0.028</w:t>
            </w:r>
          </w:p>
        </w:tc>
        <w:tc>
          <w:tcPr>
            <w:tcW w:w="823" w:type="dxa"/>
            <w:tcBorders>
              <w:top w:val="nil"/>
              <w:left w:val="nil"/>
              <w:bottom w:val="nil"/>
              <w:right w:val="nil"/>
            </w:tcBorders>
            <w:shd w:val="clear" w:color="auto" w:fill="auto"/>
            <w:noWrap/>
            <w:vAlign w:val="center"/>
            <w:hideMark/>
          </w:tcPr>
          <w:p w14:paraId="014E908E" w14:textId="11FF1E3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-0.003</w:t>
            </w:r>
          </w:p>
        </w:tc>
        <w:tc>
          <w:tcPr>
            <w:tcW w:w="835" w:type="dxa"/>
            <w:tcBorders>
              <w:top w:val="nil"/>
              <w:left w:val="nil"/>
              <w:bottom w:val="nil"/>
              <w:right w:val="nil"/>
            </w:tcBorders>
            <w:shd w:val="clear" w:color="auto" w:fill="auto"/>
            <w:noWrap/>
            <w:vAlign w:val="center"/>
            <w:hideMark/>
          </w:tcPr>
          <w:p w14:paraId="3E0C51BB" w14:textId="47F75CA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0.037</w:t>
            </w:r>
          </w:p>
        </w:tc>
        <w:tc>
          <w:tcPr>
            <w:tcW w:w="823" w:type="dxa"/>
            <w:tcBorders>
              <w:top w:val="nil"/>
              <w:left w:val="nil"/>
              <w:bottom w:val="nil"/>
              <w:right w:val="nil"/>
            </w:tcBorders>
            <w:shd w:val="clear" w:color="auto" w:fill="auto"/>
            <w:noWrap/>
            <w:vAlign w:val="center"/>
            <w:hideMark/>
          </w:tcPr>
          <w:p w14:paraId="79A84AF9" w14:textId="50A99A1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0.112</w:t>
            </w:r>
          </w:p>
        </w:tc>
        <w:tc>
          <w:tcPr>
            <w:tcW w:w="858" w:type="dxa"/>
            <w:tcBorders>
              <w:top w:val="nil"/>
              <w:left w:val="nil"/>
              <w:bottom w:val="nil"/>
              <w:right w:val="nil"/>
            </w:tcBorders>
            <w:shd w:val="clear" w:color="auto" w:fill="auto"/>
            <w:noWrap/>
            <w:vAlign w:val="center"/>
            <w:hideMark/>
          </w:tcPr>
          <w:p w14:paraId="4851282B" w14:textId="712936F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0.026</w:t>
            </w:r>
          </w:p>
        </w:tc>
        <w:tc>
          <w:tcPr>
            <w:tcW w:w="772" w:type="dxa"/>
            <w:tcBorders>
              <w:top w:val="nil"/>
              <w:left w:val="nil"/>
              <w:bottom w:val="nil"/>
              <w:right w:val="nil"/>
            </w:tcBorders>
            <w:shd w:val="clear" w:color="auto" w:fill="auto"/>
            <w:noWrap/>
            <w:vAlign w:val="center"/>
            <w:hideMark/>
          </w:tcPr>
          <w:p w14:paraId="6C7EE13F" w14:textId="69F58D2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0.124</w:t>
            </w:r>
          </w:p>
        </w:tc>
        <w:tc>
          <w:tcPr>
            <w:tcW w:w="884" w:type="dxa"/>
            <w:tcBorders>
              <w:top w:val="nil"/>
              <w:left w:val="nil"/>
              <w:bottom w:val="nil"/>
              <w:right w:val="nil"/>
            </w:tcBorders>
            <w:shd w:val="clear" w:color="auto" w:fill="auto"/>
            <w:noWrap/>
            <w:vAlign w:val="center"/>
            <w:hideMark/>
          </w:tcPr>
          <w:p w14:paraId="5A940FBE" w14:textId="3ED0170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-0.176</w:t>
            </w:r>
          </w:p>
        </w:tc>
        <w:tc>
          <w:tcPr>
            <w:tcW w:w="1206" w:type="dxa"/>
            <w:tcBorders>
              <w:top w:val="nil"/>
              <w:left w:val="nil"/>
              <w:bottom w:val="nil"/>
              <w:right w:val="nil"/>
            </w:tcBorders>
            <w:shd w:val="clear" w:color="auto" w:fill="auto"/>
            <w:noWrap/>
            <w:vAlign w:val="center"/>
            <w:hideMark/>
          </w:tcPr>
          <w:p w14:paraId="7D2CCE8D" w14:textId="36737E3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0.033</w:t>
            </w:r>
          </w:p>
        </w:tc>
        <w:tc>
          <w:tcPr>
            <w:tcW w:w="828" w:type="dxa"/>
            <w:tcBorders>
              <w:top w:val="nil"/>
              <w:left w:val="nil"/>
              <w:bottom w:val="nil"/>
              <w:right w:val="nil"/>
            </w:tcBorders>
            <w:shd w:val="clear" w:color="auto" w:fill="auto"/>
            <w:noWrap/>
            <w:vAlign w:val="center"/>
            <w:hideMark/>
          </w:tcPr>
          <w:p w14:paraId="3AFCF1F5" w14:textId="7824785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0.185</w:t>
            </w:r>
          </w:p>
        </w:tc>
        <w:tc>
          <w:tcPr>
            <w:tcW w:w="788" w:type="dxa"/>
            <w:tcBorders>
              <w:top w:val="nil"/>
              <w:left w:val="nil"/>
              <w:bottom w:val="nil"/>
              <w:right w:val="nil"/>
            </w:tcBorders>
            <w:shd w:val="clear" w:color="auto" w:fill="auto"/>
            <w:noWrap/>
            <w:vAlign w:val="center"/>
            <w:hideMark/>
          </w:tcPr>
          <w:p w14:paraId="14DB0BDD" w14:textId="33B14E5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0.126</w:t>
            </w:r>
          </w:p>
        </w:tc>
        <w:tc>
          <w:tcPr>
            <w:tcW w:w="800" w:type="dxa"/>
            <w:tcBorders>
              <w:top w:val="nil"/>
              <w:left w:val="nil"/>
              <w:bottom w:val="nil"/>
              <w:right w:val="nil"/>
            </w:tcBorders>
            <w:shd w:val="clear" w:color="auto" w:fill="auto"/>
            <w:noWrap/>
            <w:vAlign w:val="center"/>
            <w:hideMark/>
          </w:tcPr>
          <w:p w14:paraId="3262D82E" w14:textId="5F8C6CE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0.120</w:t>
            </w:r>
          </w:p>
        </w:tc>
        <w:tc>
          <w:tcPr>
            <w:tcW w:w="861" w:type="dxa"/>
            <w:tcBorders>
              <w:top w:val="nil"/>
              <w:left w:val="nil"/>
              <w:bottom w:val="nil"/>
              <w:right w:val="nil"/>
            </w:tcBorders>
            <w:shd w:val="clear" w:color="auto" w:fill="auto"/>
            <w:noWrap/>
            <w:vAlign w:val="center"/>
            <w:hideMark/>
          </w:tcPr>
          <w:p w14:paraId="150C2DB6" w14:textId="52D9FCE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-0.135</w:t>
            </w:r>
          </w:p>
        </w:tc>
      </w:tr>
      <w:tr w:rsidR="00593BC5" w:rsidRPr="00C213BD" w14:paraId="09A6B87C" w14:textId="77777777" w:rsidTr="00593BC5">
        <w:trPr>
          <w:trHeight w:val="270"/>
        </w:trPr>
        <w:tc>
          <w:tcPr>
            <w:tcW w:w="613" w:type="dxa"/>
            <w:tcBorders>
              <w:top w:val="nil"/>
              <w:left w:val="nil"/>
              <w:bottom w:val="nil"/>
              <w:right w:val="nil"/>
            </w:tcBorders>
            <w:shd w:val="clear" w:color="auto" w:fill="auto"/>
            <w:noWrap/>
            <w:vAlign w:val="center"/>
            <w:hideMark/>
          </w:tcPr>
          <w:p w14:paraId="006FAB7D"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57127C6D" w14:textId="442E3D4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7B3C4D44" w14:textId="30B1AA4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536D360B" w14:textId="0D01D91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1FBF2614" w14:textId="2E3EF60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0.000</w:t>
            </w:r>
          </w:p>
        </w:tc>
        <w:tc>
          <w:tcPr>
            <w:tcW w:w="835" w:type="dxa"/>
            <w:tcBorders>
              <w:top w:val="nil"/>
              <w:left w:val="nil"/>
              <w:bottom w:val="single" w:sz="4" w:space="0" w:color="auto"/>
              <w:right w:val="nil"/>
            </w:tcBorders>
            <w:shd w:val="clear" w:color="auto" w:fill="auto"/>
            <w:noWrap/>
            <w:vAlign w:val="center"/>
            <w:hideMark/>
          </w:tcPr>
          <w:p w14:paraId="03249E31" w14:textId="304574C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2ED577DF" w14:textId="25CB860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0.131</w:t>
            </w:r>
          </w:p>
        </w:tc>
        <w:tc>
          <w:tcPr>
            <w:tcW w:w="858" w:type="dxa"/>
            <w:tcBorders>
              <w:top w:val="nil"/>
              <w:left w:val="nil"/>
              <w:bottom w:val="single" w:sz="4" w:space="0" w:color="auto"/>
              <w:right w:val="nil"/>
            </w:tcBorders>
            <w:shd w:val="clear" w:color="auto" w:fill="auto"/>
            <w:noWrap/>
            <w:vAlign w:val="center"/>
            <w:hideMark/>
          </w:tcPr>
          <w:p w14:paraId="4E647716" w14:textId="6599613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-0.072</w:t>
            </w:r>
          </w:p>
        </w:tc>
        <w:tc>
          <w:tcPr>
            <w:tcW w:w="772" w:type="dxa"/>
            <w:tcBorders>
              <w:top w:val="nil"/>
              <w:left w:val="nil"/>
              <w:bottom w:val="single" w:sz="4" w:space="0" w:color="auto"/>
              <w:right w:val="nil"/>
            </w:tcBorders>
            <w:shd w:val="clear" w:color="auto" w:fill="auto"/>
            <w:noWrap/>
            <w:vAlign w:val="center"/>
            <w:hideMark/>
          </w:tcPr>
          <w:p w14:paraId="7F3965FF" w14:textId="69E405B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0.232</w:t>
            </w:r>
          </w:p>
        </w:tc>
        <w:tc>
          <w:tcPr>
            <w:tcW w:w="884" w:type="dxa"/>
            <w:tcBorders>
              <w:top w:val="nil"/>
              <w:left w:val="nil"/>
              <w:bottom w:val="single" w:sz="4" w:space="0" w:color="auto"/>
              <w:right w:val="nil"/>
            </w:tcBorders>
            <w:shd w:val="clear" w:color="auto" w:fill="auto"/>
            <w:noWrap/>
            <w:vAlign w:val="center"/>
            <w:hideMark/>
          </w:tcPr>
          <w:p w14:paraId="580AF420" w14:textId="2C7DD7F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-0.115</w:t>
            </w:r>
          </w:p>
        </w:tc>
        <w:tc>
          <w:tcPr>
            <w:tcW w:w="1206" w:type="dxa"/>
            <w:tcBorders>
              <w:top w:val="nil"/>
              <w:left w:val="nil"/>
              <w:bottom w:val="single" w:sz="4" w:space="0" w:color="auto"/>
              <w:right w:val="nil"/>
            </w:tcBorders>
            <w:shd w:val="clear" w:color="auto" w:fill="auto"/>
            <w:noWrap/>
            <w:vAlign w:val="center"/>
            <w:hideMark/>
          </w:tcPr>
          <w:p w14:paraId="37445FA5" w14:textId="7E076FC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0.054</w:t>
            </w:r>
          </w:p>
        </w:tc>
        <w:tc>
          <w:tcPr>
            <w:tcW w:w="828" w:type="dxa"/>
            <w:tcBorders>
              <w:top w:val="nil"/>
              <w:left w:val="nil"/>
              <w:bottom w:val="single" w:sz="4" w:space="0" w:color="auto"/>
              <w:right w:val="nil"/>
            </w:tcBorders>
            <w:shd w:val="clear" w:color="auto" w:fill="auto"/>
            <w:noWrap/>
            <w:vAlign w:val="center"/>
            <w:hideMark/>
          </w:tcPr>
          <w:p w14:paraId="5516059F" w14:textId="2C3DD21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0.197</w:t>
            </w:r>
          </w:p>
        </w:tc>
        <w:tc>
          <w:tcPr>
            <w:tcW w:w="788" w:type="dxa"/>
            <w:tcBorders>
              <w:top w:val="nil"/>
              <w:left w:val="nil"/>
              <w:bottom w:val="single" w:sz="4" w:space="0" w:color="auto"/>
              <w:right w:val="nil"/>
            </w:tcBorders>
            <w:shd w:val="clear" w:color="auto" w:fill="auto"/>
            <w:noWrap/>
            <w:vAlign w:val="center"/>
            <w:hideMark/>
          </w:tcPr>
          <w:p w14:paraId="48E285F2" w14:textId="3EB23EF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0.297</w:t>
            </w:r>
          </w:p>
        </w:tc>
        <w:tc>
          <w:tcPr>
            <w:tcW w:w="800" w:type="dxa"/>
            <w:tcBorders>
              <w:top w:val="nil"/>
              <w:left w:val="nil"/>
              <w:bottom w:val="single" w:sz="4" w:space="0" w:color="auto"/>
              <w:right w:val="nil"/>
            </w:tcBorders>
            <w:shd w:val="clear" w:color="auto" w:fill="auto"/>
            <w:noWrap/>
            <w:vAlign w:val="center"/>
            <w:hideMark/>
          </w:tcPr>
          <w:p w14:paraId="35395EF2" w14:textId="764DEF2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0.218</w:t>
            </w:r>
          </w:p>
        </w:tc>
        <w:tc>
          <w:tcPr>
            <w:tcW w:w="861" w:type="dxa"/>
            <w:tcBorders>
              <w:top w:val="nil"/>
              <w:left w:val="nil"/>
              <w:bottom w:val="single" w:sz="4" w:space="0" w:color="auto"/>
              <w:right w:val="nil"/>
            </w:tcBorders>
            <w:shd w:val="clear" w:color="auto" w:fill="auto"/>
            <w:noWrap/>
            <w:vAlign w:val="center"/>
            <w:hideMark/>
          </w:tcPr>
          <w:p w14:paraId="74FC2F12" w14:textId="6688150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-0.081</w:t>
            </w:r>
          </w:p>
        </w:tc>
      </w:tr>
      <w:tr w:rsidR="00593BC5" w:rsidRPr="00C213BD" w14:paraId="488099DD" w14:textId="77777777" w:rsidTr="00593BC5">
        <w:trPr>
          <w:trHeight w:val="270"/>
        </w:trPr>
        <w:tc>
          <w:tcPr>
            <w:tcW w:w="613" w:type="dxa"/>
            <w:tcBorders>
              <w:top w:val="nil"/>
              <w:left w:val="nil"/>
              <w:bottom w:val="nil"/>
              <w:right w:val="nil"/>
            </w:tcBorders>
            <w:shd w:val="clear" w:color="auto" w:fill="auto"/>
            <w:noWrap/>
            <w:vAlign w:val="center"/>
            <w:hideMark/>
          </w:tcPr>
          <w:p w14:paraId="5C0012BC"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9DB9E27" w14:textId="1BEB668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494EE834" w14:textId="28D7342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732EE8E8" w14:textId="09C0CAF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0.012</w:t>
            </w:r>
          </w:p>
        </w:tc>
        <w:tc>
          <w:tcPr>
            <w:tcW w:w="823" w:type="dxa"/>
            <w:tcBorders>
              <w:top w:val="nil"/>
              <w:left w:val="nil"/>
              <w:bottom w:val="nil"/>
              <w:right w:val="nil"/>
            </w:tcBorders>
            <w:shd w:val="clear" w:color="auto" w:fill="auto"/>
            <w:noWrap/>
            <w:vAlign w:val="center"/>
            <w:hideMark/>
          </w:tcPr>
          <w:p w14:paraId="69A9FA33" w14:textId="39DEDEF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0.041</w:t>
            </w:r>
          </w:p>
        </w:tc>
        <w:tc>
          <w:tcPr>
            <w:tcW w:w="835" w:type="dxa"/>
            <w:tcBorders>
              <w:top w:val="nil"/>
              <w:left w:val="nil"/>
              <w:bottom w:val="nil"/>
              <w:right w:val="nil"/>
            </w:tcBorders>
            <w:shd w:val="clear" w:color="auto" w:fill="auto"/>
            <w:noWrap/>
            <w:vAlign w:val="center"/>
            <w:hideMark/>
          </w:tcPr>
          <w:p w14:paraId="38F0625A" w14:textId="16C6D72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-0.045</w:t>
            </w:r>
          </w:p>
        </w:tc>
        <w:tc>
          <w:tcPr>
            <w:tcW w:w="823" w:type="dxa"/>
            <w:tcBorders>
              <w:top w:val="nil"/>
              <w:left w:val="nil"/>
              <w:bottom w:val="nil"/>
              <w:right w:val="nil"/>
            </w:tcBorders>
            <w:shd w:val="clear" w:color="auto" w:fill="auto"/>
            <w:noWrap/>
            <w:vAlign w:val="center"/>
            <w:hideMark/>
          </w:tcPr>
          <w:p w14:paraId="78F9D8C7" w14:textId="4EB8FBE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0.025</w:t>
            </w:r>
          </w:p>
        </w:tc>
        <w:tc>
          <w:tcPr>
            <w:tcW w:w="858" w:type="dxa"/>
            <w:tcBorders>
              <w:top w:val="nil"/>
              <w:left w:val="nil"/>
              <w:bottom w:val="nil"/>
              <w:right w:val="nil"/>
            </w:tcBorders>
            <w:shd w:val="clear" w:color="auto" w:fill="auto"/>
            <w:noWrap/>
            <w:vAlign w:val="center"/>
            <w:hideMark/>
          </w:tcPr>
          <w:p w14:paraId="23FE5271" w14:textId="4DA9D58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0.188</w:t>
            </w:r>
          </w:p>
        </w:tc>
        <w:tc>
          <w:tcPr>
            <w:tcW w:w="772" w:type="dxa"/>
            <w:tcBorders>
              <w:top w:val="nil"/>
              <w:left w:val="nil"/>
              <w:bottom w:val="nil"/>
              <w:right w:val="nil"/>
            </w:tcBorders>
            <w:shd w:val="clear" w:color="auto" w:fill="auto"/>
            <w:noWrap/>
            <w:vAlign w:val="center"/>
            <w:hideMark/>
          </w:tcPr>
          <w:p w14:paraId="6EAD6E2C" w14:textId="3CE0122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-0.258</w:t>
            </w:r>
          </w:p>
        </w:tc>
        <w:tc>
          <w:tcPr>
            <w:tcW w:w="884" w:type="dxa"/>
            <w:tcBorders>
              <w:top w:val="nil"/>
              <w:left w:val="nil"/>
              <w:bottom w:val="nil"/>
              <w:right w:val="nil"/>
            </w:tcBorders>
            <w:shd w:val="clear" w:color="auto" w:fill="auto"/>
            <w:noWrap/>
            <w:vAlign w:val="center"/>
            <w:hideMark/>
          </w:tcPr>
          <w:p w14:paraId="0E6885DF" w14:textId="3EB7F84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-0.112</w:t>
            </w:r>
          </w:p>
        </w:tc>
        <w:tc>
          <w:tcPr>
            <w:tcW w:w="1206" w:type="dxa"/>
            <w:tcBorders>
              <w:top w:val="nil"/>
              <w:left w:val="nil"/>
              <w:bottom w:val="nil"/>
              <w:right w:val="nil"/>
            </w:tcBorders>
            <w:shd w:val="clear" w:color="auto" w:fill="auto"/>
            <w:noWrap/>
            <w:vAlign w:val="center"/>
            <w:hideMark/>
          </w:tcPr>
          <w:p w14:paraId="5AE48777" w14:textId="701F89E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-0.056</w:t>
            </w:r>
          </w:p>
        </w:tc>
        <w:tc>
          <w:tcPr>
            <w:tcW w:w="828" w:type="dxa"/>
            <w:tcBorders>
              <w:top w:val="nil"/>
              <w:left w:val="nil"/>
              <w:bottom w:val="nil"/>
              <w:right w:val="nil"/>
            </w:tcBorders>
            <w:shd w:val="clear" w:color="auto" w:fill="auto"/>
            <w:noWrap/>
            <w:vAlign w:val="center"/>
            <w:hideMark/>
          </w:tcPr>
          <w:p w14:paraId="0C2DB6B4" w14:textId="737CECC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-0.073</w:t>
            </w:r>
          </w:p>
        </w:tc>
        <w:tc>
          <w:tcPr>
            <w:tcW w:w="788" w:type="dxa"/>
            <w:tcBorders>
              <w:top w:val="nil"/>
              <w:left w:val="nil"/>
              <w:bottom w:val="nil"/>
              <w:right w:val="nil"/>
            </w:tcBorders>
            <w:shd w:val="clear" w:color="auto" w:fill="auto"/>
            <w:noWrap/>
            <w:vAlign w:val="center"/>
            <w:hideMark/>
          </w:tcPr>
          <w:p w14:paraId="50C6BC08" w14:textId="7EF5750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-0.243</w:t>
            </w:r>
          </w:p>
        </w:tc>
        <w:tc>
          <w:tcPr>
            <w:tcW w:w="800" w:type="dxa"/>
            <w:tcBorders>
              <w:top w:val="nil"/>
              <w:left w:val="nil"/>
              <w:bottom w:val="nil"/>
              <w:right w:val="nil"/>
            </w:tcBorders>
            <w:shd w:val="clear" w:color="auto" w:fill="auto"/>
            <w:noWrap/>
            <w:vAlign w:val="center"/>
            <w:hideMark/>
          </w:tcPr>
          <w:p w14:paraId="732851ED" w14:textId="5CCE8CF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-0.225</w:t>
            </w:r>
          </w:p>
        </w:tc>
        <w:tc>
          <w:tcPr>
            <w:tcW w:w="861" w:type="dxa"/>
            <w:tcBorders>
              <w:top w:val="nil"/>
              <w:left w:val="nil"/>
              <w:bottom w:val="nil"/>
              <w:right w:val="nil"/>
            </w:tcBorders>
            <w:shd w:val="clear" w:color="auto" w:fill="auto"/>
            <w:noWrap/>
            <w:vAlign w:val="center"/>
            <w:hideMark/>
          </w:tcPr>
          <w:p w14:paraId="6CDBD4D3" w14:textId="0D34B63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-0.231</w:t>
            </w:r>
          </w:p>
        </w:tc>
      </w:tr>
      <w:tr w:rsidR="00593BC5" w:rsidRPr="00C213BD" w14:paraId="24A6F904" w14:textId="77777777" w:rsidTr="00593BC5">
        <w:trPr>
          <w:trHeight w:val="270"/>
        </w:trPr>
        <w:tc>
          <w:tcPr>
            <w:tcW w:w="613" w:type="dxa"/>
            <w:tcBorders>
              <w:top w:val="nil"/>
              <w:left w:val="nil"/>
              <w:bottom w:val="nil"/>
              <w:right w:val="nil"/>
            </w:tcBorders>
            <w:shd w:val="clear" w:color="auto" w:fill="auto"/>
            <w:noWrap/>
            <w:vAlign w:val="center"/>
            <w:hideMark/>
          </w:tcPr>
          <w:p w14:paraId="089B8CD4"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527656D0"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20ED5370" w14:textId="334DCC9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4BA6BC6A" w14:textId="462ED85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0.010</w:t>
            </w:r>
          </w:p>
        </w:tc>
        <w:tc>
          <w:tcPr>
            <w:tcW w:w="823" w:type="dxa"/>
            <w:tcBorders>
              <w:top w:val="nil"/>
              <w:left w:val="nil"/>
              <w:bottom w:val="nil"/>
              <w:right w:val="nil"/>
            </w:tcBorders>
            <w:shd w:val="clear" w:color="auto" w:fill="auto"/>
            <w:noWrap/>
            <w:vAlign w:val="center"/>
            <w:hideMark/>
          </w:tcPr>
          <w:p w14:paraId="56970859" w14:textId="7BE53DD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0.093</w:t>
            </w:r>
          </w:p>
        </w:tc>
        <w:tc>
          <w:tcPr>
            <w:tcW w:w="835" w:type="dxa"/>
            <w:tcBorders>
              <w:top w:val="nil"/>
              <w:left w:val="nil"/>
              <w:bottom w:val="nil"/>
              <w:right w:val="nil"/>
            </w:tcBorders>
            <w:shd w:val="clear" w:color="auto" w:fill="auto"/>
            <w:noWrap/>
            <w:vAlign w:val="center"/>
            <w:hideMark/>
          </w:tcPr>
          <w:p w14:paraId="7B281000" w14:textId="24FC0A5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-0.048</w:t>
            </w:r>
          </w:p>
        </w:tc>
        <w:tc>
          <w:tcPr>
            <w:tcW w:w="823" w:type="dxa"/>
            <w:tcBorders>
              <w:top w:val="nil"/>
              <w:left w:val="nil"/>
              <w:bottom w:val="nil"/>
              <w:right w:val="nil"/>
            </w:tcBorders>
            <w:shd w:val="clear" w:color="auto" w:fill="auto"/>
            <w:noWrap/>
            <w:vAlign w:val="center"/>
            <w:hideMark/>
          </w:tcPr>
          <w:p w14:paraId="4AFACFC1" w14:textId="717FBD2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0.098</w:t>
            </w:r>
          </w:p>
        </w:tc>
        <w:tc>
          <w:tcPr>
            <w:tcW w:w="858" w:type="dxa"/>
            <w:tcBorders>
              <w:top w:val="nil"/>
              <w:left w:val="nil"/>
              <w:bottom w:val="nil"/>
              <w:right w:val="nil"/>
            </w:tcBorders>
            <w:shd w:val="clear" w:color="auto" w:fill="auto"/>
            <w:noWrap/>
            <w:vAlign w:val="center"/>
            <w:hideMark/>
          </w:tcPr>
          <w:p w14:paraId="1300ED6B" w14:textId="0FD12E0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0.168</w:t>
            </w:r>
          </w:p>
        </w:tc>
        <w:tc>
          <w:tcPr>
            <w:tcW w:w="772" w:type="dxa"/>
            <w:tcBorders>
              <w:top w:val="nil"/>
              <w:left w:val="nil"/>
              <w:bottom w:val="nil"/>
              <w:right w:val="nil"/>
            </w:tcBorders>
            <w:shd w:val="clear" w:color="auto" w:fill="auto"/>
            <w:noWrap/>
            <w:vAlign w:val="center"/>
            <w:hideMark/>
          </w:tcPr>
          <w:p w14:paraId="25A0CE3B" w14:textId="556F6A3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-0.347</w:t>
            </w:r>
          </w:p>
        </w:tc>
        <w:tc>
          <w:tcPr>
            <w:tcW w:w="884" w:type="dxa"/>
            <w:tcBorders>
              <w:top w:val="nil"/>
              <w:left w:val="nil"/>
              <w:bottom w:val="nil"/>
              <w:right w:val="nil"/>
            </w:tcBorders>
            <w:shd w:val="clear" w:color="auto" w:fill="auto"/>
            <w:noWrap/>
            <w:vAlign w:val="center"/>
            <w:hideMark/>
          </w:tcPr>
          <w:p w14:paraId="2514754B" w14:textId="25E3FED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-0.004</w:t>
            </w:r>
          </w:p>
        </w:tc>
        <w:tc>
          <w:tcPr>
            <w:tcW w:w="1206" w:type="dxa"/>
            <w:tcBorders>
              <w:top w:val="nil"/>
              <w:left w:val="nil"/>
              <w:bottom w:val="nil"/>
              <w:right w:val="nil"/>
            </w:tcBorders>
            <w:shd w:val="clear" w:color="auto" w:fill="auto"/>
            <w:noWrap/>
            <w:vAlign w:val="center"/>
            <w:hideMark/>
          </w:tcPr>
          <w:p w14:paraId="1CE47924" w14:textId="49CDDB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-0.017</w:t>
            </w:r>
          </w:p>
        </w:tc>
        <w:tc>
          <w:tcPr>
            <w:tcW w:w="828" w:type="dxa"/>
            <w:tcBorders>
              <w:top w:val="nil"/>
              <w:left w:val="nil"/>
              <w:bottom w:val="nil"/>
              <w:right w:val="nil"/>
            </w:tcBorders>
            <w:shd w:val="clear" w:color="auto" w:fill="auto"/>
            <w:noWrap/>
            <w:vAlign w:val="center"/>
            <w:hideMark/>
          </w:tcPr>
          <w:p w14:paraId="04082B14" w14:textId="503E2B3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0.003</w:t>
            </w:r>
          </w:p>
        </w:tc>
        <w:tc>
          <w:tcPr>
            <w:tcW w:w="788" w:type="dxa"/>
            <w:tcBorders>
              <w:top w:val="nil"/>
              <w:left w:val="nil"/>
              <w:bottom w:val="nil"/>
              <w:right w:val="nil"/>
            </w:tcBorders>
            <w:shd w:val="clear" w:color="auto" w:fill="auto"/>
            <w:noWrap/>
            <w:vAlign w:val="center"/>
            <w:hideMark/>
          </w:tcPr>
          <w:p w14:paraId="48695F4E" w14:textId="2DB5040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-0.086</w:t>
            </w:r>
          </w:p>
        </w:tc>
        <w:tc>
          <w:tcPr>
            <w:tcW w:w="800" w:type="dxa"/>
            <w:tcBorders>
              <w:top w:val="nil"/>
              <w:left w:val="nil"/>
              <w:bottom w:val="nil"/>
              <w:right w:val="nil"/>
            </w:tcBorders>
            <w:shd w:val="clear" w:color="auto" w:fill="auto"/>
            <w:noWrap/>
            <w:vAlign w:val="center"/>
            <w:hideMark/>
          </w:tcPr>
          <w:p w14:paraId="0D7A004A" w14:textId="2CBACB7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-0.096</w:t>
            </w:r>
          </w:p>
        </w:tc>
        <w:tc>
          <w:tcPr>
            <w:tcW w:w="861" w:type="dxa"/>
            <w:tcBorders>
              <w:top w:val="nil"/>
              <w:left w:val="nil"/>
              <w:bottom w:val="nil"/>
              <w:right w:val="nil"/>
            </w:tcBorders>
            <w:shd w:val="clear" w:color="auto" w:fill="auto"/>
            <w:noWrap/>
            <w:vAlign w:val="center"/>
            <w:hideMark/>
          </w:tcPr>
          <w:p w14:paraId="1C69DF44" w14:textId="72074C5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-0.110</w:t>
            </w:r>
          </w:p>
        </w:tc>
      </w:tr>
      <w:tr w:rsidR="00593BC5" w:rsidRPr="00C213BD" w14:paraId="3E8ABA12" w14:textId="77777777" w:rsidTr="00593BC5">
        <w:trPr>
          <w:trHeight w:val="270"/>
        </w:trPr>
        <w:tc>
          <w:tcPr>
            <w:tcW w:w="613" w:type="dxa"/>
            <w:tcBorders>
              <w:top w:val="nil"/>
              <w:left w:val="nil"/>
              <w:bottom w:val="nil"/>
              <w:right w:val="nil"/>
            </w:tcBorders>
            <w:shd w:val="clear" w:color="auto" w:fill="auto"/>
            <w:noWrap/>
            <w:vAlign w:val="center"/>
            <w:hideMark/>
          </w:tcPr>
          <w:p w14:paraId="34ABC29B"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3C5577F8" w14:textId="2EA0B22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35E83FC2" w14:textId="222D19C2"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29E2C713" w14:textId="77B56CE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823" w:type="dxa"/>
            <w:tcBorders>
              <w:top w:val="nil"/>
              <w:left w:val="nil"/>
              <w:bottom w:val="single" w:sz="4" w:space="0" w:color="auto"/>
              <w:right w:val="nil"/>
            </w:tcBorders>
            <w:shd w:val="clear" w:color="auto" w:fill="auto"/>
            <w:noWrap/>
            <w:vAlign w:val="center"/>
            <w:hideMark/>
          </w:tcPr>
          <w:p w14:paraId="7BFBF652" w14:textId="06A2296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0.132</w:t>
            </w:r>
          </w:p>
        </w:tc>
        <w:tc>
          <w:tcPr>
            <w:tcW w:w="835" w:type="dxa"/>
            <w:tcBorders>
              <w:top w:val="nil"/>
              <w:left w:val="nil"/>
              <w:bottom w:val="single" w:sz="4" w:space="0" w:color="auto"/>
              <w:right w:val="nil"/>
            </w:tcBorders>
            <w:shd w:val="clear" w:color="auto" w:fill="auto"/>
            <w:noWrap/>
            <w:vAlign w:val="center"/>
            <w:hideMark/>
          </w:tcPr>
          <w:p w14:paraId="0C25A081" w14:textId="563922E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-0.050</w:t>
            </w:r>
          </w:p>
        </w:tc>
        <w:tc>
          <w:tcPr>
            <w:tcW w:w="823" w:type="dxa"/>
            <w:tcBorders>
              <w:top w:val="nil"/>
              <w:left w:val="nil"/>
              <w:bottom w:val="single" w:sz="4" w:space="0" w:color="auto"/>
              <w:right w:val="nil"/>
            </w:tcBorders>
            <w:shd w:val="clear" w:color="auto" w:fill="auto"/>
            <w:noWrap/>
            <w:vAlign w:val="center"/>
            <w:hideMark/>
          </w:tcPr>
          <w:p w14:paraId="1A8B19F5" w14:textId="68C2A12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0.151</w:t>
            </w:r>
          </w:p>
        </w:tc>
        <w:tc>
          <w:tcPr>
            <w:tcW w:w="858" w:type="dxa"/>
            <w:tcBorders>
              <w:top w:val="nil"/>
              <w:left w:val="nil"/>
              <w:bottom w:val="single" w:sz="4" w:space="0" w:color="auto"/>
              <w:right w:val="nil"/>
            </w:tcBorders>
            <w:shd w:val="clear" w:color="auto" w:fill="auto"/>
            <w:noWrap/>
            <w:vAlign w:val="center"/>
            <w:hideMark/>
          </w:tcPr>
          <w:p w14:paraId="656F7C1B" w14:textId="3AE7E7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0.153</w:t>
            </w:r>
          </w:p>
        </w:tc>
        <w:tc>
          <w:tcPr>
            <w:tcW w:w="772" w:type="dxa"/>
            <w:tcBorders>
              <w:top w:val="nil"/>
              <w:left w:val="nil"/>
              <w:bottom w:val="single" w:sz="4" w:space="0" w:color="auto"/>
              <w:right w:val="nil"/>
            </w:tcBorders>
            <w:shd w:val="clear" w:color="auto" w:fill="auto"/>
            <w:noWrap/>
            <w:vAlign w:val="center"/>
            <w:hideMark/>
          </w:tcPr>
          <w:p w14:paraId="00F9092E" w14:textId="48D6FB3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-0.412</w:t>
            </w:r>
          </w:p>
        </w:tc>
        <w:tc>
          <w:tcPr>
            <w:tcW w:w="884" w:type="dxa"/>
            <w:tcBorders>
              <w:top w:val="nil"/>
              <w:left w:val="nil"/>
              <w:bottom w:val="single" w:sz="4" w:space="0" w:color="auto"/>
              <w:right w:val="nil"/>
            </w:tcBorders>
            <w:shd w:val="clear" w:color="auto" w:fill="auto"/>
            <w:noWrap/>
            <w:vAlign w:val="center"/>
            <w:hideMark/>
          </w:tcPr>
          <w:p w14:paraId="6CE1D65E" w14:textId="52CF635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0.076</w:t>
            </w:r>
          </w:p>
        </w:tc>
        <w:tc>
          <w:tcPr>
            <w:tcW w:w="1206" w:type="dxa"/>
            <w:tcBorders>
              <w:top w:val="nil"/>
              <w:left w:val="nil"/>
              <w:bottom w:val="single" w:sz="4" w:space="0" w:color="auto"/>
              <w:right w:val="nil"/>
            </w:tcBorders>
            <w:shd w:val="clear" w:color="auto" w:fill="auto"/>
            <w:noWrap/>
            <w:vAlign w:val="center"/>
            <w:hideMark/>
          </w:tcPr>
          <w:p w14:paraId="2EE9B7E1" w14:textId="56E17AC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0.011</w:t>
            </w:r>
          </w:p>
        </w:tc>
        <w:tc>
          <w:tcPr>
            <w:tcW w:w="828" w:type="dxa"/>
            <w:tcBorders>
              <w:top w:val="nil"/>
              <w:left w:val="nil"/>
              <w:bottom w:val="single" w:sz="4" w:space="0" w:color="auto"/>
              <w:right w:val="nil"/>
            </w:tcBorders>
            <w:shd w:val="clear" w:color="auto" w:fill="auto"/>
            <w:noWrap/>
            <w:vAlign w:val="center"/>
            <w:hideMark/>
          </w:tcPr>
          <w:p w14:paraId="57400F20" w14:textId="175FC7C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0.059</w:t>
            </w:r>
          </w:p>
        </w:tc>
        <w:tc>
          <w:tcPr>
            <w:tcW w:w="788" w:type="dxa"/>
            <w:tcBorders>
              <w:top w:val="nil"/>
              <w:left w:val="nil"/>
              <w:bottom w:val="single" w:sz="4" w:space="0" w:color="auto"/>
              <w:right w:val="nil"/>
            </w:tcBorders>
            <w:shd w:val="clear" w:color="auto" w:fill="auto"/>
            <w:noWrap/>
            <w:vAlign w:val="center"/>
            <w:hideMark/>
          </w:tcPr>
          <w:p w14:paraId="4F91170A" w14:textId="36106E6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0.031</w:t>
            </w:r>
          </w:p>
        </w:tc>
        <w:tc>
          <w:tcPr>
            <w:tcW w:w="800" w:type="dxa"/>
            <w:tcBorders>
              <w:top w:val="nil"/>
              <w:left w:val="nil"/>
              <w:bottom w:val="single" w:sz="4" w:space="0" w:color="auto"/>
              <w:right w:val="nil"/>
            </w:tcBorders>
            <w:shd w:val="clear" w:color="auto" w:fill="auto"/>
            <w:noWrap/>
            <w:vAlign w:val="center"/>
            <w:hideMark/>
          </w:tcPr>
          <w:p w14:paraId="0C2DC15D" w14:textId="79F4967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-0.001</w:t>
            </w:r>
          </w:p>
        </w:tc>
        <w:tc>
          <w:tcPr>
            <w:tcW w:w="861" w:type="dxa"/>
            <w:tcBorders>
              <w:top w:val="nil"/>
              <w:left w:val="nil"/>
              <w:bottom w:val="single" w:sz="4" w:space="0" w:color="auto"/>
              <w:right w:val="nil"/>
            </w:tcBorders>
            <w:shd w:val="clear" w:color="auto" w:fill="auto"/>
            <w:noWrap/>
            <w:vAlign w:val="center"/>
            <w:hideMark/>
          </w:tcPr>
          <w:p w14:paraId="525FC162" w14:textId="2945AE2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-0.021</w:t>
            </w:r>
          </w:p>
        </w:tc>
      </w:tr>
      <w:tr w:rsidR="00593BC5" w:rsidRPr="00C213BD" w14:paraId="0FD8D08F" w14:textId="77777777" w:rsidTr="00593BC5">
        <w:trPr>
          <w:trHeight w:val="270"/>
        </w:trPr>
        <w:tc>
          <w:tcPr>
            <w:tcW w:w="613" w:type="dxa"/>
            <w:tcBorders>
              <w:top w:val="nil"/>
              <w:left w:val="nil"/>
              <w:bottom w:val="nil"/>
              <w:right w:val="nil"/>
            </w:tcBorders>
            <w:shd w:val="clear" w:color="auto" w:fill="auto"/>
            <w:noWrap/>
            <w:vAlign w:val="center"/>
            <w:hideMark/>
          </w:tcPr>
          <w:p w14:paraId="6B112CD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CF207F4" w14:textId="41B401F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3C27D902" w14:textId="3CBB78A9"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5FBCF27F" w14:textId="72B48B0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-0.013</w:t>
            </w:r>
          </w:p>
        </w:tc>
        <w:tc>
          <w:tcPr>
            <w:tcW w:w="823" w:type="dxa"/>
            <w:tcBorders>
              <w:top w:val="nil"/>
              <w:left w:val="nil"/>
              <w:bottom w:val="nil"/>
              <w:right w:val="nil"/>
            </w:tcBorders>
            <w:shd w:val="clear" w:color="auto" w:fill="auto"/>
            <w:noWrap/>
            <w:vAlign w:val="center"/>
            <w:hideMark/>
          </w:tcPr>
          <w:p w14:paraId="6EAFEAFE" w14:textId="6E1C296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-0.015</w:t>
            </w:r>
          </w:p>
        </w:tc>
        <w:tc>
          <w:tcPr>
            <w:tcW w:w="835" w:type="dxa"/>
            <w:tcBorders>
              <w:top w:val="nil"/>
              <w:left w:val="nil"/>
              <w:bottom w:val="nil"/>
              <w:right w:val="nil"/>
            </w:tcBorders>
            <w:shd w:val="clear" w:color="auto" w:fill="auto"/>
            <w:noWrap/>
            <w:vAlign w:val="center"/>
            <w:hideMark/>
          </w:tcPr>
          <w:p w14:paraId="6DD711F3" w14:textId="6F51A48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-0.145</w:t>
            </w:r>
          </w:p>
        </w:tc>
        <w:tc>
          <w:tcPr>
            <w:tcW w:w="823" w:type="dxa"/>
            <w:tcBorders>
              <w:top w:val="nil"/>
              <w:left w:val="nil"/>
              <w:bottom w:val="nil"/>
              <w:right w:val="nil"/>
            </w:tcBorders>
            <w:shd w:val="clear" w:color="auto" w:fill="auto"/>
            <w:noWrap/>
            <w:vAlign w:val="center"/>
            <w:hideMark/>
          </w:tcPr>
          <w:p w14:paraId="6ED884E5" w14:textId="6F57875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-0.083</w:t>
            </w:r>
          </w:p>
        </w:tc>
        <w:tc>
          <w:tcPr>
            <w:tcW w:w="858" w:type="dxa"/>
            <w:tcBorders>
              <w:top w:val="nil"/>
              <w:left w:val="nil"/>
              <w:bottom w:val="nil"/>
              <w:right w:val="nil"/>
            </w:tcBorders>
            <w:shd w:val="clear" w:color="auto" w:fill="auto"/>
            <w:noWrap/>
            <w:vAlign w:val="center"/>
            <w:hideMark/>
          </w:tcPr>
          <w:p w14:paraId="036F3B82" w14:textId="22501A4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-0.053</w:t>
            </w:r>
          </w:p>
        </w:tc>
        <w:tc>
          <w:tcPr>
            <w:tcW w:w="772" w:type="dxa"/>
            <w:tcBorders>
              <w:top w:val="nil"/>
              <w:left w:val="nil"/>
              <w:bottom w:val="nil"/>
              <w:right w:val="nil"/>
            </w:tcBorders>
            <w:shd w:val="clear" w:color="auto" w:fill="auto"/>
            <w:noWrap/>
            <w:vAlign w:val="center"/>
            <w:hideMark/>
          </w:tcPr>
          <w:p w14:paraId="5D4A9682" w14:textId="5CD29B7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0.089</w:t>
            </w:r>
          </w:p>
        </w:tc>
        <w:tc>
          <w:tcPr>
            <w:tcW w:w="884" w:type="dxa"/>
            <w:tcBorders>
              <w:top w:val="nil"/>
              <w:left w:val="nil"/>
              <w:bottom w:val="nil"/>
              <w:right w:val="nil"/>
            </w:tcBorders>
            <w:shd w:val="clear" w:color="auto" w:fill="auto"/>
            <w:noWrap/>
            <w:vAlign w:val="center"/>
            <w:hideMark/>
          </w:tcPr>
          <w:p w14:paraId="117CE07B" w14:textId="0364A7F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-0.035</w:t>
            </w:r>
          </w:p>
        </w:tc>
        <w:tc>
          <w:tcPr>
            <w:tcW w:w="1206" w:type="dxa"/>
            <w:tcBorders>
              <w:top w:val="nil"/>
              <w:left w:val="nil"/>
              <w:bottom w:val="nil"/>
              <w:right w:val="nil"/>
            </w:tcBorders>
            <w:shd w:val="clear" w:color="auto" w:fill="auto"/>
            <w:noWrap/>
            <w:vAlign w:val="center"/>
            <w:hideMark/>
          </w:tcPr>
          <w:p w14:paraId="7EBC8DB2" w14:textId="6820335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-0.096</w:t>
            </w:r>
          </w:p>
        </w:tc>
        <w:tc>
          <w:tcPr>
            <w:tcW w:w="828" w:type="dxa"/>
            <w:tcBorders>
              <w:top w:val="nil"/>
              <w:left w:val="nil"/>
              <w:bottom w:val="nil"/>
              <w:right w:val="nil"/>
            </w:tcBorders>
            <w:shd w:val="clear" w:color="auto" w:fill="auto"/>
            <w:noWrap/>
            <w:vAlign w:val="center"/>
            <w:hideMark/>
          </w:tcPr>
          <w:p w14:paraId="2294DCA7" w14:textId="3B32473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-0.314</w:t>
            </w:r>
          </w:p>
        </w:tc>
        <w:tc>
          <w:tcPr>
            <w:tcW w:w="788" w:type="dxa"/>
            <w:tcBorders>
              <w:top w:val="nil"/>
              <w:left w:val="nil"/>
              <w:bottom w:val="nil"/>
              <w:right w:val="nil"/>
            </w:tcBorders>
            <w:shd w:val="clear" w:color="auto" w:fill="auto"/>
            <w:noWrap/>
            <w:vAlign w:val="center"/>
            <w:hideMark/>
          </w:tcPr>
          <w:p w14:paraId="43E1B73A" w14:textId="7CA1369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-0.094</w:t>
            </w:r>
          </w:p>
        </w:tc>
        <w:tc>
          <w:tcPr>
            <w:tcW w:w="800" w:type="dxa"/>
            <w:tcBorders>
              <w:top w:val="nil"/>
              <w:left w:val="nil"/>
              <w:bottom w:val="nil"/>
              <w:right w:val="nil"/>
            </w:tcBorders>
            <w:shd w:val="clear" w:color="auto" w:fill="auto"/>
            <w:noWrap/>
            <w:vAlign w:val="center"/>
            <w:hideMark/>
          </w:tcPr>
          <w:p w14:paraId="453F0DA1" w14:textId="455B5E3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-0.290</w:t>
            </w:r>
          </w:p>
        </w:tc>
        <w:tc>
          <w:tcPr>
            <w:tcW w:w="861" w:type="dxa"/>
            <w:tcBorders>
              <w:top w:val="nil"/>
              <w:left w:val="nil"/>
              <w:bottom w:val="nil"/>
              <w:right w:val="nil"/>
            </w:tcBorders>
            <w:shd w:val="clear" w:color="auto" w:fill="auto"/>
            <w:noWrap/>
            <w:vAlign w:val="center"/>
            <w:hideMark/>
          </w:tcPr>
          <w:p w14:paraId="1EFAA000" w14:textId="01BD9CE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-0.300</w:t>
            </w:r>
          </w:p>
        </w:tc>
      </w:tr>
      <w:tr w:rsidR="00593BC5" w:rsidRPr="00C213BD" w14:paraId="7991A923" w14:textId="77777777" w:rsidTr="00593BC5">
        <w:trPr>
          <w:trHeight w:val="270"/>
        </w:trPr>
        <w:tc>
          <w:tcPr>
            <w:tcW w:w="613" w:type="dxa"/>
            <w:tcBorders>
              <w:top w:val="nil"/>
              <w:left w:val="nil"/>
              <w:right w:val="nil"/>
            </w:tcBorders>
            <w:shd w:val="clear" w:color="auto" w:fill="auto"/>
            <w:noWrap/>
            <w:vAlign w:val="center"/>
            <w:hideMark/>
          </w:tcPr>
          <w:p w14:paraId="0BC5A60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hideMark/>
          </w:tcPr>
          <w:p w14:paraId="387F87EE"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right w:val="nil"/>
            </w:tcBorders>
            <w:shd w:val="clear" w:color="auto" w:fill="auto"/>
            <w:noWrap/>
            <w:vAlign w:val="center"/>
            <w:hideMark/>
          </w:tcPr>
          <w:p w14:paraId="0F8E7514" w14:textId="2D4A978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right w:val="nil"/>
            </w:tcBorders>
            <w:shd w:val="clear" w:color="auto" w:fill="auto"/>
            <w:noWrap/>
            <w:vAlign w:val="center"/>
            <w:hideMark/>
          </w:tcPr>
          <w:p w14:paraId="672E3BE8" w14:textId="173F4B7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-0.008</w:t>
            </w:r>
          </w:p>
        </w:tc>
        <w:tc>
          <w:tcPr>
            <w:tcW w:w="823" w:type="dxa"/>
            <w:tcBorders>
              <w:top w:val="nil"/>
              <w:left w:val="nil"/>
              <w:right w:val="nil"/>
            </w:tcBorders>
            <w:shd w:val="clear" w:color="auto" w:fill="auto"/>
            <w:noWrap/>
            <w:vAlign w:val="center"/>
            <w:hideMark/>
          </w:tcPr>
          <w:p w14:paraId="73BD2399" w14:textId="58D72A6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0.141</w:t>
            </w:r>
          </w:p>
        </w:tc>
        <w:tc>
          <w:tcPr>
            <w:tcW w:w="835" w:type="dxa"/>
            <w:tcBorders>
              <w:top w:val="nil"/>
              <w:left w:val="nil"/>
              <w:right w:val="nil"/>
            </w:tcBorders>
            <w:shd w:val="clear" w:color="auto" w:fill="auto"/>
            <w:noWrap/>
            <w:vAlign w:val="center"/>
            <w:hideMark/>
          </w:tcPr>
          <w:p w14:paraId="3A0B8923" w14:textId="7F20D4C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-0.119</w:t>
            </w:r>
          </w:p>
        </w:tc>
        <w:tc>
          <w:tcPr>
            <w:tcW w:w="823" w:type="dxa"/>
            <w:tcBorders>
              <w:top w:val="nil"/>
              <w:left w:val="nil"/>
              <w:right w:val="nil"/>
            </w:tcBorders>
            <w:shd w:val="clear" w:color="auto" w:fill="auto"/>
            <w:noWrap/>
            <w:vAlign w:val="center"/>
            <w:hideMark/>
          </w:tcPr>
          <w:p w14:paraId="6798D48F" w14:textId="15C1803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0.098</w:t>
            </w:r>
          </w:p>
        </w:tc>
        <w:tc>
          <w:tcPr>
            <w:tcW w:w="858" w:type="dxa"/>
            <w:tcBorders>
              <w:top w:val="nil"/>
              <w:left w:val="nil"/>
              <w:right w:val="nil"/>
            </w:tcBorders>
            <w:shd w:val="clear" w:color="auto" w:fill="auto"/>
            <w:noWrap/>
            <w:vAlign w:val="center"/>
            <w:hideMark/>
          </w:tcPr>
          <w:p w14:paraId="6D1F71C6" w14:textId="6E9F777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0.113</w:t>
            </w:r>
          </w:p>
        </w:tc>
        <w:tc>
          <w:tcPr>
            <w:tcW w:w="772" w:type="dxa"/>
            <w:tcBorders>
              <w:top w:val="nil"/>
              <w:left w:val="nil"/>
              <w:right w:val="nil"/>
            </w:tcBorders>
            <w:shd w:val="clear" w:color="auto" w:fill="auto"/>
            <w:noWrap/>
            <w:vAlign w:val="center"/>
            <w:hideMark/>
          </w:tcPr>
          <w:p w14:paraId="6A5CB47C" w14:textId="47D2D6A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-0.442</w:t>
            </w:r>
          </w:p>
        </w:tc>
        <w:tc>
          <w:tcPr>
            <w:tcW w:w="884" w:type="dxa"/>
            <w:tcBorders>
              <w:top w:val="nil"/>
              <w:left w:val="nil"/>
              <w:right w:val="nil"/>
            </w:tcBorders>
            <w:shd w:val="clear" w:color="auto" w:fill="auto"/>
            <w:noWrap/>
            <w:vAlign w:val="center"/>
            <w:hideMark/>
          </w:tcPr>
          <w:p w14:paraId="0184E71F" w14:textId="5F96647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0.159</w:t>
            </w:r>
          </w:p>
        </w:tc>
        <w:tc>
          <w:tcPr>
            <w:tcW w:w="1206" w:type="dxa"/>
            <w:tcBorders>
              <w:top w:val="nil"/>
              <w:left w:val="nil"/>
              <w:right w:val="nil"/>
            </w:tcBorders>
            <w:shd w:val="clear" w:color="auto" w:fill="auto"/>
            <w:noWrap/>
            <w:vAlign w:val="center"/>
            <w:hideMark/>
          </w:tcPr>
          <w:p w14:paraId="62A33D38" w14:textId="5F7AA77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-0.025</w:t>
            </w:r>
          </w:p>
        </w:tc>
        <w:tc>
          <w:tcPr>
            <w:tcW w:w="828" w:type="dxa"/>
            <w:tcBorders>
              <w:top w:val="nil"/>
              <w:left w:val="nil"/>
              <w:right w:val="nil"/>
            </w:tcBorders>
            <w:shd w:val="clear" w:color="auto" w:fill="auto"/>
            <w:noWrap/>
            <w:vAlign w:val="center"/>
            <w:hideMark/>
          </w:tcPr>
          <w:p w14:paraId="2B706696" w14:textId="4E40EA7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-0.106</w:t>
            </w:r>
          </w:p>
        </w:tc>
        <w:tc>
          <w:tcPr>
            <w:tcW w:w="788" w:type="dxa"/>
            <w:tcBorders>
              <w:top w:val="nil"/>
              <w:left w:val="nil"/>
              <w:right w:val="nil"/>
            </w:tcBorders>
            <w:shd w:val="clear" w:color="auto" w:fill="auto"/>
            <w:noWrap/>
            <w:vAlign w:val="center"/>
            <w:hideMark/>
          </w:tcPr>
          <w:p w14:paraId="121C543F" w14:textId="5402E32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-0.001</w:t>
            </w:r>
          </w:p>
        </w:tc>
        <w:tc>
          <w:tcPr>
            <w:tcW w:w="800" w:type="dxa"/>
            <w:tcBorders>
              <w:top w:val="nil"/>
              <w:left w:val="nil"/>
              <w:right w:val="nil"/>
            </w:tcBorders>
            <w:shd w:val="clear" w:color="auto" w:fill="auto"/>
            <w:noWrap/>
            <w:vAlign w:val="center"/>
            <w:hideMark/>
          </w:tcPr>
          <w:p w14:paraId="63D8C0DD" w14:textId="310A0AC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-0.114</w:t>
            </w:r>
          </w:p>
        </w:tc>
        <w:tc>
          <w:tcPr>
            <w:tcW w:w="861" w:type="dxa"/>
            <w:tcBorders>
              <w:top w:val="nil"/>
              <w:left w:val="nil"/>
              <w:right w:val="nil"/>
            </w:tcBorders>
            <w:shd w:val="clear" w:color="auto" w:fill="auto"/>
            <w:noWrap/>
            <w:vAlign w:val="center"/>
            <w:hideMark/>
          </w:tcPr>
          <w:p w14:paraId="0D6BBF2C" w14:textId="0C83D17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-0.048</w:t>
            </w:r>
          </w:p>
        </w:tc>
      </w:tr>
      <w:tr w:rsidR="00593BC5" w:rsidRPr="00C213BD" w14:paraId="1BE834F0" w14:textId="77777777" w:rsidTr="00593BC5">
        <w:trPr>
          <w:trHeight w:val="270"/>
        </w:trPr>
        <w:tc>
          <w:tcPr>
            <w:tcW w:w="613" w:type="dxa"/>
            <w:tcBorders>
              <w:top w:val="nil"/>
              <w:left w:val="nil"/>
              <w:bottom w:val="single" w:sz="4" w:space="0" w:color="auto"/>
              <w:right w:val="nil"/>
            </w:tcBorders>
            <w:shd w:val="clear" w:color="auto" w:fill="auto"/>
            <w:noWrap/>
            <w:vAlign w:val="center"/>
            <w:hideMark/>
          </w:tcPr>
          <w:p w14:paraId="64129FB8" w14:textId="1E62E7A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3986475C" w14:textId="46DAF90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F6C7560" w14:textId="328D5A0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2EDFE5BA" w14:textId="026EDCE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-0.004</w:t>
            </w:r>
          </w:p>
        </w:tc>
        <w:tc>
          <w:tcPr>
            <w:tcW w:w="823" w:type="dxa"/>
            <w:tcBorders>
              <w:top w:val="nil"/>
              <w:left w:val="nil"/>
              <w:bottom w:val="single" w:sz="4" w:space="0" w:color="auto"/>
              <w:right w:val="nil"/>
            </w:tcBorders>
            <w:shd w:val="clear" w:color="auto" w:fill="auto"/>
            <w:noWrap/>
            <w:vAlign w:val="center"/>
            <w:hideMark/>
          </w:tcPr>
          <w:p w14:paraId="5E7CE22A" w14:textId="479204E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0.255</w:t>
            </w:r>
          </w:p>
        </w:tc>
        <w:tc>
          <w:tcPr>
            <w:tcW w:w="835" w:type="dxa"/>
            <w:tcBorders>
              <w:top w:val="nil"/>
              <w:left w:val="nil"/>
              <w:bottom w:val="single" w:sz="4" w:space="0" w:color="auto"/>
              <w:right w:val="nil"/>
            </w:tcBorders>
            <w:shd w:val="clear" w:color="auto" w:fill="auto"/>
            <w:noWrap/>
            <w:vAlign w:val="center"/>
            <w:hideMark/>
          </w:tcPr>
          <w:p w14:paraId="77FD5E0A" w14:textId="71B3BB0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-0.101</w:t>
            </w:r>
          </w:p>
        </w:tc>
        <w:tc>
          <w:tcPr>
            <w:tcW w:w="823" w:type="dxa"/>
            <w:tcBorders>
              <w:top w:val="nil"/>
              <w:left w:val="nil"/>
              <w:bottom w:val="single" w:sz="4" w:space="0" w:color="auto"/>
              <w:right w:val="nil"/>
            </w:tcBorders>
            <w:shd w:val="clear" w:color="auto" w:fill="auto"/>
            <w:noWrap/>
            <w:vAlign w:val="center"/>
            <w:hideMark/>
          </w:tcPr>
          <w:p w14:paraId="4E0D9E57" w14:textId="1C7BE62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0.231</w:t>
            </w:r>
          </w:p>
        </w:tc>
        <w:tc>
          <w:tcPr>
            <w:tcW w:w="858" w:type="dxa"/>
            <w:tcBorders>
              <w:top w:val="nil"/>
              <w:left w:val="nil"/>
              <w:bottom w:val="single" w:sz="4" w:space="0" w:color="auto"/>
              <w:right w:val="nil"/>
            </w:tcBorders>
            <w:shd w:val="clear" w:color="auto" w:fill="auto"/>
            <w:noWrap/>
            <w:vAlign w:val="center"/>
            <w:hideMark/>
          </w:tcPr>
          <w:p w14:paraId="7B80616B" w14:textId="06DD748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0.234</w:t>
            </w:r>
          </w:p>
        </w:tc>
        <w:tc>
          <w:tcPr>
            <w:tcW w:w="772" w:type="dxa"/>
            <w:tcBorders>
              <w:top w:val="nil"/>
              <w:left w:val="nil"/>
              <w:bottom w:val="single" w:sz="4" w:space="0" w:color="auto"/>
              <w:right w:val="nil"/>
            </w:tcBorders>
            <w:shd w:val="clear" w:color="auto" w:fill="auto"/>
            <w:noWrap/>
            <w:vAlign w:val="center"/>
            <w:hideMark/>
          </w:tcPr>
          <w:p w14:paraId="072642B5" w14:textId="5D8CB10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-0.830</w:t>
            </w:r>
          </w:p>
        </w:tc>
        <w:tc>
          <w:tcPr>
            <w:tcW w:w="884" w:type="dxa"/>
            <w:tcBorders>
              <w:top w:val="nil"/>
              <w:left w:val="nil"/>
              <w:bottom w:val="single" w:sz="4" w:space="0" w:color="auto"/>
              <w:right w:val="nil"/>
            </w:tcBorders>
            <w:shd w:val="clear" w:color="auto" w:fill="auto"/>
            <w:noWrap/>
            <w:vAlign w:val="center"/>
            <w:hideMark/>
          </w:tcPr>
          <w:p w14:paraId="61D9BE8B" w14:textId="6D1A766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0.300</w:t>
            </w:r>
          </w:p>
        </w:tc>
        <w:tc>
          <w:tcPr>
            <w:tcW w:w="1206" w:type="dxa"/>
            <w:tcBorders>
              <w:top w:val="nil"/>
              <w:left w:val="nil"/>
              <w:bottom w:val="single" w:sz="4" w:space="0" w:color="auto"/>
              <w:right w:val="nil"/>
            </w:tcBorders>
            <w:shd w:val="clear" w:color="auto" w:fill="auto"/>
            <w:noWrap/>
            <w:vAlign w:val="center"/>
            <w:hideMark/>
          </w:tcPr>
          <w:p w14:paraId="796FBB73" w14:textId="578FF10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0.027</w:t>
            </w:r>
          </w:p>
        </w:tc>
        <w:tc>
          <w:tcPr>
            <w:tcW w:w="828" w:type="dxa"/>
            <w:tcBorders>
              <w:top w:val="nil"/>
              <w:left w:val="nil"/>
              <w:bottom w:val="single" w:sz="4" w:space="0" w:color="auto"/>
              <w:right w:val="nil"/>
            </w:tcBorders>
            <w:shd w:val="clear" w:color="auto" w:fill="auto"/>
            <w:noWrap/>
            <w:vAlign w:val="center"/>
            <w:hideMark/>
          </w:tcPr>
          <w:p w14:paraId="4E772CA1" w14:textId="760957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0.047</w:t>
            </w:r>
          </w:p>
        </w:tc>
        <w:tc>
          <w:tcPr>
            <w:tcW w:w="788" w:type="dxa"/>
            <w:tcBorders>
              <w:top w:val="nil"/>
              <w:left w:val="nil"/>
              <w:bottom w:val="single" w:sz="4" w:space="0" w:color="auto"/>
              <w:right w:val="nil"/>
            </w:tcBorders>
            <w:shd w:val="clear" w:color="auto" w:fill="auto"/>
            <w:noWrap/>
            <w:vAlign w:val="center"/>
            <w:hideMark/>
          </w:tcPr>
          <w:p w14:paraId="4CF7EE16" w14:textId="277EF0E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0.066</w:t>
            </w:r>
          </w:p>
        </w:tc>
        <w:tc>
          <w:tcPr>
            <w:tcW w:w="800" w:type="dxa"/>
            <w:tcBorders>
              <w:top w:val="nil"/>
              <w:left w:val="nil"/>
              <w:bottom w:val="single" w:sz="4" w:space="0" w:color="auto"/>
              <w:right w:val="nil"/>
            </w:tcBorders>
            <w:shd w:val="clear" w:color="auto" w:fill="auto"/>
            <w:noWrap/>
            <w:vAlign w:val="center"/>
            <w:hideMark/>
          </w:tcPr>
          <w:p w14:paraId="5E759469" w14:textId="3AD0ADC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0.014</w:t>
            </w:r>
          </w:p>
        </w:tc>
        <w:tc>
          <w:tcPr>
            <w:tcW w:w="861" w:type="dxa"/>
            <w:tcBorders>
              <w:top w:val="nil"/>
              <w:left w:val="nil"/>
              <w:bottom w:val="single" w:sz="4" w:space="0" w:color="auto"/>
              <w:right w:val="nil"/>
            </w:tcBorders>
            <w:shd w:val="clear" w:color="auto" w:fill="auto"/>
            <w:noWrap/>
            <w:vAlign w:val="center"/>
            <w:hideMark/>
          </w:tcPr>
          <w:p w14:paraId="5FCB78DA" w14:textId="33CD332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0.136</w:t>
            </w:r>
          </w:p>
        </w:tc>
      </w:tr>
      <w:tr w:rsidR="00593BC5" w:rsidRPr="00C213BD" w14:paraId="30201ECB" w14:textId="77777777" w:rsidTr="00593BC5">
        <w:trPr>
          <w:trHeight w:val="270"/>
        </w:trPr>
        <w:tc>
          <w:tcPr>
            <w:tcW w:w="613" w:type="dxa"/>
            <w:tcBorders>
              <w:top w:val="single" w:sz="4" w:space="0" w:color="auto"/>
              <w:left w:val="nil"/>
              <w:bottom w:val="nil"/>
              <w:right w:val="nil"/>
            </w:tcBorders>
            <w:shd w:val="clear" w:color="auto" w:fill="auto"/>
            <w:noWrap/>
            <w:vAlign w:val="center"/>
          </w:tcPr>
          <w:p w14:paraId="603402B4" w14:textId="6CBF74C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YR</w:t>
            </w:r>
          </w:p>
        </w:tc>
        <w:tc>
          <w:tcPr>
            <w:tcW w:w="835" w:type="dxa"/>
            <w:tcBorders>
              <w:top w:val="single" w:sz="4" w:space="0" w:color="auto"/>
              <w:left w:val="nil"/>
              <w:bottom w:val="nil"/>
              <w:right w:val="nil"/>
            </w:tcBorders>
            <w:shd w:val="clear" w:color="auto" w:fill="auto"/>
            <w:noWrap/>
            <w:vAlign w:val="center"/>
          </w:tcPr>
          <w:p w14:paraId="4658A701" w14:textId="07EF0BD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636" w:type="dxa"/>
            <w:tcBorders>
              <w:top w:val="single" w:sz="4" w:space="0" w:color="auto"/>
              <w:left w:val="nil"/>
              <w:bottom w:val="nil"/>
              <w:right w:val="nil"/>
            </w:tcBorders>
            <w:shd w:val="clear" w:color="auto" w:fill="auto"/>
            <w:noWrap/>
            <w:vAlign w:val="center"/>
          </w:tcPr>
          <w:p w14:paraId="520BB59E" w14:textId="78A54CEE"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4" w:space="0" w:color="auto"/>
              <w:left w:val="nil"/>
              <w:bottom w:val="nil"/>
              <w:right w:val="nil"/>
            </w:tcBorders>
            <w:shd w:val="clear" w:color="auto" w:fill="auto"/>
            <w:noWrap/>
            <w:vAlign w:val="center"/>
          </w:tcPr>
          <w:p w14:paraId="26434997" w14:textId="5FFC00B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0.016</w:t>
            </w:r>
          </w:p>
        </w:tc>
        <w:tc>
          <w:tcPr>
            <w:tcW w:w="823" w:type="dxa"/>
            <w:tcBorders>
              <w:top w:val="single" w:sz="4" w:space="0" w:color="auto"/>
              <w:left w:val="nil"/>
              <w:bottom w:val="nil"/>
              <w:right w:val="nil"/>
            </w:tcBorders>
            <w:shd w:val="clear" w:color="auto" w:fill="auto"/>
            <w:noWrap/>
            <w:vAlign w:val="center"/>
          </w:tcPr>
          <w:p w14:paraId="7E6ADB80" w14:textId="3EDA18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0.086</w:t>
            </w:r>
          </w:p>
        </w:tc>
        <w:tc>
          <w:tcPr>
            <w:tcW w:w="835" w:type="dxa"/>
            <w:tcBorders>
              <w:top w:val="single" w:sz="4" w:space="0" w:color="auto"/>
              <w:left w:val="nil"/>
              <w:bottom w:val="nil"/>
              <w:right w:val="nil"/>
            </w:tcBorders>
            <w:shd w:val="clear" w:color="auto" w:fill="auto"/>
            <w:noWrap/>
            <w:vAlign w:val="center"/>
          </w:tcPr>
          <w:p w14:paraId="6473BFCC" w14:textId="77F3FD3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-0.074</w:t>
            </w:r>
          </w:p>
        </w:tc>
        <w:tc>
          <w:tcPr>
            <w:tcW w:w="823" w:type="dxa"/>
            <w:tcBorders>
              <w:top w:val="single" w:sz="4" w:space="0" w:color="auto"/>
              <w:left w:val="nil"/>
              <w:bottom w:val="nil"/>
              <w:right w:val="nil"/>
            </w:tcBorders>
            <w:shd w:val="clear" w:color="auto" w:fill="auto"/>
            <w:noWrap/>
            <w:vAlign w:val="center"/>
          </w:tcPr>
          <w:p w14:paraId="4791F084" w14:textId="366F53B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0.052</w:t>
            </w:r>
          </w:p>
        </w:tc>
        <w:tc>
          <w:tcPr>
            <w:tcW w:w="858" w:type="dxa"/>
            <w:tcBorders>
              <w:top w:val="single" w:sz="4" w:space="0" w:color="auto"/>
              <w:left w:val="nil"/>
              <w:bottom w:val="nil"/>
              <w:right w:val="nil"/>
            </w:tcBorders>
            <w:shd w:val="clear" w:color="auto" w:fill="auto"/>
            <w:noWrap/>
            <w:vAlign w:val="center"/>
          </w:tcPr>
          <w:p w14:paraId="44C4D803" w14:textId="23DD777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0.099</w:t>
            </w:r>
          </w:p>
        </w:tc>
        <w:tc>
          <w:tcPr>
            <w:tcW w:w="772" w:type="dxa"/>
            <w:tcBorders>
              <w:top w:val="single" w:sz="4" w:space="0" w:color="auto"/>
              <w:left w:val="nil"/>
              <w:bottom w:val="nil"/>
              <w:right w:val="nil"/>
            </w:tcBorders>
            <w:shd w:val="clear" w:color="auto" w:fill="auto"/>
            <w:noWrap/>
            <w:vAlign w:val="center"/>
          </w:tcPr>
          <w:p w14:paraId="4E9FBFAF" w14:textId="1F5E48D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1.491</w:t>
            </w:r>
          </w:p>
        </w:tc>
        <w:tc>
          <w:tcPr>
            <w:tcW w:w="884" w:type="dxa"/>
            <w:tcBorders>
              <w:top w:val="single" w:sz="4" w:space="0" w:color="auto"/>
              <w:left w:val="nil"/>
              <w:bottom w:val="nil"/>
              <w:right w:val="nil"/>
            </w:tcBorders>
            <w:shd w:val="clear" w:color="auto" w:fill="auto"/>
            <w:noWrap/>
            <w:vAlign w:val="center"/>
          </w:tcPr>
          <w:p w14:paraId="6189792F" w14:textId="4A5A515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-0.370</w:t>
            </w:r>
          </w:p>
        </w:tc>
        <w:tc>
          <w:tcPr>
            <w:tcW w:w="1206" w:type="dxa"/>
            <w:tcBorders>
              <w:top w:val="single" w:sz="4" w:space="0" w:color="auto"/>
              <w:left w:val="nil"/>
              <w:bottom w:val="nil"/>
              <w:right w:val="nil"/>
            </w:tcBorders>
            <w:shd w:val="clear" w:color="auto" w:fill="auto"/>
            <w:noWrap/>
            <w:vAlign w:val="center"/>
          </w:tcPr>
          <w:p w14:paraId="71FAED64" w14:textId="6EBF438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0.025</w:t>
            </w:r>
          </w:p>
        </w:tc>
        <w:tc>
          <w:tcPr>
            <w:tcW w:w="828" w:type="dxa"/>
            <w:tcBorders>
              <w:top w:val="single" w:sz="4" w:space="0" w:color="auto"/>
              <w:left w:val="nil"/>
              <w:bottom w:val="nil"/>
              <w:right w:val="nil"/>
            </w:tcBorders>
            <w:shd w:val="clear" w:color="auto" w:fill="auto"/>
            <w:noWrap/>
            <w:vAlign w:val="center"/>
          </w:tcPr>
          <w:p w14:paraId="4272160E" w14:textId="74A808D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-0.671</w:t>
            </w:r>
          </w:p>
        </w:tc>
        <w:tc>
          <w:tcPr>
            <w:tcW w:w="788" w:type="dxa"/>
            <w:tcBorders>
              <w:top w:val="single" w:sz="4" w:space="0" w:color="auto"/>
              <w:left w:val="nil"/>
              <w:bottom w:val="nil"/>
              <w:right w:val="nil"/>
            </w:tcBorders>
            <w:shd w:val="clear" w:color="auto" w:fill="auto"/>
            <w:noWrap/>
            <w:vAlign w:val="center"/>
          </w:tcPr>
          <w:p w14:paraId="2DC4F353" w14:textId="2A1FCD5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-0.717</w:t>
            </w:r>
          </w:p>
        </w:tc>
        <w:tc>
          <w:tcPr>
            <w:tcW w:w="800" w:type="dxa"/>
            <w:tcBorders>
              <w:top w:val="single" w:sz="4" w:space="0" w:color="auto"/>
              <w:left w:val="nil"/>
              <w:bottom w:val="nil"/>
              <w:right w:val="nil"/>
            </w:tcBorders>
            <w:shd w:val="clear" w:color="auto" w:fill="auto"/>
            <w:noWrap/>
            <w:vAlign w:val="center"/>
          </w:tcPr>
          <w:p w14:paraId="77B781A1" w14:textId="3843B10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0.228</w:t>
            </w:r>
          </w:p>
        </w:tc>
        <w:tc>
          <w:tcPr>
            <w:tcW w:w="861" w:type="dxa"/>
            <w:tcBorders>
              <w:top w:val="single" w:sz="4" w:space="0" w:color="auto"/>
              <w:left w:val="nil"/>
              <w:bottom w:val="nil"/>
              <w:right w:val="nil"/>
            </w:tcBorders>
            <w:shd w:val="clear" w:color="auto" w:fill="auto"/>
            <w:noWrap/>
            <w:vAlign w:val="center"/>
          </w:tcPr>
          <w:p w14:paraId="55F4EC75" w14:textId="1A3D7DE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-1.039</w:t>
            </w:r>
          </w:p>
        </w:tc>
      </w:tr>
      <w:tr w:rsidR="00593BC5" w:rsidRPr="00C213BD" w14:paraId="54618841" w14:textId="77777777" w:rsidTr="00593BC5">
        <w:trPr>
          <w:trHeight w:val="270"/>
        </w:trPr>
        <w:tc>
          <w:tcPr>
            <w:tcW w:w="613" w:type="dxa"/>
            <w:tcBorders>
              <w:top w:val="nil"/>
              <w:left w:val="nil"/>
              <w:bottom w:val="nil"/>
              <w:right w:val="nil"/>
            </w:tcBorders>
            <w:shd w:val="clear" w:color="auto" w:fill="auto"/>
            <w:noWrap/>
            <w:vAlign w:val="center"/>
          </w:tcPr>
          <w:p w14:paraId="0BFCEAF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tcPr>
          <w:p w14:paraId="00CDA18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636" w:type="dxa"/>
            <w:tcBorders>
              <w:top w:val="nil"/>
              <w:left w:val="nil"/>
              <w:right w:val="nil"/>
            </w:tcBorders>
            <w:shd w:val="clear" w:color="auto" w:fill="auto"/>
            <w:noWrap/>
            <w:vAlign w:val="center"/>
          </w:tcPr>
          <w:p w14:paraId="6BB97AB2" w14:textId="74EA2D9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right w:val="nil"/>
            </w:tcBorders>
            <w:shd w:val="clear" w:color="auto" w:fill="auto"/>
            <w:noWrap/>
            <w:vAlign w:val="center"/>
          </w:tcPr>
          <w:p w14:paraId="45A4FEA5" w14:textId="2809C71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0.032</w:t>
            </w:r>
          </w:p>
        </w:tc>
        <w:tc>
          <w:tcPr>
            <w:tcW w:w="823" w:type="dxa"/>
            <w:tcBorders>
              <w:top w:val="nil"/>
              <w:left w:val="nil"/>
              <w:right w:val="nil"/>
            </w:tcBorders>
            <w:shd w:val="clear" w:color="auto" w:fill="auto"/>
            <w:noWrap/>
            <w:vAlign w:val="center"/>
          </w:tcPr>
          <w:p w14:paraId="65C9C83F" w14:textId="7E24D0B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0.089</w:t>
            </w:r>
          </w:p>
        </w:tc>
        <w:tc>
          <w:tcPr>
            <w:tcW w:w="835" w:type="dxa"/>
            <w:tcBorders>
              <w:top w:val="nil"/>
              <w:left w:val="nil"/>
              <w:right w:val="nil"/>
            </w:tcBorders>
            <w:shd w:val="clear" w:color="auto" w:fill="auto"/>
            <w:noWrap/>
            <w:vAlign w:val="center"/>
          </w:tcPr>
          <w:p w14:paraId="0913FD98" w14:textId="577F889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-0.035</w:t>
            </w:r>
          </w:p>
        </w:tc>
        <w:tc>
          <w:tcPr>
            <w:tcW w:w="823" w:type="dxa"/>
            <w:tcBorders>
              <w:top w:val="nil"/>
              <w:left w:val="nil"/>
              <w:right w:val="nil"/>
            </w:tcBorders>
            <w:shd w:val="clear" w:color="auto" w:fill="auto"/>
            <w:noWrap/>
            <w:vAlign w:val="center"/>
          </w:tcPr>
          <w:p w14:paraId="5EF4687D" w14:textId="2BFEDB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0.051</w:t>
            </w:r>
          </w:p>
        </w:tc>
        <w:tc>
          <w:tcPr>
            <w:tcW w:w="858" w:type="dxa"/>
            <w:tcBorders>
              <w:top w:val="nil"/>
              <w:left w:val="nil"/>
              <w:right w:val="nil"/>
            </w:tcBorders>
            <w:shd w:val="clear" w:color="auto" w:fill="auto"/>
            <w:noWrap/>
            <w:vAlign w:val="center"/>
          </w:tcPr>
          <w:p w14:paraId="61596D0F" w14:textId="12D74C5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-0.131</w:t>
            </w:r>
          </w:p>
        </w:tc>
        <w:tc>
          <w:tcPr>
            <w:tcW w:w="772" w:type="dxa"/>
            <w:tcBorders>
              <w:top w:val="nil"/>
              <w:left w:val="nil"/>
              <w:right w:val="nil"/>
            </w:tcBorders>
            <w:shd w:val="clear" w:color="auto" w:fill="auto"/>
            <w:noWrap/>
            <w:vAlign w:val="center"/>
          </w:tcPr>
          <w:p w14:paraId="3EB9B6A2" w14:textId="4265D02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1.105</w:t>
            </w:r>
          </w:p>
        </w:tc>
        <w:tc>
          <w:tcPr>
            <w:tcW w:w="884" w:type="dxa"/>
            <w:tcBorders>
              <w:top w:val="nil"/>
              <w:left w:val="nil"/>
              <w:right w:val="nil"/>
            </w:tcBorders>
            <w:shd w:val="clear" w:color="auto" w:fill="auto"/>
            <w:noWrap/>
            <w:vAlign w:val="center"/>
          </w:tcPr>
          <w:p w14:paraId="75A04B0D" w14:textId="2D3B23A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-0.236</w:t>
            </w:r>
          </w:p>
        </w:tc>
        <w:tc>
          <w:tcPr>
            <w:tcW w:w="1206" w:type="dxa"/>
            <w:tcBorders>
              <w:top w:val="nil"/>
              <w:left w:val="nil"/>
              <w:right w:val="nil"/>
            </w:tcBorders>
            <w:shd w:val="clear" w:color="auto" w:fill="auto"/>
            <w:noWrap/>
            <w:vAlign w:val="center"/>
          </w:tcPr>
          <w:p w14:paraId="216C28A3" w14:textId="7492BFA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0.017</w:t>
            </w:r>
          </w:p>
        </w:tc>
        <w:tc>
          <w:tcPr>
            <w:tcW w:w="828" w:type="dxa"/>
            <w:tcBorders>
              <w:top w:val="nil"/>
              <w:left w:val="nil"/>
              <w:right w:val="nil"/>
            </w:tcBorders>
            <w:shd w:val="clear" w:color="auto" w:fill="auto"/>
            <w:noWrap/>
            <w:vAlign w:val="center"/>
          </w:tcPr>
          <w:p w14:paraId="4D5FB2E1" w14:textId="54356D6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-0.808</w:t>
            </w:r>
          </w:p>
        </w:tc>
        <w:tc>
          <w:tcPr>
            <w:tcW w:w="788" w:type="dxa"/>
            <w:tcBorders>
              <w:top w:val="nil"/>
              <w:left w:val="nil"/>
              <w:right w:val="nil"/>
            </w:tcBorders>
            <w:shd w:val="clear" w:color="auto" w:fill="auto"/>
            <w:noWrap/>
            <w:vAlign w:val="center"/>
          </w:tcPr>
          <w:p w14:paraId="6B5E4E62" w14:textId="6C927E3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-0.254</w:t>
            </w:r>
          </w:p>
        </w:tc>
        <w:tc>
          <w:tcPr>
            <w:tcW w:w="800" w:type="dxa"/>
            <w:tcBorders>
              <w:top w:val="nil"/>
              <w:left w:val="nil"/>
              <w:right w:val="nil"/>
            </w:tcBorders>
            <w:shd w:val="clear" w:color="auto" w:fill="auto"/>
            <w:noWrap/>
            <w:vAlign w:val="center"/>
          </w:tcPr>
          <w:p w14:paraId="1BF1EDFB" w14:textId="7AA6BA7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0.205</w:t>
            </w:r>
          </w:p>
        </w:tc>
        <w:tc>
          <w:tcPr>
            <w:tcW w:w="861" w:type="dxa"/>
            <w:tcBorders>
              <w:top w:val="nil"/>
              <w:left w:val="nil"/>
              <w:right w:val="nil"/>
            </w:tcBorders>
            <w:shd w:val="clear" w:color="auto" w:fill="auto"/>
            <w:noWrap/>
            <w:vAlign w:val="center"/>
          </w:tcPr>
          <w:p w14:paraId="2B436AB6" w14:textId="4722991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-0.575</w:t>
            </w:r>
          </w:p>
        </w:tc>
      </w:tr>
      <w:tr w:rsidR="00593BC5" w:rsidRPr="00C213BD" w14:paraId="0AB5400F" w14:textId="77777777" w:rsidTr="00593BC5">
        <w:trPr>
          <w:trHeight w:val="270"/>
        </w:trPr>
        <w:tc>
          <w:tcPr>
            <w:tcW w:w="613" w:type="dxa"/>
            <w:tcBorders>
              <w:top w:val="nil"/>
              <w:left w:val="nil"/>
              <w:bottom w:val="nil"/>
              <w:right w:val="nil"/>
            </w:tcBorders>
            <w:shd w:val="clear" w:color="auto" w:fill="auto"/>
            <w:noWrap/>
            <w:vAlign w:val="center"/>
          </w:tcPr>
          <w:p w14:paraId="500BC56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tcPr>
          <w:p w14:paraId="6EA032F1" w14:textId="18A3440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tcPr>
          <w:p w14:paraId="12CF2870" w14:textId="4A75E94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tcPr>
          <w:p w14:paraId="304EFEEB" w14:textId="51D5254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0.048</w:t>
            </w:r>
          </w:p>
        </w:tc>
        <w:tc>
          <w:tcPr>
            <w:tcW w:w="823" w:type="dxa"/>
            <w:tcBorders>
              <w:top w:val="nil"/>
              <w:left w:val="nil"/>
              <w:bottom w:val="single" w:sz="4" w:space="0" w:color="auto"/>
              <w:right w:val="nil"/>
            </w:tcBorders>
            <w:shd w:val="clear" w:color="auto" w:fill="auto"/>
            <w:noWrap/>
            <w:vAlign w:val="center"/>
          </w:tcPr>
          <w:p w14:paraId="619659FB" w14:textId="1D63DC1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0.092</w:t>
            </w:r>
          </w:p>
        </w:tc>
        <w:tc>
          <w:tcPr>
            <w:tcW w:w="835" w:type="dxa"/>
            <w:tcBorders>
              <w:top w:val="nil"/>
              <w:left w:val="nil"/>
              <w:bottom w:val="single" w:sz="4" w:space="0" w:color="auto"/>
              <w:right w:val="nil"/>
            </w:tcBorders>
            <w:shd w:val="clear" w:color="auto" w:fill="auto"/>
            <w:noWrap/>
            <w:vAlign w:val="center"/>
          </w:tcPr>
          <w:p w14:paraId="6006DF81" w14:textId="23BAF8E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0.001</w:t>
            </w:r>
          </w:p>
        </w:tc>
        <w:tc>
          <w:tcPr>
            <w:tcW w:w="823" w:type="dxa"/>
            <w:tcBorders>
              <w:top w:val="nil"/>
              <w:left w:val="nil"/>
              <w:bottom w:val="single" w:sz="4" w:space="0" w:color="auto"/>
              <w:right w:val="nil"/>
            </w:tcBorders>
            <w:shd w:val="clear" w:color="auto" w:fill="auto"/>
            <w:noWrap/>
            <w:vAlign w:val="center"/>
          </w:tcPr>
          <w:p w14:paraId="02B9323B" w14:textId="164FCB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0.051</w:t>
            </w:r>
          </w:p>
        </w:tc>
        <w:tc>
          <w:tcPr>
            <w:tcW w:w="858" w:type="dxa"/>
            <w:tcBorders>
              <w:top w:val="nil"/>
              <w:left w:val="nil"/>
              <w:bottom w:val="single" w:sz="4" w:space="0" w:color="auto"/>
              <w:right w:val="nil"/>
            </w:tcBorders>
            <w:shd w:val="clear" w:color="auto" w:fill="auto"/>
            <w:noWrap/>
            <w:vAlign w:val="center"/>
          </w:tcPr>
          <w:p w14:paraId="15C8B729" w14:textId="306FDFB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-0.339</w:t>
            </w:r>
          </w:p>
        </w:tc>
        <w:tc>
          <w:tcPr>
            <w:tcW w:w="772" w:type="dxa"/>
            <w:tcBorders>
              <w:top w:val="nil"/>
              <w:left w:val="nil"/>
              <w:bottom w:val="single" w:sz="4" w:space="0" w:color="auto"/>
              <w:right w:val="nil"/>
            </w:tcBorders>
            <w:shd w:val="clear" w:color="auto" w:fill="auto"/>
            <w:noWrap/>
            <w:vAlign w:val="center"/>
          </w:tcPr>
          <w:p w14:paraId="50275C70" w14:textId="0E06300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0.757</w:t>
            </w:r>
          </w:p>
        </w:tc>
        <w:tc>
          <w:tcPr>
            <w:tcW w:w="884" w:type="dxa"/>
            <w:tcBorders>
              <w:top w:val="nil"/>
              <w:left w:val="nil"/>
              <w:bottom w:val="single" w:sz="4" w:space="0" w:color="auto"/>
              <w:right w:val="nil"/>
            </w:tcBorders>
            <w:shd w:val="clear" w:color="auto" w:fill="auto"/>
            <w:noWrap/>
            <w:vAlign w:val="center"/>
          </w:tcPr>
          <w:p w14:paraId="11121C8B" w14:textId="6444378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-0.116</w:t>
            </w:r>
          </w:p>
        </w:tc>
        <w:tc>
          <w:tcPr>
            <w:tcW w:w="1206" w:type="dxa"/>
            <w:tcBorders>
              <w:top w:val="nil"/>
              <w:left w:val="nil"/>
              <w:bottom w:val="single" w:sz="4" w:space="0" w:color="auto"/>
              <w:right w:val="nil"/>
            </w:tcBorders>
            <w:shd w:val="clear" w:color="auto" w:fill="auto"/>
            <w:noWrap/>
            <w:vAlign w:val="center"/>
          </w:tcPr>
          <w:p w14:paraId="7EDDAA87" w14:textId="6A7547A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0.010</w:t>
            </w:r>
          </w:p>
        </w:tc>
        <w:tc>
          <w:tcPr>
            <w:tcW w:w="828" w:type="dxa"/>
            <w:tcBorders>
              <w:top w:val="nil"/>
              <w:left w:val="nil"/>
              <w:bottom w:val="single" w:sz="4" w:space="0" w:color="auto"/>
              <w:right w:val="nil"/>
            </w:tcBorders>
            <w:shd w:val="clear" w:color="auto" w:fill="auto"/>
            <w:noWrap/>
            <w:vAlign w:val="center"/>
          </w:tcPr>
          <w:p w14:paraId="18E3F96D" w14:textId="6498941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-0.932</w:t>
            </w:r>
          </w:p>
        </w:tc>
        <w:tc>
          <w:tcPr>
            <w:tcW w:w="788" w:type="dxa"/>
            <w:tcBorders>
              <w:top w:val="nil"/>
              <w:left w:val="nil"/>
              <w:bottom w:val="single" w:sz="4" w:space="0" w:color="auto"/>
              <w:right w:val="nil"/>
            </w:tcBorders>
            <w:shd w:val="clear" w:color="auto" w:fill="auto"/>
            <w:noWrap/>
            <w:vAlign w:val="center"/>
          </w:tcPr>
          <w:p w14:paraId="7CE49227" w14:textId="113D08D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0.163</w:t>
            </w:r>
          </w:p>
        </w:tc>
        <w:tc>
          <w:tcPr>
            <w:tcW w:w="800" w:type="dxa"/>
            <w:tcBorders>
              <w:top w:val="nil"/>
              <w:left w:val="nil"/>
              <w:bottom w:val="single" w:sz="4" w:space="0" w:color="auto"/>
              <w:right w:val="nil"/>
            </w:tcBorders>
            <w:shd w:val="clear" w:color="auto" w:fill="auto"/>
            <w:noWrap/>
            <w:vAlign w:val="center"/>
          </w:tcPr>
          <w:p w14:paraId="67C7CDEA" w14:textId="2E059F0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0.185</w:t>
            </w:r>
          </w:p>
        </w:tc>
        <w:tc>
          <w:tcPr>
            <w:tcW w:w="861" w:type="dxa"/>
            <w:tcBorders>
              <w:top w:val="nil"/>
              <w:left w:val="nil"/>
              <w:bottom w:val="single" w:sz="4" w:space="0" w:color="auto"/>
              <w:right w:val="nil"/>
            </w:tcBorders>
            <w:shd w:val="clear" w:color="auto" w:fill="auto"/>
            <w:noWrap/>
            <w:vAlign w:val="center"/>
          </w:tcPr>
          <w:p w14:paraId="77336BA3" w14:textId="0D63444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-0.158</w:t>
            </w:r>
          </w:p>
        </w:tc>
      </w:tr>
      <w:tr w:rsidR="00593BC5" w:rsidRPr="00C213BD" w14:paraId="2D0EF5F1" w14:textId="77777777" w:rsidTr="00593BC5">
        <w:trPr>
          <w:trHeight w:val="270"/>
        </w:trPr>
        <w:tc>
          <w:tcPr>
            <w:tcW w:w="613" w:type="dxa"/>
            <w:tcBorders>
              <w:top w:val="nil"/>
              <w:left w:val="nil"/>
              <w:bottom w:val="nil"/>
              <w:right w:val="nil"/>
            </w:tcBorders>
            <w:shd w:val="clear" w:color="auto" w:fill="auto"/>
            <w:noWrap/>
            <w:vAlign w:val="center"/>
          </w:tcPr>
          <w:p w14:paraId="468B58E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single" w:sz="4" w:space="0" w:color="auto"/>
              <w:left w:val="nil"/>
              <w:bottom w:val="nil"/>
              <w:right w:val="nil"/>
            </w:tcBorders>
            <w:shd w:val="clear" w:color="auto" w:fill="auto"/>
            <w:noWrap/>
            <w:vAlign w:val="center"/>
          </w:tcPr>
          <w:p w14:paraId="6ADE141E" w14:textId="14CC244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636" w:type="dxa"/>
            <w:tcBorders>
              <w:top w:val="single" w:sz="4" w:space="0" w:color="auto"/>
              <w:left w:val="nil"/>
              <w:bottom w:val="nil"/>
              <w:right w:val="nil"/>
            </w:tcBorders>
            <w:shd w:val="clear" w:color="auto" w:fill="auto"/>
            <w:noWrap/>
            <w:vAlign w:val="center"/>
          </w:tcPr>
          <w:p w14:paraId="64B6B550" w14:textId="769841D5"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4" w:space="0" w:color="auto"/>
              <w:left w:val="nil"/>
              <w:bottom w:val="nil"/>
              <w:right w:val="nil"/>
            </w:tcBorders>
            <w:shd w:val="clear" w:color="auto" w:fill="auto"/>
            <w:noWrap/>
            <w:vAlign w:val="center"/>
          </w:tcPr>
          <w:p w14:paraId="5056A5FD" w14:textId="0D39A9D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0.014</w:t>
            </w:r>
          </w:p>
        </w:tc>
        <w:tc>
          <w:tcPr>
            <w:tcW w:w="823" w:type="dxa"/>
            <w:tcBorders>
              <w:top w:val="single" w:sz="4" w:space="0" w:color="auto"/>
              <w:left w:val="nil"/>
              <w:bottom w:val="nil"/>
              <w:right w:val="nil"/>
            </w:tcBorders>
            <w:shd w:val="clear" w:color="auto" w:fill="auto"/>
            <w:noWrap/>
            <w:vAlign w:val="center"/>
          </w:tcPr>
          <w:p w14:paraId="272AB247" w14:textId="4CCF6E5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c>
          <w:tcPr>
            <w:tcW w:w="835" w:type="dxa"/>
            <w:tcBorders>
              <w:top w:val="single" w:sz="4" w:space="0" w:color="auto"/>
              <w:left w:val="nil"/>
              <w:bottom w:val="nil"/>
              <w:right w:val="nil"/>
            </w:tcBorders>
            <w:shd w:val="clear" w:color="auto" w:fill="auto"/>
            <w:noWrap/>
            <w:vAlign w:val="center"/>
          </w:tcPr>
          <w:p w14:paraId="2C061FB1" w14:textId="5BCA37A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0.010</w:t>
            </w:r>
          </w:p>
        </w:tc>
        <w:tc>
          <w:tcPr>
            <w:tcW w:w="823" w:type="dxa"/>
            <w:tcBorders>
              <w:top w:val="single" w:sz="4" w:space="0" w:color="auto"/>
              <w:left w:val="nil"/>
              <w:bottom w:val="nil"/>
              <w:right w:val="nil"/>
            </w:tcBorders>
            <w:shd w:val="clear" w:color="auto" w:fill="auto"/>
            <w:noWrap/>
            <w:vAlign w:val="center"/>
          </w:tcPr>
          <w:p w14:paraId="01FA913C" w14:textId="02315A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0.021</w:t>
            </w:r>
          </w:p>
        </w:tc>
        <w:tc>
          <w:tcPr>
            <w:tcW w:w="858" w:type="dxa"/>
            <w:tcBorders>
              <w:top w:val="single" w:sz="4" w:space="0" w:color="auto"/>
              <w:left w:val="nil"/>
              <w:bottom w:val="nil"/>
              <w:right w:val="nil"/>
            </w:tcBorders>
            <w:shd w:val="clear" w:color="auto" w:fill="auto"/>
            <w:noWrap/>
            <w:vAlign w:val="center"/>
          </w:tcPr>
          <w:p w14:paraId="04A26CAA" w14:textId="49849BB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0.243</w:t>
            </w:r>
          </w:p>
        </w:tc>
        <w:tc>
          <w:tcPr>
            <w:tcW w:w="772" w:type="dxa"/>
            <w:tcBorders>
              <w:top w:val="single" w:sz="4" w:space="0" w:color="auto"/>
              <w:left w:val="nil"/>
              <w:bottom w:val="nil"/>
              <w:right w:val="nil"/>
            </w:tcBorders>
            <w:shd w:val="clear" w:color="auto" w:fill="auto"/>
            <w:noWrap/>
            <w:vAlign w:val="center"/>
          </w:tcPr>
          <w:p w14:paraId="662F5C45" w14:textId="5EAA5B5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0.804</w:t>
            </w:r>
          </w:p>
        </w:tc>
        <w:tc>
          <w:tcPr>
            <w:tcW w:w="884" w:type="dxa"/>
            <w:tcBorders>
              <w:top w:val="single" w:sz="4" w:space="0" w:color="auto"/>
              <w:left w:val="nil"/>
              <w:bottom w:val="nil"/>
              <w:right w:val="nil"/>
            </w:tcBorders>
            <w:shd w:val="clear" w:color="auto" w:fill="auto"/>
            <w:noWrap/>
            <w:vAlign w:val="center"/>
          </w:tcPr>
          <w:p w14:paraId="41F3C1D6" w14:textId="206B264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-0.084</w:t>
            </w:r>
          </w:p>
        </w:tc>
        <w:tc>
          <w:tcPr>
            <w:tcW w:w="1206" w:type="dxa"/>
            <w:tcBorders>
              <w:top w:val="single" w:sz="4" w:space="0" w:color="auto"/>
              <w:left w:val="nil"/>
              <w:bottom w:val="nil"/>
              <w:right w:val="nil"/>
            </w:tcBorders>
            <w:shd w:val="clear" w:color="auto" w:fill="auto"/>
            <w:noWrap/>
            <w:vAlign w:val="center"/>
          </w:tcPr>
          <w:p w14:paraId="3F60062F" w14:textId="5C86683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-0.005</w:t>
            </w:r>
          </w:p>
        </w:tc>
        <w:tc>
          <w:tcPr>
            <w:tcW w:w="828" w:type="dxa"/>
            <w:tcBorders>
              <w:top w:val="single" w:sz="4" w:space="0" w:color="auto"/>
              <w:left w:val="nil"/>
              <w:bottom w:val="nil"/>
              <w:right w:val="nil"/>
            </w:tcBorders>
            <w:shd w:val="clear" w:color="auto" w:fill="auto"/>
            <w:noWrap/>
            <w:vAlign w:val="center"/>
          </w:tcPr>
          <w:p w14:paraId="61DA11F0" w14:textId="672DEFF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-0.493</w:t>
            </w:r>
          </w:p>
        </w:tc>
        <w:tc>
          <w:tcPr>
            <w:tcW w:w="788" w:type="dxa"/>
            <w:tcBorders>
              <w:top w:val="single" w:sz="4" w:space="0" w:color="auto"/>
              <w:left w:val="nil"/>
              <w:bottom w:val="nil"/>
              <w:right w:val="nil"/>
            </w:tcBorders>
            <w:shd w:val="clear" w:color="auto" w:fill="auto"/>
            <w:noWrap/>
            <w:vAlign w:val="center"/>
          </w:tcPr>
          <w:p w14:paraId="05EF0E5D" w14:textId="320499B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-0.570</w:t>
            </w:r>
          </w:p>
        </w:tc>
        <w:tc>
          <w:tcPr>
            <w:tcW w:w="800" w:type="dxa"/>
            <w:tcBorders>
              <w:top w:val="single" w:sz="4" w:space="0" w:color="auto"/>
              <w:left w:val="nil"/>
              <w:bottom w:val="nil"/>
              <w:right w:val="nil"/>
            </w:tcBorders>
            <w:shd w:val="clear" w:color="auto" w:fill="auto"/>
            <w:noWrap/>
            <w:vAlign w:val="center"/>
          </w:tcPr>
          <w:p w14:paraId="3F06C806" w14:textId="677E99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0.155</w:t>
            </w:r>
          </w:p>
        </w:tc>
        <w:tc>
          <w:tcPr>
            <w:tcW w:w="861" w:type="dxa"/>
            <w:tcBorders>
              <w:top w:val="single" w:sz="4" w:space="0" w:color="auto"/>
              <w:left w:val="nil"/>
              <w:bottom w:val="nil"/>
              <w:right w:val="nil"/>
            </w:tcBorders>
            <w:shd w:val="clear" w:color="auto" w:fill="auto"/>
            <w:noWrap/>
            <w:vAlign w:val="center"/>
          </w:tcPr>
          <w:p w14:paraId="0234578A" w14:textId="61ED888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-0.700</w:t>
            </w:r>
          </w:p>
        </w:tc>
      </w:tr>
      <w:tr w:rsidR="00593BC5" w:rsidRPr="00C213BD" w14:paraId="741F2783" w14:textId="77777777" w:rsidTr="00593BC5">
        <w:trPr>
          <w:trHeight w:val="270"/>
        </w:trPr>
        <w:tc>
          <w:tcPr>
            <w:tcW w:w="613" w:type="dxa"/>
            <w:tcBorders>
              <w:top w:val="nil"/>
              <w:left w:val="nil"/>
              <w:bottom w:val="nil"/>
              <w:right w:val="nil"/>
            </w:tcBorders>
            <w:shd w:val="clear" w:color="auto" w:fill="auto"/>
            <w:noWrap/>
            <w:vAlign w:val="center"/>
          </w:tcPr>
          <w:p w14:paraId="1D1F5DDF"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tcPr>
          <w:p w14:paraId="5760F9F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636" w:type="dxa"/>
            <w:tcBorders>
              <w:top w:val="nil"/>
              <w:left w:val="nil"/>
              <w:right w:val="nil"/>
            </w:tcBorders>
            <w:shd w:val="clear" w:color="auto" w:fill="auto"/>
            <w:noWrap/>
            <w:vAlign w:val="center"/>
          </w:tcPr>
          <w:p w14:paraId="3E637824" w14:textId="4313939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right w:val="nil"/>
            </w:tcBorders>
            <w:shd w:val="clear" w:color="auto" w:fill="auto"/>
            <w:noWrap/>
            <w:vAlign w:val="center"/>
          </w:tcPr>
          <w:p w14:paraId="0904C204" w14:textId="0BB8CA0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0.043</w:t>
            </w:r>
          </w:p>
        </w:tc>
        <w:tc>
          <w:tcPr>
            <w:tcW w:w="823" w:type="dxa"/>
            <w:tcBorders>
              <w:top w:val="nil"/>
              <w:left w:val="nil"/>
              <w:right w:val="nil"/>
            </w:tcBorders>
            <w:shd w:val="clear" w:color="auto" w:fill="auto"/>
            <w:noWrap/>
            <w:vAlign w:val="center"/>
          </w:tcPr>
          <w:p w14:paraId="1693CB21" w14:textId="5D2A5CB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0.130</w:t>
            </w:r>
          </w:p>
        </w:tc>
        <w:tc>
          <w:tcPr>
            <w:tcW w:w="835" w:type="dxa"/>
            <w:tcBorders>
              <w:top w:val="nil"/>
              <w:left w:val="nil"/>
              <w:right w:val="nil"/>
            </w:tcBorders>
            <w:shd w:val="clear" w:color="auto" w:fill="auto"/>
            <w:noWrap/>
            <w:vAlign w:val="center"/>
          </w:tcPr>
          <w:p w14:paraId="3EE462E4" w14:textId="7FD1AD8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0.069</w:t>
            </w:r>
          </w:p>
        </w:tc>
        <w:tc>
          <w:tcPr>
            <w:tcW w:w="823" w:type="dxa"/>
            <w:tcBorders>
              <w:top w:val="nil"/>
              <w:left w:val="nil"/>
              <w:right w:val="nil"/>
            </w:tcBorders>
            <w:shd w:val="clear" w:color="auto" w:fill="auto"/>
            <w:noWrap/>
            <w:vAlign w:val="center"/>
          </w:tcPr>
          <w:p w14:paraId="5AB29D9E" w14:textId="3EACA86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0.073</w:t>
            </w:r>
          </w:p>
        </w:tc>
        <w:tc>
          <w:tcPr>
            <w:tcW w:w="858" w:type="dxa"/>
            <w:tcBorders>
              <w:top w:val="nil"/>
              <w:left w:val="nil"/>
              <w:right w:val="nil"/>
            </w:tcBorders>
            <w:shd w:val="clear" w:color="auto" w:fill="auto"/>
            <w:noWrap/>
            <w:vAlign w:val="center"/>
          </w:tcPr>
          <w:p w14:paraId="1155999B" w14:textId="4559A7D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0.045</w:t>
            </w:r>
          </w:p>
        </w:tc>
        <w:tc>
          <w:tcPr>
            <w:tcW w:w="772" w:type="dxa"/>
            <w:tcBorders>
              <w:top w:val="nil"/>
              <w:left w:val="nil"/>
              <w:right w:val="nil"/>
            </w:tcBorders>
            <w:shd w:val="clear" w:color="auto" w:fill="auto"/>
            <w:noWrap/>
            <w:vAlign w:val="center"/>
          </w:tcPr>
          <w:p w14:paraId="1BF295AB" w14:textId="3FDA98C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0.162</w:t>
            </w:r>
          </w:p>
        </w:tc>
        <w:tc>
          <w:tcPr>
            <w:tcW w:w="884" w:type="dxa"/>
            <w:tcBorders>
              <w:top w:val="nil"/>
              <w:left w:val="nil"/>
              <w:right w:val="nil"/>
            </w:tcBorders>
            <w:shd w:val="clear" w:color="auto" w:fill="auto"/>
            <w:noWrap/>
            <w:vAlign w:val="center"/>
          </w:tcPr>
          <w:p w14:paraId="44648A1A" w14:textId="624384C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0.011</w:t>
            </w:r>
          </w:p>
        </w:tc>
        <w:tc>
          <w:tcPr>
            <w:tcW w:w="1206" w:type="dxa"/>
            <w:tcBorders>
              <w:top w:val="nil"/>
              <w:left w:val="nil"/>
              <w:right w:val="nil"/>
            </w:tcBorders>
            <w:shd w:val="clear" w:color="auto" w:fill="auto"/>
            <w:noWrap/>
            <w:vAlign w:val="center"/>
          </w:tcPr>
          <w:p w14:paraId="6012DE23" w14:textId="363E341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0.007</w:t>
            </w:r>
          </w:p>
        </w:tc>
        <w:tc>
          <w:tcPr>
            <w:tcW w:w="828" w:type="dxa"/>
            <w:tcBorders>
              <w:top w:val="nil"/>
              <w:left w:val="nil"/>
              <w:right w:val="nil"/>
            </w:tcBorders>
            <w:shd w:val="clear" w:color="auto" w:fill="auto"/>
            <w:noWrap/>
            <w:vAlign w:val="center"/>
          </w:tcPr>
          <w:p w14:paraId="4EE0C49F" w14:textId="3E2EDD4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-0.241</w:t>
            </w:r>
          </w:p>
        </w:tc>
        <w:tc>
          <w:tcPr>
            <w:tcW w:w="788" w:type="dxa"/>
            <w:tcBorders>
              <w:top w:val="nil"/>
              <w:left w:val="nil"/>
              <w:right w:val="nil"/>
            </w:tcBorders>
            <w:shd w:val="clear" w:color="auto" w:fill="auto"/>
            <w:noWrap/>
            <w:vAlign w:val="center"/>
          </w:tcPr>
          <w:p w14:paraId="1FE3F4C9" w14:textId="20351FD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-0.258</w:t>
            </w:r>
          </w:p>
        </w:tc>
        <w:tc>
          <w:tcPr>
            <w:tcW w:w="800" w:type="dxa"/>
            <w:tcBorders>
              <w:top w:val="nil"/>
              <w:left w:val="nil"/>
              <w:right w:val="nil"/>
            </w:tcBorders>
            <w:shd w:val="clear" w:color="auto" w:fill="auto"/>
            <w:noWrap/>
            <w:vAlign w:val="center"/>
          </w:tcPr>
          <w:p w14:paraId="07328183" w14:textId="35902F6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0.139</w:t>
            </w:r>
          </w:p>
        </w:tc>
        <w:tc>
          <w:tcPr>
            <w:tcW w:w="861" w:type="dxa"/>
            <w:tcBorders>
              <w:top w:val="nil"/>
              <w:left w:val="nil"/>
              <w:right w:val="nil"/>
            </w:tcBorders>
            <w:shd w:val="clear" w:color="auto" w:fill="auto"/>
            <w:noWrap/>
            <w:vAlign w:val="center"/>
          </w:tcPr>
          <w:p w14:paraId="379F44CC" w14:textId="151000C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-0.379</w:t>
            </w:r>
          </w:p>
        </w:tc>
      </w:tr>
      <w:tr w:rsidR="00593BC5" w:rsidRPr="00C213BD" w14:paraId="6E105CD6" w14:textId="77777777" w:rsidTr="00593BC5">
        <w:trPr>
          <w:trHeight w:val="270"/>
        </w:trPr>
        <w:tc>
          <w:tcPr>
            <w:tcW w:w="613" w:type="dxa"/>
            <w:tcBorders>
              <w:top w:val="nil"/>
              <w:left w:val="nil"/>
              <w:bottom w:val="nil"/>
              <w:right w:val="nil"/>
            </w:tcBorders>
            <w:shd w:val="clear" w:color="auto" w:fill="auto"/>
            <w:noWrap/>
            <w:vAlign w:val="center"/>
          </w:tcPr>
          <w:p w14:paraId="2BA5807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tcPr>
          <w:p w14:paraId="073D71BB" w14:textId="3D6E38F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tcPr>
          <w:p w14:paraId="5B40BE04" w14:textId="488C64E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tcPr>
          <w:p w14:paraId="5DC68A4D" w14:textId="3315EE0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0.065</w:t>
            </w:r>
          </w:p>
        </w:tc>
        <w:tc>
          <w:tcPr>
            <w:tcW w:w="823" w:type="dxa"/>
            <w:tcBorders>
              <w:top w:val="nil"/>
              <w:left w:val="nil"/>
              <w:bottom w:val="single" w:sz="4" w:space="0" w:color="auto"/>
              <w:right w:val="nil"/>
            </w:tcBorders>
            <w:shd w:val="clear" w:color="auto" w:fill="auto"/>
            <w:noWrap/>
            <w:vAlign w:val="center"/>
          </w:tcPr>
          <w:p w14:paraId="24B48690" w14:textId="4335E4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0.249</w:t>
            </w:r>
          </w:p>
        </w:tc>
        <w:tc>
          <w:tcPr>
            <w:tcW w:w="835" w:type="dxa"/>
            <w:tcBorders>
              <w:top w:val="nil"/>
              <w:left w:val="nil"/>
              <w:bottom w:val="single" w:sz="4" w:space="0" w:color="auto"/>
              <w:right w:val="nil"/>
            </w:tcBorders>
            <w:shd w:val="clear" w:color="auto" w:fill="auto"/>
            <w:noWrap/>
            <w:vAlign w:val="center"/>
          </w:tcPr>
          <w:p w14:paraId="3C9B0CF1" w14:textId="7CA4D1A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0.112</w:t>
            </w:r>
          </w:p>
        </w:tc>
        <w:tc>
          <w:tcPr>
            <w:tcW w:w="823" w:type="dxa"/>
            <w:tcBorders>
              <w:top w:val="nil"/>
              <w:left w:val="nil"/>
              <w:bottom w:val="single" w:sz="4" w:space="0" w:color="auto"/>
              <w:right w:val="nil"/>
            </w:tcBorders>
            <w:shd w:val="clear" w:color="auto" w:fill="auto"/>
            <w:noWrap/>
            <w:vAlign w:val="center"/>
          </w:tcPr>
          <w:p w14:paraId="234C5018" w14:textId="1A71A2E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0.112</w:t>
            </w:r>
          </w:p>
        </w:tc>
        <w:tc>
          <w:tcPr>
            <w:tcW w:w="858" w:type="dxa"/>
            <w:tcBorders>
              <w:top w:val="nil"/>
              <w:left w:val="nil"/>
              <w:bottom w:val="single" w:sz="4" w:space="0" w:color="auto"/>
              <w:right w:val="nil"/>
            </w:tcBorders>
            <w:shd w:val="clear" w:color="auto" w:fill="auto"/>
            <w:noWrap/>
            <w:vAlign w:val="center"/>
          </w:tcPr>
          <w:p w14:paraId="41A97AB1" w14:textId="17BA345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-0.100</w:t>
            </w:r>
          </w:p>
        </w:tc>
        <w:tc>
          <w:tcPr>
            <w:tcW w:w="772" w:type="dxa"/>
            <w:tcBorders>
              <w:top w:val="nil"/>
              <w:left w:val="nil"/>
              <w:bottom w:val="single" w:sz="4" w:space="0" w:color="auto"/>
              <w:right w:val="nil"/>
            </w:tcBorders>
            <w:shd w:val="clear" w:color="auto" w:fill="auto"/>
            <w:noWrap/>
            <w:vAlign w:val="center"/>
          </w:tcPr>
          <w:p w14:paraId="1DD4A734" w14:textId="3E2DB80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-0.312</w:t>
            </w:r>
          </w:p>
        </w:tc>
        <w:tc>
          <w:tcPr>
            <w:tcW w:w="884" w:type="dxa"/>
            <w:tcBorders>
              <w:top w:val="nil"/>
              <w:left w:val="nil"/>
              <w:bottom w:val="single" w:sz="4" w:space="0" w:color="auto"/>
              <w:right w:val="nil"/>
            </w:tcBorders>
            <w:shd w:val="clear" w:color="auto" w:fill="auto"/>
            <w:noWrap/>
            <w:vAlign w:val="center"/>
          </w:tcPr>
          <w:p w14:paraId="021F33A3" w14:textId="084F525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0.081</w:t>
            </w:r>
          </w:p>
        </w:tc>
        <w:tc>
          <w:tcPr>
            <w:tcW w:w="1206" w:type="dxa"/>
            <w:tcBorders>
              <w:top w:val="nil"/>
              <w:left w:val="nil"/>
              <w:bottom w:val="single" w:sz="4" w:space="0" w:color="auto"/>
              <w:right w:val="nil"/>
            </w:tcBorders>
            <w:shd w:val="clear" w:color="auto" w:fill="auto"/>
            <w:noWrap/>
            <w:vAlign w:val="center"/>
          </w:tcPr>
          <w:p w14:paraId="020C9B1B" w14:textId="740A76F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0.016</w:t>
            </w:r>
          </w:p>
        </w:tc>
        <w:tc>
          <w:tcPr>
            <w:tcW w:w="828" w:type="dxa"/>
            <w:tcBorders>
              <w:top w:val="nil"/>
              <w:left w:val="nil"/>
              <w:bottom w:val="single" w:sz="4" w:space="0" w:color="auto"/>
              <w:right w:val="nil"/>
            </w:tcBorders>
            <w:shd w:val="clear" w:color="auto" w:fill="auto"/>
            <w:noWrap/>
            <w:vAlign w:val="center"/>
          </w:tcPr>
          <w:p w14:paraId="38A718B4" w14:textId="607487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-0.056</w:t>
            </w:r>
          </w:p>
        </w:tc>
        <w:tc>
          <w:tcPr>
            <w:tcW w:w="788" w:type="dxa"/>
            <w:tcBorders>
              <w:top w:val="nil"/>
              <w:left w:val="nil"/>
              <w:bottom w:val="single" w:sz="4" w:space="0" w:color="auto"/>
              <w:right w:val="nil"/>
            </w:tcBorders>
            <w:shd w:val="clear" w:color="auto" w:fill="auto"/>
            <w:noWrap/>
            <w:vAlign w:val="center"/>
          </w:tcPr>
          <w:p w14:paraId="7D6B7D36" w14:textId="6B305E5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-0.027</w:t>
            </w:r>
          </w:p>
        </w:tc>
        <w:tc>
          <w:tcPr>
            <w:tcW w:w="800" w:type="dxa"/>
            <w:tcBorders>
              <w:top w:val="nil"/>
              <w:left w:val="nil"/>
              <w:bottom w:val="single" w:sz="4" w:space="0" w:color="auto"/>
              <w:right w:val="nil"/>
            </w:tcBorders>
            <w:shd w:val="clear" w:color="auto" w:fill="auto"/>
            <w:noWrap/>
            <w:vAlign w:val="center"/>
          </w:tcPr>
          <w:p w14:paraId="1FAF7249" w14:textId="5BC271E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0.127</w:t>
            </w:r>
          </w:p>
        </w:tc>
        <w:tc>
          <w:tcPr>
            <w:tcW w:w="861" w:type="dxa"/>
            <w:tcBorders>
              <w:top w:val="nil"/>
              <w:left w:val="nil"/>
              <w:bottom w:val="single" w:sz="4" w:space="0" w:color="auto"/>
              <w:right w:val="nil"/>
            </w:tcBorders>
            <w:shd w:val="clear" w:color="auto" w:fill="auto"/>
            <w:noWrap/>
            <w:vAlign w:val="center"/>
          </w:tcPr>
          <w:p w14:paraId="28C02320" w14:textId="1A2E08B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-0.142</w:t>
            </w:r>
          </w:p>
        </w:tc>
      </w:tr>
      <w:tr w:rsidR="00593BC5" w:rsidRPr="00C213BD" w14:paraId="73BC51B1" w14:textId="77777777" w:rsidTr="00593BC5">
        <w:trPr>
          <w:trHeight w:val="270"/>
        </w:trPr>
        <w:tc>
          <w:tcPr>
            <w:tcW w:w="613" w:type="dxa"/>
            <w:tcBorders>
              <w:top w:val="nil"/>
              <w:left w:val="nil"/>
              <w:bottom w:val="nil"/>
              <w:right w:val="nil"/>
            </w:tcBorders>
            <w:shd w:val="clear" w:color="auto" w:fill="auto"/>
            <w:noWrap/>
            <w:vAlign w:val="center"/>
          </w:tcPr>
          <w:p w14:paraId="5CFD8BF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single" w:sz="4" w:space="0" w:color="auto"/>
              <w:left w:val="nil"/>
              <w:bottom w:val="nil"/>
              <w:right w:val="nil"/>
            </w:tcBorders>
            <w:shd w:val="clear" w:color="auto" w:fill="auto"/>
            <w:noWrap/>
            <w:vAlign w:val="center"/>
          </w:tcPr>
          <w:p w14:paraId="05EF268D" w14:textId="048BAF5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636" w:type="dxa"/>
            <w:tcBorders>
              <w:top w:val="single" w:sz="4" w:space="0" w:color="auto"/>
              <w:left w:val="nil"/>
              <w:bottom w:val="nil"/>
              <w:right w:val="nil"/>
            </w:tcBorders>
            <w:shd w:val="clear" w:color="auto" w:fill="auto"/>
            <w:noWrap/>
            <w:vAlign w:val="center"/>
          </w:tcPr>
          <w:p w14:paraId="42A69BF4" w14:textId="7DD1417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4" w:space="0" w:color="auto"/>
              <w:left w:val="nil"/>
              <w:bottom w:val="nil"/>
              <w:right w:val="nil"/>
            </w:tcBorders>
            <w:shd w:val="clear" w:color="auto" w:fill="auto"/>
            <w:noWrap/>
            <w:vAlign w:val="center"/>
          </w:tcPr>
          <w:p w14:paraId="0CB9CA58" w14:textId="60C99C3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0.007</w:t>
            </w:r>
          </w:p>
        </w:tc>
        <w:tc>
          <w:tcPr>
            <w:tcW w:w="823" w:type="dxa"/>
            <w:tcBorders>
              <w:top w:val="single" w:sz="4" w:space="0" w:color="auto"/>
              <w:left w:val="nil"/>
              <w:bottom w:val="nil"/>
              <w:right w:val="nil"/>
            </w:tcBorders>
            <w:shd w:val="clear" w:color="auto" w:fill="auto"/>
            <w:noWrap/>
            <w:vAlign w:val="center"/>
          </w:tcPr>
          <w:p w14:paraId="4E943842" w14:textId="253F730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-0.384</w:t>
            </w:r>
          </w:p>
        </w:tc>
        <w:tc>
          <w:tcPr>
            <w:tcW w:w="835" w:type="dxa"/>
            <w:tcBorders>
              <w:top w:val="single" w:sz="4" w:space="0" w:color="auto"/>
              <w:left w:val="nil"/>
              <w:bottom w:val="nil"/>
              <w:right w:val="nil"/>
            </w:tcBorders>
            <w:shd w:val="clear" w:color="auto" w:fill="auto"/>
            <w:noWrap/>
            <w:vAlign w:val="center"/>
          </w:tcPr>
          <w:p w14:paraId="273F0ED9" w14:textId="064C03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0.064</w:t>
            </w:r>
          </w:p>
        </w:tc>
        <w:tc>
          <w:tcPr>
            <w:tcW w:w="823" w:type="dxa"/>
            <w:tcBorders>
              <w:top w:val="single" w:sz="4" w:space="0" w:color="auto"/>
              <w:left w:val="nil"/>
              <w:bottom w:val="nil"/>
              <w:right w:val="nil"/>
            </w:tcBorders>
            <w:shd w:val="clear" w:color="auto" w:fill="auto"/>
            <w:noWrap/>
            <w:vAlign w:val="center"/>
          </w:tcPr>
          <w:p w14:paraId="392970A0" w14:textId="7EE78B9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-0.095</w:t>
            </w:r>
          </w:p>
        </w:tc>
        <w:tc>
          <w:tcPr>
            <w:tcW w:w="858" w:type="dxa"/>
            <w:tcBorders>
              <w:top w:val="single" w:sz="4" w:space="0" w:color="auto"/>
              <w:left w:val="nil"/>
              <w:bottom w:val="nil"/>
              <w:right w:val="nil"/>
            </w:tcBorders>
            <w:shd w:val="clear" w:color="auto" w:fill="auto"/>
            <w:noWrap/>
            <w:vAlign w:val="center"/>
          </w:tcPr>
          <w:p w14:paraId="05D28325" w14:textId="1DC19CD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0.028</w:t>
            </w:r>
          </w:p>
        </w:tc>
        <w:tc>
          <w:tcPr>
            <w:tcW w:w="772" w:type="dxa"/>
            <w:tcBorders>
              <w:top w:val="single" w:sz="4" w:space="0" w:color="auto"/>
              <w:left w:val="nil"/>
              <w:bottom w:val="nil"/>
              <w:right w:val="nil"/>
            </w:tcBorders>
            <w:shd w:val="clear" w:color="auto" w:fill="auto"/>
            <w:noWrap/>
            <w:vAlign w:val="center"/>
          </w:tcPr>
          <w:p w14:paraId="77FDCDD2" w14:textId="60C66AB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0.464</w:t>
            </w:r>
          </w:p>
        </w:tc>
        <w:tc>
          <w:tcPr>
            <w:tcW w:w="884" w:type="dxa"/>
            <w:tcBorders>
              <w:top w:val="single" w:sz="4" w:space="0" w:color="auto"/>
              <w:left w:val="nil"/>
              <w:bottom w:val="nil"/>
              <w:right w:val="nil"/>
            </w:tcBorders>
            <w:shd w:val="clear" w:color="auto" w:fill="auto"/>
            <w:noWrap/>
            <w:vAlign w:val="center"/>
          </w:tcPr>
          <w:p w14:paraId="5ECDF802" w14:textId="11E7A2A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0.291</w:t>
            </w:r>
          </w:p>
        </w:tc>
        <w:tc>
          <w:tcPr>
            <w:tcW w:w="1206" w:type="dxa"/>
            <w:tcBorders>
              <w:top w:val="single" w:sz="4" w:space="0" w:color="auto"/>
              <w:left w:val="nil"/>
              <w:bottom w:val="nil"/>
              <w:right w:val="nil"/>
            </w:tcBorders>
            <w:shd w:val="clear" w:color="auto" w:fill="auto"/>
            <w:noWrap/>
            <w:vAlign w:val="center"/>
          </w:tcPr>
          <w:p w14:paraId="1EB05559" w14:textId="6E96538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-0.066</w:t>
            </w:r>
          </w:p>
        </w:tc>
        <w:tc>
          <w:tcPr>
            <w:tcW w:w="828" w:type="dxa"/>
            <w:tcBorders>
              <w:top w:val="single" w:sz="4" w:space="0" w:color="auto"/>
              <w:left w:val="nil"/>
              <w:bottom w:val="nil"/>
              <w:right w:val="nil"/>
            </w:tcBorders>
            <w:shd w:val="clear" w:color="auto" w:fill="auto"/>
            <w:noWrap/>
            <w:vAlign w:val="center"/>
          </w:tcPr>
          <w:p w14:paraId="6DC6EB08" w14:textId="1A202E5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-1.232</w:t>
            </w:r>
          </w:p>
        </w:tc>
        <w:tc>
          <w:tcPr>
            <w:tcW w:w="788" w:type="dxa"/>
            <w:tcBorders>
              <w:top w:val="single" w:sz="4" w:space="0" w:color="auto"/>
              <w:left w:val="nil"/>
              <w:bottom w:val="nil"/>
              <w:right w:val="nil"/>
            </w:tcBorders>
            <w:shd w:val="clear" w:color="auto" w:fill="auto"/>
            <w:noWrap/>
            <w:vAlign w:val="center"/>
          </w:tcPr>
          <w:p w14:paraId="0333787D" w14:textId="0B08C89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0.266</w:t>
            </w:r>
          </w:p>
        </w:tc>
        <w:tc>
          <w:tcPr>
            <w:tcW w:w="800" w:type="dxa"/>
            <w:tcBorders>
              <w:top w:val="single" w:sz="4" w:space="0" w:color="auto"/>
              <w:left w:val="nil"/>
              <w:bottom w:val="nil"/>
              <w:right w:val="nil"/>
            </w:tcBorders>
            <w:shd w:val="clear" w:color="auto" w:fill="auto"/>
            <w:noWrap/>
            <w:vAlign w:val="center"/>
          </w:tcPr>
          <w:p w14:paraId="68A1FA25" w14:textId="7FBDD7D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0.078</w:t>
            </w:r>
          </w:p>
        </w:tc>
        <w:tc>
          <w:tcPr>
            <w:tcW w:w="861" w:type="dxa"/>
            <w:tcBorders>
              <w:top w:val="single" w:sz="4" w:space="0" w:color="auto"/>
              <w:left w:val="nil"/>
              <w:bottom w:val="nil"/>
              <w:right w:val="nil"/>
            </w:tcBorders>
            <w:shd w:val="clear" w:color="auto" w:fill="auto"/>
            <w:noWrap/>
            <w:vAlign w:val="center"/>
          </w:tcPr>
          <w:p w14:paraId="29065A20" w14:textId="7569664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0.233</w:t>
            </w:r>
          </w:p>
        </w:tc>
      </w:tr>
      <w:tr w:rsidR="00593BC5" w:rsidRPr="00C213BD" w14:paraId="291B4F1B" w14:textId="77777777" w:rsidTr="00593BC5">
        <w:trPr>
          <w:trHeight w:val="270"/>
        </w:trPr>
        <w:tc>
          <w:tcPr>
            <w:tcW w:w="613" w:type="dxa"/>
            <w:tcBorders>
              <w:top w:val="nil"/>
              <w:left w:val="nil"/>
              <w:bottom w:val="nil"/>
              <w:right w:val="nil"/>
            </w:tcBorders>
            <w:shd w:val="clear" w:color="auto" w:fill="auto"/>
            <w:noWrap/>
            <w:vAlign w:val="center"/>
          </w:tcPr>
          <w:p w14:paraId="2129864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tcPr>
          <w:p w14:paraId="5110D5B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636" w:type="dxa"/>
            <w:tcBorders>
              <w:top w:val="nil"/>
              <w:left w:val="nil"/>
              <w:bottom w:val="nil"/>
              <w:right w:val="nil"/>
            </w:tcBorders>
            <w:shd w:val="clear" w:color="auto" w:fill="auto"/>
            <w:noWrap/>
            <w:vAlign w:val="center"/>
          </w:tcPr>
          <w:p w14:paraId="0DE2ABDD" w14:textId="69258FE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tcPr>
          <w:p w14:paraId="4BE7F87A" w14:textId="023A890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0.064</w:t>
            </w:r>
          </w:p>
        </w:tc>
        <w:tc>
          <w:tcPr>
            <w:tcW w:w="823" w:type="dxa"/>
            <w:tcBorders>
              <w:top w:val="nil"/>
              <w:left w:val="nil"/>
              <w:bottom w:val="nil"/>
              <w:right w:val="nil"/>
            </w:tcBorders>
            <w:shd w:val="clear" w:color="auto" w:fill="auto"/>
            <w:noWrap/>
            <w:vAlign w:val="center"/>
          </w:tcPr>
          <w:p w14:paraId="1D344D32" w14:textId="21714A0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0.115</w:t>
            </w:r>
          </w:p>
        </w:tc>
        <w:tc>
          <w:tcPr>
            <w:tcW w:w="835" w:type="dxa"/>
            <w:tcBorders>
              <w:top w:val="nil"/>
              <w:left w:val="nil"/>
              <w:bottom w:val="nil"/>
              <w:right w:val="nil"/>
            </w:tcBorders>
            <w:shd w:val="clear" w:color="auto" w:fill="auto"/>
            <w:noWrap/>
            <w:vAlign w:val="center"/>
          </w:tcPr>
          <w:p w14:paraId="7A8227B7" w14:textId="7E16F4D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0.166</w:t>
            </w:r>
          </w:p>
        </w:tc>
        <w:tc>
          <w:tcPr>
            <w:tcW w:w="823" w:type="dxa"/>
            <w:tcBorders>
              <w:top w:val="nil"/>
              <w:left w:val="nil"/>
              <w:bottom w:val="nil"/>
              <w:right w:val="nil"/>
            </w:tcBorders>
            <w:shd w:val="clear" w:color="auto" w:fill="auto"/>
            <w:noWrap/>
            <w:vAlign w:val="center"/>
          </w:tcPr>
          <w:p w14:paraId="6E3A8C4B" w14:textId="4E256DB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0.071</w:t>
            </w:r>
          </w:p>
        </w:tc>
        <w:tc>
          <w:tcPr>
            <w:tcW w:w="858" w:type="dxa"/>
            <w:tcBorders>
              <w:top w:val="nil"/>
              <w:left w:val="nil"/>
              <w:bottom w:val="nil"/>
              <w:right w:val="nil"/>
            </w:tcBorders>
            <w:shd w:val="clear" w:color="auto" w:fill="auto"/>
            <w:noWrap/>
            <w:vAlign w:val="center"/>
          </w:tcPr>
          <w:p w14:paraId="5724F9FA" w14:textId="2746BD8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-0.102</w:t>
            </w:r>
          </w:p>
        </w:tc>
        <w:tc>
          <w:tcPr>
            <w:tcW w:w="772" w:type="dxa"/>
            <w:tcBorders>
              <w:top w:val="nil"/>
              <w:left w:val="nil"/>
              <w:bottom w:val="nil"/>
              <w:right w:val="nil"/>
            </w:tcBorders>
            <w:shd w:val="clear" w:color="auto" w:fill="auto"/>
            <w:noWrap/>
            <w:vAlign w:val="center"/>
          </w:tcPr>
          <w:p w14:paraId="4096D8D7" w14:textId="557CC3F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-0.729</w:t>
            </w:r>
          </w:p>
        </w:tc>
        <w:tc>
          <w:tcPr>
            <w:tcW w:w="884" w:type="dxa"/>
            <w:tcBorders>
              <w:top w:val="nil"/>
              <w:left w:val="nil"/>
              <w:bottom w:val="nil"/>
              <w:right w:val="nil"/>
            </w:tcBorders>
            <w:shd w:val="clear" w:color="auto" w:fill="auto"/>
            <w:noWrap/>
            <w:vAlign w:val="center"/>
          </w:tcPr>
          <w:p w14:paraId="760994F5" w14:textId="2CC629B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0.306</w:t>
            </w:r>
          </w:p>
        </w:tc>
        <w:tc>
          <w:tcPr>
            <w:tcW w:w="1206" w:type="dxa"/>
            <w:tcBorders>
              <w:top w:val="nil"/>
              <w:left w:val="nil"/>
              <w:bottom w:val="nil"/>
              <w:right w:val="nil"/>
            </w:tcBorders>
            <w:shd w:val="clear" w:color="auto" w:fill="auto"/>
            <w:noWrap/>
            <w:vAlign w:val="center"/>
          </w:tcPr>
          <w:p w14:paraId="68A46793" w14:textId="136363D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-0.012</w:t>
            </w:r>
          </w:p>
        </w:tc>
        <w:tc>
          <w:tcPr>
            <w:tcW w:w="828" w:type="dxa"/>
            <w:tcBorders>
              <w:top w:val="nil"/>
              <w:left w:val="nil"/>
              <w:bottom w:val="nil"/>
              <w:right w:val="nil"/>
            </w:tcBorders>
            <w:shd w:val="clear" w:color="auto" w:fill="auto"/>
            <w:noWrap/>
            <w:vAlign w:val="center"/>
          </w:tcPr>
          <w:p w14:paraId="062653E3" w14:textId="1C3C96E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-0.156</w:t>
            </w:r>
          </w:p>
        </w:tc>
        <w:tc>
          <w:tcPr>
            <w:tcW w:w="788" w:type="dxa"/>
            <w:tcBorders>
              <w:top w:val="nil"/>
              <w:left w:val="nil"/>
              <w:bottom w:val="nil"/>
              <w:right w:val="nil"/>
            </w:tcBorders>
            <w:shd w:val="clear" w:color="auto" w:fill="auto"/>
            <w:noWrap/>
            <w:vAlign w:val="center"/>
          </w:tcPr>
          <w:p w14:paraId="076CEB02" w14:textId="3273AE8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0.267</w:t>
            </w:r>
          </w:p>
        </w:tc>
        <w:tc>
          <w:tcPr>
            <w:tcW w:w="800" w:type="dxa"/>
            <w:tcBorders>
              <w:top w:val="nil"/>
              <w:left w:val="nil"/>
              <w:bottom w:val="nil"/>
              <w:right w:val="nil"/>
            </w:tcBorders>
            <w:shd w:val="clear" w:color="auto" w:fill="auto"/>
            <w:noWrap/>
            <w:vAlign w:val="center"/>
          </w:tcPr>
          <w:p w14:paraId="78806066" w14:textId="0EEE2D7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0.075</w:t>
            </w:r>
          </w:p>
        </w:tc>
        <w:tc>
          <w:tcPr>
            <w:tcW w:w="861" w:type="dxa"/>
            <w:tcBorders>
              <w:top w:val="nil"/>
              <w:left w:val="nil"/>
              <w:bottom w:val="nil"/>
              <w:right w:val="nil"/>
            </w:tcBorders>
            <w:shd w:val="clear" w:color="auto" w:fill="auto"/>
            <w:noWrap/>
            <w:vAlign w:val="center"/>
          </w:tcPr>
          <w:p w14:paraId="6FFF1D7E" w14:textId="4C155A5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0.261</w:t>
            </w:r>
          </w:p>
        </w:tc>
      </w:tr>
      <w:tr w:rsidR="00593BC5" w:rsidRPr="00C213BD" w14:paraId="47B86AD3" w14:textId="77777777" w:rsidTr="00593BC5">
        <w:trPr>
          <w:trHeight w:val="270"/>
        </w:trPr>
        <w:tc>
          <w:tcPr>
            <w:tcW w:w="613" w:type="dxa"/>
            <w:tcBorders>
              <w:top w:val="nil"/>
              <w:left w:val="nil"/>
              <w:bottom w:val="single" w:sz="12" w:space="0" w:color="auto"/>
              <w:right w:val="nil"/>
            </w:tcBorders>
            <w:shd w:val="clear" w:color="auto" w:fill="auto"/>
            <w:noWrap/>
            <w:vAlign w:val="center"/>
          </w:tcPr>
          <w:p w14:paraId="06A9A801" w14:textId="42FEE5B2"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35" w:type="dxa"/>
            <w:tcBorders>
              <w:top w:val="nil"/>
              <w:left w:val="nil"/>
              <w:bottom w:val="single" w:sz="12" w:space="0" w:color="auto"/>
              <w:right w:val="nil"/>
            </w:tcBorders>
            <w:shd w:val="clear" w:color="auto" w:fill="auto"/>
            <w:noWrap/>
            <w:vAlign w:val="center"/>
          </w:tcPr>
          <w:p w14:paraId="359EF59F" w14:textId="47BEB0F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12" w:space="0" w:color="auto"/>
              <w:right w:val="nil"/>
            </w:tcBorders>
            <w:shd w:val="clear" w:color="auto" w:fill="auto"/>
            <w:noWrap/>
            <w:vAlign w:val="center"/>
          </w:tcPr>
          <w:p w14:paraId="2E41A4A3" w14:textId="79988CC9"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12" w:space="0" w:color="auto"/>
              <w:right w:val="nil"/>
            </w:tcBorders>
            <w:shd w:val="clear" w:color="auto" w:fill="auto"/>
            <w:noWrap/>
            <w:vAlign w:val="center"/>
          </w:tcPr>
          <w:p w14:paraId="2755CCD2" w14:textId="580F8C3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0.105</w:t>
            </w:r>
          </w:p>
        </w:tc>
        <w:tc>
          <w:tcPr>
            <w:tcW w:w="823" w:type="dxa"/>
            <w:tcBorders>
              <w:top w:val="nil"/>
              <w:left w:val="nil"/>
              <w:bottom w:val="single" w:sz="12" w:space="0" w:color="auto"/>
              <w:right w:val="nil"/>
            </w:tcBorders>
            <w:shd w:val="clear" w:color="auto" w:fill="auto"/>
            <w:noWrap/>
            <w:vAlign w:val="center"/>
          </w:tcPr>
          <w:p w14:paraId="219F5255" w14:textId="40927CC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0.480</w:t>
            </w:r>
          </w:p>
        </w:tc>
        <w:tc>
          <w:tcPr>
            <w:tcW w:w="835" w:type="dxa"/>
            <w:tcBorders>
              <w:top w:val="nil"/>
              <w:left w:val="nil"/>
              <w:bottom w:val="single" w:sz="12" w:space="0" w:color="auto"/>
              <w:right w:val="nil"/>
            </w:tcBorders>
            <w:shd w:val="clear" w:color="auto" w:fill="auto"/>
            <w:noWrap/>
            <w:vAlign w:val="center"/>
          </w:tcPr>
          <w:p w14:paraId="782649A3" w14:textId="2BACA1E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0.240</w:t>
            </w:r>
          </w:p>
        </w:tc>
        <w:tc>
          <w:tcPr>
            <w:tcW w:w="823" w:type="dxa"/>
            <w:tcBorders>
              <w:top w:val="nil"/>
              <w:left w:val="nil"/>
              <w:bottom w:val="single" w:sz="12" w:space="0" w:color="auto"/>
              <w:right w:val="nil"/>
            </w:tcBorders>
            <w:shd w:val="clear" w:color="auto" w:fill="auto"/>
            <w:noWrap/>
            <w:vAlign w:val="center"/>
          </w:tcPr>
          <w:p w14:paraId="6FE3EC58" w14:textId="574AB4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0.193</w:t>
            </w:r>
          </w:p>
        </w:tc>
        <w:tc>
          <w:tcPr>
            <w:tcW w:w="858" w:type="dxa"/>
            <w:tcBorders>
              <w:top w:val="nil"/>
              <w:left w:val="nil"/>
              <w:bottom w:val="single" w:sz="12" w:space="0" w:color="auto"/>
              <w:right w:val="nil"/>
            </w:tcBorders>
            <w:shd w:val="clear" w:color="auto" w:fill="auto"/>
            <w:noWrap/>
            <w:vAlign w:val="center"/>
          </w:tcPr>
          <w:p w14:paraId="15EEEF2C" w14:textId="02D6A76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-0.198</w:t>
            </w:r>
          </w:p>
        </w:tc>
        <w:tc>
          <w:tcPr>
            <w:tcW w:w="772" w:type="dxa"/>
            <w:tcBorders>
              <w:top w:val="nil"/>
              <w:left w:val="nil"/>
              <w:bottom w:val="single" w:sz="12" w:space="0" w:color="auto"/>
              <w:right w:val="nil"/>
            </w:tcBorders>
            <w:shd w:val="clear" w:color="auto" w:fill="auto"/>
            <w:noWrap/>
            <w:vAlign w:val="center"/>
          </w:tcPr>
          <w:p w14:paraId="0A5A2090" w14:textId="5E5E731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-1.602</w:t>
            </w:r>
          </w:p>
        </w:tc>
        <w:tc>
          <w:tcPr>
            <w:tcW w:w="884" w:type="dxa"/>
            <w:tcBorders>
              <w:top w:val="nil"/>
              <w:left w:val="nil"/>
              <w:bottom w:val="single" w:sz="12" w:space="0" w:color="auto"/>
              <w:right w:val="nil"/>
            </w:tcBorders>
            <w:shd w:val="clear" w:color="auto" w:fill="auto"/>
            <w:noWrap/>
            <w:vAlign w:val="center"/>
          </w:tcPr>
          <w:p w14:paraId="3E9FE2EB" w14:textId="2835B2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0.317</w:t>
            </w:r>
          </w:p>
        </w:tc>
        <w:tc>
          <w:tcPr>
            <w:tcW w:w="1206" w:type="dxa"/>
            <w:tcBorders>
              <w:top w:val="nil"/>
              <w:left w:val="nil"/>
              <w:bottom w:val="single" w:sz="12" w:space="0" w:color="auto"/>
              <w:right w:val="nil"/>
            </w:tcBorders>
            <w:shd w:val="clear" w:color="auto" w:fill="auto"/>
            <w:noWrap/>
            <w:vAlign w:val="center"/>
          </w:tcPr>
          <w:p w14:paraId="16D12A77" w14:textId="24D095D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0.028</w:t>
            </w:r>
          </w:p>
        </w:tc>
        <w:tc>
          <w:tcPr>
            <w:tcW w:w="828" w:type="dxa"/>
            <w:tcBorders>
              <w:top w:val="nil"/>
              <w:left w:val="nil"/>
              <w:bottom w:val="single" w:sz="12" w:space="0" w:color="auto"/>
              <w:right w:val="nil"/>
            </w:tcBorders>
            <w:shd w:val="clear" w:color="auto" w:fill="auto"/>
            <w:noWrap/>
            <w:vAlign w:val="center"/>
          </w:tcPr>
          <w:p w14:paraId="7156C994" w14:textId="2F48D06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0.631</w:t>
            </w:r>
          </w:p>
        </w:tc>
        <w:tc>
          <w:tcPr>
            <w:tcW w:w="788" w:type="dxa"/>
            <w:tcBorders>
              <w:top w:val="nil"/>
              <w:left w:val="nil"/>
              <w:bottom w:val="single" w:sz="12" w:space="0" w:color="auto"/>
              <w:right w:val="nil"/>
            </w:tcBorders>
            <w:shd w:val="clear" w:color="auto" w:fill="auto"/>
            <w:noWrap/>
            <w:vAlign w:val="center"/>
          </w:tcPr>
          <w:p w14:paraId="2980355E" w14:textId="62ED26F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0.268</w:t>
            </w:r>
          </w:p>
        </w:tc>
        <w:tc>
          <w:tcPr>
            <w:tcW w:w="800" w:type="dxa"/>
            <w:tcBorders>
              <w:top w:val="nil"/>
              <w:left w:val="nil"/>
              <w:bottom w:val="single" w:sz="12" w:space="0" w:color="auto"/>
              <w:right w:val="nil"/>
            </w:tcBorders>
            <w:shd w:val="clear" w:color="auto" w:fill="auto"/>
            <w:noWrap/>
            <w:vAlign w:val="center"/>
          </w:tcPr>
          <w:p w14:paraId="368C21B4" w14:textId="0561C03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0.072</w:t>
            </w:r>
          </w:p>
        </w:tc>
        <w:tc>
          <w:tcPr>
            <w:tcW w:w="861" w:type="dxa"/>
            <w:tcBorders>
              <w:top w:val="nil"/>
              <w:left w:val="nil"/>
              <w:bottom w:val="single" w:sz="12" w:space="0" w:color="auto"/>
              <w:right w:val="nil"/>
            </w:tcBorders>
            <w:shd w:val="clear" w:color="auto" w:fill="auto"/>
            <w:noWrap/>
            <w:vAlign w:val="center"/>
          </w:tcPr>
          <w:p w14:paraId="38F5C5F7" w14:textId="564A053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0.282</w:t>
            </w:r>
          </w:p>
        </w:tc>
      </w:tr>
    </w:tbl>
    <w:p w14:paraId="7B47EA1B" w14:textId="77777777" w:rsidR="00674F3B" w:rsidRPr="00C213BD" w:rsidRDefault="00674F3B" w:rsidP="00674F3B">
      <w:pPr>
        <w:rPr>
          <w:rFonts w:ascii="Times New Roman" w:hAnsi="Times New Roman" w:cs="Times New Roman"/>
          <w:sz w:val="24"/>
          <w:szCs w:val="24"/>
        </w:rPr>
      </w:pPr>
    </w:p>
    <w:p w14:paraId="7202D20A" w14:textId="77777777" w:rsidR="00674F3B" w:rsidRPr="00C213BD" w:rsidRDefault="00674F3B" w:rsidP="00674F3B">
      <w:pPr>
        <w:rPr>
          <w:rFonts w:ascii="Times New Roman" w:hAnsi="Times New Roman" w:cs="Times New Roman"/>
          <w:sz w:val="24"/>
          <w:szCs w:val="24"/>
        </w:rPr>
      </w:pPr>
    </w:p>
    <w:p w14:paraId="11983DF4" w14:textId="079BD53F" w:rsidR="00674F3B" w:rsidRPr="00C213BD" w:rsidRDefault="00674F3B" w:rsidP="00674F3B">
      <w:pPr>
        <w:rPr>
          <w:rFonts w:ascii="Times New Roman" w:hAnsi="Times New Roman" w:cs="Times New Roman"/>
          <w:sz w:val="24"/>
          <w:szCs w:val="24"/>
        </w:rPr>
        <w:sectPr w:rsidR="00674F3B" w:rsidRPr="00C213BD" w:rsidSect="002C2942">
          <w:pgSz w:w="15840" w:h="12240" w:orient="landscape"/>
          <w:pgMar w:top="1440" w:right="1440" w:bottom="1440" w:left="1440" w:header="720" w:footer="720" w:gutter="0"/>
          <w:cols w:space="720"/>
          <w:docGrid w:linePitch="360"/>
        </w:sectPr>
      </w:pPr>
    </w:p>
    <w:p w14:paraId="23ABE5A4" w14:textId="28177424"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lastRenderedPageBreak/>
        <w:t>Figures</w:t>
      </w:r>
    </w:p>
    <w:p w14:paraId="32D3897F" w14:textId="35A31777" w:rsidR="00863621" w:rsidRPr="00C213BD" w:rsidRDefault="00400A7D" w:rsidP="007A1808">
      <w:pPr>
        <w:spacing w:line="276" w:lineRule="auto"/>
        <w:rPr>
          <w:rFonts w:ascii="Times New Roman" w:hAnsi="Times New Roman" w:cs="Times New Roman"/>
          <w:b/>
          <w:bCs/>
          <w:sz w:val="24"/>
          <w:szCs w:val="24"/>
        </w:rPr>
      </w:pPr>
      <w:r w:rsidRPr="00C213BD">
        <w:rPr>
          <w:rFonts w:ascii="Times New Roman" w:hAnsi="Times New Roman" w:cs="Times New Roman"/>
          <w:b/>
          <w:bCs/>
          <w:noProof/>
          <w:sz w:val="24"/>
          <w:szCs w:val="24"/>
        </w:rPr>
        <w:drawing>
          <wp:inline distT="0" distB="0" distL="0" distR="0" wp14:anchorId="4C2C19CD" wp14:editId="331F6C7F">
            <wp:extent cx="5600700" cy="68048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4198" r="1592" b="882"/>
                    <a:stretch/>
                  </pic:blipFill>
                  <pic:spPr bwMode="auto">
                    <a:xfrm>
                      <a:off x="0" y="0"/>
                      <a:ext cx="5610417" cy="6816692"/>
                    </a:xfrm>
                    <a:prstGeom prst="rect">
                      <a:avLst/>
                    </a:prstGeom>
                    <a:noFill/>
                    <a:ln>
                      <a:noFill/>
                    </a:ln>
                    <a:extLst>
                      <a:ext uri="{53640926-AAD7-44D8-BBD7-CCE9431645EC}">
                        <a14:shadowObscured xmlns:a14="http://schemas.microsoft.com/office/drawing/2010/main"/>
                      </a:ext>
                    </a:extLst>
                  </pic:spPr>
                </pic:pic>
              </a:graphicData>
            </a:graphic>
          </wp:inline>
        </w:drawing>
      </w:r>
    </w:p>
    <w:p w14:paraId="344FAC68" w14:textId="74712190" w:rsidR="006A516F" w:rsidRPr="00C213BD" w:rsidRDefault="00070AE1"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Figure 1. </w:t>
      </w:r>
      <w:r w:rsidR="00876121" w:rsidRPr="00C213BD">
        <w:rPr>
          <w:rFonts w:ascii="Times New Roman" w:hAnsi="Times New Roman" w:cs="Times New Roman"/>
          <w:sz w:val="24"/>
          <w:szCs w:val="24"/>
        </w:rPr>
        <w:t xml:space="preserve">Location and extent of the </w:t>
      </w:r>
      <w:r w:rsidR="006A516F" w:rsidRPr="00C213BD">
        <w:rPr>
          <w:rFonts w:ascii="Times New Roman" w:hAnsi="Times New Roman" w:cs="Times New Roman"/>
          <w:sz w:val="24"/>
          <w:szCs w:val="24"/>
        </w:rPr>
        <w:t>3 study regions in the Appalachian Mountains</w:t>
      </w:r>
      <w:r w:rsidR="002D3C9B" w:rsidRPr="00C213BD">
        <w:rPr>
          <w:rFonts w:ascii="Times New Roman" w:hAnsi="Times New Roman" w:cs="Times New Roman"/>
          <w:sz w:val="24"/>
          <w:szCs w:val="24"/>
        </w:rPr>
        <w:t xml:space="preserve"> (shaded in </w:t>
      </w:r>
      <w:r w:rsidR="00400A7D" w:rsidRPr="00C213BD">
        <w:rPr>
          <w:rFonts w:ascii="Times New Roman" w:hAnsi="Times New Roman" w:cs="Times New Roman"/>
          <w:sz w:val="24"/>
          <w:szCs w:val="24"/>
        </w:rPr>
        <w:t>gray</w:t>
      </w:r>
      <w:r w:rsidR="002D3C9B" w:rsidRPr="00C213BD">
        <w:rPr>
          <w:rFonts w:ascii="Times New Roman" w:hAnsi="Times New Roman" w:cs="Times New Roman"/>
          <w:sz w:val="24"/>
          <w:szCs w:val="24"/>
        </w:rPr>
        <w:t>)</w:t>
      </w:r>
      <w:r w:rsidR="006A516F" w:rsidRPr="00C213BD">
        <w:rPr>
          <w:rFonts w:ascii="Times New Roman" w:hAnsi="Times New Roman" w:cs="Times New Roman"/>
          <w:sz w:val="24"/>
          <w:szCs w:val="24"/>
        </w:rPr>
        <w:t>: Hubbard Brook Experimental Forest</w:t>
      </w:r>
      <w:r w:rsidR="00400A7D" w:rsidRPr="00C213BD">
        <w:rPr>
          <w:rFonts w:ascii="Times New Roman" w:hAnsi="Times New Roman" w:cs="Times New Roman"/>
          <w:sz w:val="24"/>
          <w:szCs w:val="24"/>
        </w:rPr>
        <w:t xml:space="preserve"> (EF)</w:t>
      </w:r>
      <w:r w:rsidR="006A516F" w:rsidRPr="00C213BD">
        <w:rPr>
          <w:rFonts w:ascii="Times New Roman" w:hAnsi="Times New Roman" w:cs="Times New Roman"/>
          <w:sz w:val="24"/>
          <w:szCs w:val="24"/>
        </w:rPr>
        <w:t xml:space="preserve"> in the White Mountains of New Hampshire (i.e., Northern Appalachians)</w:t>
      </w:r>
      <w:r w:rsidR="00400A7D" w:rsidRPr="00C213BD">
        <w:rPr>
          <w:rFonts w:ascii="Times New Roman" w:hAnsi="Times New Roman" w:cs="Times New Roman"/>
          <w:sz w:val="24"/>
          <w:szCs w:val="24"/>
        </w:rPr>
        <w:t xml:space="preserve">; </w:t>
      </w:r>
      <w:r w:rsidR="006A516F" w:rsidRPr="00C213BD">
        <w:rPr>
          <w:rFonts w:ascii="Times New Roman" w:hAnsi="Times New Roman" w:cs="Times New Roman"/>
          <w:sz w:val="24"/>
          <w:szCs w:val="24"/>
        </w:rPr>
        <w:t>Monongahela National Forest</w:t>
      </w:r>
      <w:r w:rsidR="00400A7D" w:rsidRPr="00C213BD">
        <w:rPr>
          <w:rFonts w:ascii="Times New Roman" w:hAnsi="Times New Roman" w:cs="Times New Roman"/>
          <w:sz w:val="24"/>
          <w:szCs w:val="24"/>
        </w:rPr>
        <w:t xml:space="preserve"> (NF)</w:t>
      </w:r>
      <w:r w:rsidR="006A516F" w:rsidRPr="00C213BD">
        <w:rPr>
          <w:rFonts w:ascii="Times New Roman" w:hAnsi="Times New Roman" w:cs="Times New Roman"/>
          <w:sz w:val="24"/>
          <w:szCs w:val="24"/>
        </w:rPr>
        <w:t xml:space="preserve"> in the Allegheny Mountains of West Virginia (i.e., Central Appalachians)</w:t>
      </w:r>
      <w:r w:rsidR="00400A7D" w:rsidRPr="00C213BD">
        <w:rPr>
          <w:rFonts w:ascii="Times New Roman" w:hAnsi="Times New Roman" w:cs="Times New Roman"/>
          <w:sz w:val="24"/>
          <w:szCs w:val="24"/>
        </w:rPr>
        <w:t xml:space="preserve">; and </w:t>
      </w:r>
      <w:r w:rsidR="00CC5E28" w:rsidRPr="00C213BD">
        <w:rPr>
          <w:rFonts w:ascii="Times New Roman" w:hAnsi="Times New Roman" w:cs="Times New Roman"/>
          <w:sz w:val="24"/>
          <w:szCs w:val="24"/>
        </w:rPr>
        <w:t xml:space="preserve">Pisgah </w:t>
      </w:r>
      <w:r w:rsidR="006A516F" w:rsidRPr="00C213BD">
        <w:rPr>
          <w:rFonts w:ascii="Times New Roman" w:hAnsi="Times New Roman" w:cs="Times New Roman"/>
          <w:sz w:val="24"/>
          <w:szCs w:val="24"/>
        </w:rPr>
        <w:t xml:space="preserve">and </w:t>
      </w:r>
      <w:r w:rsidR="00CC5E28" w:rsidRPr="00C213BD">
        <w:rPr>
          <w:rFonts w:ascii="Times New Roman" w:hAnsi="Times New Roman" w:cs="Times New Roman"/>
          <w:sz w:val="24"/>
          <w:szCs w:val="24"/>
        </w:rPr>
        <w:t xml:space="preserve">Nantahala </w:t>
      </w:r>
      <w:r w:rsidR="006A516F" w:rsidRPr="00C213BD">
        <w:rPr>
          <w:rFonts w:ascii="Times New Roman" w:hAnsi="Times New Roman" w:cs="Times New Roman"/>
          <w:sz w:val="24"/>
          <w:szCs w:val="24"/>
        </w:rPr>
        <w:t>National Forests</w:t>
      </w:r>
      <w:r w:rsidR="00400A7D" w:rsidRPr="00C213BD">
        <w:rPr>
          <w:rFonts w:ascii="Times New Roman" w:hAnsi="Times New Roman" w:cs="Times New Roman"/>
          <w:sz w:val="24"/>
          <w:szCs w:val="24"/>
        </w:rPr>
        <w:t xml:space="preserve"> (NF)</w:t>
      </w:r>
      <w:r w:rsidR="006A516F" w:rsidRPr="00C213BD">
        <w:rPr>
          <w:rFonts w:ascii="Times New Roman" w:hAnsi="Times New Roman" w:cs="Times New Roman"/>
          <w:sz w:val="24"/>
          <w:szCs w:val="24"/>
        </w:rPr>
        <w:t xml:space="preserve"> in the Blue Ridge Mountains of North Carolina (i.e., Southern Appalachians).</w:t>
      </w:r>
    </w:p>
    <w:p w14:paraId="232B1196" w14:textId="58D31D2E" w:rsidR="006A516F" w:rsidRPr="00C213BD" w:rsidRDefault="000203C5" w:rsidP="007A1808">
      <w:pPr>
        <w:spacing w:line="276" w:lineRule="auto"/>
        <w:rPr>
          <w:rFonts w:ascii="Times New Roman" w:hAnsi="Times New Roman" w:cs="Times New Roman"/>
          <w:sz w:val="24"/>
          <w:szCs w:val="24"/>
        </w:rPr>
      </w:pPr>
      <w:commentRangeStart w:id="28"/>
      <w:r w:rsidRPr="00C213BD">
        <w:rPr>
          <w:rFonts w:ascii="Times New Roman" w:hAnsi="Times New Roman" w:cs="Times New Roman"/>
          <w:noProof/>
          <w:sz w:val="24"/>
          <w:szCs w:val="24"/>
        </w:rPr>
        <w:lastRenderedPageBreak/>
        <w:drawing>
          <wp:inline distT="0" distB="0" distL="0" distR="0" wp14:anchorId="3BF8550B" wp14:editId="0F439181">
            <wp:extent cx="5847931" cy="7073145"/>
            <wp:effectExtent l="0" t="0" r="635" b="0"/>
            <wp:docPr id="33522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20635"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628" t="1665" r="4194" b="805"/>
                    <a:stretch/>
                  </pic:blipFill>
                  <pic:spPr bwMode="auto">
                    <a:xfrm>
                      <a:off x="0" y="0"/>
                      <a:ext cx="5851420" cy="7077365"/>
                    </a:xfrm>
                    <a:prstGeom prst="rect">
                      <a:avLst/>
                    </a:prstGeom>
                    <a:noFill/>
                    <a:ln>
                      <a:noFill/>
                    </a:ln>
                    <a:extLst>
                      <a:ext uri="{53640926-AAD7-44D8-BBD7-CCE9431645EC}">
                        <a14:shadowObscured xmlns:a14="http://schemas.microsoft.com/office/drawing/2010/main"/>
                      </a:ext>
                    </a:extLst>
                  </pic:spPr>
                </pic:pic>
              </a:graphicData>
            </a:graphic>
          </wp:inline>
        </w:drawing>
      </w:r>
      <w:commentRangeEnd w:id="28"/>
      <w:r w:rsidR="00B01DF1">
        <w:rPr>
          <w:rStyle w:val="CommentReference"/>
        </w:rPr>
        <w:commentReference w:id="28"/>
      </w:r>
    </w:p>
    <w:p w14:paraId="2D4F2FAA" w14:textId="44E01F09" w:rsidR="00CD1C20" w:rsidRPr="00C213BD" w:rsidRDefault="00876121"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Figure </w:t>
      </w:r>
      <w:r w:rsidR="00D9722C" w:rsidRPr="00C213BD">
        <w:rPr>
          <w:rFonts w:ascii="Times New Roman" w:hAnsi="Times New Roman" w:cs="Times New Roman"/>
          <w:sz w:val="24"/>
          <w:szCs w:val="24"/>
        </w:rPr>
        <w:t>2</w:t>
      </w:r>
      <w:r w:rsidRPr="00C213BD">
        <w:rPr>
          <w:rFonts w:ascii="Times New Roman" w:hAnsi="Times New Roman" w:cs="Times New Roman"/>
          <w:sz w:val="24"/>
          <w:szCs w:val="24"/>
        </w:rPr>
        <w:t>. Location</w:t>
      </w:r>
      <w:r w:rsidR="00520410" w:rsidRPr="00C213BD">
        <w:rPr>
          <w:rFonts w:ascii="Times New Roman" w:hAnsi="Times New Roman" w:cs="Times New Roman"/>
          <w:sz w:val="24"/>
          <w:szCs w:val="24"/>
        </w:rPr>
        <w:t>s</w:t>
      </w:r>
      <w:r w:rsidRPr="00C213BD">
        <w:rPr>
          <w:rFonts w:ascii="Times New Roman" w:hAnsi="Times New Roman" w:cs="Times New Roman"/>
          <w:sz w:val="24"/>
          <w:szCs w:val="24"/>
        </w:rPr>
        <w:t xml:space="preserve"> </w:t>
      </w:r>
      <w:r w:rsidR="005C06B9" w:rsidRPr="00C213BD">
        <w:rPr>
          <w:rFonts w:ascii="Times New Roman" w:hAnsi="Times New Roman" w:cs="Times New Roman"/>
          <w:sz w:val="24"/>
          <w:szCs w:val="24"/>
        </w:rPr>
        <w:t xml:space="preserve">and elevations (m) </w:t>
      </w:r>
      <w:r w:rsidRPr="00C213BD">
        <w:rPr>
          <w:rFonts w:ascii="Times New Roman" w:hAnsi="Times New Roman" w:cs="Times New Roman"/>
          <w:sz w:val="24"/>
          <w:szCs w:val="24"/>
        </w:rPr>
        <w:t xml:space="preserve">of </w:t>
      </w:r>
      <w:r w:rsidR="003D59FA" w:rsidRPr="00C213BD">
        <w:rPr>
          <w:rFonts w:ascii="Times New Roman" w:hAnsi="Times New Roman" w:cs="Times New Roman"/>
          <w:sz w:val="24"/>
          <w:szCs w:val="24"/>
        </w:rPr>
        <w:t xml:space="preserve">the </w:t>
      </w:r>
      <w:r w:rsidR="00E42EFA" w:rsidRPr="00C213BD">
        <w:rPr>
          <w:rFonts w:ascii="Times New Roman" w:hAnsi="Times New Roman" w:cs="Times New Roman"/>
          <w:sz w:val="24"/>
          <w:szCs w:val="24"/>
        </w:rPr>
        <w:t>373</w:t>
      </w:r>
      <w:r w:rsidR="003D59FA" w:rsidRPr="00C213BD">
        <w:rPr>
          <w:rFonts w:ascii="Times New Roman" w:hAnsi="Times New Roman" w:cs="Times New Roman"/>
          <w:sz w:val="24"/>
          <w:szCs w:val="24"/>
        </w:rPr>
        <w:t xml:space="preserve"> sampling </w:t>
      </w:r>
      <w:r w:rsidR="0028751F" w:rsidRPr="00C213BD">
        <w:rPr>
          <w:rFonts w:ascii="Times New Roman" w:hAnsi="Times New Roman" w:cs="Times New Roman"/>
          <w:sz w:val="24"/>
          <w:szCs w:val="24"/>
        </w:rPr>
        <w:t>points</w:t>
      </w:r>
      <w:r w:rsidR="003D59FA" w:rsidRPr="00C213BD">
        <w:rPr>
          <w:rFonts w:ascii="Times New Roman" w:hAnsi="Times New Roman" w:cs="Times New Roman"/>
          <w:sz w:val="24"/>
          <w:szCs w:val="24"/>
        </w:rPr>
        <w:t xml:space="preserve"> </w:t>
      </w:r>
      <w:r w:rsidRPr="00C213BD">
        <w:rPr>
          <w:rFonts w:ascii="Times New Roman" w:hAnsi="Times New Roman" w:cs="Times New Roman"/>
          <w:sz w:val="24"/>
          <w:szCs w:val="24"/>
        </w:rPr>
        <w:t>in</w:t>
      </w:r>
      <w:r w:rsidR="003D59FA" w:rsidRPr="00C213BD">
        <w:rPr>
          <w:rFonts w:ascii="Times New Roman" w:hAnsi="Times New Roman" w:cs="Times New Roman"/>
          <w:sz w:val="24"/>
          <w:szCs w:val="24"/>
        </w:rPr>
        <w:t xml:space="preserve"> the</w:t>
      </w:r>
      <w:r w:rsidRPr="00C213BD">
        <w:rPr>
          <w:rFonts w:ascii="Times New Roman" w:hAnsi="Times New Roman" w:cs="Times New Roman"/>
          <w:sz w:val="24"/>
          <w:szCs w:val="24"/>
        </w:rPr>
        <w:t xml:space="preserve"> </w:t>
      </w:r>
      <w:r w:rsidR="003D59FA" w:rsidRPr="00C213BD">
        <w:rPr>
          <w:rFonts w:ascii="Times New Roman" w:hAnsi="Times New Roman" w:cs="Times New Roman"/>
          <w:sz w:val="24"/>
          <w:szCs w:val="24"/>
        </w:rPr>
        <w:t>Hubbard Brook Experimental Forest (EF) (i.e., Northern Appalachians study region); 1,1</w:t>
      </w:r>
      <w:r w:rsidR="00CD1C20" w:rsidRPr="00C213BD">
        <w:rPr>
          <w:rFonts w:ascii="Times New Roman" w:hAnsi="Times New Roman" w:cs="Times New Roman"/>
          <w:sz w:val="24"/>
          <w:szCs w:val="24"/>
        </w:rPr>
        <w:t>49</w:t>
      </w:r>
      <w:r w:rsidR="003D59FA" w:rsidRPr="00C213BD">
        <w:rPr>
          <w:rFonts w:ascii="Times New Roman" w:hAnsi="Times New Roman" w:cs="Times New Roman"/>
          <w:sz w:val="24"/>
          <w:szCs w:val="24"/>
        </w:rPr>
        <w:t xml:space="preserve"> sampling </w:t>
      </w:r>
      <w:r w:rsidR="0028751F" w:rsidRPr="00C213BD">
        <w:rPr>
          <w:rFonts w:ascii="Times New Roman" w:hAnsi="Times New Roman" w:cs="Times New Roman"/>
          <w:sz w:val="24"/>
          <w:szCs w:val="24"/>
        </w:rPr>
        <w:t xml:space="preserve">points </w:t>
      </w:r>
      <w:r w:rsidR="003D59FA" w:rsidRPr="00C213BD">
        <w:rPr>
          <w:rFonts w:ascii="Times New Roman" w:hAnsi="Times New Roman" w:cs="Times New Roman"/>
          <w:sz w:val="24"/>
          <w:szCs w:val="24"/>
        </w:rPr>
        <w:t xml:space="preserve">in the Monongahela National Forest (NF) (i.e., Central Appalachians study region); and </w:t>
      </w:r>
      <w:r w:rsidR="00CD1C20" w:rsidRPr="00C213BD">
        <w:rPr>
          <w:rFonts w:ascii="Times New Roman" w:hAnsi="Times New Roman" w:cs="Times New Roman"/>
          <w:sz w:val="24"/>
          <w:szCs w:val="24"/>
        </w:rPr>
        <w:t>211</w:t>
      </w:r>
      <w:r w:rsidR="003D59FA" w:rsidRPr="00C213BD">
        <w:rPr>
          <w:rFonts w:ascii="Times New Roman" w:hAnsi="Times New Roman" w:cs="Times New Roman"/>
          <w:sz w:val="24"/>
          <w:szCs w:val="24"/>
        </w:rPr>
        <w:t xml:space="preserve"> sampling </w:t>
      </w:r>
      <w:r w:rsidR="0028751F" w:rsidRPr="00C213BD">
        <w:rPr>
          <w:rFonts w:ascii="Times New Roman" w:hAnsi="Times New Roman" w:cs="Times New Roman"/>
          <w:sz w:val="24"/>
          <w:szCs w:val="24"/>
        </w:rPr>
        <w:t xml:space="preserve">points </w:t>
      </w:r>
      <w:r w:rsidR="00520410" w:rsidRPr="00C213BD">
        <w:rPr>
          <w:rFonts w:ascii="Times New Roman" w:hAnsi="Times New Roman" w:cs="Times New Roman"/>
          <w:sz w:val="24"/>
          <w:szCs w:val="24"/>
        </w:rPr>
        <w:t>in</w:t>
      </w:r>
      <w:r w:rsidR="003D59FA" w:rsidRPr="00C213BD">
        <w:rPr>
          <w:rFonts w:ascii="Times New Roman" w:hAnsi="Times New Roman" w:cs="Times New Roman"/>
          <w:sz w:val="24"/>
          <w:szCs w:val="24"/>
        </w:rPr>
        <w:t xml:space="preserve"> the </w:t>
      </w:r>
      <w:r w:rsidR="00CC5E28" w:rsidRPr="00C213BD">
        <w:rPr>
          <w:rFonts w:ascii="Times New Roman" w:hAnsi="Times New Roman" w:cs="Times New Roman"/>
          <w:sz w:val="24"/>
          <w:szCs w:val="24"/>
        </w:rPr>
        <w:t xml:space="preserve">Pisgah </w:t>
      </w:r>
      <w:r w:rsidR="003D59FA" w:rsidRPr="00C213BD">
        <w:rPr>
          <w:rFonts w:ascii="Times New Roman" w:hAnsi="Times New Roman" w:cs="Times New Roman"/>
          <w:sz w:val="24"/>
          <w:szCs w:val="24"/>
        </w:rPr>
        <w:t xml:space="preserve">and </w:t>
      </w:r>
      <w:r w:rsidR="00CC5E28" w:rsidRPr="00C213BD">
        <w:rPr>
          <w:rFonts w:ascii="Times New Roman" w:hAnsi="Times New Roman" w:cs="Times New Roman"/>
          <w:sz w:val="24"/>
          <w:szCs w:val="24"/>
        </w:rPr>
        <w:t xml:space="preserve">Nantahala </w:t>
      </w:r>
      <w:r w:rsidR="003D59FA" w:rsidRPr="00C213BD">
        <w:rPr>
          <w:rFonts w:ascii="Times New Roman" w:hAnsi="Times New Roman" w:cs="Times New Roman"/>
          <w:sz w:val="24"/>
          <w:szCs w:val="24"/>
        </w:rPr>
        <w:t xml:space="preserve">National Forests (NF) </w:t>
      </w:r>
      <w:r w:rsidR="00520410" w:rsidRPr="00C213BD">
        <w:rPr>
          <w:rFonts w:ascii="Times New Roman" w:hAnsi="Times New Roman" w:cs="Times New Roman"/>
          <w:sz w:val="24"/>
          <w:szCs w:val="24"/>
        </w:rPr>
        <w:t>(i.e.,</w:t>
      </w:r>
      <w:r w:rsidR="003D59FA" w:rsidRPr="00C213BD">
        <w:rPr>
          <w:rFonts w:ascii="Times New Roman" w:hAnsi="Times New Roman" w:cs="Times New Roman"/>
          <w:sz w:val="24"/>
          <w:szCs w:val="24"/>
        </w:rPr>
        <w:t xml:space="preserve"> Southern Appalachians study region).</w:t>
      </w:r>
    </w:p>
    <w:p w14:paraId="0888D70B" w14:textId="2337C361" w:rsidR="00CD1C20" w:rsidRPr="00C213BD" w:rsidRDefault="00CD1C20" w:rsidP="007A1808">
      <w:pPr>
        <w:spacing w:line="276" w:lineRule="auto"/>
        <w:rPr>
          <w:rFonts w:ascii="Times New Roman" w:hAnsi="Times New Roman" w:cs="Times New Roman"/>
          <w:sz w:val="24"/>
          <w:szCs w:val="24"/>
        </w:rPr>
        <w:sectPr w:rsidR="00CD1C20" w:rsidRPr="00C213BD">
          <w:pgSz w:w="12240" w:h="15840"/>
          <w:pgMar w:top="1440" w:right="1440" w:bottom="1440" w:left="1440" w:header="720" w:footer="720" w:gutter="0"/>
          <w:cols w:space="720"/>
          <w:docGrid w:linePitch="360"/>
        </w:sectPr>
      </w:pPr>
    </w:p>
    <w:p w14:paraId="173F6A38" w14:textId="7A875F66" w:rsidR="00C31D89" w:rsidRPr="00C213BD" w:rsidRDefault="00C31D89" w:rsidP="007A1808">
      <w:pPr>
        <w:spacing w:line="276" w:lineRule="auto"/>
        <w:rPr>
          <w:rFonts w:ascii="Times New Roman" w:hAnsi="Times New Roman" w:cs="Times New Roman"/>
          <w:sz w:val="24"/>
          <w:szCs w:val="24"/>
        </w:rPr>
      </w:pPr>
    </w:p>
    <w:p w14:paraId="3CE9CC57" w14:textId="6537CD36" w:rsidR="00C31D89" w:rsidRPr="00C213BD" w:rsidRDefault="00F866AC" w:rsidP="007A1808">
      <w:pPr>
        <w:spacing w:line="276" w:lineRule="auto"/>
        <w:rPr>
          <w:rFonts w:ascii="Times New Roman" w:hAnsi="Times New Roman" w:cs="Times New Roman"/>
          <w:sz w:val="24"/>
          <w:szCs w:val="24"/>
        </w:rPr>
      </w:pPr>
      <w:r w:rsidRPr="00C213BD">
        <w:rPr>
          <w:rFonts w:ascii="Times New Roman" w:hAnsi="Times New Roman" w:cs="Times New Roman"/>
          <w:noProof/>
          <w:sz w:val="24"/>
          <w:szCs w:val="24"/>
        </w:rPr>
        <w:drawing>
          <wp:inline distT="0" distB="0" distL="0" distR="0" wp14:anchorId="16CDD56A" wp14:editId="1344997A">
            <wp:extent cx="4656455" cy="4663101"/>
            <wp:effectExtent l="0" t="0" r="0" b="4445"/>
            <wp:docPr id="8647040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l="1807"/>
                    <a:stretch/>
                  </pic:blipFill>
                  <pic:spPr bwMode="auto">
                    <a:xfrm>
                      <a:off x="0" y="0"/>
                      <a:ext cx="4656794" cy="4663440"/>
                    </a:xfrm>
                    <a:prstGeom prst="rect">
                      <a:avLst/>
                    </a:prstGeom>
                    <a:noFill/>
                    <a:ln>
                      <a:noFill/>
                    </a:ln>
                    <a:extLst>
                      <a:ext uri="{53640926-AAD7-44D8-BBD7-CCE9431645EC}">
                        <a14:shadowObscured xmlns:a14="http://schemas.microsoft.com/office/drawing/2010/main"/>
                      </a:ext>
                    </a:extLst>
                  </pic:spPr>
                </pic:pic>
              </a:graphicData>
            </a:graphic>
          </wp:inline>
        </w:drawing>
      </w:r>
    </w:p>
    <w:p w14:paraId="52C4291E" w14:textId="4247F858" w:rsidR="00C31D89" w:rsidRPr="00C213BD" w:rsidRDefault="00F866AC" w:rsidP="007A1808">
      <w:pPr>
        <w:spacing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0B16DB39" wp14:editId="56F819DF">
            <wp:extent cx="8229600" cy="4664724"/>
            <wp:effectExtent l="0" t="0" r="0" b="2540"/>
            <wp:docPr id="20831478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10"/>
                    <a:stretch/>
                  </pic:blipFill>
                  <pic:spPr bwMode="auto">
                    <a:xfrm>
                      <a:off x="0" y="0"/>
                      <a:ext cx="8229600" cy="4664724"/>
                    </a:xfrm>
                    <a:prstGeom prst="rect">
                      <a:avLst/>
                    </a:prstGeom>
                    <a:noFill/>
                    <a:ln>
                      <a:noFill/>
                    </a:ln>
                    <a:extLst>
                      <a:ext uri="{53640926-AAD7-44D8-BBD7-CCE9431645EC}">
                        <a14:shadowObscured xmlns:a14="http://schemas.microsoft.com/office/drawing/2010/main"/>
                      </a:ext>
                    </a:extLst>
                  </pic:spPr>
                </pic:pic>
              </a:graphicData>
            </a:graphic>
          </wp:inline>
        </w:drawing>
      </w:r>
    </w:p>
    <w:p w14:paraId="68B27DCA" w14:textId="7B9DB6B1" w:rsidR="00C31D89" w:rsidRPr="00C213BD" w:rsidRDefault="00F866AC" w:rsidP="007A1808">
      <w:pPr>
        <w:spacing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01972CF1" wp14:editId="2BC1D3D3">
            <wp:extent cx="8217734" cy="4663440"/>
            <wp:effectExtent l="0" t="0" r="0" b="3810"/>
            <wp:docPr id="9244212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26"/>
                    <a:stretch/>
                  </pic:blipFill>
                  <pic:spPr bwMode="auto">
                    <a:xfrm>
                      <a:off x="0" y="0"/>
                      <a:ext cx="8217734" cy="4663440"/>
                    </a:xfrm>
                    <a:prstGeom prst="rect">
                      <a:avLst/>
                    </a:prstGeom>
                    <a:noFill/>
                    <a:ln>
                      <a:noFill/>
                    </a:ln>
                    <a:extLst>
                      <a:ext uri="{53640926-AAD7-44D8-BBD7-CCE9431645EC}">
                        <a14:shadowObscured xmlns:a14="http://schemas.microsoft.com/office/drawing/2010/main"/>
                      </a:ext>
                    </a:extLst>
                  </pic:spPr>
                </pic:pic>
              </a:graphicData>
            </a:graphic>
          </wp:inline>
        </w:drawing>
      </w:r>
    </w:p>
    <w:p w14:paraId="10601840" w14:textId="42C93CB6" w:rsidR="00C31D89" w:rsidRPr="00C213BD" w:rsidRDefault="00876121"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Figure </w:t>
      </w:r>
      <w:r w:rsidR="00B17397" w:rsidRPr="00C213BD">
        <w:rPr>
          <w:rFonts w:ascii="Times New Roman" w:hAnsi="Times New Roman" w:cs="Times New Roman"/>
          <w:sz w:val="24"/>
          <w:szCs w:val="24"/>
        </w:rPr>
        <w:t>3</w:t>
      </w:r>
      <w:r w:rsidRPr="00C213BD">
        <w:rPr>
          <w:rFonts w:ascii="Times New Roman" w:hAnsi="Times New Roman" w:cs="Times New Roman"/>
          <w:sz w:val="24"/>
          <w:szCs w:val="24"/>
        </w:rPr>
        <w:t xml:space="preserve">. Whisker plots for </w:t>
      </w:r>
      <w:r w:rsidR="00E51534" w:rsidRPr="00C213BD">
        <w:rPr>
          <w:rFonts w:ascii="Times New Roman" w:hAnsi="Times New Roman" w:cs="Times New Roman"/>
          <w:sz w:val="24"/>
          <w:szCs w:val="24"/>
        </w:rPr>
        <w:t>overall species richness and guild richness</w:t>
      </w:r>
      <w:r w:rsidRPr="00C213BD">
        <w:rPr>
          <w:rFonts w:ascii="Times New Roman" w:hAnsi="Times New Roman" w:cs="Times New Roman"/>
          <w:sz w:val="24"/>
          <w:szCs w:val="24"/>
        </w:rPr>
        <w:t xml:space="preserve"> (</w:t>
      </w:r>
      <w:r w:rsidR="005A6F99" w:rsidRPr="00C213BD">
        <w:rPr>
          <w:rFonts w:ascii="Times New Roman" w:hAnsi="Times New Roman" w:cs="Times New Roman"/>
          <w:sz w:val="24"/>
          <w:szCs w:val="24"/>
        </w:rPr>
        <w:t xml:space="preserve">see </w:t>
      </w:r>
      <w:r w:rsidR="007F3B7C" w:rsidRPr="00C213BD">
        <w:rPr>
          <w:rFonts w:ascii="Times New Roman" w:hAnsi="Times New Roman" w:cs="Times New Roman"/>
          <w:sz w:val="24"/>
          <w:szCs w:val="24"/>
        </w:rPr>
        <w:t>Appendix A</w:t>
      </w:r>
      <w:r w:rsidR="005A6F99" w:rsidRPr="00C213BD">
        <w:rPr>
          <w:rFonts w:ascii="Times New Roman" w:hAnsi="Times New Roman" w:cs="Times New Roman"/>
          <w:sz w:val="24"/>
          <w:szCs w:val="24"/>
        </w:rPr>
        <w:t xml:space="preserve"> for guild designations</w:t>
      </w:r>
      <w:r w:rsidR="007F3B7C" w:rsidRPr="00C213BD">
        <w:rPr>
          <w:rFonts w:ascii="Times New Roman" w:hAnsi="Times New Roman" w:cs="Times New Roman"/>
          <w:sz w:val="24"/>
          <w:szCs w:val="24"/>
        </w:rPr>
        <w:t xml:space="preserve"> and associated forest songbird species</w:t>
      </w:r>
      <w:r w:rsidRPr="00C213BD">
        <w:rPr>
          <w:rFonts w:ascii="Times New Roman" w:hAnsi="Times New Roman" w:cs="Times New Roman"/>
          <w:sz w:val="24"/>
          <w:szCs w:val="24"/>
        </w:rPr>
        <w:t xml:space="preserve">), displaying the slope coefficients of the predictor variables </w:t>
      </w:r>
      <w:r w:rsidR="005A6F99" w:rsidRPr="00C213BD">
        <w:rPr>
          <w:rFonts w:ascii="Times New Roman" w:hAnsi="Times New Roman" w:cs="Times New Roman"/>
          <w:sz w:val="24"/>
          <w:szCs w:val="24"/>
        </w:rPr>
        <w:t xml:space="preserve">(i.e., site covariates), which consisted of </w:t>
      </w:r>
      <w:r w:rsidR="00C31D89" w:rsidRPr="00C213BD">
        <w:rPr>
          <w:rFonts w:ascii="Times New Roman" w:hAnsi="Times New Roman" w:cs="Times New Roman"/>
          <w:sz w:val="24"/>
          <w:szCs w:val="24"/>
        </w:rPr>
        <w:t>year</w:t>
      </w:r>
      <w:r w:rsidR="00F866AC" w:rsidRPr="00C213BD">
        <w:rPr>
          <w:rFonts w:ascii="Times New Roman" w:hAnsi="Times New Roman" w:cs="Times New Roman"/>
          <w:sz w:val="24"/>
          <w:szCs w:val="24"/>
        </w:rPr>
        <w:t xml:space="preserve"> (YR)</w:t>
      </w:r>
      <w:r w:rsidR="00C31D89" w:rsidRPr="00C213BD">
        <w:rPr>
          <w:rFonts w:ascii="Times New Roman" w:hAnsi="Times New Roman" w:cs="Times New Roman"/>
          <w:sz w:val="24"/>
          <w:szCs w:val="24"/>
        </w:rPr>
        <w:t xml:space="preserve">, </w:t>
      </w:r>
      <w:r w:rsidR="003E3757" w:rsidRPr="00C213BD">
        <w:rPr>
          <w:rFonts w:ascii="Times New Roman" w:hAnsi="Times New Roman" w:cs="Times New Roman"/>
          <w:sz w:val="24"/>
          <w:szCs w:val="24"/>
        </w:rPr>
        <w:t>latitude</w:t>
      </w:r>
      <w:r w:rsidR="00F866AC" w:rsidRPr="00C213BD">
        <w:rPr>
          <w:rFonts w:ascii="Times New Roman" w:hAnsi="Times New Roman" w:cs="Times New Roman"/>
          <w:sz w:val="24"/>
          <w:szCs w:val="24"/>
        </w:rPr>
        <w:t xml:space="preserve"> (LAT)</w:t>
      </w:r>
      <w:r w:rsidR="003E3757" w:rsidRPr="00C213BD">
        <w:rPr>
          <w:rFonts w:ascii="Times New Roman" w:hAnsi="Times New Roman" w:cs="Times New Roman"/>
          <w:sz w:val="24"/>
          <w:szCs w:val="24"/>
        </w:rPr>
        <w:t xml:space="preserve">, </w:t>
      </w:r>
      <w:r w:rsidR="00C31D89" w:rsidRPr="00C213BD">
        <w:rPr>
          <w:rFonts w:ascii="Times New Roman" w:hAnsi="Times New Roman" w:cs="Times New Roman"/>
          <w:sz w:val="24"/>
          <w:szCs w:val="24"/>
        </w:rPr>
        <w:t>elevation</w:t>
      </w:r>
      <w:r w:rsidR="00F866AC" w:rsidRPr="00C213BD">
        <w:rPr>
          <w:rFonts w:ascii="Times New Roman" w:hAnsi="Times New Roman" w:cs="Times New Roman"/>
          <w:sz w:val="24"/>
          <w:szCs w:val="24"/>
        </w:rPr>
        <w:t xml:space="preserve"> (EL)</w:t>
      </w:r>
      <w:r w:rsidR="00C31D89" w:rsidRPr="00C213BD">
        <w:rPr>
          <w:rFonts w:ascii="Times New Roman" w:hAnsi="Times New Roman" w:cs="Times New Roman"/>
          <w:sz w:val="24"/>
          <w:szCs w:val="24"/>
        </w:rPr>
        <w:t xml:space="preserve">, mean breeding season </w:t>
      </w:r>
      <w:r w:rsidR="005A6F99" w:rsidRPr="00C213BD">
        <w:rPr>
          <w:rFonts w:ascii="Times New Roman" w:hAnsi="Times New Roman" w:cs="Times New Roman"/>
          <w:sz w:val="24"/>
          <w:szCs w:val="24"/>
        </w:rPr>
        <w:t xml:space="preserve">(i.e., </w:t>
      </w:r>
      <w:r w:rsidR="00C31D89" w:rsidRPr="00C213BD">
        <w:rPr>
          <w:rFonts w:ascii="Times New Roman" w:hAnsi="Times New Roman" w:cs="Times New Roman"/>
          <w:sz w:val="24"/>
          <w:szCs w:val="24"/>
        </w:rPr>
        <w:t>15 May to 30 June</w:t>
      </w:r>
      <w:r w:rsidR="005A6F99" w:rsidRPr="00C213BD">
        <w:rPr>
          <w:rFonts w:ascii="Times New Roman" w:hAnsi="Times New Roman" w:cs="Times New Roman"/>
          <w:sz w:val="24"/>
          <w:szCs w:val="24"/>
        </w:rPr>
        <w:t>)</w:t>
      </w:r>
      <w:r w:rsidR="00C31D89" w:rsidRPr="00C213BD">
        <w:rPr>
          <w:rFonts w:ascii="Times New Roman" w:hAnsi="Times New Roman" w:cs="Times New Roman"/>
          <w:sz w:val="24"/>
          <w:szCs w:val="24"/>
        </w:rPr>
        <w:t xml:space="preserve"> temperature during the year of data collection</w:t>
      </w:r>
      <w:r w:rsidR="00E83288" w:rsidRPr="00C213BD">
        <w:rPr>
          <w:rFonts w:ascii="Times New Roman" w:hAnsi="Times New Roman" w:cs="Times New Roman"/>
          <w:sz w:val="24"/>
          <w:szCs w:val="24"/>
        </w:rPr>
        <w:t xml:space="preserve">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MT</w:t>
      </w:r>
      <w:r w:rsidR="005A6F99" w:rsidRPr="00C213BD">
        <w:rPr>
          <w:rFonts w:ascii="Times New Roman" w:hAnsi="Times New Roman" w:cs="Times New Roman"/>
          <w:sz w:val="24"/>
          <w:szCs w:val="24"/>
        </w:rPr>
        <w:t>)</w:t>
      </w:r>
      <w:r w:rsidR="00C31D89" w:rsidRPr="00C213BD">
        <w:rPr>
          <w:rFonts w:ascii="Times New Roman" w:hAnsi="Times New Roman" w:cs="Times New Roman"/>
          <w:sz w:val="24"/>
          <w:szCs w:val="24"/>
        </w:rPr>
        <w:t>, standard deviation of breeding season temperature</w:t>
      </w:r>
      <w:r w:rsidR="00E83288" w:rsidRPr="00C213BD">
        <w:rPr>
          <w:rFonts w:ascii="Times New Roman" w:hAnsi="Times New Roman" w:cs="Times New Roman"/>
          <w:sz w:val="24"/>
          <w:szCs w:val="24"/>
        </w:rPr>
        <w:t xml:space="preserve"> </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SDT</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total breeding season precipitation during the year of data collection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CP</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total breeding season precipitation during the previous year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PP</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dominant forest type within 50 m as deciduous forest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DFT</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w:t>
      </w:r>
      <w:r w:rsidR="007F6B39" w:rsidRPr="00C213BD">
        <w:rPr>
          <w:rFonts w:ascii="Times New Roman" w:hAnsi="Times New Roman" w:cs="Times New Roman"/>
          <w:sz w:val="24"/>
          <w:szCs w:val="24"/>
        </w:rPr>
        <w:t xml:space="preserve">and </w:t>
      </w:r>
      <w:r w:rsidR="00E83288" w:rsidRPr="00C213BD">
        <w:rPr>
          <w:rFonts w:ascii="Times New Roman" w:hAnsi="Times New Roman" w:cs="Times New Roman"/>
          <w:sz w:val="24"/>
          <w:szCs w:val="24"/>
        </w:rPr>
        <w:lastRenderedPageBreak/>
        <w:t xml:space="preserve">proportion of any type of forest cover within 1 km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PF</w:t>
      </w:r>
      <w:r w:rsidRPr="00C213BD">
        <w:rPr>
          <w:rFonts w:ascii="Times New Roman" w:hAnsi="Times New Roman" w:cs="Times New Roman"/>
          <w:sz w:val="24"/>
          <w:szCs w:val="24"/>
        </w:rPr>
        <w:t>)</w:t>
      </w:r>
      <w:r w:rsidR="005A6F99" w:rsidRPr="00C213BD">
        <w:rPr>
          <w:rFonts w:ascii="Times New Roman" w:hAnsi="Times New Roman" w:cs="Times New Roman"/>
          <w:sz w:val="24"/>
          <w:szCs w:val="24"/>
        </w:rPr>
        <w:t>. Points are located at</w:t>
      </w:r>
      <w:r w:rsidRPr="00C213BD">
        <w:rPr>
          <w:rFonts w:ascii="Times New Roman" w:hAnsi="Times New Roman" w:cs="Times New Roman"/>
          <w:sz w:val="24"/>
          <w:szCs w:val="24"/>
        </w:rPr>
        <w:t xml:space="preserve"> the mean values for the posterior distributions and </w:t>
      </w:r>
      <w:r w:rsidR="005A6F99" w:rsidRPr="00C213BD">
        <w:rPr>
          <w:rFonts w:ascii="Times New Roman" w:hAnsi="Times New Roman" w:cs="Times New Roman"/>
          <w:sz w:val="24"/>
          <w:szCs w:val="24"/>
        </w:rPr>
        <w:t xml:space="preserve">the corresponding </w:t>
      </w:r>
      <w:r w:rsidRPr="00C213BD">
        <w:rPr>
          <w:rFonts w:ascii="Times New Roman" w:hAnsi="Times New Roman" w:cs="Times New Roman"/>
          <w:sz w:val="24"/>
          <w:szCs w:val="24"/>
        </w:rPr>
        <w:t xml:space="preserve">whiskers encompass the 95% credible intervals. </w:t>
      </w:r>
      <w:r w:rsidR="00E83288" w:rsidRPr="00C213BD">
        <w:rPr>
          <w:rFonts w:ascii="Times New Roman" w:hAnsi="Times New Roman" w:cs="Times New Roman"/>
          <w:sz w:val="24"/>
          <w:szCs w:val="24"/>
        </w:rPr>
        <w:t>Black p</w:t>
      </w:r>
      <w:r w:rsidRPr="00C213BD">
        <w:rPr>
          <w:rFonts w:ascii="Times New Roman" w:hAnsi="Times New Roman" w:cs="Times New Roman"/>
          <w:sz w:val="24"/>
          <w:szCs w:val="24"/>
        </w:rPr>
        <w:t>oints with closed circles</w:t>
      </w:r>
      <w:r w:rsidR="00E83288" w:rsidRPr="00C213BD">
        <w:rPr>
          <w:rFonts w:ascii="Times New Roman" w:hAnsi="Times New Roman" w:cs="Times New Roman"/>
          <w:sz w:val="24"/>
          <w:szCs w:val="24"/>
        </w:rPr>
        <w:t xml:space="preserve"> and black whiskers</w:t>
      </w:r>
      <w:r w:rsidR="003E3757" w:rsidRPr="00C213BD">
        <w:rPr>
          <w:rFonts w:ascii="Times New Roman" w:hAnsi="Times New Roman" w:cs="Times New Roman"/>
          <w:sz w:val="24"/>
          <w:szCs w:val="24"/>
        </w:rPr>
        <w:t xml:space="preserve"> </w:t>
      </w:r>
      <w:r w:rsidRPr="00C213BD">
        <w:rPr>
          <w:rFonts w:ascii="Times New Roman" w:hAnsi="Times New Roman" w:cs="Times New Roman"/>
          <w:sz w:val="24"/>
          <w:szCs w:val="24"/>
        </w:rPr>
        <w:t>indicate statistical significance (i.e., credible intervals do not overlap zero).</w:t>
      </w:r>
    </w:p>
    <w:p w14:paraId="57A35327" w14:textId="77777777" w:rsidR="00044CCB" w:rsidRPr="00C213BD" w:rsidRDefault="00044CCB" w:rsidP="007A1808">
      <w:pPr>
        <w:spacing w:line="276" w:lineRule="auto"/>
        <w:rPr>
          <w:rFonts w:ascii="Times New Roman" w:hAnsi="Times New Roman" w:cs="Times New Roman"/>
          <w:sz w:val="24"/>
          <w:szCs w:val="24"/>
        </w:rPr>
      </w:pPr>
    </w:p>
    <w:p w14:paraId="0B75C8FC" w14:textId="77777777" w:rsidR="00044CCB" w:rsidRPr="00C213BD" w:rsidRDefault="00044CCB" w:rsidP="007A1808">
      <w:pPr>
        <w:spacing w:line="276" w:lineRule="auto"/>
        <w:rPr>
          <w:rFonts w:ascii="Times New Roman" w:hAnsi="Times New Roman" w:cs="Times New Roman"/>
          <w:sz w:val="24"/>
          <w:szCs w:val="24"/>
        </w:rPr>
      </w:pPr>
    </w:p>
    <w:p w14:paraId="40AC1595" w14:textId="331C0A3B" w:rsidR="00044CCB" w:rsidRPr="00C213BD" w:rsidRDefault="00044CCB" w:rsidP="00044CCB">
      <w:pPr>
        <w:spacing w:after="0" w:line="276" w:lineRule="auto"/>
        <w:rPr>
          <w:rFonts w:ascii="Times New Roman" w:hAnsi="Times New Roman" w:cs="Times New Roman"/>
          <w:sz w:val="24"/>
          <w:szCs w:val="24"/>
        </w:rPr>
      </w:pPr>
    </w:p>
    <w:p w14:paraId="24C4CB26" w14:textId="77777777" w:rsidR="00044CCB" w:rsidRPr="00C213BD" w:rsidRDefault="00044CCB" w:rsidP="00044CCB">
      <w:pPr>
        <w:spacing w:after="0" w:line="276" w:lineRule="auto"/>
        <w:rPr>
          <w:rFonts w:ascii="Times New Roman" w:hAnsi="Times New Roman" w:cs="Times New Roman"/>
          <w:sz w:val="24"/>
          <w:szCs w:val="24"/>
        </w:rPr>
      </w:pPr>
    </w:p>
    <w:p w14:paraId="2CB2385D" w14:textId="77777777" w:rsidR="00044CCB" w:rsidRPr="00C213BD" w:rsidRDefault="00044CCB" w:rsidP="00044CCB">
      <w:pPr>
        <w:spacing w:after="0" w:line="276" w:lineRule="auto"/>
        <w:rPr>
          <w:rFonts w:ascii="Times New Roman" w:hAnsi="Times New Roman" w:cs="Times New Roman"/>
          <w:b/>
          <w:bCs/>
          <w:sz w:val="24"/>
          <w:szCs w:val="24"/>
        </w:rPr>
      </w:pPr>
    </w:p>
    <w:p w14:paraId="4C290D2B" w14:textId="77777777" w:rsidR="00044CCB" w:rsidRPr="00C213BD" w:rsidRDefault="00044CCB" w:rsidP="00044CCB">
      <w:pPr>
        <w:spacing w:after="0" w:line="276" w:lineRule="auto"/>
        <w:rPr>
          <w:rFonts w:ascii="Times New Roman" w:hAnsi="Times New Roman" w:cs="Times New Roman"/>
          <w:b/>
          <w:bCs/>
          <w:sz w:val="24"/>
          <w:szCs w:val="24"/>
        </w:rPr>
      </w:pPr>
    </w:p>
    <w:p w14:paraId="5DEB0C1A" w14:textId="55C15179" w:rsidR="00044CCB" w:rsidRPr="00C213BD" w:rsidRDefault="00044CCB" w:rsidP="00044CCB">
      <w:pPr>
        <w:spacing w:after="0" w:line="276" w:lineRule="auto"/>
        <w:rPr>
          <w:rFonts w:ascii="Times New Roman" w:hAnsi="Times New Roman" w:cs="Times New Roman"/>
          <w:b/>
          <w:bCs/>
          <w:sz w:val="24"/>
          <w:szCs w:val="24"/>
        </w:rPr>
      </w:pPr>
    </w:p>
    <w:p w14:paraId="1D3C275A" w14:textId="77777777" w:rsidR="00044CCB" w:rsidRPr="00C213BD" w:rsidRDefault="00044CCB" w:rsidP="00044CCB">
      <w:pPr>
        <w:spacing w:after="0" w:line="276" w:lineRule="auto"/>
        <w:rPr>
          <w:rFonts w:ascii="Times New Roman" w:hAnsi="Times New Roman" w:cs="Times New Roman"/>
          <w:b/>
          <w:bCs/>
          <w:sz w:val="24"/>
          <w:szCs w:val="24"/>
        </w:rPr>
      </w:pPr>
    </w:p>
    <w:p w14:paraId="27BE5C5F" w14:textId="745F7934" w:rsidR="00044CCB" w:rsidRPr="00C213BD" w:rsidRDefault="00044CCB" w:rsidP="00044CCB">
      <w:pPr>
        <w:spacing w:after="0" w:line="276" w:lineRule="auto"/>
        <w:rPr>
          <w:rFonts w:ascii="Times New Roman" w:hAnsi="Times New Roman" w:cs="Times New Roman"/>
          <w:b/>
          <w:bCs/>
          <w:sz w:val="24"/>
          <w:szCs w:val="24"/>
        </w:rPr>
      </w:pPr>
    </w:p>
    <w:p w14:paraId="4CEA7696" w14:textId="77777777" w:rsidR="00044CCB" w:rsidRPr="00C213BD" w:rsidRDefault="00044CCB" w:rsidP="00044CCB">
      <w:pPr>
        <w:spacing w:after="0" w:line="276" w:lineRule="auto"/>
        <w:rPr>
          <w:rFonts w:ascii="Times New Roman" w:hAnsi="Times New Roman" w:cs="Times New Roman"/>
          <w:b/>
          <w:bCs/>
          <w:sz w:val="24"/>
          <w:szCs w:val="24"/>
        </w:rPr>
      </w:pPr>
    </w:p>
    <w:p w14:paraId="59D43CAC" w14:textId="0DB9AF76" w:rsidR="00044CCB" w:rsidRPr="00C213BD" w:rsidRDefault="00044CCB" w:rsidP="00044CCB">
      <w:pPr>
        <w:spacing w:after="0" w:line="276" w:lineRule="auto"/>
        <w:rPr>
          <w:rFonts w:ascii="Times New Roman" w:hAnsi="Times New Roman" w:cs="Times New Roman"/>
          <w:b/>
          <w:bCs/>
          <w:sz w:val="24"/>
          <w:szCs w:val="24"/>
        </w:rPr>
      </w:pPr>
    </w:p>
    <w:p w14:paraId="3E2866B4" w14:textId="278D072D" w:rsidR="00044CCB" w:rsidRPr="00C213BD" w:rsidRDefault="00044CCB" w:rsidP="00044CCB">
      <w:pPr>
        <w:spacing w:after="0" w:line="276" w:lineRule="auto"/>
        <w:rPr>
          <w:rFonts w:ascii="Times New Roman" w:hAnsi="Times New Roman" w:cs="Times New Roman"/>
          <w:b/>
          <w:bCs/>
          <w:sz w:val="24"/>
          <w:szCs w:val="24"/>
        </w:rPr>
      </w:pPr>
    </w:p>
    <w:p w14:paraId="2EF8E786" w14:textId="77777777" w:rsidR="00044CCB" w:rsidRPr="00C213BD" w:rsidRDefault="00044CCB" w:rsidP="00044CCB">
      <w:pPr>
        <w:spacing w:after="0" w:line="276" w:lineRule="auto"/>
        <w:rPr>
          <w:rFonts w:ascii="Times New Roman" w:hAnsi="Times New Roman" w:cs="Times New Roman"/>
          <w:b/>
          <w:bCs/>
          <w:sz w:val="24"/>
          <w:szCs w:val="24"/>
        </w:rPr>
      </w:pPr>
    </w:p>
    <w:p w14:paraId="1DD6DB3F" w14:textId="685923DC" w:rsidR="00044CCB" w:rsidRPr="00C213BD" w:rsidRDefault="00044CCB" w:rsidP="00044CCB">
      <w:pPr>
        <w:spacing w:after="0" w:line="276" w:lineRule="auto"/>
        <w:rPr>
          <w:rFonts w:ascii="Times New Roman" w:hAnsi="Times New Roman" w:cs="Times New Roman"/>
          <w:b/>
          <w:bCs/>
          <w:sz w:val="24"/>
          <w:szCs w:val="24"/>
        </w:rPr>
      </w:pPr>
    </w:p>
    <w:p w14:paraId="56A5B203" w14:textId="3F6D3017" w:rsidR="00044CCB" w:rsidRPr="00C213BD" w:rsidRDefault="00044CCB" w:rsidP="00044CCB">
      <w:pPr>
        <w:spacing w:after="0" w:line="276" w:lineRule="auto"/>
        <w:rPr>
          <w:rFonts w:ascii="Times New Roman" w:hAnsi="Times New Roman" w:cs="Times New Roman"/>
          <w:b/>
          <w:bCs/>
          <w:sz w:val="24"/>
          <w:szCs w:val="24"/>
        </w:rPr>
      </w:pPr>
    </w:p>
    <w:p w14:paraId="773238C6" w14:textId="5AA51177" w:rsidR="00F73C50" w:rsidRPr="00C213BD" w:rsidRDefault="00012F30" w:rsidP="00044CCB">
      <w:pPr>
        <w:spacing w:after="0" w:line="276" w:lineRule="auto"/>
        <w:rPr>
          <w:rFonts w:ascii="Times New Roman" w:hAnsi="Times New Roman" w:cs="Times New Roman"/>
          <w:b/>
          <w:bCs/>
          <w:sz w:val="24"/>
          <w:szCs w:val="24"/>
        </w:rPr>
      </w:pPr>
      <w:r w:rsidRPr="00C213BD">
        <w:rPr>
          <w:rFonts w:ascii="Times New Roman" w:hAnsi="Times New Roman" w:cs="Times New Roman"/>
          <w:b/>
          <w:bCs/>
          <w:noProof/>
          <w:sz w:val="24"/>
          <w:szCs w:val="24"/>
        </w:rPr>
        <w:lastRenderedPageBreak/>
        <w:drawing>
          <wp:inline distT="0" distB="0" distL="0" distR="0" wp14:anchorId="02512B67" wp14:editId="0BF5A57B">
            <wp:extent cx="6591935" cy="5714919"/>
            <wp:effectExtent l="0" t="0" r="0" b="0"/>
            <wp:docPr id="1810261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2260"/>
                    <a:stretch/>
                  </pic:blipFill>
                  <pic:spPr bwMode="auto">
                    <a:xfrm>
                      <a:off x="0" y="0"/>
                      <a:ext cx="6592029"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5358AC3F" w14:textId="50324136" w:rsidR="00012F30" w:rsidRPr="00C213BD" w:rsidRDefault="00012F30" w:rsidP="00044CCB">
      <w:pPr>
        <w:spacing w:after="0" w:line="276" w:lineRule="auto"/>
        <w:rPr>
          <w:rFonts w:ascii="Times New Roman" w:hAnsi="Times New Roman" w:cs="Times New Roman"/>
          <w:b/>
          <w:bCs/>
          <w:sz w:val="24"/>
          <w:szCs w:val="24"/>
        </w:rPr>
      </w:pPr>
      <w:r w:rsidRPr="00C213BD">
        <w:rPr>
          <w:rFonts w:ascii="Times New Roman" w:hAnsi="Times New Roman" w:cs="Times New Roman"/>
          <w:b/>
          <w:bCs/>
          <w:noProof/>
          <w:sz w:val="24"/>
          <w:szCs w:val="24"/>
        </w:rPr>
        <w:lastRenderedPageBreak/>
        <w:drawing>
          <wp:inline distT="0" distB="0" distL="0" distR="0" wp14:anchorId="7E00B1EB" wp14:editId="79A51641">
            <wp:extent cx="6607038" cy="5715000"/>
            <wp:effectExtent l="0" t="0" r="0" b="0"/>
            <wp:docPr id="11368280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l="2037"/>
                    <a:stretch/>
                  </pic:blipFill>
                  <pic:spPr bwMode="auto">
                    <a:xfrm>
                      <a:off x="0" y="0"/>
                      <a:ext cx="6607038"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2DAB0AC9" w14:textId="6877FD04" w:rsidR="00044CCB" w:rsidRPr="00C213BD" w:rsidRDefault="00012F30" w:rsidP="00044CCB">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640E1A05" wp14:editId="27A5823F">
            <wp:extent cx="6582410" cy="5714919"/>
            <wp:effectExtent l="0" t="0" r="0" b="0"/>
            <wp:docPr id="20310109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2401"/>
                    <a:stretch/>
                  </pic:blipFill>
                  <pic:spPr bwMode="auto">
                    <a:xfrm>
                      <a:off x="0" y="0"/>
                      <a:ext cx="6582504"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45294321" w14:textId="6365E319" w:rsidR="00012F30" w:rsidRPr="00C213BD" w:rsidRDefault="00012F30" w:rsidP="00044CCB">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56D862B8" wp14:editId="15D6E1B5">
            <wp:extent cx="6588719" cy="5715000"/>
            <wp:effectExtent l="0" t="0" r="0" b="0"/>
            <wp:docPr id="10134724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2309"/>
                    <a:stretch/>
                  </pic:blipFill>
                  <pic:spPr bwMode="auto">
                    <a:xfrm>
                      <a:off x="0" y="0"/>
                      <a:ext cx="6588719"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01284BA5" w14:textId="77777777" w:rsidR="00012F30" w:rsidRPr="00C213BD" w:rsidRDefault="00012F30" w:rsidP="00A952EA">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3184309A" wp14:editId="4E541C35">
            <wp:extent cx="8229600" cy="5603258"/>
            <wp:effectExtent l="0" t="0" r="0" b="0"/>
            <wp:docPr id="21303147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l="1778" r="3745" b="1432"/>
                    <a:stretch/>
                  </pic:blipFill>
                  <pic:spPr bwMode="auto">
                    <a:xfrm>
                      <a:off x="0" y="0"/>
                      <a:ext cx="8229600" cy="5603258"/>
                    </a:xfrm>
                    <a:prstGeom prst="rect">
                      <a:avLst/>
                    </a:prstGeom>
                    <a:noFill/>
                    <a:ln>
                      <a:noFill/>
                    </a:ln>
                    <a:extLst>
                      <a:ext uri="{53640926-AAD7-44D8-BBD7-CCE9431645EC}">
                        <a14:shadowObscured xmlns:a14="http://schemas.microsoft.com/office/drawing/2010/main"/>
                      </a:ext>
                    </a:extLst>
                  </pic:spPr>
                </pic:pic>
              </a:graphicData>
            </a:graphic>
          </wp:inline>
        </w:drawing>
      </w:r>
    </w:p>
    <w:p w14:paraId="67A4C1D8" w14:textId="3BE3E7F6" w:rsidR="00A952EA" w:rsidRPr="00C213BD" w:rsidRDefault="00774C0A" w:rsidP="00A952EA">
      <w:pPr>
        <w:spacing w:after="0" w:line="276" w:lineRule="auto"/>
        <w:rPr>
          <w:rFonts w:ascii="Times New Roman" w:hAnsi="Times New Roman" w:cs="Times New Roman"/>
          <w:sz w:val="24"/>
          <w:szCs w:val="24"/>
        </w:rPr>
      </w:pPr>
      <w:r w:rsidRPr="00774C0A">
        <w:rPr>
          <w:rFonts w:ascii="Times New Roman" w:hAnsi="Times New Roman" w:cs="Times New Roman"/>
          <w:sz w:val="24"/>
          <w:szCs w:val="24"/>
        </w:rPr>
        <w:lastRenderedPageBreak/>
        <w:t>Figure 4.</w:t>
      </w:r>
      <w:r>
        <w:rPr>
          <w:rFonts w:ascii="Times New Roman" w:hAnsi="Times New Roman" w:cs="Times New Roman"/>
          <w:b/>
          <w:bCs/>
          <w:sz w:val="24"/>
          <w:szCs w:val="24"/>
        </w:rPr>
        <w:t xml:space="preserve"> </w:t>
      </w:r>
      <w:r w:rsidR="00044CCB" w:rsidRPr="0057650A">
        <w:rPr>
          <w:rFonts w:ascii="Times New Roman" w:hAnsi="Times New Roman" w:cs="Times New Roman"/>
          <w:sz w:val="24"/>
          <w:szCs w:val="24"/>
        </w:rPr>
        <w:t>Whisker</w:t>
      </w:r>
      <w:r w:rsidR="00044CCB" w:rsidRPr="00C213BD">
        <w:rPr>
          <w:rFonts w:ascii="Times New Roman" w:hAnsi="Times New Roman" w:cs="Times New Roman"/>
          <w:sz w:val="24"/>
          <w:szCs w:val="24"/>
        </w:rPr>
        <w:t xml:space="preserve"> plots for each focal species (Table 1), displaying the slope coefficients of the predictor variables (i.e., site covariates), which consisted of year</w:t>
      </w:r>
      <w:r w:rsidR="00012F30" w:rsidRPr="00C213BD">
        <w:rPr>
          <w:rFonts w:ascii="Times New Roman" w:hAnsi="Times New Roman" w:cs="Times New Roman"/>
          <w:sz w:val="24"/>
          <w:szCs w:val="24"/>
        </w:rPr>
        <w:t xml:space="preserve"> (YR)</w:t>
      </w:r>
      <w:r w:rsidR="00044CCB" w:rsidRPr="00C213BD">
        <w:rPr>
          <w:rFonts w:ascii="Times New Roman" w:hAnsi="Times New Roman" w:cs="Times New Roman"/>
          <w:sz w:val="24"/>
          <w:szCs w:val="24"/>
        </w:rPr>
        <w:t xml:space="preserve">, </w:t>
      </w:r>
      <w:r w:rsidR="00774527" w:rsidRPr="00C213BD">
        <w:rPr>
          <w:rFonts w:ascii="Times New Roman" w:hAnsi="Times New Roman" w:cs="Times New Roman"/>
          <w:sz w:val="24"/>
          <w:szCs w:val="24"/>
        </w:rPr>
        <w:t>latitude</w:t>
      </w:r>
      <w:r w:rsidR="00012F30" w:rsidRPr="00C213BD">
        <w:rPr>
          <w:rFonts w:ascii="Times New Roman" w:hAnsi="Times New Roman" w:cs="Times New Roman"/>
          <w:sz w:val="24"/>
          <w:szCs w:val="24"/>
        </w:rPr>
        <w:t xml:space="preserve"> (LAT)</w:t>
      </w:r>
      <w:r w:rsidR="00774527" w:rsidRPr="00C213BD">
        <w:rPr>
          <w:rFonts w:ascii="Times New Roman" w:hAnsi="Times New Roman" w:cs="Times New Roman"/>
          <w:sz w:val="24"/>
          <w:szCs w:val="24"/>
        </w:rPr>
        <w:t xml:space="preserve">, </w:t>
      </w:r>
      <w:r w:rsidR="00044CCB" w:rsidRPr="00C213BD">
        <w:rPr>
          <w:rFonts w:ascii="Times New Roman" w:hAnsi="Times New Roman" w:cs="Times New Roman"/>
          <w:sz w:val="24"/>
          <w:szCs w:val="24"/>
        </w:rPr>
        <w:t>elevation</w:t>
      </w:r>
      <w:r w:rsidR="00012F30" w:rsidRPr="00C213BD">
        <w:rPr>
          <w:rFonts w:ascii="Times New Roman" w:hAnsi="Times New Roman" w:cs="Times New Roman"/>
          <w:sz w:val="24"/>
          <w:szCs w:val="24"/>
        </w:rPr>
        <w:t xml:space="preserve"> (EL)</w:t>
      </w:r>
      <w:r w:rsidR="00044CCB" w:rsidRPr="00C213BD">
        <w:rPr>
          <w:rFonts w:ascii="Times New Roman" w:hAnsi="Times New Roman" w:cs="Times New Roman"/>
          <w:sz w:val="24"/>
          <w:szCs w:val="24"/>
        </w:rPr>
        <w:t xml:space="preserve">, </w:t>
      </w:r>
      <w:r w:rsidR="00774527" w:rsidRPr="00C213BD">
        <w:rPr>
          <w:rFonts w:ascii="Times New Roman" w:hAnsi="Times New Roman" w:cs="Times New Roman"/>
          <w:sz w:val="24"/>
          <w:szCs w:val="24"/>
        </w:rPr>
        <w:t>mean breeding season (i.e., 15 May to 30 June) temperature during the year of data collection (</w:t>
      </w:r>
      <w:r w:rsidR="00012F30" w:rsidRPr="00C213BD">
        <w:rPr>
          <w:rFonts w:ascii="Times New Roman" w:hAnsi="Times New Roman" w:cs="Times New Roman"/>
          <w:sz w:val="24"/>
          <w:szCs w:val="24"/>
        </w:rPr>
        <w:t>MT</w:t>
      </w:r>
      <w:r w:rsidR="00774527" w:rsidRPr="00C213BD">
        <w:rPr>
          <w:rFonts w:ascii="Times New Roman" w:hAnsi="Times New Roman" w:cs="Times New Roman"/>
          <w:sz w:val="24"/>
          <w:szCs w:val="24"/>
        </w:rPr>
        <w:t>), standard deviation of breeding season temperature (</w:t>
      </w:r>
      <w:r w:rsidR="00012F30" w:rsidRPr="00C213BD">
        <w:rPr>
          <w:rFonts w:ascii="Times New Roman" w:hAnsi="Times New Roman" w:cs="Times New Roman"/>
          <w:sz w:val="24"/>
          <w:szCs w:val="24"/>
        </w:rPr>
        <w:t>SDT</w:t>
      </w:r>
      <w:r w:rsidR="00774527" w:rsidRPr="00C213BD">
        <w:rPr>
          <w:rFonts w:ascii="Times New Roman" w:hAnsi="Times New Roman" w:cs="Times New Roman"/>
          <w:sz w:val="24"/>
          <w:szCs w:val="24"/>
        </w:rPr>
        <w:t>), total breeding season precipitation during the year of data collection (</w:t>
      </w:r>
      <w:r w:rsidR="00012F30" w:rsidRPr="00C213BD">
        <w:rPr>
          <w:rFonts w:ascii="Times New Roman" w:hAnsi="Times New Roman" w:cs="Times New Roman"/>
          <w:sz w:val="24"/>
          <w:szCs w:val="24"/>
        </w:rPr>
        <w:t>CP</w:t>
      </w:r>
      <w:r w:rsidR="00774527" w:rsidRPr="00C213BD">
        <w:rPr>
          <w:rFonts w:ascii="Times New Roman" w:hAnsi="Times New Roman" w:cs="Times New Roman"/>
          <w:sz w:val="24"/>
          <w:szCs w:val="24"/>
        </w:rPr>
        <w:t>), and total breeding season precipitation during the previous year (</w:t>
      </w:r>
      <w:r w:rsidR="00012F30" w:rsidRPr="00C213BD">
        <w:rPr>
          <w:rFonts w:ascii="Times New Roman" w:hAnsi="Times New Roman" w:cs="Times New Roman"/>
          <w:sz w:val="24"/>
          <w:szCs w:val="24"/>
        </w:rPr>
        <w:t>PP</w:t>
      </w:r>
      <w:r w:rsidR="00774527" w:rsidRPr="00C213BD">
        <w:rPr>
          <w:rFonts w:ascii="Times New Roman" w:hAnsi="Times New Roman" w:cs="Times New Roman"/>
          <w:sz w:val="24"/>
          <w:szCs w:val="24"/>
        </w:rPr>
        <w:t xml:space="preserve">), </w:t>
      </w:r>
      <w:commentRangeStart w:id="29"/>
      <w:r w:rsidR="00044CCB" w:rsidRPr="00C213BD">
        <w:rPr>
          <w:rFonts w:ascii="Times New Roman" w:hAnsi="Times New Roman" w:cs="Times New Roman"/>
          <w:sz w:val="24"/>
          <w:szCs w:val="24"/>
        </w:rPr>
        <w:t>aspect</w:t>
      </w:r>
      <w:r w:rsidR="00012F30" w:rsidRPr="00C213BD">
        <w:rPr>
          <w:rFonts w:ascii="Times New Roman" w:hAnsi="Times New Roman" w:cs="Times New Roman"/>
          <w:sz w:val="24"/>
          <w:szCs w:val="24"/>
        </w:rPr>
        <w:t xml:space="preserve"> (ASP)</w:t>
      </w:r>
      <w:r w:rsidR="00044CCB" w:rsidRPr="00C213BD">
        <w:rPr>
          <w:rFonts w:ascii="Times New Roman" w:hAnsi="Times New Roman" w:cs="Times New Roman"/>
          <w:sz w:val="24"/>
          <w:szCs w:val="24"/>
        </w:rPr>
        <w:t xml:space="preserve">, </w:t>
      </w:r>
      <w:commentRangeEnd w:id="29"/>
      <w:r w:rsidR="00B01DF1">
        <w:rPr>
          <w:rStyle w:val="CommentReference"/>
        </w:rPr>
        <w:commentReference w:id="29"/>
      </w:r>
      <w:r w:rsidR="00044CCB" w:rsidRPr="00C213BD">
        <w:rPr>
          <w:rFonts w:ascii="Times New Roman" w:hAnsi="Times New Roman" w:cs="Times New Roman"/>
          <w:sz w:val="24"/>
          <w:szCs w:val="24"/>
        </w:rPr>
        <w:t>topographic position index (TPI), dominant forest type within 50 m as deciduous forest (</w:t>
      </w:r>
      <w:r w:rsidR="002B2450" w:rsidRPr="00C213BD">
        <w:rPr>
          <w:rFonts w:ascii="Times New Roman" w:hAnsi="Times New Roman" w:cs="Times New Roman"/>
          <w:sz w:val="24"/>
          <w:szCs w:val="24"/>
        </w:rPr>
        <w:t>DFT</w:t>
      </w:r>
      <w:r w:rsidR="00044CCB" w:rsidRPr="00C213BD">
        <w:rPr>
          <w:rFonts w:ascii="Times New Roman" w:hAnsi="Times New Roman" w:cs="Times New Roman"/>
          <w:sz w:val="24"/>
          <w:szCs w:val="24"/>
        </w:rPr>
        <w:t>), proportion of any type of forest cover within 1 km (</w:t>
      </w:r>
      <w:commentRangeStart w:id="30"/>
      <w:r w:rsidR="002B2450" w:rsidRPr="00C213BD">
        <w:rPr>
          <w:rFonts w:ascii="Times New Roman" w:hAnsi="Times New Roman" w:cs="Times New Roman"/>
          <w:sz w:val="24"/>
          <w:szCs w:val="24"/>
        </w:rPr>
        <w:t>PF</w:t>
      </w:r>
      <w:commentRangeEnd w:id="30"/>
      <w:r w:rsidR="00B01DF1">
        <w:rPr>
          <w:rStyle w:val="CommentReference"/>
        </w:rPr>
        <w:commentReference w:id="30"/>
      </w:r>
      <w:r w:rsidR="00044CCB" w:rsidRPr="00C213BD">
        <w:rPr>
          <w:rFonts w:ascii="Times New Roman" w:hAnsi="Times New Roman" w:cs="Times New Roman"/>
          <w:sz w:val="24"/>
          <w:szCs w:val="24"/>
        </w:rPr>
        <w:t>),. Points are located at the mean values for the posterior distributions and the corresponding whiskers encompass the 95% credible intervals. Black points with closed circles and black whiskers indicate statistical significance (i.e., credible intervals do not overlap zero). Color of the 4-letter species code indicates its guild designation (dark blue = north guild, red = south guild, light blue = trailing guild, and orange = general guild), and the bird silhouette indic</w:t>
      </w:r>
      <w:r w:rsidR="00A952EA" w:rsidRPr="00C213BD">
        <w:rPr>
          <w:rFonts w:ascii="Times New Roman" w:hAnsi="Times New Roman" w:cs="Times New Roman"/>
          <w:sz w:val="24"/>
          <w:szCs w:val="24"/>
        </w:rPr>
        <w:t>ates its taxonomic family (warbler, thrush, or flycatcher).</w:t>
      </w:r>
    </w:p>
    <w:p w14:paraId="0E036D39" w14:textId="36AD7202" w:rsidR="00876121" w:rsidRPr="00C213BD" w:rsidRDefault="00876121" w:rsidP="00A952EA">
      <w:pPr>
        <w:spacing w:after="0" w:line="276" w:lineRule="auto"/>
        <w:rPr>
          <w:rFonts w:ascii="Times New Roman" w:hAnsi="Times New Roman" w:cs="Times New Roman"/>
          <w:sz w:val="24"/>
          <w:szCs w:val="24"/>
        </w:rPr>
      </w:pPr>
    </w:p>
    <w:p w14:paraId="2B22BC18" w14:textId="77777777" w:rsidR="00EC2190" w:rsidRPr="00C213BD" w:rsidRDefault="00EC2190" w:rsidP="00846141">
      <w:pPr>
        <w:spacing w:after="0" w:line="276" w:lineRule="auto"/>
        <w:rPr>
          <w:rFonts w:ascii="Times New Roman" w:hAnsi="Times New Roman" w:cs="Times New Roman"/>
          <w:sz w:val="24"/>
          <w:szCs w:val="24"/>
        </w:rPr>
      </w:pPr>
    </w:p>
    <w:p w14:paraId="40AF247D" w14:textId="1A1799AB" w:rsidR="005C5E6D" w:rsidRPr="00C213BD" w:rsidRDefault="005C5E6D" w:rsidP="00846141">
      <w:pPr>
        <w:spacing w:after="0" w:line="276" w:lineRule="auto"/>
        <w:rPr>
          <w:rFonts w:ascii="Times New Roman" w:hAnsi="Times New Roman" w:cs="Times New Roman"/>
          <w:sz w:val="24"/>
          <w:szCs w:val="24"/>
        </w:rPr>
      </w:pPr>
    </w:p>
    <w:p w14:paraId="166EE8D3" w14:textId="37E6A6DE" w:rsidR="005C5E6D" w:rsidRPr="00C213BD" w:rsidRDefault="005C5E6D" w:rsidP="00846141">
      <w:pPr>
        <w:spacing w:after="0" w:line="276" w:lineRule="auto"/>
        <w:rPr>
          <w:rFonts w:ascii="Times New Roman" w:hAnsi="Times New Roman" w:cs="Times New Roman"/>
          <w:sz w:val="24"/>
          <w:szCs w:val="24"/>
        </w:rPr>
      </w:pPr>
    </w:p>
    <w:p w14:paraId="269C5FAD" w14:textId="580F3F32" w:rsidR="005C5E6D" w:rsidRPr="00C213BD" w:rsidRDefault="005C5E6D" w:rsidP="00846141">
      <w:pPr>
        <w:spacing w:after="0" w:line="276" w:lineRule="auto"/>
        <w:rPr>
          <w:rFonts w:ascii="Times New Roman" w:hAnsi="Times New Roman" w:cs="Times New Roman"/>
          <w:sz w:val="24"/>
          <w:szCs w:val="24"/>
        </w:rPr>
      </w:pPr>
    </w:p>
    <w:p w14:paraId="5BF848B7" w14:textId="5F0A6F5E" w:rsidR="005C5E6D" w:rsidRPr="00C213BD" w:rsidRDefault="005C5E6D" w:rsidP="00846141">
      <w:pPr>
        <w:spacing w:after="0" w:line="276" w:lineRule="auto"/>
        <w:rPr>
          <w:rFonts w:ascii="Times New Roman" w:hAnsi="Times New Roman" w:cs="Times New Roman"/>
          <w:sz w:val="24"/>
          <w:szCs w:val="24"/>
        </w:rPr>
      </w:pPr>
    </w:p>
    <w:p w14:paraId="7EF2B9A7" w14:textId="77777777" w:rsidR="00A952EA" w:rsidRPr="00C213BD" w:rsidRDefault="00A952EA" w:rsidP="00A952EA">
      <w:pPr>
        <w:spacing w:line="276" w:lineRule="auto"/>
        <w:rPr>
          <w:rFonts w:ascii="Times New Roman" w:hAnsi="Times New Roman" w:cs="Times New Roman"/>
          <w:sz w:val="24"/>
          <w:szCs w:val="24"/>
        </w:rPr>
        <w:sectPr w:rsidR="00A952EA" w:rsidRPr="00C213BD" w:rsidSect="00C31D89">
          <w:pgSz w:w="15840" w:h="12240" w:orient="landscape"/>
          <w:pgMar w:top="1440" w:right="1440" w:bottom="1440" w:left="1440" w:header="720" w:footer="720" w:gutter="0"/>
          <w:cols w:space="720"/>
          <w:docGrid w:linePitch="360"/>
        </w:sectPr>
      </w:pPr>
    </w:p>
    <w:p w14:paraId="40C94A2F" w14:textId="43F817E5" w:rsidR="00A952EA" w:rsidRPr="00C213BD" w:rsidRDefault="00A952EA" w:rsidP="00A952EA">
      <w:pPr>
        <w:spacing w:after="0" w:line="276" w:lineRule="auto"/>
        <w:rPr>
          <w:rFonts w:ascii="Times New Roman" w:hAnsi="Times New Roman" w:cs="Times New Roman"/>
          <w:b/>
          <w:bCs/>
          <w:sz w:val="24"/>
          <w:szCs w:val="24"/>
        </w:rPr>
      </w:pPr>
    </w:p>
    <w:p w14:paraId="78F823B1" w14:textId="1FB98DE6" w:rsidR="00BB0EA7" w:rsidRPr="00C213BD" w:rsidRDefault="00BB0EA7" w:rsidP="00A952EA">
      <w:pPr>
        <w:spacing w:after="0" w:line="276" w:lineRule="auto"/>
        <w:rPr>
          <w:rFonts w:ascii="Times New Roman" w:hAnsi="Times New Roman" w:cs="Times New Roman"/>
          <w:b/>
          <w:bCs/>
          <w:sz w:val="24"/>
          <w:szCs w:val="24"/>
        </w:rPr>
      </w:pPr>
    </w:p>
    <w:p w14:paraId="36FA724C" w14:textId="61C53549" w:rsidR="00B23499" w:rsidRPr="00C213BD" w:rsidRDefault="009F3369" w:rsidP="005C4F23">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drawing>
          <wp:inline distT="0" distB="0" distL="0" distR="0" wp14:anchorId="259DF0AE" wp14:editId="63142A2F">
            <wp:extent cx="5943600" cy="7161288"/>
            <wp:effectExtent l="0" t="0" r="0" b="0"/>
            <wp:docPr id="212748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7161288"/>
                    </a:xfrm>
                    <a:prstGeom prst="rect">
                      <a:avLst/>
                    </a:prstGeom>
                    <a:noFill/>
                  </pic:spPr>
                </pic:pic>
              </a:graphicData>
            </a:graphic>
          </wp:inline>
        </w:drawing>
      </w:r>
    </w:p>
    <w:p w14:paraId="6D8DDD56" w14:textId="77777777" w:rsidR="009F3369" w:rsidRPr="00C213BD" w:rsidRDefault="009F3369" w:rsidP="005C4F23">
      <w:pPr>
        <w:spacing w:after="0" w:line="276" w:lineRule="auto"/>
        <w:rPr>
          <w:rFonts w:ascii="Times New Roman" w:hAnsi="Times New Roman" w:cs="Times New Roman"/>
          <w:sz w:val="24"/>
          <w:szCs w:val="24"/>
        </w:rPr>
      </w:pPr>
    </w:p>
    <w:p w14:paraId="2A3AF5CA" w14:textId="206088EA" w:rsidR="00B23499" w:rsidRPr="00C213BD" w:rsidRDefault="009F3369" w:rsidP="005C4F23">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0E01DC96" wp14:editId="3F33CFA3">
            <wp:extent cx="5943600" cy="7161288"/>
            <wp:effectExtent l="0" t="0" r="0" b="0"/>
            <wp:docPr id="825484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7161288"/>
                    </a:xfrm>
                    <a:prstGeom prst="rect">
                      <a:avLst/>
                    </a:prstGeom>
                    <a:noFill/>
                  </pic:spPr>
                </pic:pic>
              </a:graphicData>
            </a:graphic>
          </wp:inline>
        </w:drawing>
      </w:r>
    </w:p>
    <w:p w14:paraId="0235B8A0" w14:textId="317D0098" w:rsidR="009D7FFB" w:rsidRPr="00C213BD" w:rsidRDefault="005C4F23" w:rsidP="009D7FFB">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Figure</w:t>
      </w:r>
      <w:r w:rsidR="00047D05" w:rsidRPr="00C213BD">
        <w:rPr>
          <w:rFonts w:ascii="Times New Roman" w:hAnsi="Times New Roman" w:cs="Times New Roman"/>
          <w:sz w:val="24"/>
          <w:szCs w:val="24"/>
        </w:rPr>
        <w:t xml:space="preserve"> 5</w:t>
      </w:r>
      <w:r w:rsidRPr="00C213BD">
        <w:rPr>
          <w:rFonts w:ascii="Times New Roman" w:hAnsi="Times New Roman" w:cs="Times New Roman"/>
          <w:sz w:val="24"/>
          <w:szCs w:val="24"/>
        </w:rPr>
        <w:t>. Relationships</w:t>
      </w:r>
      <w:r w:rsidR="009D7FFB" w:rsidRPr="00C213BD">
        <w:rPr>
          <w:rFonts w:ascii="Times New Roman" w:hAnsi="Times New Roman" w:cs="Times New Roman"/>
          <w:sz w:val="24"/>
          <w:szCs w:val="24"/>
        </w:rPr>
        <w:t xml:space="preserve"> between (A) mean temperature (°C) or (B) SD temperature (°C) and</w:t>
      </w:r>
      <w:r w:rsidRPr="00C213BD">
        <w:rPr>
          <w:rFonts w:ascii="Times New Roman" w:hAnsi="Times New Roman" w:cs="Times New Roman"/>
          <w:sz w:val="24"/>
          <w:szCs w:val="24"/>
        </w:rPr>
        <w:t xml:space="preserve"> </w:t>
      </w:r>
      <w:r w:rsidR="009D7FFB" w:rsidRPr="00C213BD">
        <w:rPr>
          <w:rFonts w:ascii="Times New Roman" w:hAnsi="Times New Roman" w:cs="Times New Roman"/>
          <w:sz w:val="24"/>
          <w:szCs w:val="24"/>
        </w:rPr>
        <w:t>mean expected number of species (black line) belonging to the north guild (dark blue)</w:t>
      </w:r>
      <w:r w:rsidRPr="00C213BD">
        <w:rPr>
          <w:rFonts w:ascii="Times New Roman" w:hAnsi="Times New Roman" w:cs="Times New Roman"/>
          <w:sz w:val="24"/>
          <w:szCs w:val="24"/>
        </w:rPr>
        <w:t>, traili</w:t>
      </w:r>
      <w:r w:rsidR="009D7FFB" w:rsidRPr="00C213BD">
        <w:rPr>
          <w:rFonts w:ascii="Times New Roman" w:hAnsi="Times New Roman" w:cs="Times New Roman"/>
          <w:sz w:val="24"/>
          <w:szCs w:val="24"/>
        </w:rPr>
        <w:t>ng</w:t>
      </w:r>
      <w:r w:rsidRPr="00C213BD">
        <w:rPr>
          <w:rFonts w:ascii="Times New Roman" w:hAnsi="Times New Roman" w:cs="Times New Roman"/>
          <w:sz w:val="24"/>
          <w:szCs w:val="24"/>
        </w:rPr>
        <w:t xml:space="preserve"> guild </w:t>
      </w:r>
      <w:r w:rsidR="009D7FFB" w:rsidRPr="00C213BD">
        <w:rPr>
          <w:rFonts w:ascii="Times New Roman" w:hAnsi="Times New Roman" w:cs="Times New Roman"/>
          <w:sz w:val="24"/>
          <w:szCs w:val="24"/>
        </w:rPr>
        <w:t>(light blue), and south guild (red), with 95% credible intervals (shading),</w:t>
      </w:r>
      <w:r w:rsidRPr="00C213BD">
        <w:rPr>
          <w:rFonts w:ascii="Times New Roman" w:hAnsi="Times New Roman" w:cs="Times New Roman"/>
          <w:sz w:val="24"/>
          <w:szCs w:val="24"/>
        </w:rPr>
        <w:t xml:space="preserve"> at low, mid, and high elevations in the Northern, Central, and Southern Appalachians.</w:t>
      </w:r>
      <w:r w:rsidR="009D7FFB" w:rsidRPr="00C213BD">
        <w:rPr>
          <w:rFonts w:ascii="Times New Roman" w:hAnsi="Times New Roman" w:cs="Times New Roman"/>
          <w:sz w:val="24"/>
          <w:szCs w:val="24"/>
        </w:rPr>
        <w:t xml:space="preserve"> The low, mid, and high elevation plots correspond respectively to the 15</w:t>
      </w:r>
      <w:r w:rsidR="009D7FFB" w:rsidRPr="00C213BD">
        <w:rPr>
          <w:rFonts w:ascii="Times New Roman" w:hAnsi="Times New Roman" w:cs="Times New Roman"/>
          <w:sz w:val="24"/>
          <w:szCs w:val="24"/>
          <w:vertAlign w:val="superscript"/>
        </w:rPr>
        <w:t>th</w:t>
      </w:r>
      <w:r w:rsidR="009D7FFB" w:rsidRPr="00C213BD">
        <w:rPr>
          <w:rFonts w:ascii="Times New Roman" w:hAnsi="Times New Roman" w:cs="Times New Roman"/>
          <w:sz w:val="24"/>
          <w:szCs w:val="24"/>
        </w:rPr>
        <w:t>, 50</w:t>
      </w:r>
      <w:r w:rsidR="009D7FFB" w:rsidRPr="00C213BD">
        <w:rPr>
          <w:rFonts w:ascii="Times New Roman" w:hAnsi="Times New Roman" w:cs="Times New Roman"/>
          <w:sz w:val="24"/>
          <w:szCs w:val="24"/>
          <w:vertAlign w:val="superscript"/>
        </w:rPr>
        <w:t>th</w:t>
      </w:r>
      <w:r w:rsidR="009D7FFB" w:rsidRPr="00C213BD">
        <w:rPr>
          <w:rFonts w:ascii="Times New Roman" w:hAnsi="Times New Roman" w:cs="Times New Roman"/>
          <w:sz w:val="24"/>
          <w:szCs w:val="24"/>
        </w:rPr>
        <w:t>, and 85</w:t>
      </w:r>
      <w:r w:rsidR="009D7FFB" w:rsidRPr="00C213BD">
        <w:rPr>
          <w:rFonts w:ascii="Times New Roman" w:hAnsi="Times New Roman" w:cs="Times New Roman"/>
          <w:sz w:val="24"/>
          <w:szCs w:val="24"/>
          <w:vertAlign w:val="superscript"/>
        </w:rPr>
        <w:t>th</w:t>
      </w:r>
      <w:r w:rsidR="009D7FFB" w:rsidRPr="00C213BD">
        <w:rPr>
          <w:rFonts w:ascii="Times New Roman" w:hAnsi="Times New Roman" w:cs="Times New Roman"/>
          <w:sz w:val="24"/>
          <w:szCs w:val="24"/>
        </w:rPr>
        <w:t xml:space="preserve"> percentiles of the elevation data </w:t>
      </w:r>
      <w:r w:rsidR="009D7FFB" w:rsidRPr="00C213BD">
        <w:rPr>
          <w:rFonts w:ascii="Times New Roman" w:hAnsi="Times New Roman" w:cs="Times New Roman"/>
          <w:sz w:val="24"/>
          <w:szCs w:val="24"/>
        </w:rPr>
        <w:lastRenderedPageBreak/>
        <w:t>across all sampling points within the Hubbard Brook Experimental Forest (EF) (Northern Appalachians; low = 461.4 m, mid = 609.1 m, high = 773.1 m), Monongahela National Forest (NF) (Central Appalachians; low = 706.7 m, mid = 927.3 m, high = 1226.4 m), or the 2 North Carolina National Forests (NF) (Southern Appalachians; low = 546.4 m, mid = 977.4 m, high = 1566.3 m).</w:t>
      </w:r>
    </w:p>
    <w:p w14:paraId="3D9A3506" w14:textId="61F881C7" w:rsidR="005C4F23" w:rsidRPr="00C213BD" w:rsidRDefault="005C4F23" w:rsidP="00846141">
      <w:pPr>
        <w:spacing w:after="0" w:line="276" w:lineRule="auto"/>
        <w:rPr>
          <w:rFonts w:ascii="Times New Roman" w:hAnsi="Times New Roman" w:cs="Times New Roman"/>
          <w:sz w:val="24"/>
          <w:szCs w:val="24"/>
        </w:rPr>
      </w:pPr>
    </w:p>
    <w:p w14:paraId="132F6EE5" w14:textId="77777777" w:rsidR="00923711" w:rsidRPr="00C213BD" w:rsidRDefault="00923711" w:rsidP="00846141">
      <w:pPr>
        <w:spacing w:after="0" w:line="276" w:lineRule="auto"/>
        <w:rPr>
          <w:rFonts w:ascii="Times New Roman" w:hAnsi="Times New Roman" w:cs="Times New Roman"/>
          <w:sz w:val="24"/>
          <w:szCs w:val="24"/>
        </w:rPr>
      </w:pPr>
    </w:p>
    <w:p w14:paraId="41923486" w14:textId="32A0D9F7" w:rsidR="00923711" w:rsidRPr="00C213BD" w:rsidRDefault="00923711" w:rsidP="00846141">
      <w:pPr>
        <w:spacing w:after="0" w:line="276" w:lineRule="auto"/>
        <w:rPr>
          <w:rFonts w:ascii="Times New Roman" w:hAnsi="Times New Roman" w:cs="Times New Roman"/>
          <w:sz w:val="24"/>
          <w:szCs w:val="24"/>
        </w:rPr>
        <w:sectPr w:rsidR="00923711" w:rsidRPr="00C213BD" w:rsidSect="00807134">
          <w:pgSz w:w="12240" w:h="15840"/>
          <w:pgMar w:top="1440" w:right="1440" w:bottom="1440" w:left="1440" w:header="720" w:footer="720" w:gutter="0"/>
          <w:cols w:space="720"/>
          <w:docGrid w:linePitch="360"/>
        </w:sectPr>
      </w:pPr>
    </w:p>
    <w:p w14:paraId="3E80290A" w14:textId="6A116A73" w:rsidR="00BF1E3E" w:rsidRPr="00C213BD" w:rsidRDefault="00115F11" w:rsidP="00846141">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APPENDICES</w:t>
      </w:r>
    </w:p>
    <w:p w14:paraId="41968C0B" w14:textId="77777777" w:rsidR="001B26C0" w:rsidRPr="00C213BD" w:rsidRDefault="001B26C0" w:rsidP="00846141">
      <w:pPr>
        <w:spacing w:after="0" w:line="276" w:lineRule="auto"/>
        <w:rPr>
          <w:rFonts w:ascii="Times New Roman" w:hAnsi="Times New Roman" w:cs="Times New Roman"/>
          <w:b/>
          <w:bCs/>
          <w:sz w:val="24"/>
          <w:szCs w:val="24"/>
        </w:rPr>
      </w:pPr>
    </w:p>
    <w:p w14:paraId="0CBDA79E" w14:textId="511C3127" w:rsidR="00876121" w:rsidRPr="00C213BD" w:rsidRDefault="00876121" w:rsidP="00846141">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t>Appendix A</w:t>
      </w:r>
    </w:p>
    <w:p w14:paraId="4D4E33C9" w14:textId="3CA4CF6F" w:rsidR="006F7AB2" w:rsidRPr="00C213BD" w:rsidRDefault="002E344D" w:rsidP="00846141">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Table</w:t>
      </w:r>
      <w:r w:rsidR="006F7AB2" w:rsidRPr="00C213BD">
        <w:rPr>
          <w:rFonts w:ascii="Times New Roman" w:hAnsi="Times New Roman" w:cs="Times New Roman"/>
          <w:sz w:val="24"/>
          <w:szCs w:val="24"/>
        </w:rPr>
        <w:t xml:space="preserve"> of the </w:t>
      </w:r>
      <w:r w:rsidRPr="00C213BD">
        <w:rPr>
          <w:rFonts w:ascii="Times New Roman" w:hAnsi="Times New Roman" w:cs="Times New Roman"/>
          <w:sz w:val="24"/>
          <w:szCs w:val="24"/>
        </w:rPr>
        <w:t xml:space="preserve">40 </w:t>
      </w:r>
      <w:r w:rsidR="006F7AB2" w:rsidRPr="00C213BD">
        <w:rPr>
          <w:rFonts w:ascii="Times New Roman" w:hAnsi="Times New Roman" w:cs="Times New Roman"/>
          <w:sz w:val="24"/>
          <w:szCs w:val="24"/>
        </w:rPr>
        <w:t>forest songbird species considered in the guild richness analyses.</w:t>
      </w:r>
    </w:p>
    <w:p w14:paraId="54A7181A" w14:textId="77777777" w:rsidR="006F7AB2" w:rsidRPr="00C213BD" w:rsidRDefault="006F7AB2" w:rsidP="00846141">
      <w:pPr>
        <w:spacing w:after="0" w:line="276" w:lineRule="auto"/>
        <w:rPr>
          <w:rFonts w:ascii="Times New Roman" w:hAnsi="Times New Roman" w:cs="Times New Roman"/>
          <w:sz w:val="24"/>
          <w:szCs w:val="24"/>
        </w:rPr>
      </w:pPr>
    </w:p>
    <w:p w14:paraId="71A0F01B" w14:textId="3AA75067" w:rsidR="00876121" w:rsidRPr="00C213BD" w:rsidRDefault="006F7AB2" w:rsidP="00846141">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 xml:space="preserve">Table A1. </w:t>
      </w:r>
      <w:r w:rsidR="00876121" w:rsidRPr="00C213BD">
        <w:rPr>
          <w:rFonts w:ascii="Times New Roman" w:hAnsi="Times New Roman" w:cs="Times New Roman"/>
          <w:sz w:val="24"/>
          <w:szCs w:val="24"/>
        </w:rPr>
        <w:t xml:space="preserve">List of </w:t>
      </w:r>
      <w:r w:rsidR="00CC73D3" w:rsidRPr="00C213BD">
        <w:rPr>
          <w:rFonts w:ascii="Times New Roman" w:hAnsi="Times New Roman" w:cs="Times New Roman"/>
          <w:sz w:val="24"/>
          <w:szCs w:val="24"/>
        </w:rPr>
        <w:t>the common name, scientific name, 4-letter species code, relative frequency, taxo</w:t>
      </w:r>
      <w:r w:rsidR="00537371" w:rsidRPr="00C213BD">
        <w:rPr>
          <w:rFonts w:ascii="Times New Roman" w:hAnsi="Times New Roman" w:cs="Times New Roman"/>
          <w:sz w:val="24"/>
          <w:szCs w:val="24"/>
        </w:rPr>
        <w:t>n</w:t>
      </w:r>
      <w:r w:rsidR="00CC73D3" w:rsidRPr="00C213BD">
        <w:rPr>
          <w:rFonts w:ascii="Times New Roman" w:hAnsi="Times New Roman" w:cs="Times New Roman"/>
          <w:sz w:val="24"/>
          <w:szCs w:val="24"/>
        </w:rPr>
        <w:t>o</w:t>
      </w:r>
      <w:r w:rsidR="00FD289C" w:rsidRPr="00C213BD">
        <w:rPr>
          <w:rFonts w:ascii="Times New Roman" w:hAnsi="Times New Roman" w:cs="Times New Roman"/>
          <w:sz w:val="24"/>
          <w:szCs w:val="24"/>
        </w:rPr>
        <w:t>m</w:t>
      </w:r>
      <w:r w:rsidR="00CC73D3" w:rsidRPr="00C213BD">
        <w:rPr>
          <w:rFonts w:ascii="Times New Roman" w:hAnsi="Times New Roman" w:cs="Times New Roman"/>
          <w:sz w:val="24"/>
          <w:szCs w:val="24"/>
        </w:rPr>
        <w:t xml:space="preserve">ic family, and guild designation of </w:t>
      </w:r>
      <w:r w:rsidR="00876121" w:rsidRPr="00C213BD">
        <w:rPr>
          <w:rFonts w:ascii="Times New Roman" w:hAnsi="Times New Roman" w:cs="Times New Roman"/>
          <w:sz w:val="24"/>
          <w:szCs w:val="24"/>
        </w:rPr>
        <w:t xml:space="preserve">all </w:t>
      </w:r>
      <w:r w:rsidR="008F7AA9" w:rsidRPr="00C213BD">
        <w:rPr>
          <w:rFonts w:ascii="Times New Roman" w:hAnsi="Times New Roman" w:cs="Times New Roman"/>
          <w:sz w:val="24"/>
          <w:szCs w:val="24"/>
        </w:rPr>
        <w:t>40</w:t>
      </w:r>
      <w:r w:rsidR="00876121" w:rsidRPr="00C213BD">
        <w:rPr>
          <w:rFonts w:ascii="Times New Roman" w:hAnsi="Times New Roman" w:cs="Times New Roman"/>
          <w:sz w:val="24"/>
          <w:szCs w:val="24"/>
        </w:rPr>
        <w:t xml:space="preserve"> forest songbird species considered for the guild richness analyses.</w:t>
      </w:r>
      <w:r w:rsidR="00CC73D3" w:rsidRPr="00C213BD">
        <w:rPr>
          <w:rFonts w:ascii="Times New Roman" w:hAnsi="Times New Roman" w:cs="Times New Roman"/>
          <w:sz w:val="24"/>
          <w:szCs w:val="24"/>
        </w:rPr>
        <w:t xml:space="preserve"> Relative frequency is the number of detections across all point count surveys from all 3 study regions. The guild designation indicates the </w:t>
      </w:r>
      <w:r w:rsidR="000A08A7" w:rsidRPr="00C213BD">
        <w:rPr>
          <w:rFonts w:ascii="Times New Roman" w:hAnsi="Times New Roman" w:cs="Times New Roman"/>
          <w:sz w:val="24"/>
          <w:szCs w:val="24"/>
        </w:rPr>
        <w:t xml:space="preserve">extent of the species’ </w:t>
      </w:r>
      <w:r w:rsidR="00CC73D3" w:rsidRPr="00C213BD">
        <w:rPr>
          <w:rFonts w:ascii="Times New Roman" w:hAnsi="Times New Roman" w:cs="Times New Roman"/>
          <w:sz w:val="24"/>
          <w:szCs w:val="24"/>
        </w:rPr>
        <w:t>range within the Appalachian Mountains, such that: species in the north guild are only found in the Northern or Central Appalachians; species in the south guild are only found in the Southern or Central Appalachians; species in the trailing guild have trailing-edge populations that are found throughout the Appalachian Mountains but are limited to higher elevations in the Southern Appalachians; and species in the general guild are found throughout the Appalachian Mountains.</w:t>
      </w:r>
    </w:p>
    <w:p w14:paraId="0F1AE0F2" w14:textId="15344F9A" w:rsidR="009B51A9" w:rsidRPr="00C213BD" w:rsidRDefault="009B51A9" w:rsidP="00846141">
      <w:pPr>
        <w:spacing w:after="0" w:line="276" w:lineRule="auto"/>
        <w:rPr>
          <w:rFonts w:ascii="Times New Roman" w:hAnsi="Times New Roman" w:cs="Times New Roman"/>
          <w:sz w:val="24"/>
          <w:szCs w:val="24"/>
        </w:rPr>
      </w:pPr>
    </w:p>
    <w:tbl>
      <w:tblPr>
        <w:tblW w:w="9360" w:type="dxa"/>
        <w:tblLook w:val="04A0" w:firstRow="1" w:lastRow="0" w:firstColumn="1" w:lastColumn="0" w:noHBand="0" w:noVBand="1"/>
      </w:tblPr>
      <w:tblGrid>
        <w:gridCol w:w="3145"/>
        <w:gridCol w:w="1003"/>
        <w:gridCol w:w="1368"/>
        <w:gridCol w:w="1363"/>
        <w:gridCol w:w="1518"/>
        <w:gridCol w:w="963"/>
      </w:tblGrid>
      <w:tr w:rsidR="007C2EC6" w:rsidRPr="00C213BD" w14:paraId="58B2E8A1" w14:textId="77777777" w:rsidTr="0000380F">
        <w:trPr>
          <w:trHeight w:val="300"/>
        </w:trPr>
        <w:tc>
          <w:tcPr>
            <w:tcW w:w="3145" w:type="dxa"/>
            <w:tcBorders>
              <w:top w:val="single" w:sz="12" w:space="0" w:color="auto"/>
              <w:left w:val="nil"/>
              <w:bottom w:val="single" w:sz="12" w:space="0" w:color="auto"/>
              <w:right w:val="nil"/>
            </w:tcBorders>
            <w:shd w:val="clear" w:color="auto" w:fill="auto"/>
            <w:noWrap/>
            <w:vAlign w:val="bottom"/>
            <w:hideMark/>
          </w:tcPr>
          <w:p w14:paraId="3FBF0671" w14:textId="77777777" w:rsidR="004F5973" w:rsidRPr="00C213BD" w:rsidRDefault="008F7AA9" w:rsidP="008F7AA9">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Common Name </w:t>
            </w:r>
          </w:p>
          <w:p w14:paraId="64E293E9" w14:textId="6A7FB13B" w:rsidR="008F7AA9" w:rsidRPr="00C213BD" w:rsidRDefault="008F7AA9" w:rsidP="008F7AA9">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w:t>
            </w:r>
            <w:r w:rsidRPr="00C213BD">
              <w:rPr>
                <w:rFonts w:ascii="Times New Roman" w:eastAsia="Times New Roman" w:hAnsi="Times New Roman" w:cs="Times New Roman"/>
                <w:b/>
                <w:bCs/>
                <w:i/>
                <w:iCs/>
                <w:color w:val="000000"/>
                <w:sz w:val="23"/>
                <w:szCs w:val="23"/>
              </w:rPr>
              <w:t>Scientific Name</w:t>
            </w:r>
            <w:r w:rsidRPr="00C213BD">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hideMark/>
          </w:tcPr>
          <w:p w14:paraId="63514A0D" w14:textId="77777777" w:rsidR="008F7AA9" w:rsidRPr="00C213BD" w:rsidRDefault="008F7AA9"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Species Code</w:t>
            </w:r>
          </w:p>
        </w:tc>
        <w:tc>
          <w:tcPr>
            <w:tcW w:w="1368" w:type="dxa"/>
            <w:tcBorders>
              <w:top w:val="single" w:sz="12" w:space="0" w:color="auto"/>
              <w:left w:val="nil"/>
              <w:bottom w:val="single" w:sz="12" w:space="0" w:color="auto"/>
              <w:right w:val="nil"/>
            </w:tcBorders>
            <w:shd w:val="clear" w:color="auto" w:fill="auto"/>
            <w:noWrap/>
            <w:vAlign w:val="center"/>
            <w:hideMark/>
          </w:tcPr>
          <w:p w14:paraId="4092D0F4" w14:textId="3BBF135D" w:rsidR="008F7AA9" w:rsidRPr="00C213BD" w:rsidRDefault="007C2EC6"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Relative </w:t>
            </w:r>
            <w:r w:rsidR="008F7AA9" w:rsidRPr="00C213BD">
              <w:rPr>
                <w:rFonts w:ascii="Times New Roman" w:eastAsia="Times New Roman" w:hAnsi="Times New Roman" w:cs="Times New Roman"/>
                <w:b/>
                <w:bCs/>
                <w:color w:val="000000"/>
                <w:sz w:val="23"/>
                <w:szCs w:val="23"/>
              </w:rPr>
              <w:t>Frequency</w:t>
            </w:r>
          </w:p>
        </w:tc>
        <w:tc>
          <w:tcPr>
            <w:tcW w:w="1363" w:type="dxa"/>
            <w:tcBorders>
              <w:top w:val="single" w:sz="12" w:space="0" w:color="auto"/>
              <w:left w:val="nil"/>
              <w:bottom w:val="single" w:sz="12" w:space="0" w:color="auto"/>
              <w:right w:val="nil"/>
            </w:tcBorders>
            <w:shd w:val="clear" w:color="auto" w:fill="auto"/>
            <w:noWrap/>
            <w:vAlign w:val="center"/>
            <w:hideMark/>
          </w:tcPr>
          <w:p w14:paraId="5B67009F" w14:textId="42FB3BFB" w:rsidR="008F7AA9" w:rsidRPr="00C213BD" w:rsidRDefault="007C2EC6"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Taxonomic </w:t>
            </w:r>
            <w:r w:rsidR="008F7AA9" w:rsidRPr="00C213BD">
              <w:rPr>
                <w:rFonts w:ascii="Times New Roman" w:eastAsia="Times New Roman" w:hAnsi="Times New Roman" w:cs="Times New Roman"/>
                <w:b/>
                <w:bCs/>
                <w:color w:val="000000"/>
                <w:sz w:val="23"/>
                <w:szCs w:val="23"/>
              </w:rPr>
              <w:t>Family</w:t>
            </w:r>
          </w:p>
        </w:tc>
        <w:tc>
          <w:tcPr>
            <w:tcW w:w="1518" w:type="dxa"/>
            <w:tcBorders>
              <w:top w:val="single" w:sz="12" w:space="0" w:color="auto"/>
              <w:left w:val="nil"/>
              <w:bottom w:val="single" w:sz="12" w:space="0" w:color="auto"/>
              <w:right w:val="nil"/>
            </w:tcBorders>
            <w:shd w:val="clear" w:color="auto" w:fill="auto"/>
            <w:noWrap/>
            <w:vAlign w:val="center"/>
            <w:hideMark/>
          </w:tcPr>
          <w:p w14:paraId="198FC7C1" w14:textId="4C8AB03C" w:rsidR="008F7AA9" w:rsidRPr="00C213BD" w:rsidRDefault="008F7AA9"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Guild</w:t>
            </w:r>
            <w:r w:rsidR="007C2EC6" w:rsidRPr="00C213BD">
              <w:rPr>
                <w:rFonts w:ascii="Times New Roman" w:eastAsia="Times New Roman" w:hAnsi="Times New Roman" w:cs="Times New Roman"/>
                <w:b/>
                <w:bCs/>
                <w:color w:val="000000"/>
                <w:sz w:val="23"/>
                <w:szCs w:val="23"/>
              </w:rPr>
              <w:t xml:space="preserve"> Designation</w:t>
            </w:r>
          </w:p>
        </w:tc>
        <w:tc>
          <w:tcPr>
            <w:tcW w:w="963" w:type="dxa"/>
            <w:tcBorders>
              <w:top w:val="single" w:sz="12" w:space="0" w:color="auto"/>
              <w:left w:val="nil"/>
              <w:bottom w:val="single" w:sz="12" w:space="0" w:color="auto"/>
              <w:right w:val="nil"/>
            </w:tcBorders>
            <w:shd w:val="clear" w:color="auto" w:fill="auto"/>
            <w:noWrap/>
            <w:vAlign w:val="center"/>
            <w:hideMark/>
          </w:tcPr>
          <w:p w14:paraId="3BEEF17C" w14:textId="77777777" w:rsidR="008F7AA9" w:rsidRPr="00C213BD" w:rsidRDefault="008F7AA9"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Focal Species</w:t>
            </w:r>
          </w:p>
        </w:tc>
      </w:tr>
      <w:tr w:rsidR="007C2EC6" w:rsidRPr="00C213BD" w14:paraId="21C642E5" w14:textId="77777777" w:rsidTr="0000380F">
        <w:trPr>
          <w:trHeight w:val="300"/>
        </w:trPr>
        <w:tc>
          <w:tcPr>
            <w:tcW w:w="3145" w:type="dxa"/>
            <w:tcBorders>
              <w:top w:val="single" w:sz="12" w:space="0" w:color="auto"/>
              <w:left w:val="nil"/>
              <w:bottom w:val="nil"/>
              <w:right w:val="nil"/>
            </w:tcBorders>
            <w:shd w:val="clear" w:color="auto" w:fill="auto"/>
            <w:noWrap/>
            <w:vAlign w:val="bottom"/>
            <w:hideMark/>
          </w:tcPr>
          <w:p w14:paraId="7575429B"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Blackpoll warbler</w:t>
            </w:r>
          </w:p>
          <w:p w14:paraId="5CDF3A2D" w14:textId="79DA0896" w:rsidR="00CC73D3" w:rsidRPr="00C213BD" w:rsidRDefault="00CC73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striata</w:t>
            </w:r>
            <w:r w:rsidRPr="00C213BD">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hideMark/>
          </w:tcPr>
          <w:p w14:paraId="7AC7B26D"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BLPW</w:t>
            </w:r>
          </w:p>
        </w:tc>
        <w:tc>
          <w:tcPr>
            <w:tcW w:w="1368" w:type="dxa"/>
            <w:tcBorders>
              <w:top w:val="single" w:sz="12" w:space="0" w:color="auto"/>
              <w:left w:val="nil"/>
              <w:bottom w:val="nil"/>
              <w:right w:val="nil"/>
            </w:tcBorders>
            <w:shd w:val="clear" w:color="auto" w:fill="auto"/>
            <w:noWrap/>
            <w:vAlign w:val="center"/>
            <w:hideMark/>
          </w:tcPr>
          <w:p w14:paraId="5A14F6E2" w14:textId="61F172B0"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067CBE"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220</w:t>
            </w:r>
          </w:p>
        </w:tc>
        <w:tc>
          <w:tcPr>
            <w:tcW w:w="1363" w:type="dxa"/>
            <w:tcBorders>
              <w:top w:val="single" w:sz="12" w:space="0" w:color="auto"/>
              <w:left w:val="nil"/>
              <w:bottom w:val="nil"/>
              <w:right w:val="nil"/>
            </w:tcBorders>
            <w:shd w:val="clear" w:color="auto" w:fill="auto"/>
            <w:noWrap/>
            <w:vAlign w:val="center"/>
            <w:hideMark/>
          </w:tcPr>
          <w:p w14:paraId="71501C88" w14:textId="45178122" w:rsidR="008F7AA9" w:rsidRPr="00C213BD" w:rsidRDefault="00CC73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single" w:sz="12" w:space="0" w:color="auto"/>
              <w:left w:val="nil"/>
              <w:bottom w:val="nil"/>
              <w:right w:val="nil"/>
            </w:tcBorders>
            <w:shd w:val="clear" w:color="auto" w:fill="auto"/>
            <w:noWrap/>
            <w:vAlign w:val="center"/>
            <w:hideMark/>
          </w:tcPr>
          <w:p w14:paraId="296384D8"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single" w:sz="12" w:space="0" w:color="auto"/>
              <w:left w:val="nil"/>
              <w:bottom w:val="nil"/>
              <w:right w:val="nil"/>
            </w:tcBorders>
            <w:shd w:val="clear" w:color="auto" w:fill="auto"/>
            <w:noWrap/>
            <w:vAlign w:val="center"/>
            <w:hideMark/>
          </w:tcPr>
          <w:p w14:paraId="69EC1A9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53C871D2" w14:textId="77777777" w:rsidTr="0000380F">
        <w:trPr>
          <w:trHeight w:val="300"/>
        </w:trPr>
        <w:tc>
          <w:tcPr>
            <w:tcW w:w="3145" w:type="dxa"/>
            <w:tcBorders>
              <w:top w:val="nil"/>
              <w:left w:val="nil"/>
              <w:bottom w:val="nil"/>
              <w:right w:val="nil"/>
            </w:tcBorders>
            <w:shd w:val="clear" w:color="auto" w:fill="auto"/>
            <w:noWrap/>
            <w:vAlign w:val="bottom"/>
            <w:hideMark/>
          </w:tcPr>
          <w:p w14:paraId="7EE53956"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Swainson's thrush</w:t>
            </w:r>
          </w:p>
          <w:p w14:paraId="4E010BB4" w14:textId="34B2DE67" w:rsidR="00067CBE" w:rsidRPr="00C213BD" w:rsidRDefault="00067CBE"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Catharus ustulatus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192AE14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SWTH</w:t>
            </w:r>
          </w:p>
        </w:tc>
        <w:tc>
          <w:tcPr>
            <w:tcW w:w="1368" w:type="dxa"/>
            <w:tcBorders>
              <w:top w:val="nil"/>
              <w:left w:val="nil"/>
              <w:bottom w:val="nil"/>
              <w:right w:val="nil"/>
            </w:tcBorders>
            <w:shd w:val="clear" w:color="auto" w:fill="auto"/>
            <w:noWrap/>
            <w:vAlign w:val="center"/>
            <w:hideMark/>
          </w:tcPr>
          <w:p w14:paraId="1D11B91D" w14:textId="4D0AD794"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067CBE"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465</w:t>
            </w:r>
          </w:p>
        </w:tc>
        <w:tc>
          <w:tcPr>
            <w:tcW w:w="1363" w:type="dxa"/>
            <w:tcBorders>
              <w:top w:val="nil"/>
              <w:left w:val="nil"/>
              <w:bottom w:val="nil"/>
              <w:right w:val="nil"/>
            </w:tcBorders>
            <w:shd w:val="clear" w:color="auto" w:fill="auto"/>
            <w:noWrap/>
            <w:vAlign w:val="center"/>
            <w:hideMark/>
          </w:tcPr>
          <w:p w14:paraId="4BF75039" w14:textId="4D750858" w:rsidR="008F7AA9" w:rsidRPr="00C213BD" w:rsidRDefault="00067CBE"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518" w:type="dxa"/>
            <w:tcBorders>
              <w:top w:val="nil"/>
              <w:left w:val="nil"/>
              <w:bottom w:val="nil"/>
              <w:right w:val="nil"/>
            </w:tcBorders>
            <w:shd w:val="clear" w:color="auto" w:fill="auto"/>
            <w:noWrap/>
            <w:vAlign w:val="center"/>
            <w:hideMark/>
          </w:tcPr>
          <w:p w14:paraId="69CD6782"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0808C70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0C426251" w14:textId="77777777" w:rsidTr="0000380F">
        <w:trPr>
          <w:trHeight w:val="300"/>
        </w:trPr>
        <w:tc>
          <w:tcPr>
            <w:tcW w:w="3145" w:type="dxa"/>
            <w:tcBorders>
              <w:top w:val="nil"/>
              <w:left w:val="nil"/>
              <w:bottom w:val="nil"/>
              <w:right w:val="nil"/>
            </w:tcBorders>
            <w:shd w:val="clear" w:color="auto" w:fill="auto"/>
            <w:noWrap/>
            <w:vAlign w:val="bottom"/>
            <w:hideMark/>
          </w:tcPr>
          <w:p w14:paraId="71D64A67"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Yellow-bellied flycatcher</w:t>
            </w:r>
          </w:p>
          <w:p w14:paraId="4BC35F0E" w14:textId="70556653" w:rsidR="00514778" w:rsidRPr="00C213BD" w:rsidRDefault="00514778"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Empidonax flaviventris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212266C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YBFL</w:t>
            </w:r>
          </w:p>
        </w:tc>
        <w:tc>
          <w:tcPr>
            <w:tcW w:w="1368" w:type="dxa"/>
            <w:tcBorders>
              <w:top w:val="nil"/>
              <w:left w:val="nil"/>
              <w:bottom w:val="nil"/>
              <w:right w:val="nil"/>
            </w:tcBorders>
            <w:shd w:val="clear" w:color="auto" w:fill="auto"/>
            <w:noWrap/>
            <w:vAlign w:val="center"/>
            <w:hideMark/>
          </w:tcPr>
          <w:p w14:paraId="3FCE30E5" w14:textId="17436D59"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514778"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360</w:t>
            </w:r>
          </w:p>
        </w:tc>
        <w:tc>
          <w:tcPr>
            <w:tcW w:w="1363" w:type="dxa"/>
            <w:tcBorders>
              <w:top w:val="nil"/>
              <w:left w:val="nil"/>
              <w:bottom w:val="nil"/>
              <w:right w:val="nil"/>
            </w:tcBorders>
            <w:shd w:val="clear" w:color="auto" w:fill="auto"/>
            <w:noWrap/>
            <w:vAlign w:val="center"/>
            <w:hideMark/>
          </w:tcPr>
          <w:p w14:paraId="64368F0A" w14:textId="0805F297" w:rsidR="008F7AA9" w:rsidRPr="00C213BD" w:rsidRDefault="00514778"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Tyrannidae</w:t>
            </w:r>
          </w:p>
        </w:tc>
        <w:tc>
          <w:tcPr>
            <w:tcW w:w="1518" w:type="dxa"/>
            <w:tcBorders>
              <w:top w:val="nil"/>
              <w:left w:val="nil"/>
              <w:bottom w:val="nil"/>
              <w:right w:val="nil"/>
            </w:tcBorders>
            <w:shd w:val="clear" w:color="auto" w:fill="auto"/>
            <w:noWrap/>
            <w:vAlign w:val="center"/>
            <w:hideMark/>
          </w:tcPr>
          <w:p w14:paraId="1C1A684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3C1EFFA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10D9D823" w14:textId="77777777" w:rsidTr="0000380F">
        <w:trPr>
          <w:trHeight w:val="300"/>
        </w:trPr>
        <w:tc>
          <w:tcPr>
            <w:tcW w:w="3145" w:type="dxa"/>
            <w:tcBorders>
              <w:top w:val="nil"/>
              <w:left w:val="nil"/>
              <w:bottom w:val="nil"/>
              <w:right w:val="nil"/>
            </w:tcBorders>
            <w:shd w:val="clear" w:color="auto" w:fill="auto"/>
            <w:noWrap/>
            <w:vAlign w:val="bottom"/>
            <w:hideMark/>
          </w:tcPr>
          <w:p w14:paraId="32910C25"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Evening grosbeak</w:t>
            </w:r>
          </w:p>
          <w:p w14:paraId="69C27D30" w14:textId="033AD602" w:rsidR="00514778" w:rsidRPr="00C213BD" w:rsidRDefault="00514778"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Coccothraustes vespertinus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65498A61"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EVGR</w:t>
            </w:r>
          </w:p>
        </w:tc>
        <w:tc>
          <w:tcPr>
            <w:tcW w:w="1368" w:type="dxa"/>
            <w:tcBorders>
              <w:top w:val="nil"/>
              <w:left w:val="nil"/>
              <w:bottom w:val="nil"/>
              <w:right w:val="nil"/>
            </w:tcBorders>
            <w:shd w:val="clear" w:color="auto" w:fill="auto"/>
            <w:noWrap/>
            <w:vAlign w:val="center"/>
            <w:hideMark/>
          </w:tcPr>
          <w:p w14:paraId="514E9350"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64</w:t>
            </w:r>
          </w:p>
        </w:tc>
        <w:tc>
          <w:tcPr>
            <w:tcW w:w="1363" w:type="dxa"/>
            <w:tcBorders>
              <w:top w:val="nil"/>
              <w:left w:val="nil"/>
              <w:bottom w:val="nil"/>
              <w:right w:val="nil"/>
            </w:tcBorders>
            <w:shd w:val="clear" w:color="auto" w:fill="auto"/>
            <w:noWrap/>
            <w:vAlign w:val="center"/>
            <w:hideMark/>
          </w:tcPr>
          <w:p w14:paraId="4E76495D" w14:textId="045E8FE9" w:rsidR="008F7AA9" w:rsidRPr="00C213BD" w:rsidRDefault="00514778"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2AE964C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56CCFB84"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17BD2586" w14:textId="77777777" w:rsidTr="0000380F">
        <w:trPr>
          <w:trHeight w:val="300"/>
        </w:trPr>
        <w:tc>
          <w:tcPr>
            <w:tcW w:w="3145" w:type="dxa"/>
            <w:tcBorders>
              <w:top w:val="nil"/>
              <w:left w:val="nil"/>
              <w:bottom w:val="nil"/>
              <w:right w:val="nil"/>
            </w:tcBorders>
            <w:shd w:val="clear" w:color="auto" w:fill="auto"/>
            <w:noWrap/>
            <w:vAlign w:val="bottom"/>
            <w:hideMark/>
          </w:tcPr>
          <w:p w14:paraId="503271B0"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Hermit thrush</w:t>
            </w:r>
          </w:p>
          <w:p w14:paraId="104580BF" w14:textId="2B74EE50"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Catharus guttatus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568E48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HETH</w:t>
            </w:r>
          </w:p>
        </w:tc>
        <w:tc>
          <w:tcPr>
            <w:tcW w:w="1368" w:type="dxa"/>
            <w:tcBorders>
              <w:top w:val="nil"/>
              <w:left w:val="nil"/>
              <w:bottom w:val="nil"/>
              <w:right w:val="nil"/>
            </w:tcBorders>
            <w:shd w:val="clear" w:color="auto" w:fill="auto"/>
            <w:noWrap/>
            <w:vAlign w:val="center"/>
            <w:hideMark/>
          </w:tcPr>
          <w:p w14:paraId="34149B70" w14:textId="3FE73633"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771876"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880</w:t>
            </w:r>
          </w:p>
        </w:tc>
        <w:tc>
          <w:tcPr>
            <w:tcW w:w="1363" w:type="dxa"/>
            <w:tcBorders>
              <w:top w:val="nil"/>
              <w:left w:val="nil"/>
              <w:bottom w:val="nil"/>
              <w:right w:val="nil"/>
            </w:tcBorders>
            <w:shd w:val="clear" w:color="auto" w:fill="auto"/>
            <w:noWrap/>
            <w:vAlign w:val="center"/>
            <w:hideMark/>
          </w:tcPr>
          <w:p w14:paraId="159BE398" w14:textId="1D703464"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518" w:type="dxa"/>
            <w:tcBorders>
              <w:top w:val="nil"/>
              <w:left w:val="nil"/>
              <w:bottom w:val="nil"/>
              <w:right w:val="nil"/>
            </w:tcBorders>
            <w:shd w:val="clear" w:color="auto" w:fill="auto"/>
            <w:noWrap/>
            <w:vAlign w:val="center"/>
            <w:hideMark/>
          </w:tcPr>
          <w:p w14:paraId="1876F1C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2625EB3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2DB5D511" w14:textId="77777777" w:rsidTr="0000380F">
        <w:trPr>
          <w:trHeight w:val="300"/>
        </w:trPr>
        <w:tc>
          <w:tcPr>
            <w:tcW w:w="3145" w:type="dxa"/>
            <w:tcBorders>
              <w:top w:val="nil"/>
              <w:left w:val="nil"/>
              <w:bottom w:val="nil"/>
              <w:right w:val="nil"/>
            </w:tcBorders>
            <w:shd w:val="clear" w:color="auto" w:fill="auto"/>
            <w:noWrap/>
            <w:vAlign w:val="bottom"/>
            <w:hideMark/>
          </w:tcPr>
          <w:p w14:paraId="04E2C1BA"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Northern waterthrush</w:t>
            </w:r>
          </w:p>
          <w:p w14:paraId="4E555447" w14:textId="7EC6C6A1"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Parkesia noveboracensis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3A8F1663"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NOWA</w:t>
            </w:r>
          </w:p>
        </w:tc>
        <w:tc>
          <w:tcPr>
            <w:tcW w:w="1368" w:type="dxa"/>
            <w:tcBorders>
              <w:top w:val="nil"/>
              <w:left w:val="nil"/>
              <w:bottom w:val="nil"/>
              <w:right w:val="nil"/>
            </w:tcBorders>
            <w:shd w:val="clear" w:color="auto" w:fill="auto"/>
            <w:noWrap/>
            <w:vAlign w:val="center"/>
            <w:hideMark/>
          </w:tcPr>
          <w:p w14:paraId="1E5AB1B4"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42</w:t>
            </w:r>
          </w:p>
        </w:tc>
        <w:tc>
          <w:tcPr>
            <w:tcW w:w="1363" w:type="dxa"/>
            <w:tcBorders>
              <w:top w:val="nil"/>
              <w:left w:val="nil"/>
              <w:bottom w:val="nil"/>
              <w:right w:val="nil"/>
            </w:tcBorders>
            <w:shd w:val="clear" w:color="auto" w:fill="auto"/>
            <w:noWrap/>
            <w:vAlign w:val="center"/>
            <w:hideMark/>
          </w:tcPr>
          <w:p w14:paraId="186002C9" w14:textId="26C00CF6"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nil"/>
              <w:right w:val="nil"/>
            </w:tcBorders>
            <w:shd w:val="clear" w:color="auto" w:fill="auto"/>
            <w:noWrap/>
            <w:vAlign w:val="center"/>
            <w:hideMark/>
          </w:tcPr>
          <w:p w14:paraId="36579BE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5A05DB2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2B234A84" w14:textId="77777777" w:rsidTr="0000380F">
        <w:trPr>
          <w:trHeight w:val="300"/>
        </w:trPr>
        <w:tc>
          <w:tcPr>
            <w:tcW w:w="3145" w:type="dxa"/>
            <w:tcBorders>
              <w:top w:val="nil"/>
              <w:left w:val="nil"/>
              <w:bottom w:val="nil"/>
              <w:right w:val="nil"/>
            </w:tcBorders>
            <w:shd w:val="clear" w:color="auto" w:fill="auto"/>
            <w:noWrap/>
            <w:vAlign w:val="bottom"/>
            <w:hideMark/>
          </w:tcPr>
          <w:p w14:paraId="6024F703"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Pine siskin</w:t>
            </w:r>
          </w:p>
          <w:p w14:paraId="33BBBBDA" w14:textId="543C7A6D"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Spinus pinus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422696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PISI</w:t>
            </w:r>
          </w:p>
        </w:tc>
        <w:tc>
          <w:tcPr>
            <w:tcW w:w="1368" w:type="dxa"/>
            <w:tcBorders>
              <w:top w:val="nil"/>
              <w:left w:val="nil"/>
              <w:bottom w:val="nil"/>
              <w:right w:val="nil"/>
            </w:tcBorders>
            <w:shd w:val="clear" w:color="auto" w:fill="auto"/>
            <w:noWrap/>
            <w:vAlign w:val="center"/>
            <w:hideMark/>
          </w:tcPr>
          <w:p w14:paraId="7732214D"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125</w:t>
            </w:r>
          </w:p>
        </w:tc>
        <w:tc>
          <w:tcPr>
            <w:tcW w:w="1363" w:type="dxa"/>
            <w:tcBorders>
              <w:top w:val="nil"/>
              <w:left w:val="nil"/>
              <w:bottom w:val="nil"/>
              <w:right w:val="nil"/>
            </w:tcBorders>
            <w:shd w:val="clear" w:color="auto" w:fill="auto"/>
            <w:noWrap/>
            <w:vAlign w:val="center"/>
            <w:hideMark/>
          </w:tcPr>
          <w:p w14:paraId="59349077" w14:textId="2C202D5C"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50970B0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4D90128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648A13F0" w14:textId="77777777" w:rsidTr="0000380F">
        <w:trPr>
          <w:trHeight w:val="300"/>
        </w:trPr>
        <w:tc>
          <w:tcPr>
            <w:tcW w:w="3145" w:type="dxa"/>
            <w:tcBorders>
              <w:top w:val="nil"/>
              <w:left w:val="nil"/>
              <w:bottom w:val="nil"/>
              <w:right w:val="nil"/>
            </w:tcBorders>
            <w:shd w:val="clear" w:color="auto" w:fill="auto"/>
            <w:noWrap/>
            <w:vAlign w:val="bottom"/>
            <w:hideMark/>
          </w:tcPr>
          <w:p w14:paraId="18428E35"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Purple finch</w:t>
            </w:r>
          </w:p>
          <w:p w14:paraId="03EE6766" w14:textId="0AD966D7"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Haemorhous purpureus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6C01656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PUFI</w:t>
            </w:r>
          </w:p>
        </w:tc>
        <w:tc>
          <w:tcPr>
            <w:tcW w:w="1368" w:type="dxa"/>
            <w:tcBorders>
              <w:top w:val="nil"/>
              <w:left w:val="nil"/>
              <w:bottom w:val="nil"/>
              <w:right w:val="nil"/>
            </w:tcBorders>
            <w:shd w:val="clear" w:color="auto" w:fill="auto"/>
            <w:noWrap/>
            <w:vAlign w:val="center"/>
            <w:hideMark/>
          </w:tcPr>
          <w:p w14:paraId="0C9D21B4"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554</w:t>
            </w:r>
          </w:p>
        </w:tc>
        <w:tc>
          <w:tcPr>
            <w:tcW w:w="1363" w:type="dxa"/>
            <w:tcBorders>
              <w:top w:val="nil"/>
              <w:left w:val="nil"/>
              <w:bottom w:val="nil"/>
              <w:right w:val="nil"/>
            </w:tcBorders>
            <w:shd w:val="clear" w:color="auto" w:fill="auto"/>
            <w:noWrap/>
            <w:vAlign w:val="center"/>
            <w:hideMark/>
          </w:tcPr>
          <w:p w14:paraId="0322A9DF" w14:textId="53E57317"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63DB7B52"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7616D22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19C9D097" w14:textId="77777777" w:rsidTr="0000380F">
        <w:trPr>
          <w:trHeight w:val="300"/>
        </w:trPr>
        <w:tc>
          <w:tcPr>
            <w:tcW w:w="3145" w:type="dxa"/>
            <w:tcBorders>
              <w:top w:val="nil"/>
              <w:left w:val="nil"/>
              <w:right w:val="nil"/>
            </w:tcBorders>
            <w:shd w:val="clear" w:color="auto" w:fill="auto"/>
            <w:noWrap/>
            <w:vAlign w:val="bottom"/>
            <w:hideMark/>
          </w:tcPr>
          <w:p w14:paraId="6CB53E13"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Ruby-crowned kinglet</w:t>
            </w:r>
          </w:p>
          <w:p w14:paraId="202BC750" w14:textId="6167AC2B"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Corthylio calendula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4A8A1BD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RCKI</w:t>
            </w:r>
          </w:p>
        </w:tc>
        <w:tc>
          <w:tcPr>
            <w:tcW w:w="1368" w:type="dxa"/>
            <w:tcBorders>
              <w:top w:val="nil"/>
              <w:left w:val="nil"/>
              <w:right w:val="nil"/>
            </w:tcBorders>
            <w:shd w:val="clear" w:color="auto" w:fill="auto"/>
            <w:noWrap/>
            <w:vAlign w:val="center"/>
            <w:hideMark/>
          </w:tcPr>
          <w:p w14:paraId="2F5A9711"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39</w:t>
            </w:r>
          </w:p>
        </w:tc>
        <w:tc>
          <w:tcPr>
            <w:tcW w:w="1363" w:type="dxa"/>
            <w:tcBorders>
              <w:top w:val="nil"/>
              <w:left w:val="nil"/>
              <w:right w:val="nil"/>
            </w:tcBorders>
            <w:shd w:val="clear" w:color="auto" w:fill="auto"/>
            <w:noWrap/>
            <w:vAlign w:val="center"/>
            <w:hideMark/>
          </w:tcPr>
          <w:p w14:paraId="4162351A" w14:textId="15F9DF94"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Regulidae</w:t>
            </w:r>
          </w:p>
        </w:tc>
        <w:tc>
          <w:tcPr>
            <w:tcW w:w="1518" w:type="dxa"/>
            <w:tcBorders>
              <w:top w:val="nil"/>
              <w:left w:val="nil"/>
              <w:right w:val="nil"/>
            </w:tcBorders>
            <w:shd w:val="clear" w:color="auto" w:fill="auto"/>
            <w:noWrap/>
            <w:vAlign w:val="center"/>
            <w:hideMark/>
          </w:tcPr>
          <w:p w14:paraId="6F9BFCA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right w:val="nil"/>
            </w:tcBorders>
            <w:shd w:val="clear" w:color="auto" w:fill="auto"/>
            <w:noWrap/>
            <w:vAlign w:val="center"/>
            <w:hideMark/>
          </w:tcPr>
          <w:p w14:paraId="4E39C86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2BE2AAB8" w14:textId="77777777" w:rsidTr="0000380F">
        <w:trPr>
          <w:trHeight w:val="300"/>
        </w:trPr>
        <w:tc>
          <w:tcPr>
            <w:tcW w:w="3145" w:type="dxa"/>
            <w:tcBorders>
              <w:top w:val="nil"/>
              <w:left w:val="nil"/>
              <w:bottom w:val="single" w:sz="4" w:space="0" w:color="auto"/>
              <w:right w:val="nil"/>
            </w:tcBorders>
            <w:shd w:val="clear" w:color="auto" w:fill="auto"/>
            <w:noWrap/>
            <w:vAlign w:val="bottom"/>
            <w:hideMark/>
          </w:tcPr>
          <w:p w14:paraId="425C54C7"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Yellow-rumped warbler</w:t>
            </w:r>
          </w:p>
          <w:p w14:paraId="6E53FB08" w14:textId="7D2AE192"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coronata</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26D25B5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YRWA</w:t>
            </w:r>
          </w:p>
        </w:tc>
        <w:tc>
          <w:tcPr>
            <w:tcW w:w="1368" w:type="dxa"/>
            <w:tcBorders>
              <w:top w:val="nil"/>
              <w:left w:val="nil"/>
              <w:bottom w:val="single" w:sz="4" w:space="0" w:color="auto"/>
              <w:right w:val="nil"/>
            </w:tcBorders>
            <w:shd w:val="clear" w:color="auto" w:fill="auto"/>
            <w:noWrap/>
            <w:vAlign w:val="center"/>
            <w:hideMark/>
          </w:tcPr>
          <w:p w14:paraId="6F07E98E" w14:textId="795E36AF"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w:t>
            </w:r>
            <w:r w:rsidR="00771876"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132</w:t>
            </w:r>
          </w:p>
        </w:tc>
        <w:tc>
          <w:tcPr>
            <w:tcW w:w="1363" w:type="dxa"/>
            <w:tcBorders>
              <w:top w:val="nil"/>
              <w:left w:val="nil"/>
              <w:bottom w:val="single" w:sz="4" w:space="0" w:color="auto"/>
              <w:right w:val="nil"/>
            </w:tcBorders>
            <w:shd w:val="clear" w:color="auto" w:fill="auto"/>
            <w:noWrap/>
            <w:vAlign w:val="center"/>
            <w:hideMark/>
          </w:tcPr>
          <w:p w14:paraId="1D97E692" w14:textId="1F82D626"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single" w:sz="4" w:space="0" w:color="auto"/>
              <w:right w:val="nil"/>
            </w:tcBorders>
            <w:shd w:val="clear" w:color="auto" w:fill="auto"/>
            <w:noWrap/>
            <w:vAlign w:val="center"/>
            <w:hideMark/>
          </w:tcPr>
          <w:p w14:paraId="67753DC9"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single" w:sz="4" w:space="0" w:color="auto"/>
              <w:right w:val="nil"/>
            </w:tcBorders>
            <w:shd w:val="clear" w:color="auto" w:fill="auto"/>
            <w:noWrap/>
            <w:vAlign w:val="center"/>
            <w:hideMark/>
          </w:tcPr>
          <w:p w14:paraId="17D0448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7E014C2D" w14:textId="77777777" w:rsidTr="0000380F">
        <w:trPr>
          <w:trHeight w:val="300"/>
        </w:trPr>
        <w:tc>
          <w:tcPr>
            <w:tcW w:w="3145" w:type="dxa"/>
            <w:tcBorders>
              <w:top w:val="single" w:sz="4" w:space="0" w:color="auto"/>
              <w:left w:val="nil"/>
              <w:bottom w:val="nil"/>
              <w:right w:val="nil"/>
            </w:tcBorders>
            <w:shd w:val="clear" w:color="auto" w:fill="auto"/>
            <w:noWrap/>
            <w:vAlign w:val="bottom"/>
            <w:hideMark/>
          </w:tcPr>
          <w:p w14:paraId="6D5675C9"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Acadian flycatcher</w:t>
            </w:r>
          </w:p>
          <w:p w14:paraId="31BC11FD" w14:textId="4CBFBD50" w:rsidR="00B435E2" w:rsidRPr="00C213BD" w:rsidRDefault="00B435E2"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Empidonax virescens</w:t>
            </w:r>
            <w:r w:rsidRPr="00C213BD">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hideMark/>
          </w:tcPr>
          <w:p w14:paraId="170AD2C8"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ACFL</w:t>
            </w:r>
          </w:p>
        </w:tc>
        <w:tc>
          <w:tcPr>
            <w:tcW w:w="1368" w:type="dxa"/>
            <w:tcBorders>
              <w:top w:val="single" w:sz="4" w:space="0" w:color="auto"/>
              <w:left w:val="nil"/>
              <w:bottom w:val="nil"/>
              <w:right w:val="nil"/>
            </w:tcBorders>
            <w:shd w:val="clear" w:color="auto" w:fill="auto"/>
            <w:noWrap/>
            <w:vAlign w:val="center"/>
            <w:hideMark/>
          </w:tcPr>
          <w:p w14:paraId="1544FB28" w14:textId="71C0FC61"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B435E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154</w:t>
            </w:r>
          </w:p>
        </w:tc>
        <w:tc>
          <w:tcPr>
            <w:tcW w:w="1363" w:type="dxa"/>
            <w:tcBorders>
              <w:top w:val="single" w:sz="4" w:space="0" w:color="auto"/>
              <w:left w:val="nil"/>
              <w:bottom w:val="nil"/>
              <w:right w:val="nil"/>
            </w:tcBorders>
            <w:shd w:val="clear" w:color="auto" w:fill="auto"/>
            <w:noWrap/>
            <w:vAlign w:val="center"/>
            <w:hideMark/>
          </w:tcPr>
          <w:p w14:paraId="1263DF5D" w14:textId="7A1AD096" w:rsidR="008F7AA9" w:rsidRPr="00C213BD" w:rsidRDefault="00B435E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Tyrannidae</w:t>
            </w:r>
          </w:p>
        </w:tc>
        <w:tc>
          <w:tcPr>
            <w:tcW w:w="1518" w:type="dxa"/>
            <w:tcBorders>
              <w:top w:val="single" w:sz="4" w:space="0" w:color="auto"/>
              <w:left w:val="nil"/>
              <w:bottom w:val="nil"/>
              <w:right w:val="nil"/>
            </w:tcBorders>
            <w:shd w:val="clear" w:color="auto" w:fill="auto"/>
            <w:noWrap/>
            <w:vAlign w:val="center"/>
            <w:hideMark/>
          </w:tcPr>
          <w:p w14:paraId="1C7C9E3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single" w:sz="4" w:space="0" w:color="auto"/>
              <w:left w:val="nil"/>
              <w:bottom w:val="nil"/>
              <w:right w:val="nil"/>
            </w:tcBorders>
            <w:shd w:val="clear" w:color="auto" w:fill="auto"/>
            <w:noWrap/>
            <w:vAlign w:val="center"/>
            <w:hideMark/>
          </w:tcPr>
          <w:p w14:paraId="73CF97D9"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241E4F26" w14:textId="77777777" w:rsidTr="0000380F">
        <w:trPr>
          <w:trHeight w:val="300"/>
        </w:trPr>
        <w:tc>
          <w:tcPr>
            <w:tcW w:w="3145" w:type="dxa"/>
            <w:tcBorders>
              <w:top w:val="nil"/>
              <w:left w:val="nil"/>
              <w:bottom w:val="nil"/>
              <w:right w:val="nil"/>
            </w:tcBorders>
            <w:shd w:val="clear" w:color="auto" w:fill="auto"/>
            <w:noWrap/>
            <w:vAlign w:val="bottom"/>
            <w:hideMark/>
          </w:tcPr>
          <w:p w14:paraId="57D9CC80"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Hooded warbler</w:t>
            </w:r>
          </w:p>
          <w:p w14:paraId="12D44D5E" w14:textId="64A1B652" w:rsidR="00781BD3" w:rsidRPr="00C213BD" w:rsidRDefault="00781B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citrina</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75A8BBB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HOWA</w:t>
            </w:r>
          </w:p>
        </w:tc>
        <w:tc>
          <w:tcPr>
            <w:tcW w:w="1368" w:type="dxa"/>
            <w:tcBorders>
              <w:top w:val="nil"/>
              <w:left w:val="nil"/>
              <w:bottom w:val="nil"/>
              <w:right w:val="nil"/>
            </w:tcBorders>
            <w:shd w:val="clear" w:color="auto" w:fill="auto"/>
            <w:noWrap/>
            <w:vAlign w:val="center"/>
            <w:hideMark/>
          </w:tcPr>
          <w:p w14:paraId="6536D1B1" w14:textId="6BEE233F"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781BD3"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677</w:t>
            </w:r>
          </w:p>
        </w:tc>
        <w:tc>
          <w:tcPr>
            <w:tcW w:w="1363" w:type="dxa"/>
            <w:tcBorders>
              <w:top w:val="nil"/>
              <w:left w:val="nil"/>
              <w:bottom w:val="nil"/>
              <w:right w:val="nil"/>
            </w:tcBorders>
            <w:shd w:val="clear" w:color="auto" w:fill="auto"/>
            <w:noWrap/>
            <w:vAlign w:val="center"/>
            <w:hideMark/>
          </w:tcPr>
          <w:p w14:paraId="03176EB6" w14:textId="6218C944" w:rsidR="008F7AA9"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nil"/>
              <w:right w:val="nil"/>
            </w:tcBorders>
            <w:shd w:val="clear" w:color="auto" w:fill="auto"/>
            <w:noWrap/>
            <w:vAlign w:val="center"/>
            <w:hideMark/>
          </w:tcPr>
          <w:p w14:paraId="34FEF5D0"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bottom w:val="nil"/>
              <w:right w:val="nil"/>
            </w:tcBorders>
            <w:shd w:val="clear" w:color="auto" w:fill="auto"/>
            <w:noWrap/>
            <w:vAlign w:val="center"/>
            <w:hideMark/>
          </w:tcPr>
          <w:p w14:paraId="34290129"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81BD3" w:rsidRPr="00C213BD" w14:paraId="6678FC7C" w14:textId="77777777" w:rsidTr="0000380F">
        <w:trPr>
          <w:trHeight w:val="300"/>
        </w:trPr>
        <w:tc>
          <w:tcPr>
            <w:tcW w:w="3145" w:type="dxa"/>
            <w:tcBorders>
              <w:top w:val="nil"/>
              <w:left w:val="nil"/>
              <w:right w:val="nil"/>
            </w:tcBorders>
            <w:shd w:val="clear" w:color="auto" w:fill="auto"/>
            <w:noWrap/>
            <w:vAlign w:val="bottom"/>
            <w:hideMark/>
          </w:tcPr>
          <w:p w14:paraId="24F26684"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Worm-eating warbler</w:t>
            </w:r>
          </w:p>
          <w:p w14:paraId="39CF22B2" w14:textId="3FEB5F0A" w:rsidR="00781BD3" w:rsidRPr="00C213BD" w:rsidRDefault="00781B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Helmitheros vermivorum</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5A72E1D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WEWA</w:t>
            </w:r>
          </w:p>
        </w:tc>
        <w:tc>
          <w:tcPr>
            <w:tcW w:w="1368" w:type="dxa"/>
            <w:tcBorders>
              <w:top w:val="nil"/>
              <w:left w:val="nil"/>
              <w:right w:val="nil"/>
            </w:tcBorders>
            <w:shd w:val="clear" w:color="auto" w:fill="auto"/>
            <w:noWrap/>
            <w:vAlign w:val="center"/>
            <w:hideMark/>
          </w:tcPr>
          <w:p w14:paraId="044F443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750</w:t>
            </w:r>
          </w:p>
        </w:tc>
        <w:tc>
          <w:tcPr>
            <w:tcW w:w="1363" w:type="dxa"/>
            <w:tcBorders>
              <w:top w:val="nil"/>
              <w:left w:val="nil"/>
              <w:right w:val="nil"/>
            </w:tcBorders>
            <w:shd w:val="clear" w:color="auto" w:fill="auto"/>
            <w:noWrap/>
            <w:vAlign w:val="center"/>
            <w:hideMark/>
          </w:tcPr>
          <w:p w14:paraId="6FF88130" w14:textId="6625A382" w:rsidR="008F7AA9"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right w:val="nil"/>
            </w:tcBorders>
            <w:shd w:val="clear" w:color="auto" w:fill="auto"/>
            <w:noWrap/>
            <w:vAlign w:val="center"/>
            <w:hideMark/>
          </w:tcPr>
          <w:p w14:paraId="2B8109C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right w:val="nil"/>
            </w:tcBorders>
            <w:shd w:val="clear" w:color="auto" w:fill="auto"/>
            <w:noWrap/>
            <w:vAlign w:val="center"/>
            <w:hideMark/>
          </w:tcPr>
          <w:p w14:paraId="1060A3C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81BD3" w:rsidRPr="00C213BD" w14:paraId="46170BA7" w14:textId="77777777" w:rsidTr="0000380F">
        <w:trPr>
          <w:trHeight w:val="300"/>
        </w:trPr>
        <w:tc>
          <w:tcPr>
            <w:tcW w:w="3145" w:type="dxa"/>
            <w:tcBorders>
              <w:top w:val="nil"/>
              <w:left w:val="nil"/>
              <w:bottom w:val="single" w:sz="12" w:space="0" w:color="auto"/>
              <w:right w:val="nil"/>
            </w:tcBorders>
            <w:shd w:val="clear" w:color="auto" w:fill="auto"/>
            <w:noWrap/>
            <w:vAlign w:val="bottom"/>
            <w:hideMark/>
          </w:tcPr>
          <w:p w14:paraId="127CBF6B"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Cerulean warbler</w:t>
            </w:r>
          </w:p>
          <w:p w14:paraId="4A7B1B68" w14:textId="42FB0AC2" w:rsidR="00781BD3" w:rsidRPr="00C213BD" w:rsidRDefault="00781B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cerulea</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hideMark/>
          </w:tcPr>
          <w:p w14:paraId="6FD73002"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CERW</w:t>
            </w:r>
          </w:p>
        </w:tc>
        <w:tc>
          <w:tcPr>
            <w:tcW w:w="1368" w:type="dxa"/>
            <w:tcBorders>
              <w:top w:val="nil"/>
              <w:left w:val="nil"/>
              <w:bottom w:val="single" w:sz="12" w:space="0" w:color="auto"/>
              <w:right w:val="nil"/>
            </w:tcBorders>
            <w:shd w:val="clear" w:color="auto" w:fill="auto"/>
            <w:noWrap/>
            <w:vAlign w:val="center"/>
            <w:hideMark/>
          </w:tcPr>
          <w:p w14:paraId="2D59A4A7"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127</w:t>
            </w:r>
          </w:p>
        </w:tc>
        <w:tc>
          <w:tcPr>
            <w:tcW w:w="1363" w:type="dxa"/>
            <w:tcBorders>
              <w:top w:val="nil"/>
              <w:left w:val="nil"/>
              <w:bottom w:val="single" w:sz="12" w:space="0" w:color="auto"/>
              <w:right w:val="nil"/>
            </w:tcBorders>
            <w:shd w:val="clear" w:color="auto" w:fill="auto"/>
            <w:noWrap/>
            <w:vAlign w:val="center"/>
            <w:hideMark/>
          </w:tcPr>
          <w:p w14:paraId="630E721C" w14:textId="12BF2ECB" w:rsidR="008F7AA9"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single" w:sz="12" w:space="0" w:color="auto"/>
              <w:right w:val="nil"/>
            </w:tcBorders>
            <w:shd w:val="clear" w:color="auto" w:fill="auto"/>
            <w:noWrap/>
            <w:vAlign w:val="center"/>
            <w:hideMark/>
          </w:tcPr>
          <w:p w14:paraId="3C3C750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bottom w:val="single" w:sz="12" w:space="0" w:color="auto"/>
              <w:right w:val="nil"/>
            </w:tcBorders>
            <w:shd w:val="clear" w:color="auto" w:fill="auto"/>
            <w:noWrap/>
            <w:vAlign w:val="center"/>
            <w:hideMark/>
          </w:tcPr>
          <w:p w14:paraId="7662C471"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bl>
    <w:p w14:paraId="4985EC65" w14:textId="3FC446AD" w:rsidR="00781BD3" w:rsidRPr="00C213BD" w:rsidRDefault="00781BD3">
      <w:r w:rsidRPr="00C213BD">
        <w:rPr>
          <w:rFonts w:ascii="Times New Roman" w:hAnsi="Times New Roman" w:cs="Times New Roman"/>
          <w:sz w:val="24"/>
          <w:szCs w:val="24"/>
        </w:rPr>
        <w:lastRenderedPageBreak/>
        <w:t>Table A1. Continued.</w:t>
      </w:r>
    </w:p>
    <w:tbl>
      <w:tblPr>
        <w:tblW w:w="9466" w:type="dxa"/>
        <w:tblLook w:val="04A0" w:firstRow="1" w:lastRow="0" w:firstColumn="1" w:lastColumn="0" w:noHBand="0" w:noVBand="1"/>
      </w:tblPr>
      <w:tblGrid>
        <w:gridCol w:w="3050"/>
        <w:gridCol w:w="1003"/>
        <w:gridCol w:w="1310"/>
        <w:gridCol w:w="1665"/>
        <w:gridCol w:w="1475"/>
        <w:gridCol w:w="963"/>
      </w:tblGrid>
      <w:tr w:rsidR="001C5732" w:rsidRPr="00C213BD" w14:paraId="73900AFC" w14:textId="77777777" w:rsidTr="0000380F">
        <w:trPr>
          <w:trHeight w:val="300"/>
        </w:trPr>
        <w:tc>
          <w:tcPr>
            <w:tcW w:w="3050" w:type="dxa"/>
            <w:tcBorders>
              <w:top w:val="single" w:sz="12" w:space="0" w:color="auto"/>
              <w:left w:val="nil"/>
              <w:bottom w:val="single" w:sz="12" w:space="0" w:color="auto"/>
              <w:right w:val="nil"/>
            </w:tcBorders>
            <w:shd w:val="clear" w:color="auto" w:fill="auto"/>
            <w:noWrap/>
            <w:vAlign w:val="bottom"/>
          </w:tcPr>
          <w:p w14:paraId="2E3D1749" w14:textId="77777777" w:rsidR="00781BD3" w:rsidRPr="00C213BD" w:rsidRDefault="00781BD3" w:rsidP="00781BD3">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Common Name </w:t>
            </w:r>
          </w:p>
          <w:p w14:paraId="0DF87CD0" w14:textId="78B30E34"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w:t>
            </w:r>
            <w:r w:rsidRPr="00C213BD">
              <w:rPr>
                <w:rFonts w:ascii="Times New Roman" w:eastAsia="Times New Roman" w:hAnsi="Times New Roman" w:cs="Times New Roman"/>
                <w:b/>
                <w:bCs/>
                <w:i/>
                <w:iCs/>
                <w:color w:val="000000"/>
                <w:sz w:val="23"/>
                <w:szCs w:val="23"/>
              </w:rPr>
              <w:t>Scientific Name</w:t>
            </w:r>
            <w:r w:rsidRPr="00C213BD">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tcPr>
          <w:p w14:paraId="10D8EDAA" w14:textId="0834DF90"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Species Code</w:t>
            </w:r>
          </w:p>
        </w:tc>
        <w:tc>
          <w:tcPr>
            <w:tcW w:w="1310" w:type="dxa"/>
            <w:tcBorders>
              <w:top w:val="single" w:sz="12" w:space="0" w:color="auto"/>
              <w:left w:val="nil"/>
              <w:bottom w:val="single" w:sz="12" w:space="0" w:color="auto"/>
              <w:right w:val="nil"/>
            </w:tcBorders>
            <w:shd w:val="clear" w:color="auto" w:fill="auto"/>
            <w:noWrap/>
            <w:vAlign w:val="center"/>
          </w:tcPr>
          <w:p w14:paraId="6D224BC7" w14:textId="6F713A27"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Relative Frequency</w:t>
            </w:r>
          </w:p>
        </w:tc>
        <w:tc>
          <w:tcPr>
            <w:tcW w:w="1665" w:type="dxa"/>
            <w:tcBorders>
              <w:top w:val="single" w:sz="12" w:space="0" w:color="auto"/>
              <w:left w:val="nil"/>
              <w:bottom w:val="single" w:sz="12" w:space="0" w:color="auto"/>
              <w:right w:val="nil"/>
            </w:tcBorders>
            <w:shd w:val="clear" w:color="auto" w:fill="auto"/>
            <w:noWrap/>
            <w:vAlign w:val="center"/>
          </w:tcPr>
          <w:p w14:paraId="57C1F3E6" w14:textId="65D0D5C3"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Taxonomic Family</w:t>
            </w:r>
          </w:p>
        </w:tc>
        <w:tc>
          <w:tcPr>
            <w:tcW w:w="1475" w:type="dxa"/>
            <w:tcBorders>
              <w:top w:val="single" w:sz="12" w:space="0" w:color="auto"/>
              <w:left w:val="nil"/>
              <w:bottom w:val="single" w:sz="12" w:space="0" w:color="auto"/>
              <w:right w:val="nil"/>
            </w:tcBorders>
            <w:shd w:val="clear" w:color="auto" w:fill="auto"/>
            <w:noWrap/>
            <w:vAlign w:val="center"/>
          </w:tcPr>
          <w:p w14:paraId="46B699E4" w14:textId="17A593C0"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Guild Designation</w:t>
            </w:r>
          </w:p>
        </w:tc>
        <w:tc>
          <w:tcPr>
            <w:tcW w:w="963" w:type="dxa"/>
            <w:tcBorders>
              <w:top w:val="single" w:sz="12" w:space="0" w:color="auto"/>
              <w:left w:val="nil"/>
              <w:bottom w:val="single" w:sz="12" w:space="0" w:color="auto"/>
              <w:right w:val="nil"/>
            </w:tcBorders>
            <w:shd w:val="clear" w:color="auto" w:fill="auto"/>
            <w:noWrap/>
            <w:vAlign w:val="center"/>
          </w:tcPr>
          <w:p w14:paraId="663AA9C6" w14:textId="4621F488"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Focal Species</w:t>
            </w:r>
          </w:p>
        </w:tc>
      </w:tr>
      <w:tr w:rsidR="001C5732" w:rsidRPr="00C213BD" w14:paraId="782F08B2" w14:textId="77777777" w:rsidTr="0000380F">
        <w:trPr>
          <w:trHeight w:val="300"/>
        </w:trPr>
        <w:tc>
          <w:tcPr>
            <w:tcW w:w="3050" w:type="dxa"/>
            <w:tcBorders>
              <w:top w:val="single" w:sz="12" w:space="0" w:color="auto"/>
              <w:left w:val="nil"/>
              <w:bottom w:val="nil"/>
              <w:right w:val="nil"/>
            </w:tcBorders>
            <w:shd w:val="clear" w:color="auto" w:fill="auto"/>
            <w:noWrap/>
            <w:vAlign w:val="bottom"/>
            <w:hideMark/>
          </w:tcPr>
          <w:p w14:paraId="619C8A74"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Kentucky warbler</w:t>
            </w:r>
          </w:p>
          <w:p w14:paraId="7D26CF05" w14:textId="0CB7B53C"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Geothlypis formosa</w:t>
            </w:r>
            <w:r w:rsidRPr="00C213BD">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hideMark/>
          </w:tcPr>
          <w:p w14:paraId="54E0EC5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KEWA</w:t>
            </w:r>
          </w:p>
        </w:tc>
        <w:tc>
          <w:tcPr>
            <w:tcW w:w="1310" w:type="dxa"/>
            <w:tcBorders>
              <w:top w:val="single" w:sz="12" w:space="0" w:color="auto"/>
              <w:left w:val="nil"/>
              <w:bottom w:val="nil"/>
              <w:right w:val="nil"/>
            </w:tcBorders>
            <w:shd w:val="clear" w:color="auto" w:fill="auto"/>
            <w:noWrap/>
            <w:vAlign w:val="center"/>
            <w:hideMark/>
          </w:tcPr>
          <w:p w14:paraId="53D80426"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42</w:t>
            </w:r>
          </w:p>
        </w:tc>
        <w:tc>
          <w:tcPr>
            <w:tcW w:w="1665" w:type="dxa"/>
            <w:tcBorders>
              <w:top w:val="single" w:sz="12" w:space="0" w:color="auto"/>
              <w:left w:val="nil"/>
              <w:bottom w:val="nil"/>
              <w:right w:val="nil"/>
            </w:tcBorders>
            <w:shd w:val="clear" w:color="auto" w:fill="auto"/>
            <w:noWrap/>
            <w:vAlign w:val="center"/>
            <w:hideMark/>
          </w:tcPr>
          <w:p w14:paraId="2123FC46" w14:textId="533F0C0A"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12" w:space="0" w:color="auto"/>
              <w:left w:val="nil"/>
              <w:bottom w:val="nil"/>
              <w:right w:val="nil"/>
            </w:tcBorders>
            <w:shd w:val="clear" w:color="auto" w:fill="auto"/>
            <w:noWrap/>
            <w:vAlign w:val="center"/>
            <w:hideMark/>
          </w:tcPr>
          <w:p w14:paraId="7C91D46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single" w:sz="12" w:space="0" w:color="auto"/>
              <w:left w:val="nil"/>
              <w:bottom w:val="nil"/>
              <w:right w:val="nil"/>
            </w:tcBorders>
            <w:shd w:val="clear" w:color="auto" w:fill="auto"/>
            <w:noWrap/>
            <w:vAlign w:val="center"/>
            <w:hideMark/>
          </w:tcPr>
          <w:p w14:paraId="018F795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06865ED5" w14:textId="77777777" w:rsidTr="0000380F">
        <w:trPr>
          <w:trHeight w:val="300"/>
        </w:trPr>
        <w:tc>
          <w:tcPr>
            <w:tcW w:w="3050" w:type="dxa"/>
            <w:tcBorders>
              <w:top w:val="nil"/>
              <w:left w:val="nil"/>
              <w:right w:val="nil"/>
            </w:tcBorders>
            <w:shd w:val="clear" w:color="auto" w:fill="auto"/>
            <w:noWrap/>
            <w:vAlign w:val="bottom"/>
            <w:hideMark/>
          </w:tcPr>
          <w:p w14:paraId="13D72602"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Swainson's warbler</w:t>
            </w:r>
          </w:p>
          <w:p w14:paraId="3F6D8BCD" w14:textId="20072DBF"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Limnothlypis swainsonii</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6899158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SWWA</w:t>
            </w:r>
          </w:p>
        </w:tc>
        <w:tc>
          <w:tcPr>
            <w:tcW w:w="1310" w:type="dxa"/>
            <w:tcBorders>
              <w:top w:val="nil"/>
              <w:left w:val="nil"/>
              <w:right w:val="nil"/>
            </w:tcBorders>
            <w:shd w:val="clear" w:color="auto" w:fill="auto"/>
            <w:noWrap/>
            <w:vAlign w:val="center"/>
            <w:hideMark/>
          </w:tcPr>
          <w:p w14:paraId="53DAF47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56</w:t>
            </w:r>
          </w:p>
        </w:tc>
        <w:tc>
          <w:tcPr>
            <w:tcW w:w="1665" w:type="dxa"/>
            <w:tcBorders>
              <w:top w:val="nil"/>
              <w:left w:val="nil"/>
              <w:right w:val="nil"/>
            </w:tcBorders>
            <w:shd w:val="clear" w:color="auto" w:fill="auto"/>
            <w:noWrap/>
            <w:vAlign w:val="center"/>
            <w:hideMark/>
          </w:tcPr>
          <w:p w14:paraId="11E25E91" w14:textId="20718C5F"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right w:val="nil"/>
            </w:tcBorders>
            <w:shd w:val="clear" w:color="auto" w:fill="auto"/>
            <w:noWrap/>
            <w:vAlign w:val="center"/>
            <w:hideMark/>
          </w:tcPr>
          <w:p w14:paraId="34529D85"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right w:val="nil"/>
            </w:tcBorders>
            <w:shd w:val="clear" w:color="auto" w:fill="auto"/>
            <w:noWrap/>
            <w:vAlign w:val="center"/>
            <w:hideMark/>
          </w:tcPr>
          <w:p w14:paraId="6071BDA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6EA7AB24" w14:textId="77777777" w:rsidTr="0000380F">
        <w:trPr>
          <w:trHeight w:val="300"/>
        </w:trPr>
        <w:tc>
          <w:tcPr>
            <w:tcW w:w="3050" w:type="dxa"/>
            <w:tcBorders>
              <w:top w:val="nil"/>
              <w:left w:val="nil"/>
              <w:bottom w:val="single" w:sz="4" w:space="0" w:color="auto"/>
              <w:right w:val="nil"/>
            </w:tcBorders>
            <w:shd w:val="clear" w:color="auto" w:fill="auto"/>
            <w:noWrap/>
            <w:vAlign w:val="bottom"/>
            <w:hideMark/>
          </w:tcPr>
          <w:p w14:paraId="39CC82F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Yellow-throated warbler</w:t>
            </w:r>
          </w:p>
          <w:p w14:paraId="6BF0C1B5" w14:textId="7B6F34F6"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dominica</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0E441CA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YTWA</w:t>
            </w:r>
          </w:p>
        </w:tc>
        <w:tc>
          <w:tcPr>
            <w:tcW w:w="1310" w:type="dxa"/>
            <w:tcBorders>
              <w:top w:val="nil"/>
              <w:left w:val="nil"/>
              <w:bottom w:val="single" w:sz="4" w:space="0" w:color="auto"/>
              <w:right w:val="nil"/>
            </w:tcBorders>
            <w:shd w:val="clear" w:color="auto" w:fill="auto"/>
            <w:noWrap/>
            <w:vAlign w:val="center"/>
            <w:hideMark/>
          </w:tcPr>
          <w:p w14:paraId="660C6C6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93</w:t>
            </w:r>
          </w:p>
        </w:tc>
        <w:tc>
          <w:tcPr>
            <w:tcW w:w="1665" w:type="dxa"/>
            <w:tcBorders>
              <w:top w:val="nil"/>
              <w:left w:val="nil"/>
              <w:bottom w:val="single" w:sz="4" w:space="0" w:color="auto"/>
              <w:right w:val="nil"/>
            </w:tcBorders>
            <w:shd w:val="clear" w:color="auto" w:fill="auto"/>
            <w:noWrap/>
            <w:vAlign w:val="center"/>
            <w:hideMark/>
          </w:tcPr>
          <w:p w14:paraId="05A8035D" w14:textId="3376E7B7"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single" w:sz="4" w:space="0" w:color="auto"/>
              <w:right w:val="nil"/>
            </w:tcBorders>
            <w:shd w:val="clear" w:color="auto" w:fill="auto"/>
            <w:noWrap/>
            <w:vAlign w:val="center"/>
            <w:hideMark/>
          </w:tcPr>
          <w:p w14:paraId="1995CCFF"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bottom w:val="single" w:sz="4" w:space="0" w:color="auto"/>
              <w:right w:val="nil"/>
            </w:tcBorders>
            <w:shd w:val="clear" w:color="auto" w:fill="auto"/>
            <w:noWrap/>
            <w:vAlign w:val="center"/>
            <w:hideMark/>
          </w:tcPr>
          <w:p w14:paraId="22E60DAF"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4CFDE476" w14:textId="77777777" w:rsidTr="0000380F">
        <w:trPr>
          <w:trHeight w:val="300"/>
        </w:trPr>
        <w:tc>
          <w:tcPr>
            <w:tcW w:w="3050" w:type="dxa"/>
            <w:tcBorders>
              <w:top w:val="single" w:sz="4" w:space="0" w:color="auto"/>
              <w:left w:val="nil"/>
              <w:bottom w:val="nil"/>
              <w:right w:val="nil"/>
            </w:tcBorders>
            <w:shd w:val="clear" w:color="auto" w:fill="auto"/>
            <w:noWrap/>
            <w:vAlign w:val="bottom"/>
            <w:hideMark/>
          </w:tcPr>
          <w:p w14:paraId="6E42446C"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Blackburnian warbler</w:t>
            </w:r>
          </w:p>
          <w:p w14:paraId="315D899A" w14:textId="350DAA6D"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fusca</w:t>
            </w:r>
            <w:r w:rsidRPr="00C213BD">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hideMark/>
          </w:tcPr>
          <w:p w14:paraId="6C74A6CB"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BLBW</w:t>
            </w:r>
          </w:p>
        </w:tc>
        <w:tc>
          <w:tcPr>
            <w:tcW w:w="1310" w:type="dxa"/>
            <w:tcBorders>
              <w:top w:val="single" w:sz="4" w:space="0" w:color="auto"/>
              <w:left w:val="nil"/>
              <w:bottom w:val="nil"/>
              <w:right w:val="nil"/>
            </w:tcBorders>
            <w:shd w:val="clear" w:color="auto" w:fill="auto"/>
            <w:noWrap/>
            <w:vAlign w:val="center"/>
            <w:hideMark/>
          </w:tcPr>
          <w:p w14:paraId="522FAF62" w14:textId="6BE970E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15</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776</w:t>
            </w:r>
          </w:p>
        </w:tc>
        <w:tc>
          <w:tcPr>
            <w:tcW w:w="1665" w:type="dxa"/>
            <w:tcBorders>
              <w:top w:val="single" w:sz="4" w:space="0" w:color="auto"/>
              <w:left w:val="nil"/>
              <w:bottom w:val="nil"/>
              <w:right w:val="nil"/>
            </w:tcBorders>
            <w:shd w:val="clear" w:color="auto" w:fill="auto"/>
            <w:noWrap/>
            <w:vAlign w:val="center"/>
            <w:hideMark/>
          </w:tcPr>
          <w:p w14:paraId="0A682356" w14:textId="73A4216F"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4" w:space="0" w:color="auto"/>
              <w:left w:val="nil"/>
              <w:bottom w:val="nil"/>
              <w:right w:val="nil"/>
            </w:tcBorders>
            <w:shd w:val="clear" w:color="auto" w:fill="auto"/>
            <w:noWrap/>
            <w:vAlign w:val="center"/>
            <w:hideMark/>
          </w:tcPr>
          <w:p w14:paraId="582060D3"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single" w:sz="4" w:space="0" w:color="auto"/>
              <w:left w:val="nil"/>
              <w:bottom w:val="nil"/>
              <w:right w:val="nil"/>
            </w:tcBorders>
            <w:shd w:val="clear" w:color="auto" w:fill="auto"/>
            <w:noWrap/>
            <w:vAlign w:val="center"/>
            <w:hideMark/>
          </w:tcPr>
          <w:p w14:paraId="6D2F5C8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382E84F4" w14:textId="77777777" w:rsidTr="0000380F">
        <w:trPr>
          <w:trHeight w:val="300"/>
        </w:trPr>
        <w:tc>
          <w:tcPr>
            <w:tcW w:w="3050" w:type="dxa"/>
            <w:tcBorders>
              <w:top w:val="nil"/>
              <w:left w:val="nil"/>
              <w:bottom w:val="nil"/>
              <w:right w:val="nil"/>
            </w:tcBorders>
            <w:shd w:val="clear" w:color="auto" w:fill="auto"/>
            <w:noWrap/>
            <w:vAlign w:val="bottom"/>
            <w:hideMark/>
          </w:tcPr>
          <w:p w14:paraId="5A1433B8"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Black-throated blue warbler</w:t>
            </w:r>
          </w:p>
          <w:p w14:paraId="433263E6" w14:textId="5E4597B2"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caerulescens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7F2F5102"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BTBW</w:t>
            </w:r>
          </w:p>
        </w:tc>
        <w:tc>
          <w:tcPr>
            <w:tcW w:w="1310" w:type="dxa"/>
            <w:tcBorders>
              <w:top w:val="nil"/>
              <w:left w:val="nil"/>
              <w:bottom w:val="nil"/>
              <w:right w:val="nil"/>
            </w:tcBorders>
            <w:shd w:val="clear" w:color="auto" w:fill="auto"/>
            <w:noWrap/>
            <w:vAlign w:val="center"/>
            <w:hideMark/>
          </w:tcPr>
          <w:p w14:paraId="5543AD7D" w14:textId="2ED96D31"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244</w:t>
            </w:r>
          </w:p>
        </w:tc>
        <w:tc>
          <w:tcPr>
            <w:tcW w:w="1665" w:type="dxa"/>
            <w:tcBorders>
              <w:top w:val="nil"/>
              <w:left w:val="nil"/>
              <w:bottom w:val="nil"/>
              <w:right w:val="nil"/>
            </w:tcBorders>
            <w:shd w:val="clear" w:color="auto" w:fill="auto"/>
            <w:noWrap/>
            <w:vAlign w:val="center"/>
            <w:hideMark/>
          </w:tcPr>
          <w:p w14:paraId="206386AE" w14:textId="7AA383E0"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253274C3"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1BB6357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28759B17" w14:textId="77777777" w:rsidTr="0000380F">
        <w:trPr>
          <w:trHeight w:val="300"/>
        </w:trPr>
        <w:tc>
          <w:tcPr>
            <w:tcW w:w="3050" w:type="dxa"/>
            <w:tcBorders>
              <w:top w:val="nil"/>
              <w:left w:val="nil"/>
              <w:bottom w:val="nil"/>
              <w:right w:val="nil"/>
            </w:tcBorders>
            <w:shd w:val="clear" w:color="auto" w:fill="auto"/>
            <w:noWrap/>
            <w:vAlign w:val="bottom"/>
            <w:hideMark/>
          </w:tcPr>
          <w:p w14:paraId="12A5DF1B"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Black-throated green warbler</w:t>
            </w:r>
          </w:p>
          <w:p w14:paraId="6BAF533D" w14:textId="2AE9636B"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virens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01939C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BTNW</w:t>
            </w:r>
          </w:p>
        </w:tc>
        <w:tc>
          <w:tcPr>
            <w:tcW w:w="1310" w:type="dxa"/>
            <w:tcBorders>
              <w:top w:val="nil"/>
              <w:left w:val="nil"/>
              <w:bottom w:val="nil"/>
              <w:right w:val="nil"/>
            </w:tcBorders>
            <w:shd w:val="clear" w:color="auto" w:fill="auto"/>
            <w:noWrap/>
            <w:vAlign w:val="center"/>
            <w:hideMark/>
          </w:tcPr>
          <w:p w14:paraId="22C97EDA" w14:textId="5697BC7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055</w:t>
            </w:r>
          </w:p>
        </w:tc>
        <w:tc>
          <w:tcPr>
            <w:tcW w:w="1665" w:type="dxa"/>
            <w:tcBorders>
              <w:top w:val="nil"/>
              <w:left w:val="nil"/>
              <w:bottom w:val="nil"/>
              <w:right w:val="nil"/>
            </w:tcBorders>
            <w:shd w:val="clear" w:color="auto" w:fill="auto"/>
            <w:noWrap/>
            <w:vAlign w:val="center"/>
            <w:hideMark/>
          </w:tcPr>
          <w:p w14:paraId="27142D97" w14:textId="6E071F95"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4C25BCC4"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5EC78CE8"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5B3F91C" w14:textId="77777777" w:rsidTr="0000380F">
        <w:trPr>
          <w:trHeight w:val="300"/>
        </w:trPr>
        <w:tc>
          <w:tcPr>
            <w:tcW w:w="3050" w:type="dxa"/>
            <w:tcBorders>
              <w:top w:val="nil"/>
              <w:left w:val="nil"/>
              <w:bottom w:val="nil"/>
              <w:right w:val="nil"/>
            </w:tcBorders>
            <w:shd w:val="clear" w:color="auto" w:fill="auto"/>
            <w:noWrap/>
            <w:vAlign w:val="bottom"/>
            <w:hideMark/>
          </w:tcPr>
          <w:p w14:paraId="739D2C86"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Canada warbler</w:t>
            </w:r>
          </w:p>
          <w:p w14:paraId="42CB9008" w14:textId="06707673"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Cardellina canadensis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1661521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CAWA</w:t>
            </w:r>
          </w:p>
        </w:tc>
        <w:tc>
          <w:tcPr>
            <w:tcW w:w="1310" w:type="dxa"/>
            <w:tcBorders>
              <w:top w:val="nil"/>
              <w:left w:val="nil"/>
              <w:bottom w:val="nil"/>
              <w:right w:val="nil"/>
            </w:tcBorders>
            <w:shd w:val="clear" w:color="auto" w:fill="auto"/>
            <w:noWrap/>
            <w:vAlign w:val="center"/>
            <w:hideMark/>
          </w:tcPr>
          <w:p w14:paraId="2E97AF6D" w14:textId="237CD20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807</w:t>
            </w:r>
          </w:p>
        </w:tc>
        <w:tc>
          <w:tcPr>
            <w:tcW w:w="1665" w:type="dxa"/>
            <w:tcBorders>
              <w:top w:val="nil"/>
              <w:left w:val="nil"/>
              <w:bottom w:val="nil"/>
              <w:right w:val="nil"/>
            </w:tcBorders>
            <w:shd w:val="clear" w:color="auto" w:fill="auto"/>
            <w:noWrap/>
            <w:vAlign w:val="center"/>
            <w:hideMark/>
          </w:tcPr>
          <w:p w14:paraId="0C31A55E" w14:textId="22539709"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67A1C68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444A693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9AFB74B" w14:textId="77777777" w:rsidTr="0000380F">
        <w:trPr>
          <w:trHeight w:val="300"/>
        </w:trPr>
        <w:tc>
          <w:tcPr>
            <w:tcW w:w="3050" w:type="dxa"/>
            <w:tcBorders>
              <w:top w:val="nil"/>
              <w:left w:val="nil"/>
              <w:bottom w:val="nil"/>
              <w:right w:val="nil"/>
            </w:tcBorders>
            <w:shd w:val="clear" w:color="auto" w:fill="auto"/>
            <w:noWrap/>
            <w:vAlign w:val="bottom"/>
            <w:hideMark/>
          </w:tcPr>
          <w:p w14:paraId="42A08D8C"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Least flycatcher</w:t>
            </w:r>
          </w:p>
          <w:p w14:paraId="1468B0F8" w14:textId="0DDB2288"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Empidonax minimus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0F59CF12"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LEFL</w:t>
            </w:r>
          </w:p>
        </w:tc>
        <w:tc>
          <w:tcPr>
            <w:tcW w:w="1310" w:type="dxa"/>
            <w:tcBorders>
              <w:top w:val="nil"/>
              <w:left w:val="nil"/>
              <w:bottom w:val="nil"/>
              <w:right w:val="nil"/>
            </w:tcBorders>
            <w:shd w:val="clear" w:color="auto" w:fill="auto"/>
            <w:noWrap/>
            <w:vAlign w:val="center"/>
            <w:hideMark/>
          </w:tcPr>
          <w:p w14:paraId="0369A92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288</w:t>
            </w:r>
          </w:p>
        </w:tc>
        <w:tc>
          <w:tcPr>
            <w:tcW w:w="1665" w:type="dxa"/>
            <w:tcBorders>
              <w:top w:val="nil"/>
              <w:left w:val="nil"/>
              <w:bottom w:val="nil"/>
              <w:right w:val="nil"/>
            </w:tcBorders>
            <w:shd w:val="clear" w:color="auto" w:fill="auto"/>
            <w:noWrap/>
            <w:vAlign w:val="center"/>
            <w:hideMark/>
          </w:tcPr>
          <w:p w14:paraId="078A0453" w14:textId="4B9791D0"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Tyrannidae</w:t>
            </w:r>
          </w:p>
        </w:tc>
        <w:tc>
          <w:tcPr>
            <w:tcW w:w="1475" w:type="dxa"/>
            <w:tcBorders>
              <w:top w:val="nil"/>
              <w:left w:val="nil"/>
              <w:bottom w:val="nil"/>
              <w:right w:val="nil"/>
            </w:tcBorders>
            <w:shd w:val="clear" w:color="auto" w:fill="auto"/>
            <w:noWrap/>
            <w:vAlign w:val="center"/>
            <w:hideMark/>
          </w:tcPr>
          <w:p w14:paraId="54D49382"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7A2BB445"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3F5CB6E" w14:textId="77777777" w:rsidTr="0000380F">
        <w:trPr>
          <w:trHeight w:val="300"/>
        </w:trPr>
        <w:tc>
          <w:tcPr>
            <w:tcW w:w="3050" w:type="dxa"/>
            <w:tcBorders>
              <w:top w:val="nil"/>
              <w:left w:val="nil"/>
              <w:bottom w:val="nil"/>
              <w:right w:val="nil"/>
            </w:tcBorders>
            <w:shd w:val="clear" w:color="auto" w:fill="auto"/>
            <w:noWrap/>
            <w:vAlign w:val="bottom"/>
            <w:hideMark/>
          </w:tcPr>
          <w:p w14:paraId="712273E2"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Veery</w:t>
            </w:r>
          </w:p>
          <w:p w14:paraId="6517BEBE" w14:textId="33B11D76"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Catharus fuscescens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AFD5AA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VEER</w:t>
            </w:r>
          </w:p>
        </w:tc>
        <w:tc>
          <w:tcPr>
            <w:tcW w:w="1310" w:type="dxa"/>
            <w:tcBorders>
              <w:top w:val="nil"/>
              <w:left w:val="nil"/>
              <w:bottom w:val="nil"/>
              <w:right w:val="nil"/>
            </w:tcBorders>
            <w:shd w:val="clear" w:color="auto" w:fill="auto"/>
            <w:noWrap/>
            <w:vAlign w:val="center"/>
            <w:hideMark/>
          </w:tcPr>
          <w:p w14:paraId="448BE4DA" w14:textId="21D4A20F"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830</w:t>
            </w:r>
          </w:p>
        </w:tc>
        <w:tc>
          <w:tcPr>
            <w:tcW w:w="1665" w:type="dxa"/>
            <w:tcBorders>
              <w:top w:val="nil"/>
              <w:left w:val="nil"/>
              <w:bottom w:val="nil"/>
              <w:right w:val="nil"/>
            </w:tcBorders>
            <w:shd w:val="clear" w:color="auto" w:fill="auto"/>
            <w:noWrap/>
            <w:vAlign w:val="center"/>
            <w:hideMark/>
          </w:tcPr>
          <w:p w14:paraId="45D768C5" w14:textId="638C8B9B"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475" w:type="dxa"/>
            <w:tcBorders>
              <w:top w:val="nil"/>
              <w:left w:val="nil"/>
              <w:bottom w:val="nil"/>
              <w:right w:val="nil"/>
            </w:tcBorders>
            <w:shd w:val="clear" w:color="auto" w:fill="auto"/>
            <w:noWrap/>
            <w:vAlign w:val="center"/>
            <w:hideMark/>
          </w:tcPr>
          <w:p w14:paraId="73DB24C8"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91EF6FB"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3BCD908E" w14:textId="77777777" w:rsidTr="0000380F">
        <w:trPr>
          <w:trHeight w:val="300"/>
        </w:trPr>
        <w:tc>
          <w:tcPr>
            <w:tcW w:w="3050" w:type="dxa"/>
            <w:tcBorders>
              <w:top w:val="nil"/>
              <w:left w:val="nil"/>
              <w:bottom w:val="nil"/>
              <w:right w:val="nil"/>
            </w:tcBorders>
            <w:shd w:val="clear" w:color="auto" w:fill="auto"/>
            <w:noWrap/>
            <w:vAlign w:val="bottom"/>
            <w:hideMark/>
          </w:tcPr>
          <w:p w14:paraId="75981D96"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Blue-headed vireo</w:t>
            </w:r>
          </w:p>
          <w:p w14:paraId="378A2968" w14:textId="1A3FC495" w:rsidR="006A66EC" w:rsidRPr="00C213BD" w:rsidRDefault="006A66EC"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Vireo solitarius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A634ABB"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BHVI</w:t>
            </w:r>
          </w:p>
        </w:tc>
        <w:tc>
          <w:tcPr>
            <w:tcW w:w="1310" w:type="dxa"/>
            <w:tcBorders>
              <w:top w:val="nil"/>
              <w:left w:val="nil"/>
              <w:bottom w:val="nil"/>
              <w:right w:val="nil"/>
            </w:tcBorders>
            <w:shd w:val="clear" w:color="auto" w:fill="auto"/>
            <w:noWrap/>
            <w:vAlign w:val="center"/>
            <w:hideMark/>
          </w:tcPr>
          <w:p w14:paraId="5E36BA81" w14:textId="3CADE34F"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w:t>
            </w:r>
            <w:r w:rsidR="006A66EC"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691</w:t>
            </w:r>
          </w:p>
        </w:tc>
        <w:tc>
          <w:tcPr>
            <w:tcW w:w="1665" w:type="dxa"/>
            <w:tcBorders>
              <w:top w:val="nil"/>
              <w:left w:val="nil"/>
              <w:bottom w:val="nil"/>
              <w:right w:val="nil"/>
            </w:tcBorders>
            <w:shd w:val="clear" w:color="auto" w:fill="auto"/>
            <w:noWrap/>
            <w:vAlign w:val="center"/>
            <w:hideMark/>
          </w:tcPr>
          <w:p w14:paraId="749DC725" w14:textId="18F9A7FA" w:rsidR="00781BD3" w:rsidRPr="00C213BD" w:rsidRDefault="006A66E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Vireonidae</w:t>
            </w:r>
          </w:p>
        </w:tc>
        <w:tc>
          <w:tcPr>
            <w:tcW w:w="1475" w:type="dxa"/>
            <w:tcBorders>
              <w:top w:val="nil"/>
              <w:left w:val="nil"/>
              <w:bottom w:val="nil"/>
              <w:right w:val="nil"/>
            </w:tcBorders>
            <w:shd w:val="clear" w:color="auto" w:fill="auto"/>
            <w:noWrap/>
            <w:vAlign w:val="center"/>
            <w:hideMark/>
          </w:tcPr>
          <w:p w14:paraId="63EDBFF0"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2E950CD"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3164F711" w14:textId="77777777" w:rsidTr="0000380F">
        <w:trPr>
          <w:trHeight w:val="300"/>
        </w:trPr>
        <w:tc>
          <w:tcPr>
            <w:tcW w:w="3050" w:type="dxa"/>
            <w:tcBorders>
              <w:top w:val="nil"/>
              <w:left w:val="nil"/>
              <w:bottom w:val="nil"/>
              <w:right w:val="nil"/>
            </w:tcBorders>
            <w:shd w:val="clear" w:color="auto" w:fill="auto"/>
            <w:noWrap/>
            <w:vAlign w:val="bottom"/>
            <w:hideMark/>
          </w:tcPr>
          <w:p w14:paraId="7DED7B1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Brown creeper</w:t>
            </w:r>
          </w:p>
          <w:p w14:paraId="582F6762" w14:textId="28555BE7" w:rsidR="006A66EC" w:rsidRPr="00C213BD" w:rsidRDefault="006A66EC"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Certhia americana</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2D9E059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BRCR</w:t>
            </w:r>
          </w:p>
        </w:tc>
        <w:tc>
          <w:tcPr>
            <w:tcW w:w="1310" w:type="dxa"/>
            <w:tcBorders>
              <w:top w:val="nil"/>
              <w:left w:val="nil"/>
              <w:bottom w:val="nil"/>
              <w:right w:val="nil"/>
            </w:tcBorders>
            <w:shd w:val="clear" w:color="auto" w:fill="auto"/>
            <w:noWrap/>
            <w:vAlign w:val="center"/>
            <w:hideMark/>
          </w:tcPr>
          <w:p w14:paraId="2249A71C" w14:textId="20D94264"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6A66EC"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780</w:t>
            </w:r>
          </w:p>
        </w:tc>
        <w:tc>
          <w:tcPr>
            <w:tcW w:w="1665" w:type="dxa"/>
            <w:tcBorders>
              <w:top w:val="nil"/>
              <w:left w:val="nil"/>
              <w:bottom w:val="nil"/>
              <w:right w:val="nil"/>
            </w:tcBorders>
            <w:shd w:val="clear" w:color="auto" w:fill="auto"/>
            <w:noWrap/>
            <w:vAlign w:val="center"/>
            <w:hideMark/>
          </w:tcPr>
          <w:p w14:paraId="7E9C9F8E" w14:textId="2A768BAD" w:rsidR="00781BD3" w:rsidRPr="00C213BD" w:rsidRDefault="006A66E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Certhiidae</w:t>
            </w:r>
          </w:p>
        </w:tc>
        <w:tc>
          <w:tcPr>
            <w:tcW w:w="1475" w:type="dxa"/>
            <w:tcBorders>
              <w:top w:val="nil"/>
              <w:left w:val="nil"/>
              <w:bottom w:val="nil"/>
              <w:right w:val="nil"/>
            </w:tcBorders>
            <w:shd w:val="clear" w:color="auto" w:fill="auto"/>
            <w:noWrap/>
            <w:vAlign w:val="center"/>
            <w:hideMark/>
          </w:tcPr>
          <w:p w14:paraId="59A2083D"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822FD87"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05FF4719" w14:textId="77777777" w:rsidTr="0000380F">
        <w:trPr>
          <w:trHeight w:val="300"/>
        </w:trPr>
        <w:tc>
          <w:tcPr>
            <w:tcW w:w="3050" w:type="dxa"/>
            <w:tcBorders>
              <w:top w:val="nil"/>
              <w:left w:val="nil"/>
              <w:bottom w:val="nil"/>
              <w:right w:val="nil"/>
            </w:tcBorders>
            <w:shd w:val="clear" w:color="auto" w:fill="auto"/>
            <w:noWrap/>
            <w:vAlign w:val="bottom"/>
            <w:hideMark/>
          </w:tcPr>
          <w:p w14:paraId="7A2AD9CE"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Dark-eyed junco</w:t>
            </w:r>
          </w:p>
          <w:p w14:paraId="0967048C" w14:textId="1A6BFAE4" w:rsidR="0060238A" w:rsidRPr="00C213BD" w:rsidRDefault="0060238A"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Junco hyemalis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0261945"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DEJU</w:t>
            </w:r>
          </w:p>
        </w:tc>
        <w:tc>
          <w:tcPr>
            <w:tcW w:w="1310" w:type="dxa"/>
            <w:tcBorders>
              <w:top w:val="nil"/>
              <w:left w:val="nil"/>
              <w:bottom w:val="nil"/>
              <w:right w:val="nil"/>
            </w:tcBorders>
            <w:shd w:val="clear" w:color="auto" w:fill="auto"/>
            <w:noWrap/>
            <w:vAlign w:val="center"/>
            <w:hideMark/>
          </w:tcPr>
          <w:p w14:paraId="60A43E90" w14:textId="5699866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60238A"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787</w:t>
            </w:r>
          </w:p>
        </w:tc>
        <w:tc>
          <w:tcPr>
            <w:tcW w:w="1665" w:type="dxa"/>
            <w:tcBorders>
              <w:top w:val="nil"/>
              <w:left w:val="nil"/>
              <w:bottom w:val="nil"/>
              <w:right w:val="nil"/>
            </w:tcBorders>
            <w:shd w:val="clear" w:color="auto" w:fill="auto"/>
            <w:noWrap/>
            <w:vAlign w:val="center"/>
            <w:hideMark/>
          </w:tcPr>
          <w:p w14:paraId="1800F3A1" w14:textId="606D27B7" w:rsidR="00781BD3" w:rsidRPr="00C213BD" w:rsidRDefault="0060238A"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Passerellidae</w:t>
            </w:r>
          </w:p>
        </w:tc>
        <w:tc>
          <w:tcPr>
            <w:tcW w:w="1475" w:type="dxa"/>
            <w:tcBorders>
              <w:top w:val="nil"/>
              <w:left w:val="nil"/>
              <w:bottom w:val="nil"/>
              <w:right w:val="nil"/>
            </w:tcBorders>
            <w:shd w:val="clear" w:color="auto" w:fill="auto"/>
            <w:noWrap/>
            <w:vAlign w:val="center"/>
            <w:hideMark/>
          </w:tcPr>
          <w:p w14:paraId="778F2EB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4B012543"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78AE1E60" w14:textId="77777777" w:rsidTr="0000380F">
        <w:trPr>
          <w:trHeight w:val="300"/>
        </w:trPr>
        <w:tc>
          <w:tcPr>
            <w:tcW w:w="3050" w:type="dxa"/>
            <w:tcBorders>
              <w:top w:val="nil"/>
              <w:left w:val="nil"/>
              <w:bottom w:val="nil"/>
              <w:right w:val="nil"/>
            </w:tcBorders>
            <w:shd w:val="clear" w:color="auto" w:fill="auto"/>
            <w:noWrap/>
            <w:vAlign w:val="bottom"/>
            <w:hideMark/>
          </w:tcPr>
          <w:p w14:paraId="67FE6D10"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Golden-crowned kinglet</w:t>
            </w:r>
          </w:p>
          <w:p w14:paraId="2D572FB3" w14:textId="2AAFC2FA" w:rsidR="00962924" w:rsidRPr="00C213BD" w:rsidRDefault="0096292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Regulus satrapa</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04CDA08D"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GCKI</w:t>
            </w:r>
          </w:p>
        </w:tc>
        <w:tc>
          <w:tcPr>
            <w:tcW w:w="1310" w:type="dxa"/>
            <w:tcBorders>
              <w:top w:val="nil"/>
              <w:left w:val="nil"/>
              <w:bottom w:val="nil"/>
              <w:right w:val="nil"/>
            </w:tcBorders>
            <w:shd w:val="clear" w:color="auto" w:fill="auto"/>
            <w:noWrap/>
            <w:vAlign w:val="center"/>
            <w:hideMark/>
          </w:tcPr>
          <w:p w14:paraId="5F94EF60" w14:textId="13888B63"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96292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980</w:t>
            </w:r>
          </w:p>
        </w:tc>
        <w:tc>
          <w:tcPr>
            <w:tcW w:w="1665" w:type="dxa"/>
            <w:tcBorders>
              <w:top w:val="nil"/>
              <w:left w:val="nil"/>
              <w:bottom w:val="nil"/>
              <w:right w:val="nil"/>
            </w:tcBorders>
            <w:shd w:val="clear" w:color="auto" w:fill="auto"/>
            <w:noWrap/>
            <w:vAlign w:val="center"/>
            <w:hideMark/>
          </w:tcPr>
          <w:p w14:paraId="6FB031E1" w14:textId="75FA046C" w:rsidR="00781BD3" w:rsidRPr="00C213BD" w:rsidRDefault="0096292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Regulidae</w:t>
            </w:r>
          </w:p>
        </w:tc>
        <w:tc>
          <w:tcPr>
            <w:tcW w:w="1475" w:type="dxa"/>
            <w:tcBorders>
              <w:top w:val="nil"/>
              <w:left w:val="nil"/>
              <w:bottom w:val="nil"/>
              <w:right w:val="nil"/>
            </w:tcBorders>
            <w:shd w:val="clear" w:color="auto" w:fill="auto"/>
            <w:noWrap/>
            <w:vAlign w:val="center"/>
            <w:hideMark/>
          </w:tcPr>
          <w:p w14:paraId="5576762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CA09CD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3D030B33" w14:textId="77777777" w:rsidTr="0000380F">
        <w:trPr>
          <w:trHeight w:val="300"/>
        </w:trPr>
        <w:tc>
          <w:tcPr>
            <w:tcW w:w="3050" w:type="dxa"/>
            <w:tcBorders>
              <w:top w:val="nil"/>
              <w:left w:val="nil"/>
              <w:bottom w:val="nil"/>
              <w:right w:val="nil"/>
            </w:tcBorders>
            <w:shd w:val="clear" w:color="auto" w:fill="auto"/>
            <w:noWrap/>
            <w:vAlign w:val="bottom"/>
            <w:hideMark/>
          </w:tcPr>
          <w:p w14:paraId="671188A6"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Red-breasted nuthatch</w:t>
            </w:r>
          </w:p>
          <w:p w14:paraId="4AD03825" w14:textId="054D5053" w:rsidR="00962924" w:rsidRPr="00C213BD" w:rsidRDefault="0096292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Sitta canadensis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3106B33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RBNU</w:t>
            </w:r>
          </w:p>
        </w:tc>
        <w:tc>
          <w:tcPr>
            <w:tcW w:w="1310" w:type="dxa"/>
            <w:tcBorders>
              <w:top w:val="nil"/>
              <w:left w:val="nil"/>
              <w:bottom w:val="nil"/>
              <w:right w:val="nil"/>
            </w:tcBorders>
            <w:shd w:val="clear" w:color="auto" w:fill="auto"/>
            <w:noWrap/>
            <w:vAlign w:val="center"/>
            <w:hideMark/>
          </w:tcPr>
          <w:p w14:paraId="69171628" w14:textId="3ED5A1A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96292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225</w:t>
            </w:r>
          </w:p>
        </w:tc>
        <w:tc>
          <w:tcPr>
            <w:tcW w:w="1665" w:type="dxa"/>
            <w:tcBorders>
              <w:top w:val="nil"/>
              <w:left w:val="nil"/>
              <w:bottom w:val="nil"/>
              <w:right w:val="nil"/>
            </w:tcBorders>
            <w:shd w:val="clear" w:color="auto" w:fill="auto"/>
            <w:noWrap/>
            <w:vAlign w:val="center"/>
            <w:hideMark/>
          </w:tcPr>
          <w:p w14:paraId="35B9E50F" w14:textId="50B4B020" w:rsidR="00781BD3" w:rsidRPr="00C213BD" w:rsidRDefault="0096292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Sittidae</w:t>
            </w:r>
          </w:p>
        </w:tc>
        <w:tc>
          <w:tcPr>
            <w:tcW w:w="1475" w:type="dxa"/>
            <w:tcBorders>
              <w:top w:val="nil"/>
              <w:left w:val="nil"/>
              <w:bottom w:val="nil"/>
              <w:right w:val="nil"/>
            </w:tcBorders>
            <w:shd w:val="clear" w:color="auto" w:fill="auto"/>
            <w:noWrap/>
            <w:vAlign w:val="center"/>
            <w:hideMark/>
          </w:tcPr>
          <w:p w14:paraId="379532D6"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71CC1308"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011369E1" w14:textId="77777777" w:rsidTr="0000380F">
        <w:trPr>
          <w:trHeight w:val="300"/>
        </w:trPr>
        <w:tc>
          <w:tcPr>
            <w:tcW w:w="3050" w:type="dxa"/>
            <w:tcBorders>
              <w:top w:val="nil"/>
              <w:left w:val="nil"/>
              <w:right w:val="nil"/>
            </w:tcBorders>
            <w:shd w:val="clear" w:color="auto" w:fill="auto"/>
            <w:noWrap/>
            <w:vAlign w:val="bottom"/>
            <w:hideMark/>
          </w:tcPr>
          <w:p w14:paraId="2A5D3D62"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Red crossbill</w:t>
            </w:r>
          </w:p>
          <w:p w14:paraId="38D16F95" w14:textId="5C322CD9" w:rsidR="00962924" w:rsidRPr="00C213BD" w:rsidRDefault="0096292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001C5732" w:rsidRPr="00C213BD">
              <w:rPr>
                <w:rFonts w:ascii="Times New Roman" w:eastAsia="Times New Roman" w:hAnsi="Times New Roman" w:cs="Times New Roman"/>
                <w:i/>
                <w:iCs/>
                <w:color w:val="000000"/>
                <w:sz w:val="23"/>
                <w:szCs w:val="23"/>
              </w:rPr>
              <w:t>Loxia curvirostra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55B2689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RECR</w:t>
            </w:r>
          </w:p>
        </w:tc>
        <w:tc>
          <w:tcPr>
            <w:tcW w:w="1310" w:type="dxa"/>
            <w:tcBorders>
              <w:top w:val="nil"/>
              <w:left w:val="nil"/>
              <w:right w:val="nil"/>
            </w:tcBorders>
            <w:shd w:val="clear" w:color="auto" w:fill="auto"/>
            <w:noWrap/>
            <w:vAlign w:val="center"/>
            <w:hideMark/>
          </w:tcPr>
          <w:p w14:paraId="386445C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74</w:t>
            </w:r>
          </w:p>
        </w:tc>
        <w:tc>
          <w:tcPr>
            <w:tcW w:w="1665" w:type="dxa"/>
            <w:tcBorders>
              <w:top w:val="nil"/>
              <w:left w:val="nil"/>
              <w:right w:val="nil"/>
            </w:tcBorders>
            <w:shd w:val="clear" w:color="auto" w:fill="auto"/>
            <w:noWrap/>
            <w:vAlign w:val="center"/>
            <w:hideMark/>
          </w:tcPr>
          <w:p w14:paraId="79D67920" w14:textId="0BB33677" w:rsidR="00781BD3" w:rsidRPr="00C213BD" w:rsidRDefault="001C573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475" w:type="dxa"/>
            <w:tcBorders>
              <w:top w:val="nil"/>
              <w:left w:val="nil"/>
              <w:right w:val="nil"/>
            </w:tcBorders>
            <w:shd w:val="clear" w:color="auto" w:fill="auto"/>
            <w:noWrap/>
            <w:vAlign w:val="center"/>
            <w:hideMark/>
          </w:tcPr>
          <w:p w14:paraId="33F1AE8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right w:val="nil"/>
            </w:tcBorders>
            <w:shd w:val="clear" w:color="auto" w:fill="auto"/>
            <w:noWrap/>
            <w:vAlign w:val="center"/>
            <w:hideMark/>
          </w:tcPr>
          <w:p w14:paraId="59C1F65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12C21586" w14:textId="77777777" w:rsidTr="0000380F">
        <w:trPr>
          <w:trHeight w:val="300"/>
        </w:trPr>
        <w:tc>
          <w:tcPr>
            <w:tcW w:w="3050" w:type="dxa"/>
            <w:tcBorders>
              <w:top w:val="nil"/>
              <w:left w:val="nil"/>
              <w:bottom w:val="single" w:sz="4" w:space="0" w:color="auto"/>
              <w:right w:val="nil"/>
            </w:tcBorders>
            <w:shd w:val="clear" w:color="auto" w:fill="auto"/>
            <w:noWrap/>
            <w:vAlign w:val="bottom"/>
            <w:hideMark/>
          </w:tcPr>
          <w:p w14:paraId="44C3ADC8"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Winter wren</w:t>
            </w:r>
          </w:p>
          <w:p w14:paraId="60D19828" w14:textId="7EAFBEA8"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Troglodytes hiemalis</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63C711F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WIWR</w:t>
            </w:r>
          </w:p>
        </w:tc>
        <w:tc>
          <w:tcPr>
            <w:tcW w:w="1310" w:type="dxa"/>
            <w:tcBorders>
              <w:top w:val="nil"/>
              <w:left w:val="nil"/>
              <w:bottom w:val="single" w:sz="4" w:space="0" w:color="auto"/>
              <w:right w:val="nil"/>
            </w:tcBorders>
            <w:shd w:val="clear" w:color="auto" w:fill="auto"/>
            <w:noWrap/>
            <w:vAlign w:val="center"/>
            <w:hideMark/>
          </w:tcPr>
          <w:p w14:paraId="670846EE" w14:textId="6B961CC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397</w:t>
            </w:r>
          </w:p>
        </w:tc>
        <w:tc>
          <w:tcPr>
            <w:tcW w:w="1665" w:type="dxa"/>
            <w:tcBorders>
              <w:top w:val="nil"/>
              <w:left w:val="nil"/>
              <w:bottom w:val="single" w:sz="4" w:space="0" w:color="auto"/>
              <w:right w:val="nil"/>
            </w:tcBorders>
            <w:shd w:val="clear" w:color="auto" w:fill="auto"/>
            <w:noWrap/>
            <w:vAlign w:val="center"/>
            <w:hideMark/>
          </w:tcPr>
          <w:p w14:paraId="43960661" w14:textId="67B6D1A9" w:rsidR="00781BD3" w:rsidRPr="00C213BD" w:rsidRDefault="001C573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Troglodytidae</w:t>
            </w:r>
          </w:p>
        </w:tc>
        <w:tc>
          <w:tcPr>
            <w:tcW w:w="1475" w:type="dxa"/>
            <w:tcBorders>
              <w:top w:val="nil"/>
              <w:left w:val="nil"/>
              <w:bottom w:val="single" w:sz="4" w:space="0" w:color="auto"/>
              <w:right w:val="nil"/>
            </w:tcBorders>
            <w:shd w:val="clear" w:color="auto" w:fill="auto"/>
            <w:noWrap/>
            <w:vAlign w:val="center"/>
            <w:hideMark/>
          </w:tcPr>
          <w:p w14:paraId="6D7FA2F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single" w:sz="4" w:space="0" w:color="auto"/>
              <w:right w:val="nil"/>
            </w:tcBorders>
            <w:shd w:val="clear" w:color="auto" w:fill="auto"/>
            <w:noWrap/>
            <w:vAlign w:val="center"/>
            <w:hideMark/>
          </w:tcPr>
          <w:p w14:paraId="549C7F07"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31C399B5" w14:textId="77777777" w:rsidTr="0000380F">
        <w:trPr>
          <w:trHeight w:val="300"/>
        </w:trPr>
        <w:tc>
          <w:tcPr>
            <w:tcW w:w="3050" w:type="dxa"/>
            <w:tcBorders>
              <w:top w:val="single" w:sz="4" w:space="0" w:color="auto"/>
              <w:left w:val="nil"/>
              <w:bottom w:val="nil"/>
              <w:right w:val="nil"/>
            </w:tcBorders>
            <w:shd w:val="clear" w:color="auto" w:fill="auto"/>
            <w:noWrap/>
            <w:vAlign w:val="bottom"/>
          </w:tcPr>
          <w:p w14:paraId="70062D8E"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American redstart</w:t>
            </w:r>
          </w:p>
          <w:p w14:paraId="6678D9B2" w14:textId="1364C50B"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ruticilla</w:t>
            </w:r>
            <w:r w:rsidRPr="00C213BD">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4544617F" w14:textId="62056DD1"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AMRE</w:t>
            </w:r>
          </w:p>
        </w:tc>
        <w:tc>
          <w:tcPr>
            <w:tcW w:w="1310" w:type="dxa"/>
            <w:tcBorders>
              <w:top w:val="single" w:sz="4" w:space="0" w:color="auto"/>
              <w:left w:val="nil"/>
              <w:bottom w:val="nil"/>
              <w:right w:val="nil"/>
            </w:tcBorders>
            <w:shd w:val="clear" w:color="auto" w:fill="auto"/>
            <w:noWrap/>
            <w:vAlign w:val="center"/>
          </w:tcPr>
          <w:p w14:paraId="6B5D2B30" w14:textId="664DD93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631</w:t>
            </w:r>
          </w:p>
        </w:tc>
        <w:tc>
          <w:tcPr>
            <w:tcW w:w="1665" w:type="dxa"/>
            <w:tcBorders>
              <w:top w:val="single" w:sz="4" w:space="0" w:color="auto"/>
              <w:left w:val="nil"/>
              <w:bottom w:val="nil"/>
              <w:right w:val="nil"/>
            </w:tcBorders>
            <w:shd w:val="clear" w:color="auto" w:fill="auto"/>
            <w:noWrap/>
            <w:vAlign w:val="center"/>
          </w:tcPr>
          <w:p w14:paraId="704EB969" w14:textId="7BD5EA24"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4" w:space="0" w:color="auto"/>
              <w:left w:val="nil"/>
              <w:bottom w:val="nil"/>
              <w:right w:val="nil"/>
            </w:tcBorders>
            <w:shd w:val="clear" w:color="auto" w:fill="auto"/>
            <w:noWrap/>
            <w:vAlign w:val="center"/>
          </w:tcPr>
          <w:p w14:paraId="172BDD6B" w14:textId="53FCFD3E"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single" w:sz="4" w:space="0" w:color="auto"/>
              <w:left w:val="nil"/>
              <w:bottom w:val="nil"/>
              <w:right w:val="nil"/>
            </w:tcBorders>
            <w:shd w:val="clear" w:color="auto" w:fill="auto"/>
            <w:noWrap/>
            <w:vAlign w:val="center"/>
          </w:tcPr>
          <w:p w14:paraId="08DA177C" w14:textId="2B8C2651"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FA2B25D" w14:textId="77777777" w:rsidTr="0000380F">
        <w:trPr>
          <w:trHeight w:val="300"/>
        </w:trPr>
        <w:tc>
          <w:tcPr>
            <w:tcW w:w="3050" w:type="dxa"/>
            <w:tcBorders>
              <w:top w:val="nil"/>
              <w:left w:val="nil"/>
              <w:bottom w:val="nil"/>
              <w:right w:val="nil"/>
            </w:tcBorders>
            <w:shd w:val="clear" w:color="auto" w:fill="auto"/>
            <w:noWrap/>
            <w:vAlign w:val="bottom"/>
          </w:tcPr>
          <w:p w14:paraId="2DD57634"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Northern parula</w:t>
            </w:r>
          </w:p>
          <w:p w14:paraId="1E6D7479" w14:textId="24D0A0C1"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americana</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681A142E" w14:textId="27A3717C"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NOPA</w:t>
            </w:r>
          </w:p>
        </w:tc>
        <w:tc>
          <w:tcPr>
            <w:tcW w:w="1310" w:type="dxa"/>
            <w:tcBorders>
              <w:top w:val="nil"/>
              <w:left w:val="nil"/>
              <w:bottom w:val="nil"/>
              <w:right w:val="nil"/>
            </w:tcBorders>
            <w:shd w:val="clear" w:color="auto" w:fill="auto"/>
            <w:noWrap/>
            <w:vAlign w:val="center"/>
          </w:tcPr>
          <w:p w14:paraId="4B851AD4" w14:textId="444579F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779</w:t>
            </w:r>
          </w:p>
        </w:tc>
        <w:tc>
          <w:tcPr>
            <w:tcW w:w="1665" w:type="dxa"/>
            <w:tcBorders>
              <w:top w:val="nil"/>
              <w:left w:val="nil"/>
              <w:bottom w:val="nil"/>
              <w:right w:val="nil"/>
            </w:tcBorders>
            <w:shd w:val="clear" w:color="auto" w:fill="auto"/>
            <w:noWrap/>
            <w:vAlign w:val="center"/>
          </w:tcPr>
          <w:p w14:paraId="4C6302FE" w14:textId="588457EB"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0D76AB29" w14:textId="3863C88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1C90F20E" w14:textId="670FA7F2"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5593D6D5" w14:textId="77777777" w:rsidTr="0000380F">
        <w:trPr>
          <w:trHeight w:val="300"/>
        </w:trPr>
        <w:tc>
          <w:tcPr>
            <w:tcW w:w="3050" w:type="dxa"/>
            <w:tcBorders>
              <w:top w:val="nil"/>
              <w:left w:val="nil"/>
              <w:bottom w:val="nil"/>
              <w:right w:val="nil"/>
            </w:tcBorders>
            <w:shd w:val="clear" w:color="auto" w:fill="auto"/>
            <w:noWrap/>
            <w:vAlign w:val="bottom"/>
          </w:tcPr>
          <w:p w14:paraId="4C63955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Ovenbird</w:t>
            </w:r>
          </w:p>
          <w:p w14:paraId="7444B33A" w14:textId="2C236CFF"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Seiurus aurocapilla</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0A9CA0D3" w14:textId="5B70E86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OVEN</w:t>
            </w:r>
          </w:p>
        </w:tc>
        <w:tc>
          <w:tcPr>
            <w:tcW w:w="1310" w:type="dxa"/>
            <w:tcBorders>
              <w:top w:val="nil"/>
              <w:left w:val="nil"/>
              <w:bottom w:val="nil"/>
              <w:right w:val="nil"/>
            </w:tcBorders>
            <w:shd w:val="clear" w:color="auto" w:fill="auto"/>
            <w:noWrap/>
            <w:vAlign w:val="center"/>
          </w:tcPr>
          <w:p w14:paraId="35D26FBB" w14:textId="661940C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18</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707</w:t>
            </w:r>
          </w:p>
        </w:tc>
        <w:tc>
          <w:tcPr>
            <w:tcW w:w="1665" w:type="dxa"/>
            <w:tcBorders>
              <w:top w:val="nil"/>
              <w:left w:val="nil"/>
              <w:bottom w:val="nil"/>
              <w:right w:val="nil"/>
            </w:tcBorders>
            <w:shd w:val="clear" w:color="auto" w:fill="auto"/>
            <w:noWrap/>
            <w:vAlign w:val="center"/>
          </w:tcPr>
          <w:p w14:paraId="651531CC" w14:textId="682DC17D"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79244948" w14:textId="0C180D6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001C37C3" w14:textId="11C6D408"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BDEBD65" w14:textId="77777777" w:rsidTr="0000380F">
        <w:trPr>
          <w:trHeight w:val="300"/>
        </w:trPr>
        <w:tc>
          <w:tcPr>
            <w:tcW w:w="3050" w:type="dxa"/>
            <w:tcBorders>
              <w:top w:val="nil"/>
              <w:left w:val="nil"/>
              <w:right w:val="nil"/>
            </w:tcBorders>
            <w:shd w:val="clear" w:color="auto" w:fill="auto"/>
            <w:noWrap/>
            <w:vAlign w:val="bottom"/>
          </w:tcPr>
          <w:p w14:paraId="6B4523B8"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Wood thrush</w:t>
            </w:r>
          </w:p>
          <w:p w14:paraId="702DB900" w14:textId="325F71B6"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Hylocichla mustelina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251F3880" w14:textId="6948D62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WOTH</w:t>
            </w:r>
          </w:p>
        </w:tc>
        <w:tc>
          <w:tcPr>
            <w:tcW w:w="1310" w:type="dxa"/>
            <w:tcBorders>
              <w:top w:val="nil"/>
              <w:left w:val="nil"/>
              <w:right w:val="nil"/>
            </w:tcBorders>
            <w:shd w:val="clear" w:color="auto" w:fill="auto"/>
            <w:noWrap/>
            <w:vAlign w:val="center"/>
          </w:tcPr>
          <w:p w14:paraId="39C757F3" w14:textId="2609034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095</w:t>
            </w:r>
          </w:p>
        </w:tc>
        <w:tc>
          <w:tcPr>
            <w:tcW w:w="1665" w:type="dxa"/>
            <w:tcBorders>
              <w:top w:val="nil"/>
              <w:left w:val="nil"/>
              <w:right w:val="nil"/>
            </w:tcBorders>
            <w:shd w:val="clear" w:color="auto" w:fill="auto"/>
            <w:noWrap/>
            <w:vAlign w:val="center"/>
          </w:tcPr>
          <w:p w14:paraId="2F85C9C3" w14:textId="65B68494" w:rsidR="00781BD3" w:rsidRPr="00C213BD" w:rsidRDefault="001C573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475" w:type="dxa"/>
            <w:tcBorders>
              <w:top w:val="nil"/>
              <w:left w:val="nil"/>
              <w:right w:val="nil"/>
            </w:tcBorders>
            <w:shd w:val="clear" w:color="auto" w:fill="auto"/>
            <w:noWrap/>
            <w:vAlign w:val="center"/>
          </w:tcPr>
          <w:p w14:paraId="3A9A186E" w14:textId="554EA1E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right w:val="nil"/>
            </w:tcBorders>
            <w:shd w:val="clear" w:color="auto" w:fill="auto"/>
            <w:noWrap/>
            <w:vAlign w:val="center"/>
          </w:tcPr>
          <w:p w14:paraId="44A7FE97" w14:textId="44A642D5"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41E50BD4" w14:textId="77777777" w:rsidTr="0000380F">
        <w:trPr>
          <w:trHeight w:val="558"/>
        </w:trPr>
        <w:tc>
          <w:tcPr>
            <w:tcW w:w="3050" w:type="dxa"/>
            <w:tcBorders>
              <w:top w:val="nil"/>
              <w:left w:val="nil"/>
              <w:bottom w:val="single" w:sz="12" w:space="0" w:color="auto"/>
              <w:right w:val="nil"/>
            </w:tcBorders>
            <w:shd w:val="clear" w:color="auto" w:fill="auto"/>
            <w:noWrap/>
            <w:vAlign w:val="bottom"/>
          </w:tcPr>
          <w:p w14:paraId="50742AE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Black-and-white warbler</w:t>
            </w:r>
          </w:p>
          <w:p w14:paraId="45C7B734" w14:textId="54032C92"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Mniotilta varia</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tcPr>
          <w:p w14:paraId="19CC2594" w14:textId="032DF545"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BAWW</w:t>
            </w:r>
          </w:p>
        </w:tc>
        <w:tc>
          <w:tcPr>
            <w:tcW w:w="1310" w:type="dxa"/>
            <w:tcBorders>
              <w:top w:val="nil"/>
              <w:left w:val="nil"/>
              <w:bottom w:val="single" w:sz="12" w:space="0" w:color="auto"/>
              <w:right w:val="nil"/>
            </w:tcBorders>
            <w:shd w:val="clear" w:color="auto" w:fill="auto"/>
            <w:noWrap/>
            <w:vAlign w:val="center"/>
          </w:tcPr>
          <w:p w14:paraId="47CA5085" w14:textId="42CE6DCA"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201</w:t>
            </w:r>
          </w:p>
        </w:tc>
        <w:tc>
          <w:tcPr>
            <w:tcW w:w="1665" w:type="dxa"/>
            <w:tcBorders>
              <w:top w:val="nil"/>
              <w:left w:val="nil"/>
              <w:bottom w:val="single" w:sz="12" w:space="0" w:color="auto"/>
              <w:right w:val="nil"/>
            </w:tcBorders>
            <w:shd w:val="clear" w:color="auto" w:fill="auto"/>
            <w:noWrap/>
            <w:vAlign w:val="center"/>
          </w:tcPr>
          <w:p w14:paraId="377FC92C" w14:textId="3E64C090"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single" w:sz="12" w:space="0" w:color="auto"/>
              <w:right w:val="nil"/>
            </w:tcBorders>
            <w:shd w:val="clear" w:color="auto" w:fill="auto"/>
            <w:noWrap/>
            <w:vAlign w:val="center"/>
          </w:tcPr>
          <w:p w14:paraId="3C556212" w14:textId="1537CD94"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single" w:sz="12" w:space="0" w:color="auto"/>
              <w:right w:val="nil"/>
            </w:tcBorders>
            <w:shd w:val="clear" w:color="auto" w:fill="auto"/>
            <w:noWrap/>
            <w:vAlign w:val="center"/>
          </w:tcPr>
          <w:p w14:paraId="32A01226" w14:textId="18D6702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bl>
    <w:p w14:paraId="7236D79A" w14:textId="77777777" w:rsidR="005A7CB1" w:rsidRPr="00C213BD" w:rsidRDefault="005A7CB1" w:rsidP="00B40A4C">
      <w:pPr>
        <w:rPr>
          <w:rFonts w:ascii="Times New Roman" w:hAnsi="Times New Roman" w:cs="Times New Roman"/>
          <w:sz w:val="24"/>
          <w:szCs w:val="24"/>
        </w:rPr>
      </w:pPr>
    </w:p>
    <w:p w14:paraId="44D96F70" w14:textId="6AEBC6CF" w:rsidR="00B40A4C" w:rsidRPr="00C213BD" w:rsidRDefault="00B40A4C" w:rsidP="00B40A4C">
      <w:r w:rsidRPr="00C213BD">
        <w:rPr>
          <w:rFonts w:ascii="Times New Roman" w:hAnsi="Times New Roman" w:cs="Times New Roman"/>
          <w:sz w:val="24"/>
          <w:szCs w:val="24"/>
        </w:rPr>
        <w:lastRenderedPageBreak/>
        <w:t>Table A1. Continued.</w:t>
      </w:r>
    </w:p>
    <w:tbl>
      <w:tblPr>
        <w:tblW w:w="9466" w:type="dxa"/>
        <w:tblLook w:val="04A0" w:firstRow="1" w:lastRow="0" w:firstColumn="1" w:lastColumn="0" w:noHBand="0" w:noVBand="1"/>
      </w:tblPr>
      <w:tblGrid>
        <w:gridCol w:w="3050"/>
        <w:gridCol w:w="1003"/>
        <w:gridCol w:w="1310"/>
        <w:gridCol w:w="1665"/>
        <w:gridCol w:w="1475"/>
        <w:gridCol w:w="963"/>
      </w:tblGrid>
      <w:tr w:rsidR="00B40A4C" w:rsidRPr="00C213BD" w14:paraId="73DECDA4" w14:textId="77777777" w:rsidTr="0000380F">
        <w:trPr>
          <w:trHeight w:val="300"/>
        </w:trPr>
        <w:tc>
          <w:tcPr>
            <w:tcW w:w="3050" w:type="dxa"/>
            <w:tcBorders>
              <w:top w:val="single" w:sz="12" w:space="0" w:color="auto"/>
              <w:left w:val="nil"/>
              <w:bottom w:val="single" w:sz="12" w:space="0" w:color="auto"/>
              <w:right w:val="nil"/>
            </w:tcBorders>
            <w:shd w:val="clear" w:color="auto" w:fill="auto"/>
            <w:noWrap/>
            <w:vAlign w:val="bottom"/>
          </w:tcPr>
          <w:p w14:paraId="6AEFD32C" w14:textId="77777777" w:rsidR="00B40A4C" w:rsidRPr="00C213BD" w:rsidRDefault="00B40A4C" w:rsidP="00B40A4C">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Common Name </w:t>
            </w:r>
          </w:p>
          <w:p w14:paraId="636198A1" w14:textId="0D853C6B"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w:t>
            </w:r>
            <w:r w:rsidRPr="00C213BD">
              <w:rPr>
                <w:rFonts w:ascii="Times New Roman" w:eastAsia="Times New Roman" w:hAnsi="Times New Roman" w:cs="Times New Roman"/>
                <w:b/>
                <w:bCs/>
                <w:i/>
                <w:iCs/>
                <w:color w:val="000000"/>
                <w:sz w:val="23"/>
                <w:szCs w:val="23"/>
              </w:rPr>
              <w:t>Scientific Name</w:t>
            </w:r>
            <w:r w:rsidRPr="00C213BD">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tcPr>
          <w:p w14:paraId="32293F24" w14:textId="4B6B8B0B"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Species Code</w:t>
            </w:r>
          </w:p>
        </w:tc>
        <w:tc>
          <w:tcPr>
            <w:tcW w:w="1310" w:type="dxa"/>
            <w:tcBorders>
              <w:top w:val="single" w:sz="12" w:space="0" w:color="auto"/>
              <w:left w:val="nil"/>
              <w:bottom w:val="single" w:sz="12" w:space="0" w:color="auto"/>
              <w:right w:val="nil"/>
            </w:tcBorders>
            <w:shd w:val="clear" w:color="auto" w:fill="auto"/>
            <w:noWrap/>
            <w:vAlign w:val="center"/>
          </w:tcPr>
          <w:p w14:paraId="73681C12" w14:textId="77C20B58"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Relative Frequency</w:t>
            </w:r>
          </w:p>
        </w:tc>
        <w:tc>
          <w:tcPr>
            <w:tcW w:w="1665" w:type="dxa"/>
            <w:tcBorders>
              <w:top w:val="single" w:sz="12" w:space="0" w:color="auto"/>
              <w:left w:val="nil"/>
              <w:bottom w:val="single" w:sz="12" w:space="0" w:color="auto"/>
              <w:right w:val="nil"/>
            </w:tcBorders>
            <w:shd w:val="clear" w:color="auto" w:fill="auto"/>
            <w:noWrap/>
            <w:vAlign w:val="center"/>
          </w:tcPr>
          <w:p w14:paraId="7C09D021" w14:textId="6A3A33D0"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Taxonomic Family</w:t>
            </w:r>
          </w:p>
        </w:tc>
        <w:tc>
          <w:tcPr>
            <w:tcW w:w="1475" w:type="dxa"/>
            <w:tcBorders>
              <w:top w:val="single" w:sz="12" w:space="0" w:color="auto"/>
              <w:left w:val="nil"/>
              <w:bottom w:val="single" w:sz="12" w:space="0" w:color="auto"/>
              <w:right w:val="nil"/>
            </w:tcBorders>
            <w:shd w:val="clear" w:color="auto" w:fill="auto"/>
            <w:noWrap/>
            <w:vAlign w:val="center"/>
          </w:tcPr>
          <w:p w14:paraId="1F8269EB" w14:textId="55E2B4B6"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Guild Designation</w:t>
            </w:r>
          </w:p>
        </w:tc>
        <w:tc>
          <w:tcPr>
            <w:tcW w:w="963" w:type="dxa"/>
            <w:tcBorders>
              <w:top w:val="single" w:sz="12" w:space="0" w:color="auto"/>
              <w:left w:val="nil"/>
              <w:bottom w:val="single" w:sz="12" w:space="0" w:color="auto"/>
              <w:right w:val="nil"/>
            </w:tcBorders>
            <w:shd w:val="clear" w:color="auto" w:fill="auto"/>
            <w:noWrap/>
            <w:vAlign w:val="center"/>
          </w:tcPr>
          <w:p w14:paraId="69260D72" w14:textId="753B9782"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Focal Species</w:t>
            </w:r>
          </w:p>
        </w:tc>
      </w:tr>
      <w:tr w:rsidR="00B40A4C" w:rsidRPr="00C213BD" w14:paraId="730B98D0" w14:textId="77777777" w:rsidTr="0000380F">
        <w:trPr>
          <w:trHeight w:val="300"/>
        </w:trPr>
        <w:tc>
          <w:tcPr>
            <w:tcW w:w="3050" w:type="dxa"/>
            <w:tcBorders>
              <w:top w:val="single" w:sz="12" w:space="0" w:color="auto"/>
              <w:left w:val="nil"/>
              <w:bottom w:val="nil"/>
              <w:right w:val="nil"/>
            </w:tcBorders>
            <w:shd w:val="clear" w:color="auto" w:fill="auto"/>
            <w:noWrap/>
            <w:vAlign w:val="bottom"/>
          </w:tcPr>
          <w:p w14:paraId="0E143250"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Louisiana waterthrush</w:t>
            </w:r>
          </w:p>
          <w:p w14:paraId="49E36204" w14:textId="37751395"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Parkesia motacilla</w:t>
            </w:r>
            <w:r w:rsidRPr="00C213BD">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tcPr>
          <w:p w14:paraId="333401C1" w14:textId="6953F5A0"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LOWA</w:t>
            </w:r>
          </w:p>
        </w:tc>
        <w:tc>
          <w:tcPr>
            <w:tcW w:w="1310" w:type="dxa"/>
            <w:tcBorders>
              <w:top w:val="single" w:sz="12" w:space="0" w:color="auto"/>
              <w:left w:val="nil"/>
              <w:bottom w:val="nil"/>
              <w:right w:val="nil"/>
            </w:tcBorders>
            <w:shd w:val="clear" w:color="auto" w:fill="auto"/>
            <w:noWrap/>
            <w:vAlign w:val="center"/>
          </w:tcPr>
          <w:p w14:paraId="6D341BD5" w14:textId="5502EA18"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171</w:t>
            </w:r>
          </w:p>
        </w:tc>
        <w:tc>
          <w:tcPr>
            <w:tcW w:w="1665" w:type="dxa"/>
            <w:tcBorders>
              <w:top w:val="single" w:sz="12" w:space="0" w:color="auto"/>
              <w:left w:val="nil"/>
              <w:bottom w:val="nil"/>
              <w:right w:val="nil"/>
            </w:tcBorders>
            <w:shd w:val="clear" w:color="auto" w:fill="auto"/>
            <w:noWrap/>
            <w:vAlign w:val="center"/>
          </w:tcPr>
          <w:p w14:paraId="031CA89A" w14:textId="3A3C1A39"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12" w:space="0" w:color="auto"/>
              <w:left w:val="nil"/>
              <w:bottom w:val="nil"/>
              <w:right w:val="nil"/>
            </w:tcBorders>
            <w:shd w:val="clear" w:color="auto" w:fill="auto"/>
            <w:noWrap/>
            <w:vAlign w:val="center"/>
          </w:tcPr>
          <w:p w14:paraId="7D7CD6E9" w14:textId="6BDB74EE"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single" w:sz="12" w:space="0" w:color="auto"/>
              <w:left w:val="nil"/>
              <w:bottom w:val="nil"/>
              <w:right w:val="nil"/>
            </w:tcBorders>
            <w:shd w:val="clear" w:color="auto" w:fill="auto"/>
            <w:noWrap/>
            <w:vAlign w:val="center"/>
          </w:tcPr>
          <w:p w14:paraId="394DA6FA" w14:textId="5D21C2F9"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42ED6D1A" w14:textId="77777777" w:rsidTr="0000380F">
        <w:trPr>
          <w:trHeight w:val="300"/>
        </w:trPr>
        <w:tc>
          <w:tcPr>
            <w:tcW w:w="3050" w:type="dxa"/>
            <w:tcBorders>
              <w:top w:val="nil"/>
              <w:left w:val="nil"/>
              <w:bottom w:val="nil"/>
              <w:right w:val="nil"/>
            </w:tcBorders>
            <w:shd w:val="clear" w:color="auto" w:fill="auto"/>
            <w:noWrap/>
            <w:vAlign w:val="bottom"/>
          </w:tcPr>
          <w:p w14:paraId="7A70EF28"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Pine warbler</w:t>
            </w:r>
          </w:p>
          <w:p w14:paraId="6693A844" w14:textId="2C1F460D" w:rsidR="00685EA7" w:rsidRPr="00C213BD" w:rsidRDefault="00685EA7"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pinus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49AB20A1" w14:textId="3AE3AB47"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PIWA</w:t>
            </w:r>
          </w:p>
        </w:tc>
        <w:tc>
          <w:tcPr>
            <w:tcW w:w="1310" w:type="dxa"/>
            <w:tcBorders>
              <w:top w:val="nil"/>
              <w:left w:val="nil"/>
              <w:bottom w:val="nil"/>
              <w:right w:val="nil"/>
            </w:tcBorders>
            <w:shd w:val="clear" w:color="auto" w:fill="auto"/>
            <w:noWrap/>
            <w:vAlign w:val="center"/>
          </w:tcPr>
          <w:p w14:paraId="450F97DB" w14:textId="4B2E9F54"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249</w:t>
            </w:r>
          </w:p>
        </w:tc>
        <w:tc>
          <w:tcPr>
            <w:tcW w:w="1665" w:type="dxa"/>
            <w:tcBorders>
              <w:top w:val="nil"/>
              <w:left w:val="nil"/>
              <w:bottom w:val="nil"/>
              <w:right w:val="nil"/>
            </w:tcBorders>
            <w:shd w:val="clear" w:color="auto" w:fill="auto"/>
            <w:noWrap/>
            <w:vAlign w:val="center"/>
          </w:tcPr>
          <w:p w14:paraId="02417E76" w14:textId="2EC6C23E"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259D1670" w14:textId="56A33FDE"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1672888E" w14:textId="4FD60622"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497FAFED" w14:textId="77777777" w:rsidTr="0000380F">
        <w:trPr>
          <w:trHeight w:val="300"/>
        </w:trPr>
        <w:tc>
          <w:tcPr>
            <w:tcW w:w="3050" w:type="dxa"/>
            <w:tcBorders>
              <w:top w:val="nil"/>
              <w:left w:val="nil"/>
              <w:bottom w:val="nil"/>
              <w:right w:val="nil"/>
            </w:tcBorders>
            <w:shd w:val="clear" w:color="auto" w:fill="auto"/>
            <w:noWrap/>
            <w:vAlign w:val="bottom"/>
          </w:tcPr>
          <w:p w14:paraId="0E14368B"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Red-eyed vireo</w:t>
            </w:r>
          </w:p>
          <w:p w14:paraId="7B2FC17C" w14:textId="08ED6A97" w:rsidR="00685EA7" w:rsidRPr="00C213BD" w:rsidRDefault="00685EA7"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Vireo olivaceus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721EBA44" w14:textId="4645A63D"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REVI</w:t>
            </w:r>
          </w:p>
        </w:tc>
        <w:tc>
          <w:tcPr>
            <w:tcW w:w="1310" w:type="dxa"/>
            <w:tcBorders>
              <w:top w:val="nil"/>
              <w:left w:val="nil"/>
              <w:bottom w:val="nil"/>
              <w:right w:val="nil"/>
            </w:tcBorders>
            <w:shd w:val="clear" w:color="auto" w:fill="auto"/>
            <w:noWrap/>
            <w:vAlign w:val="center"/>
          </w:tcPr>
          <w:p w14:paraId="1FDCA53C" w14:textId="171EDB8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20</w:t>
            </w:r>
            <w:r w:rsidR="00685EA7"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618</w:t>
            </w:r>
          </w:p>
        </w:tc>
        <w:tc>
          <w:tcPr>
            <w:tcW w:w="1665" w:type="dxa"/>
            <w:tcBorders>
              <w:top w:val="nil"/>
              <w:left w:val="nil"/>
              <w:bottom w:val="nil"/>
              <w:right w:val="nil"/>
            </w:tcBorders>
            <w:shd w:val="clear" w:color="auto" w:fill="auto"/>
            <w:noWrap/>
            <w:vAlign w:val="center"/>
          </w:tcPr>
          <w:p w14:paraId="6EBBC33D" w14:textId="19427EA9" w:rsidR="00B40A4C" w:rsidRPr="00C213BD" w:rsidRDefault="00685EA7"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Vireonidae</w:t>
            </w:r>
          </w:p>
        </w:tc>
        <w:tc>
          <w:tcPr>
            <w:tcW w:w="1475" w:type="dxa"/>
            <w:tcBorders>
              <w:top w:val="nil"/>
              <w:left w:val="nil"/>
              <w:bottom w:val="nil"/>
              <w:right w:val="nil"/>
            </w:tcBorders>
            <w:shd w:val="clear" w:color="auto" w:fill="auto"/>
            <w:noWrap/>
            <w:vAlign w:val="center"/>
          </w:tcPr>
          <w:p w14:paraId="343DF033" w14:textId="29B8F9A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4734A3E0" w14:textId="384D560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47770B47" w14:textId="77777777" w:rsidTr="0000380F">
        <w:trPr>
          <w:trHeight w:val="300"/>
        </w:trPr>
        <w:tc>
          <w:tcPr>
            <w:tcW w:w="3050" w:type="dxa"/>
            <w:tcBorders>
              <w:top w:val="nil"/>
              <w:left w:val="nil"/>
              <w:right w:val="nil"/>
            </w:tcBorders>
            <w:shd w:val="clear" w:color="auto" w:fill="auto"/>
            <w:noWrap/>
            <w:vAlign w:val="bottom"/>
          </w:tcPr>
          <w:p w14:paraId="24C0A424"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Scarlet tanager</w:t>
            </w:r>
          </w:p>
          <w:p w14:paraId="572C11D8" w14:textId="1ECC751B" w:rsidR="006D7F63" w:rsidRPr="00C213BD" w:rsidRDefault="006D7F63"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Piranga olivacea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50B57604" w14:textId="50862AC8"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SCTA</w:t>
            </w:r>
          </w:p>
        </w:tc>
        <w:tc>
          <w:tcPr>
            <w:tcW w:w="1310" w:type="dxa"/>
            <w:tcBorders>
              <w:top w:val="nil"/>
              <w:left w:val="nil"/>
              <w:right w:val="nil"/>
            </w:tcBorders>
            <w:shd w:val="clear" w:color="auto" w:fill="auto"/>
            <w:noWrap/>
            <w:vAlign w:val="center"/>
          </w:tcPr>
          <w:p w14:paraId="5C7D5C88" w14:textId="393B0FFC"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6D7F63"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798</w:t>
            </w:r>
          </w:p>
        </w:tc>
        <w:tc>
          <w:tcPr>
            <w:tcW w:w="1665" w:type="dxa"/>
            <w:tcBorders>
              <w:top w:val="nil"/>
              <w:left w:val="nil"/>
              <w:right w:val="nil"/>
            </w:tcBorders>
            <w:shd w:val="clear" w:color="auto" w:fill="auto"/>
            <w:noWrap/>
            <w:vAlign w:val="center"/>
          </w:tcPr>
          <w:p w14:paraId="5053A885" w14:textId="42E729CA" w:rsidR="00B40A4C" w:rsidRPr="00C213BD" w:rsidRDefault="006D7F6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Cardinalidae</w:t>
            </w:r>
          </w:p>
        </w:tc>
        <w:tc>
          <w:tcPr>
            <w:tcW w:w="1475" w:type="dxa"/>
            <w:tcBorders>
              <w:top w:val="nil"/>
              <w:left w:val="nil"/>
              <w:right w:val="nil"/>
            </w:tcBorders>
            <w:shd w:val="clear" w:color="auto" w:fill="auto"/>
            <w:noWrap/>
            <w:vAlign w:val="center"/>
          </w:tcPr>
          <w:p w14:paraId="3474CB5C" w14:textId="737AA38D"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right w:val="nil"/>
            </w:tcBorders>
            <w:shd w:val="clear" w:color="auto" w:fill="auto"/>
            <w:noWrap/>
            <w:vAlign w:val="center"/>
          </w:tcPr>
          <w:p w14:paraId="7FAA687A" w14:textId="42E15F65"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1727EF22" w14:textId="77777777" w:rsidTr="0000380F">
        <w:trPr>
          <w:trHeight w:val="495"/>
        </w:trPr>
        <w:tc>
          <w:tcPr>
            <w:tcW w:w="3050" w:type="dxa"/>
            <w:tcBorders>
              <w:top w:val="nil"/>
              <w:left w:val="nil"/>
              <w:bottom w:val="single" w:sz="12" w:space="0" w:color="auto"/>
              <w:right w:val="nil"/>
            </w:tcBorders>
            <w:shd w:val="clear" w:color="auto" w:fill="auto"/>
            <w:noWrap/>
            <w:vAlign w:val="bottom"/>
          </w:tcPr>
          <w:p w14:paraId="5C66473A"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White-breasted nuthatch</w:t>
            </w:r>
          </w:p>
          <w:p w14:paraId="229C39E2" w14:textId="08965D1F"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Sitta carolinensis</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tcPr>
          <w:p w14:paraId="5E655988" w14:textId="60F2EB49"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WBNU</w:t>
            </w:r>
          </w:p>
        </w:tc>
        <w:tc>
          <w:tcPr>
            <w:tcW w:w="1310" w:type="dxa"/>
            <w:tcBorders>
              <w:top w:val="nil"/>
              <w:left w:val="nil"/>
              <w:bottom w:val="single" w:sz="12" w:space="0" w:color="auto"/>
              <w:right w:val="nil"/>
            </w:tcBorders>
            <w:shd w:val="clear" w:color="auto" w:fill="auto"/>
            <w:noWrap/>
            <w:vAlign w:val="center"/>
          </w:tcPr>
          <w:p w14:paraId="7128ACB7" w14:textId="2A7BC595"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1,194</w:t>
            </w:r>
          </w:p>
        </w:tc>
        <w:tc>
          <w:tcPr>
            <w:tcW w:w="1665" w:type="dxa"/>
            <w:tcBorders>
              <w:top w:val="nil"/>
              <w:left w:val="nil"/>
              <w:bottom w:val="single" w:sz="12" w:space="0" w:color="auto"/>
              <w:right w:val="nil"/>
            </w:tcBorders>
            <w:shd w:val="clear" w:color="auto" w:fill="auto"/>
            <w:noWrap/>
            <w:vAlign w:val="center"/>
          </w:tcPr>
          <w:p w14:paraId="4076E16A" w14:textId="444FC143"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Sittidae</w:t>
            </w:r>
          </w:p>
        </w:tc>
        <w:tc>
          <w:tcPr>
            <w:tcW w:w="1475" w:type="dxa"/>
            <w:tcBorders>
              <w:top w:val="nil"/>
              <w:left w:val="nil"/>
              <w:bottom w:val="single" w:sz="12" w:space="0" w:color="auto"/>
              <w:right w:val="nil"/>
            </w:tcBorders>
            <w:shd w:val="clear" w:color="auto" w:fill="auto"/>
            <w:noWrap/>
            <w:vAlign w:val="center"/>
          </w:tcPr>
          <w:p w14:paraId="2BB27FF1" w14:textId="496F980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single" w:sz="12" w:space="0" w:color="auto"/>
              <w:right w:val="nil"/>
            </w:tcBorders>
            <w:shd w:val="clear" w:color="auto" w:fill="auto"/>
            <w:noWrap/>
            <w:vAlign w:val="center"/>
          </w:tcPr>
          <w:p w14:paraId="79E3119F" w14:textId="59272C36"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bl>
    <w:p w14:paraId="12DE7674" w14:textId="44CCF36A" w:rsidR="009B51A9" w:rsidRPr="00C213BD" w:rsidRDefault="009B51A9" w:rsidP="00846141">
      <w:pPr>
        <w:spacing w:after="0" w:line="276" w:lineRule="auto"/>
        <w:rPr>
          <w:rFonts w:ascii="Times New Roman" w:hAnsi="Times New Roman" w:cs="Times New Roman"/>
          <w:sz w:val="24"/>
          <w:szCs w:val="24"/>
        </w:rPr>
      </w:pPr>
    </w:p>
    <w:p w14:paraId="05A30CB7" w14:textId="5B2B8ED6" w:rsidR="008A1275" w:rsidRPr="00C213BD" w:rsidRDefault="008A1275" w:rsidP="00846141">
      <w:pPr>
        <w:spacing w:after="0" w:line="276" w:lineRule="auto"/>
        <w:rPr>
          <w:rFonts w:ascii="Times New Roman" w:hAnsi="Times New Roman" w:cs="Times New Roman"/>
          <w:sz w:val="24"/>
          <w:szCs w:val="24"/>
        </w:rPr>
      </w:pPr>
    </w:p>
    <w:p w14:paraId="31139716" w14:textId="5797FDAF" w:rsidR="008A1275" w:rsidRPr="00C213BD" w:rsidRDefault="008A1275" w:rsidP="00846141">
      <w:pPr>
        <w:spacing w:after="0" w:line="276" w:lineRule="auto"/>
        <w:rPr>
          <w:rFonts w:ascii="Times New Roman" w:hAnsi="Times New Roman" w:cs="Times New Roman"/>
          <w:sz w:val="24"/>
          <w:szCs w:val="24"/>
        </w:rPr>
      </w:pPr>
    </w:p>
    <w:p w14:paraId="7CEC027B" w14:textId="052815B5" w:rsidR="008A1275" w:rsidRPr="00C213BD" w:rsidRDefault="008A1275" w:rsidP="00846141">
      <w:pPr>
        <w:spacing w:after="0" w:line="276" w:lineRule="auto"/>
        <w:rPr>
          <w:rFonts w:ascii="Times New Roman" w:hAnsi="Times New Roman" w:cs="Times New Roman"/>
          <w:sz w:val="24"/>
          <w:szCs w:val="24"/>
        </w:rPr>
      </w:pPr>
    </w:p>
    <w:p w14:paraId="6DD57F51" w14:textId="328239F7" w:rsidR="008A1275" w:rsidRPr="00C213BD" w:rsidRDefault="008A1275" w:rsidP="00846141">
      <w:pPr>
        <w:spacing w:after="0" w:line="276" w:lineRule="auto"/>
        <w:rPr>
          <w:rFonts w:ascii="Times New Roman" w:hAnsi="Times New Roman" w:cs="Times New Roman"/>
          <w:sz w:val="24"/>
          <w:szCs w:val="24"/>
        </w:rPr>
      </w:pPr>
    </w:p>
    <w:p w14:paraId="48F6962A" w14:textId="36EBB681" w:rsidR="008A1275" w:rsidRPr="00C213BD" w:rsidRDefault="008A1275" w:rsidP="00846141">
      <w:pPr>
        <w:spacing w:after="0" w:line="276" w:lineRule="auto"/>
        <w:rPr>
          <w:rFonts w:ascii="Times New Roman" w:hAnsi="Times New Roman" w:cs="Times New Roman"/>
          <w:sz w:val="24"/>
          <w:szCs w:val="24"/>
        </w:rPr>
      </w:pPr>
    </w:p>
    <w:p w14:paraId="0BC54643" w14:textId="2A253230" w:rsidR="008A1275" w:rsidRPr="00C213BD" w:rsidRDefault="008A1275" w:rsidP="00846141">
      <w:pPr>
        <w:spacing w:after="0" w:line="276" w:lineRule="auto"/>
        <w:rPr>
          <w:rFonts w:ascii="Times New Roman" w:hAnsi="Times New Roman" w:cs="Times New Roman"/>
          <w:sz w:val="24"/>
          <w:szCs w:val="24"/>
        </w:rPr>
      </w:pPr>
    </w:p>
    <w:p w14:paraId="7003179A" w14:textId="41AD69AE" w:rsidR="008A1275" w:rsidRPr="00C213BD" w:rsidRDefault="008A1275" w:rsidP="00846141">
      <w:pPr>
        <w:spacing w:after="0" w:line="276" w:lineRule="auto"/>
        <w:rPr>
          <w:rFonts w:ascii="Times New Roman" w:hAnsi="Times New Roman" w:cs="Times New Roman"/>
          <w:sz w:val="24"/>
          <w:szCs w:val="24"/>
        </w:rPr>
      </w:pPr>
    </w:p>
    <w:p w14:paraId="34BC0011" w14:textId="2B5B6D6F" w:rsidR="008A1275" w:rsidRPr="00C213BD" w:rsidRDefault="008A1275" w:rsidP="00846141">
      <w:pPr>
        <w:spacing w:after="0" w:line="276" w:lineRule="auto"/>
        <w:rPr>
          <w:rFonts w:ascii="Times New Roman" w:hAnsi="Times New Roman" w:cs="Times New Roman"/>
          <w:sz w:val="24"/>
          <w:szCs w:val="24"/>
        </w:rPr>
      </w:pPr>
    </w:p>
    <w:p w14:paraId="6D820C52" w14:textId="311F8D31" w:rsidR="008A1275" w:rsidRPr="00C213BD" w:rsidRDefault="008A1275" w:rsidP="00846141">
      <w:pPr>
        <w:spacing w:after="0" w:line="276" w:lineRule="auto"/>
        <w:rPr>
          <w:rFonts w:ascii="Times New Roman" w:hAnsi="Times New Roman" w:cs="Times New Roman"/>
          <w:sz w:val="24"/>
          <w:szCs w:val="24"/>
        </w:rPr>
      </w:pPr>
    </w:p>
    <w:p w14:paraId="22785DC1" w14:textId="7EB17D7E" w:rsidR="008A1275" w:rsidRPr="00C213BD" w:rsidRDefault="008A1275" w:rsidP="00846141">
      <w:pPr>
        <w:spacing w:after="0" w:line="276" w:lineRule="auto"/>
        <w:rPr>
          <w:rFonts w:ascii="Times New Roman" w:hAnsi="Times New Roman" w:cs="Times New Roman"/>
          <w:sz w:val="24"/>
          <w:szCs w:val="24"/>
        </w:rPr>
      </w:pPr>
    </w:p>
    <w:p w14:paraId="7A283671" w14:textId="73BD8E00" w:rsidR="008A1275" w:rsidRPr="00C213BD" w:rsidRDefault="008A1275" w:rsidP="00846141">
      <w:pPr>
        <w:spacing w:after="0" w:line="276" w:lineRule="auto"/>
        <w:rPr>
          <w:rFonts w:ascii="Times New Roman" w:hAnsi="Times New Roman" w:cs="Times New Roman"/>
          <w:sz w:val="24"/>
          <w:szCs w:val="24"/>
        </w:rPr>
      </w:pPr>
    </w:p>
    <w:p w14:paraId="49FD8711" w14:textId="1E3374C3" w:rsidR="008A1275" w:rsidRPr="00C213BD" w:rsidRDefault="008A1275" w:rsidP="00846141">
      <w:pPr>
        <w:spacing w:after="0" w:line="276" w:lineRule="auto"/>
        <w:rPr>
          <w:rFonts w:ascii="Times New Roman" w:hAnsi="Times New Roman" w:cs="Times New Roman"/>
          <w:sz w:val="24"/>
          <w:szCs w:val="24"/>
        </w:rPr>
      </w:pPr>
    </w:p>
    <w:p w14:paraId="371331A9" w14:textId="7664EB8B" w:rsidR="008A1275" w:rsidRPr="00C213BD" w:rsidRDefault="008A1275" w:rsidP="00846141">
      <w:pPr>
        <w:spacing w:after="0" w:line="276" w:lineRule="auto"/>
        <w:rPr>
          <w:rFonts w:ascii="Times New Roman" w:hAnsi="Times New Roman" w:cs="Times New Roman"/>
          <w:sz w:val="24"/>
          <w:szCs w:val="24"/>
        </w:rPr>
      </w:pPr>
    </w:p>
    <w:p w14:paraId="18AD3AD2" w14:textId="48B63F90" w:rsidR="008A1275" w:rsidRPr="00C213BD" w:rsidRDefault="008A1275" w:rsidP="00846141">
      <w:pPr>
        <w:spacing w:after="0" w:line="276" w:lineRule="auto"/>
        <w:rPr>
          <w:rFonts w:ascii="Times New Roman" w:hAnsi="Times New Roman" w:cs="Times New Roman"/>
          <w:sz w:val="24"/>
          <w:szCs w:val="24"/>
        </w:rPr>
      </w:pPr>
    </w:p>
    <w:p w14:paraId="12B156C6" w14:textId="385AAD24" w:rsidR="008A1275" w:rsidRPr="00C213BD" w:rsidRDefault="008A1275" w:rsidP="00846141">
      <w:pPr>
        <w:spacing w:after="0" w:line="276" w:lineRule="auto"/>
        <w:rPr>
          <w:rFonts w:ascii="Times New Roman" w:hAnsi="Times New Roman" w:cs="Times New Roman"/>
          <w:sz w:val="24"/>
          <w:szCs w:val="24"/>
        </w:rPr>
      </w:pPr>
    </w:p>
    <w:p w14:paraId="09B1154C" w14:textId="698AC891" w:rsidR="008A1275" w:rsidRPr="00C213BD" w:rsidRDefault="008A1275" w:rsidP="00846141">
      <w:pPr>
        <w:spacing w:after="0" w:line="276" w:lineRule="auto"/>
        <w:rPr>
          <w:rFonts w:ascii="Times New Roman" w:hAnsi="Times New Roman" w:cs="Times New Roman"/>
          <w:sz w:val="24"/>
          <w:szCs w:val="24"/>
        </w:rPr>
      </w:pPr>
    </w:p>
    <w:p w14:paraId="0C3D5937" w14:textId="28945418" w:rsidR="008A1275" w:rsidRPr="00C213BD" w:rsidRDefault="008A1275" w:rsidP="00846141">
      <w:pPr>
        <w:spacing w:after="0" w:line="276" w:lineRule="auto"/>
        <w:rPr>
          <w:rFonts w:ascii="Times New Roman" w:hAnsi="Times New Roman" w:cs="Times New Roman"/>
          <w:sz w:val="24"/>
          <w:szCs w:val="24"/>
        </w:rPr>
      </w:pPr>
    </w:p>
    <w:p w14:paraId="5D6AF0A3" w14:textId="6A9E87D6" w:rsidR="008A1275" w:rsidRPr="00C213BD" w:rsidRDefault="008A1275" w:rsidP="00846141">
      <w:pPr>
        <w:spacing w:after="0" w:line="276" w:lineRule="auto"/>
        <w:rPr>
          <w:rFonts w:ascii="Times New Roman" w:hAnsi="Times New Roman" w:cs="Times New Roman"/>
          <w:sz w:val="24"/>
          <w:szCs w:val="24"/>
        </w:rPr>
      </w:pPr>
    </w:p>
    <w:p w14:paraId="5ECE08CA" w14:textId="21340460" w:rsidR="008A1275" w:rsidRPr="00C213BD" w:rsidRDefault="008A1275" w:rsidP="00846141">
      <w:pPr>
        <w:spacing w:after="0" w:line="276" w:lineRule="auto"/>
        <w:rPr>
          <w:rFonts w:ascii="Times New Roman" w:hAnsi="Times New Roman" w:cs="Times New Roman"/>
          <w:sz w:val="24"/>
          <w:szCs w:val="24"/>
        </w:rPr>
      </w:pPr>
    </w:p>
    <w:p w14:paraId="6398AC4B" w14:textId="731695C8" w:rsidR="008A1275" w:rsidRPr="00C213BD" w:rsidRDefault="008A1275" w:rsidP="00846141">
      <w:pPr>
        <w:spacing w:after="0" w:line="276" w:lineRule="auto"/>
        <w:rPr>
          <w:rFonts w:ascii="Times New Roman" w:hAnsi="Times New Roman" w:cs="Times New Roman"/>
          <w:sz w:val="24"/>
          <w:szCs w:val="24"/>
        </w:rPr>
      </w:pPr>
    </w:p>
    <w:p w14:paraId="447D0002" w14:textId="0A762B5D" w:rsidR="008A1275" w:rsidRPr="00C213BD" w:rsidRDefault="008A1275" w:rsidP="00846141">
      <w:pPr>
        <w:spacing w:after="0" w:line="276" w:lineRule="auto"/>
        <w:rPr>
          <w:rFonts w:ascii="Times New Roman" w:hAnsi="Times New Roman" w:cs="Times New Roman"/>
          <w:sz w:val="24"/>
          <w:szCs w:val="24"/>
        </w:rPr>
      </w:pPr>
    </w:p>
    <w:p w14:paraId="251F1DD8" w14:textId="55B34690" w:rsidR="008A1275" w:rsidRPr="00C213BD" w:rsidRDefault="008A1275" w:rsidP="00846141">
      <w:pPr>
        <w:spacing w:after="0" w:line="276" w:lineRule="auto"/>
        <w:rPr>
          <w:rFonts w:ascii="Times New Roman" w:hAnsi="Times New Roman" w:cs="Times New Roman"/>
          <w:sz w:val="24"/>
          <w:szCs w:val="24"/>
        </w:rPr>
      </w:pPr>
    </w:p>
    <w:p w14:paraId="59A6EBA9" w14:textId="77777777" w:rsidR="00BF1E3E" w:rsidRPr="00C213BD" w:rsidRDefault="00BF1E3E" w:rsidP="00846141">
      <w:pPr>
        <w:spacing w:after="0" w:line="276" w:lineRule="auto"/>
        <w:rPr>
          <w:rFonts w:ascii="Times New Roman" w:hAnsi="Times New Roman" w:cs="Times New Roman"/>
          <w:sz w:val="24"/>
          <w:szCs w:val="24"/>
        </w:rPr>
      </w:pPr>
    </w:p>
    <w:p w14:paraId="6A7468B7" w14:textId="77777777" w:rsidR="00C06745" w:rsidRPr="00C213BD" w:rsidRDefault="00C06745" w:rsidP="00846141">
      <w:pPr>
        <w:spacing w:after="0" w:line="276" w:lineRule="auto"/>
        <w:rPr>
          <w:rFonts w:ascii="Times New Roman" w:hAnsi="Times New Roman" w:cs="Times New Roman"/>
          <w:sz w:val="24"/>
          <w:szCs w:val="24"/>
        </w:rPr>
      </w:pPr>
    </w:p>
    <w:p w14:paraId="617A3E62" w14:textId="77777777" w:rsidR="005A7CB1" w:rsidRPr="00C213BD" w:rsidRDefault="005A7CB1" w:rsidP="00846141">
      <w:pPr>
        <w:spacing w:after="0" w:line="276" w:lineRule="auto"/>
        <w:rPr>
          <w:rFonts w:ascii="Times New Roman" w:hAnsi="Times New Roman" w:cs="Times New Roman"/>
          <w:sz w:val="24"/>
          <w:szCs w:val="24"/>
        </w:rPr>
      </w:pPr>
    </w:p>
    <w:p w14:paraId="6E0F2F03" w14:textId="578B761B" w:rsidR="008A1275" w:rsidRPr="00C213BD" w:rsidRDefault="008A1275" w:rsidP="00846141">
      <w:pPr>
        <w:spacing w:after="0" w:line="276" w:lineRule="auto"/>
        <w:rPr>
          <w:rFonts w:ascii="Times New Roman" w:hAnsi="Times New Roman" w:cs="Times New Roman"/>
          <w:sz w:val="24"/>
          <w:szCs w:val="24"/>
        </w:rPr>
      </w:pPr>
    </w:p>
    <w:p w14:paraId="1C3ED8EE" w14:textId="77777777" w:rsidR="008A1275" w:rsidRPr="00C213BD" w:rsidRDefault="008A1275" w:rsidP="00846141">
      <w:pPr>
        <w:spacing w:after="0" w:line="276" w:lineRule="auto"/>
        <w:rPr>
          <w:rFonts w:ascii="Times New Roman" w:hAnsi="Times New Roman" w:cs="Times New Roman"/>
          <w:sz w:val="24"/>
          <w:szCs w:val="24"/>
        </w:rPr>
      </w:pPr>
    </w:p>
    <w:p w14:paraId="04E47B78" w14:textId="4C6164F6" w:rsidR="009B51A9" w:rsidRPr="00C213BD" w:rsidRDefault="009B51A9" w:rsidP="00846141">
      <w:pPr>
        <w:spacing w:after="0" w:line="276" w:lineRule="auto"/>
        <w:rPr>
          <w:rFonts w:ascii="Times New Roman" w:hAnsi="Times New Roman" w:cs="Times New Roman"/>
          <w:sz w:val="24"/>
          <w:szCs w:val="24"/>
        </w:rPr>
      </w:pPr>
    </w:p>
    <w:p w14:paraId="05B8BF58" w14:textId="1CE09B4C" w:rsidR="009B51A9" w:rsidRPr="00C213BD" w:rsidRDefault="009B51A9" w:rsidP="009B51A9">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Appendix B</w:t>
      </w:r>
    </w:p>
    <w:p w14:paraId="75D4F49A" w14:textId="1C401490" w:rsidR="009B51A9" w:rsidRPr="00C213BD" w:rsidRDefault="009B51A9" w:rsidP="009B51A9">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JAGS model code for the guild richness analyses</w:t>
      </w:r>
    </w:p>
    <w:p w14:paraId="6161A51D" w14:textId="313271AF" w:rsidR="009B51A9" w:rsidRPr="00C213BD" w:rsidRDefault="009B51A9" w:rsidP="009B51A9">
      <w:pPr>
        <w:spacing w:after="0" w:line="276" w:lineRule="auto"/>
        <w:rPr>
          <w:rFonts w:ascii="Times New Roman" w:hAnsi="Times New Roman" w:cs="Times New Roman"/>
          <w:sz w:val="24"/>
          <w:szCs w:val="24"/>
        </w:rPr>
      </w:pPr>
    </w:p>
    <w:p w14:paraId="13A71ECC"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model {</w:t>
      </w:r>
    </w:p>
    <w:p w14:paraId="0D55351B" w14:textId="77777777" w:rsidR="00464FD4" w:rsidRPr="00C213BD" w:rsidRDefault="00464FD4" w:rsidP="00464FD4">
      <w:pPr>
        <w:spacing w:after="0" w:line="276" w:lineRule="auto"/>
        <w:rPr>
          <w:rFonts w:ascii="Courier New" w:hAnsi="Courier New" w:cs="Courier New"/>
          <w:sz w:val="20"/>
          <w:szCs w:val="20"/>
        </w:rPr>
      </w:pPr>
    </w:p>
    <w:p w14:paraId="68C77D82" w14:textId="676108C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PRIORS </w:t>
      </w:r>
    </w:p>
    <w:p w14:paraId="4826D3F2"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149DBE16" w14:textId="707D77F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COMMUNITY-LEVEL MODEL PARAMETERS (JUST FOR OCCUPANCY)</w:t>
      </w:r>
    </w:p>
    <w:p w14:paraId="02921D4D" w14:textId="712CE789"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community.occupancy.a ~ dlogis(0,1) #this assumes a logistic prior</w:t>
      </w:r>
    </w:p>
    <w:p w14:paraId="3A7AB524" w14:textId="5DBAA0D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community.occupancy.tau ~ dgamma(1,1)</w:t>
      </w:r>
    </w:p>
    <w:p w14:paraId="1083F954" w14:textId="77777777" w:rsidR="00464FD4" w:rsidRPr="00C213BD" w:rsidRDefault="00464FD4" w:rsidP="00464FD4">
      <w:pPr>
        <w:spacing w:after="0" w:line="276" w:lineRule="auto"/>
        <w:rPr>
          <w:rFonts w:ascii="Courier New" w:hAnsi="Courier New" w:cs="Courier New"/>
          <w:sz w:val="20"/>
          <w:szCs w:val="20"/>
        </w:rPr>
      </w:pPr>
    </w:p>
    <w:p w14:paraId="3200CE6E" w14:textId="0AFCD8D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COMMUNITY-LEVEL PARAMETERS FOR SITE COVARIATE SLOPE COEFFICIENTS</w:t>
      </w:r>
    </w:p>
    <w:p w14:paraId="63FC0D4D" w14:textId="1FD30164"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(sitecov in 1:n.sitecovs) {</w:t>
      </w:r>
    </w:p>
    <w:p w14:paraId="57973DC7" w14:textId="08B1754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mu.alpha[sitecov] ~ dnorm(0, 0.1)</w:t>
      </w:r>
    </w:p>
    <w:p w14:paraId="6029F054" w14:textId="2357F60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tau.alpha[sitecov] ~ dgamma(1,1)</w:t>
      </w:r>
    </w:p>
    <w:p w14:paraId="43F5BC14" w14:textId="21CF1BF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453D24E1" w14:textId="77777777" w:rsidR="00464FD4" w:rsidRPr="00C213BD" w:rsidRDefault="00464FD4" w:rsidP="00464FD4">
      <w:pPr>
        <w:spacing w:after="0" w:line="276" w:lineRule="auto"/>
        <w:rPr>
          <w:rFonts w:ascii="Courier New" w:hAnsi="Courier New" w:cs="Courier New"/>
          <w:sz w:val="20"/>
          <w:szCs w:val="20"/>
        </w:rPr>
      </w:pPr>
    </w:p>
    <w:p w14:paraId="55BCAEDE" w14:textId="7D1A6E5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COMMUNITY-LEVEL PARAMETERS FOR DETECTION COVARIATE SLOPE COEFFICIENTS</w:t>
      </w:r>
    </w:p>
    <w:p w14:paraId="428D6067" w14:textId="51B267B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(detcov in 1:n.detcovs) {</w:t>
      </w:r>
    </w:p>
    <w:p w14:paraId="44B81C85" w14:textId="536A74F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mu.beta[detcov] ~ dnorm(0, 0.1)</w:t>
      </w:r>
    </w:p>
    <w:p w14:paraId="662AF0A2" w14:textId="3FC3C494"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tau.beta[detcov] ~ dgamma(1,1)</w:t>
      </w:r>
    </w:p>
    <w:p w14:paraId="185E5A49" w14:textId="296635E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6BA576A" w14:textId="77777777" w:rsidR="00464FD4" w:rsidRPr="00C213BD" w:rsidRDefault="00464FD4" w:rsidP="00464FD4">
      <w:pPr>
        <w:spacing w:after="0" w:line="276" w:lineRule="auto"/>
        <w:rPr>
          <w:rFonts w:ascii="Courier New" w:hAnsi="Courier New" w:cs="Courier New"/>
          <w:sz w:val="20"/>
          <w:szCs w:val="20"/>
        </w:rPr>
      </w:pPr>
    </w:p>
    <w:p w14:paraId="65B886D9" w14:textId="2DE566D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SPECIES-SPECIFIC PRIORS FROM THE COMMUNITY-LEVEL PRIOR DISTRIBUTIONS</w:t>
      </w:r>
    </w:p>
    <w:p w14:paraId="731A3115" w14:textId="4B5D94B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4ED9F54E" w14:textId="77777777" w:rsidR="00464FD4" w:rsidRPr="00C213BD" w:rsidRDefault="00464FD4" w:rsidP="00464FD4">
      <w:pPr>
        <w:spacing w:after="0" w:line="276" w:lineRule="auto"/>
        <w:rPr>
          <w:rFonts w:ascii="Courier New" w:hAnsi="Courier New" w:cs="Courier New"/>
          <w:sz w:val="20"/>
          <w:szCs w:val="20"/>
        </w:rPr>
      </w:pPr>
    </w:p>
    <w:p w14:paraId="1AA482C9" w14:textId="2430381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INTERCEPTS</w:t>
      </w:r>
    </w:p>
    <w:p w14:paraId="343A1D81" w14:textId="256D3ED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alpha0[species] ~ dnorm(community.occupancy.a, community.occupancy.tau)</w:t>
      </w:r>
    </w:p>
    <w:p w14:paraId="348AB874" w14:textId="48B26B73"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beta0[species] ~ dnorm(0, 0.1)</w:t>
      </w:r>
    </w:p>
    <w:p w14:paraId="48D304C5" w14:textId="77777777" w:rsidR="00464FD4" w:rsidRPr="00C213BD" w:rsidRDefault="00464FD4" w:rsidP="00464FD4">
      <w:pPr>
        <w:spacing w:after="0" w:line="276" w:lineRule="auto"/>
        <w:rPr>
          <w:rFonts w:ascii="Courier New" w:hAnsi="Courier New" w:cs="Courier New"/>
          <w:sz w:val="20"/>
          <w:szCs w:val="20"/>
        </w:rPr>
      </w:pPr>
    </w:p>
    <w:p w14:paraId="626AD01B" w14:textId="703C5482"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SITE COVARIATES</w:t>
      </w:r>
    </w:p>
    <w:p w14:paraId="36BE9425" w14:textId="3C46525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(sitecov in 1:n.sitecovs) {</w:t>
      </w:r>
    </w:p>
    <w:p w14:paraId="48461E57" w14:textId="5E195C2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alpha[species, sitecov] ~ dnorm(mu.alpha[sitecov], tau.alpha[sitecov])</w:t>
      </w:r>
    </w:p>
    <w:p w14:paraId="4506D3B6" w14:textId="314E234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31F4BA5F" w14:textId="77777777" w:rsidR="00464FD4" w:rsidRPr="00C213BD" w:rsidRDefault="00464FD4" w:rsidP="00464FD4">
      <w:pPr>
        <w:spacing w:after="0" w:line="276" w:lineRule="auto"/>
        <w:rPr>
          <w:rFonts w:ascii="Courier New" w:hAnsi="Courier New" w:cs="Courier New"/>
          <w:sz w:val="20"/>
          <w:szCs w:val="20"/>
        </w:rPr>
      </w:pPr>
    </w:p>
    <w:p w14:paraId="149E8C68" w14:textId="237D956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DETECTION COVARIATES</w:t>
      </w:r>
    </w:p>
    <w:p w14:paraId="217D269C" w14:textId="6CDAB7E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(detcov in 1:n.detcovs) {</w:t>
      </w:r>
    </w:p>
    <w:p w14:paraId="593EE452" w14:textId="0BBE3FF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detcov] ~ dnorm(mu.beta[detcov], tau.beta[detcov])</w:t>
      </w:r>
    </w:p>
    <w:p w14:paraId="5CC9F9BA" w14:textId="5966F65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4B7E298A" w14:textId="77777777" w:rsidR="00464FD4" w:rsidRPr="00C213BD" w:rsidRDefault="00464FD4" w:rsidP="00464FD4">
      <w:pPr>
        <w:spacing w:after="0" w:line="276" w:lineRule="auto"/>
        <w:rPr>
          <w:rFonts w:ascii="Courier New" w:hAnsi="Courier New" w:cs="Courier New"/>
          <w:sz w:val="20"/>
          <w:szCs w:val="20"/>
        </w:rPr>
      </w:pPr>
    </w:p>
    <w:p w14:paraId="420C6C39" w14:textId="5C9373CD"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71A09F6B" w14:textId="16602C6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NOTES: Loop over all species.</w:t>
      </w:r>
    </w:p>
    <w:p w14:paraId="3A10CE79" w14:textId="77777777" w:rsidR="00464FD4" w:rsidRPr="00C213BD" w:rsidRDefault="00464FD4" w:rsidP="00464FD4">
      <w:pPr>
        <w:spacing w:after="0" w:line="276" w:lineRule="auto"/>
        <w:rPr>
          <w:rFonts w:ascii="Courier New" w:hAnsi="Courier New" w:cs="Courier New"/>
          <w:sz w:val="20"/>
          <w:szCs w:val="20"/>
        </w:rPr>
      </w:pPr>
    </w:p>
    <w:p w14:paraId="31CDC283" w14:textId="5BB740F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PARAMETERS FOR IMPUTATION OF DETECTION COVARIATES</w:t>
      </w:r>
    </w:p>
    <w:p w14:paraId="3DABEB2A" w14:textId="4101A4C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(region in 1:n.regions) {</w:t>
      </w:r>
    </w:p>
    <w:p w14:paraId="0769805B" w14:textId="77777777" w:rsidR="00464FD4" w:rsidRPr="00C213BD" w:rsidRDefault="00464FD4" w:rsidP="00464FD4">
      <w:pPr>
        <w:spacing w:after="0" w:line="276" w:lineRule="auto"/>
        <w:rPr>
          <w:rFonts w:ascii="Courier New" w:hAnsi="Courier New" w:cs="Courier New"/>
          <w:sz w:val="20"/>
          <w:szCs w:val="20"/>
        </w:rPr>
      </w:pPr>
    </w:p>
    <w:p w14:paraId="756DCB38" w14:textId="61630C4D"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TIME</w:t>
      </w:r>
    </w:p>
    <w:p w14:paraId="101A0AF9" w14:textId="1C9CAAA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time.mu[region] ~ dnorm(0, 1)</w:t>
      </w:r>
      <w:r w:rsidR="002C000E" w:rsidRPr="00C213BD">
        <w:rPr>
          <w:rFonts w:ascii="Courier New" w:hAnsi="Courier New" w:cs="Courier New"/>
          <w:sz w:val="20"/>
          <w:szCs w:val="20"/>
        </w:rPr>
        <w:t xml:space="preserve"> #NOTE: Normal distribution</w:t>
      </w:r>
    </w:p>
    <w:p w14:paraId="5223AE06" w14:textId="01E327D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time.tau[region] ~ dgamma(1, 1)</w:t>
      </w:r>
    </w:p>
    <w:p w14:paraId="26B1072B" w14:textId="3A90F4D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 WIND CODE</w:t>
      </w:r>
    </w:p>
    <w:p w14:paraId="706CCBAB" w14:textId="14BC721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wind.prob[region] ~ dbeta(1, 1)</w:t>
      </w:r>
    </w:p>
    <w:p w14:paraId="18CE512A"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3E0C7D6B" w14:textId="24DD260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SKY CODE</w:t>
      </w:r>
    </w:p>
    <w:p w14:paraId="00343E74" w14:textId="00694CB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sky.prob[region] ~ dbeta(1, 1)</w:t>
      </w:r>
    </w:p>
    <w:p w14:paraId="6F4C8DAD" w14:textId="77777777" w:rsidR="00464FD4" w:rsidRPr="00C213BD" w:rsidRDefault="00464FD4" w:rsidP="00464FD4">
      <w:pPr>
        <w:spacing w:after="0" w:line="276" w:lineRule="auto"/>
        <w:rPr>
          <w:rFonts w:ascii="Courier New" w:hAnsi="Courier New" w:cs="Courier New"/>
          <w:sz w:val="20"/>
          <w:szCs w:val="20"/>
        </w:rPr>
      </w:pPr>
    </w:p>
    <w:p w14:paraId="66E42620" w14:textId="17666A0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599780A6" w14:textId="585EF29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NOTES: Loop over each study region.</w:t>
      </w:r>
    </w:p>
    <w:p w14:paraId="242F5725" w14:textId="660E4701" w:rsidR="00464FD4" w:rsidRPr="00C213BD" w:rsidRDefault="00464FD4" w:rsidP="00464FD4">
      <w:pPr>
        <w:spacing w:after="0" w:line="276" w:lineRule="auto"/>
        <w:rPr>
          <w:rFonts w:ascii="Courier New" w:hAnsi="Courier New" w:cs="Courier New"/>
          <w:sz w:val="20"/>
          <w:szCs w:val="20"/>
        </w:rPr>
      </w:pPr>
    </w:p>
    <w:p w14:paraId="472EDD10" w14:textId="7D56F1A4" w:rsidR="00464FD4" w:rsidRPr="00C213BD" w:rsidRDefault="00464FD4" w:rsidP="00464FD4">
      <w:pPr>
        <w:spacing w:after="0" w:line="276" w:lineRule="auto"/>
        <w:rPr>
          <w:rFonts w:ascii="Courier New" w:hAnsi="Courier New" w:cs="Courier New"/>
          <w:sz w:val="20"/>
          <w:szCs w:val="20"/>
        </w:rPr>
      </w:pPr>
    </w:p>
    <w:p w14:paraId="0B8118EB" w14:textId="77777777" w:rsidR="002C000E" w:rsidRPr="00C213BD" w:rsidRDefault="002C000E" w:rsidP="00464FD4">
      <w:pPr>
        <w:spacing w:after="0" w:line="276" w:lineRule="auto"/>
        <w:rPr>
          <w:rFonts w:ascii="Courier New" w:hAnsi="Courier New" w:cs="Courier New"/>
          <w:sz w:val="20"/>
          <w:szCs w:val="20"/>
        </w:rPr>
      </w:pPr>
    </w:p>
    <w:p w14:paraId="6BE3989C" w14:textId="3F08F30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LIKELIHOOD</w:t>
      </w:r>
    </w:p>
    <w:p w14:paraId="156284CC" w14:textId="77777777" w:rsidR="00464FD4" w:rsidRPr="00C213BD" w:rsidRDefault="00464FD4" w:rsidP="00464FD4">
      <w:pPr>
        <w:spacing w:after="0" w:line="276" w:lineRule="auto"/>
        <w:rPr>
          <w:rFonts w:ascii="Courier New" w:hAnsi="Courier New" w:cs="Courier New"/>
          <w:sz w:val="20"/>
          <w:szCs w:val="20"/>
        </w:rPr>
      </w:pPr>
    </w:p>
    <w:p w14:paraId="7F8D3DC7" w14:textId="77B8419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IMPUTATION OF DETECTION COVARIATES</w:t>
      </w:r>
    </w:p>
    <w:p w14:paraId="6887F9EB" w14:textId="72A5980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(site in 1:n.sites){</w:t>
      </w:r>
    </w:p>
    <w:p w14:paraId="55C74320" w14:textId="77777777" w:rsidR="002C000E" w:rsidRPr="00C213BD" w:rsidRDefault="002C000E" w:rsidP="00464FD4">
      <w:pPr>
        <w:spacing w:after="0" w:line="276" w:lineRule="auto"/>
        <w:rPr>
          <w:rFonts w:ascii="Courier New" w:hAnsi="Courier New" w:cs="Courier New"/>
          <w:sz w:val="20"/>
          <w:szCs w:val="20"/>
        </w:rPr>
      </w:pPr>
    </w:p>
    <w:p w14:paraId="438BABAD" w14:textId="58670E2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04969463" w14:textId="77777777" w:rsidR="002C000E" w:rsidRPr="00C213BD" w:rsidRDefault="002C000E" w:rsidP="00464FD4">
      <w:pPr>
        <w:spacing w:after="0" w:line="276" w:lineRule="auto"/>
        <w:rPr>
          <w:rFonts w:ascii="Courier New" w:hAnsi="Courier New" w:cs="Courier New"/>
          <w:sz w:val="20"/>
          <w:szCs w:val="20"/>
        </w:rPr>
      </w:pPr>
    </w:p>
    <w:p w14:paraId="6045D6A0" w14:textId="7E9BD98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(replicate in 1:n.replicates[site,</w:t>
      </w:r>
      <w:r w:rsidR="00E9212D" w:rsidRPr="00C213BD">
        <w:rPr>
          <w:rFonts w:ascii="Courier New" w:hAnsi="Courier New" w:cs="Courier New"/>
          <w:sz w:val="20"/>
          <w:szCs w:val="20"/>
        </w:rPr>
        <w:t xml:space="preserve"> </w:t>
      </w:r>
      <w:r w:rsidRPr="00C213BD">
        <w:rPr>
          <w:rFonts w:ascii="Courier New" w:hAnsi="Courier New" w:cs="Courier New"/>
          <w:sz w:val="20"/>
          <w:szCs w:val="20"/>
        </w:rPr>
        <w:t>year]) {</w:t>
      </w:r>
    </w:p>
    <w:p w14:paraId="39DC11C7" w14:textId="77777777" w:rsidR="002C000E" w:rsidRPr="00C213BD" w:rsidRDefault="002C000E" w:rsidP="00464FD4">
      <w:pPr>
        <w:spacing w:after="0" w:line="276" w:lineRule="auto"/>
        <w:rPr>
          <w:rFonts w:ascii="Courier New" w:hAnsi="Courier New" w:cs="Courier New"/>
          <w:sz w:val="20"/>
          <w:szCs w:val="20"/>
        </w:rPr>
      </w:pPr>
    </w:p>
    <w:p w14:paraId="7BDDCA0C"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time[site, year, replicate] ~ dnorm(time.mu[region[site]], </w:t>
      </w:r>
    </w:p>
    <w:p w14:paraId="72479C9A" w14:textId="57440F4E" w:rsidR="00464FD4" w:rsidRPr="00C213BD" w:rsidRDefault="00464FD4" w:rsidP="00464FD4">
      <w:pPr>
        <w:spacing w:after="0" w:line="276" w:lineRule="auto"/>
        <w:ind w:left="4320"/>
        <w:rPr>
          <w:rFonts w:ascii="Courier New" w:hAnsi="Courier New" w:cs="Courier New"/>
          <w:sz w:val="20"/>
          <w:szCs w:val="20"/>
        </w:rPr>
      </w:pPr>
      <w:r w:rsidRPr="00C213BD">
        <w:rPr>
          <w:rFonts w:ascii="Courier New" w:hAnsi="Courier New" w:cs="Courier New"/>
          <w:sz w:val="20"/>
          <w:szCs w:val="20"/>
        </w:rPr>
        <w:t xml:space="preserve">   time.tau[region[site]])</w:t>
      </w:r>
    </w:p>
    <w:p w14:paraId="404FB00A" w14:textId="1ACA4AA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wind[site, year, replicate] ~ dbern(wind.prob[region[site]])</w:t>
      </w:r>
    </w:p>
    <w:p w14:paraId="4C213F48" w14:textId="4AA2D7E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sky[site, year, replicate] ~ dbern(sky.prob[region[site]])</w:t>
      </w:r>
    </w:p>
    <w:p w14:paraId="6442C117" w14:textId="77777777" w:rsidR="002C000E" w:rsidRPr="00C213BD" w:rsidRDefault="002C000E" w:rsidP="00464FD4">
      <w:pPr>
        <w:spacing w:after="0" w:line="276" w:lineRule="auto"/>
        <w:rPr>
          <w:rFonts w:ascii="Courier New" w:hAnsi="Courier New" w:cs="Courier New"/>
          <w:sz w:val="20"/>
          <w:szCs w:val="20"/>
        </w:rPr>
      </w:pPr>
    </w:p>
    <w:p w14:paraId="32858A38" w14:textId="6FF6845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5F3F0605" w14:textId="77777777" w:rsidR="002C000E" w:rsidRPr="00C213BD" w:rsidRDefault="002C000E" w:rsidP="00464FD4">
      <w:pPr>
        <w:spacing w:after="0" w:line="276" w:lineRule="auto"/>
        <w:rPr>
          <w:rFonts w:ascii="Courier New" w:hAnsi="Courier New" w:cs="Courier New"/>
          <w:sz w:val="20"/>
          <w:szCs w:val="20"/>
        </w:rPr>
      </w:pPr>
    </w:p>
    <w:p w14:paraId="481450BF" w14:textId="0FD6CB8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3E4BC2FB" w14:textId="77777777" w:rsidR="002C000E" w:rsidRPr="00C213BD" w:rsidRDefault="002C000E" w:rsidP="00464FD4">
      <w:pPr>
        <w:spacing w:after="0" w:line="276" w:lineRule="auto"/>
        <w:rPr>
          <w:rFonts w:ascii="Courier New" w:hAnsi="Courier New" w:cs="Courier New"/>
          <w:sz w:val="20"/>
          <w:szCs w:val="20"/>
        </w:rPr>
      </w:pPr>
    </w:p>
    <w:p w14:paraId="4E6A9763" w14:textId="25424FE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6A3E8F4C" w14:textId="42C8F05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NOTES: Loop over sites, years, and replicates.</w:t>
      </w:r>
    </w:p>
    <w:p w14:paraId="7D0C4ABF" w14:textId="77777777" w:rsidR="00464FD4" w:rsidRPr="00C213BD" w:rsidRDefault="00464FD4" w:rsidP="00464FD4">
      <w:pPr>
        <w:spacing w:after="0" w:line="276" w:lineRule="auto"/>
        <w:rPr>
          <w:rFonts w:ascii="Courier New" w:hAnsi="Courier New" w:cs="Courier New"/>
          <w:sz w:val="20"/>
          <w:szCs w:val="20"/>
        </w:rPr>
      </w:pPr>
    </w:p>
    <w:p w14:paraId="5B9C700E" w14:textId="6988E69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1B83ADDE" w14:textId="77777777" w:rsidR="00464FD4" w:rsidRPr="00C213BD" w:rsidRDefault="00464FD4" w:rsidP="00464FD4">
      <w:pPr>
        <w:spacing w:after="0" w:line="276" w:lineRule="auto"/>
        <w:rPr>
          <w:rFonts w:ascii="Courier New" w:hAnsi="Courier New" w:cs="Courier New"/>
          <w:sz w:val="20"/>
          <w:szCs w:val="20"/>
        </w:rPr>
      </w:pPr>
    </w:p>
    <w:p w14:paraId="78F89678"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Loop to estimate the Z matrix (true site occurrence) for each species at </w:t>
      </w:r>
    </w:p>
    <w:p w14:paraId="25B1DCE4" w14:textId="11F8700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each site</w:t>
      </w:r>
    </w:p>
    <w:p w14:paraId="06EB731A" w14:textId="77777777" w:rsidR="00464FD4" w:rsidRPr="00C213BD" w:rsidRDefault="00464FD4" w:rsidP="00464FD4">
      <w:pPr>
        <w:spacing w:after="0" w:line="276" w:lineRule="auto"/>
        <w:rPr>
          <w:rFonts w:ascii="Courier New" w:hAnsi="Courier New" w:cs="Courier New"/>
          <w:sz w:val="20"/>
          <w:szCs w:val="20"/>
        </w:rPr>
      </w:pPr>
    </w:p>
    <w:p w14:paraId="3373D5FE" w14:textId="12E1FB6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 in 1:n.sites){</w:t>
      </w:r>
    </w:p>
    <w:p w14:paraId="7DE54FD4"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6134810F" w14:textId="720CE19D"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3647FED5" w14:textId="77777777" w:rsidR="00464FD4" w:rsidRPr="00C213BD" w:rsidRDefault="00464FD4" w:rsidP="00464FD4">
      <w:pPr>
        <w:spacing w:after="0" w:line="276" w:lineRule="auto"/>
        <w:rPr>
          <w:rFonts w:ascii="Courier New" w:hAnsi="Courier New" w:cs="Courier New"/>
          <w:sz w:val="20"/>
          <w:szCs w:val="20"/>
        </w:rPr>
      </w:pPr>
    </w:p>
    <w:p w14:paraId="0307F7D1" w14:textId="1781543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OCCUPANCY MODEL</w:t>
      </w:r>
    </w:p>
    <w:p w14:paraId="2BB6C3DB"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logit(psi[site, year, species]) &lt;- alpha0[species] + </w:t>
      </w:r>
    </w:p>
    <w:p w14:paraId="4FCEB055" w14:textId="1915147B" w:rsidR="00464FD4" w:rsidRPr="00C213BD" w:rsidRDefault="00464FD4" w:rsidP="00464FD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w:t>
      </w:r>
      <w:r w:rsidR="004D1AEA" w:rsidRPr="00C213BD">
        <w:rPr>
          <w:rFonts w:ascii="Courier New" w:hAnsi="Courier New" w:cs="Courier New"/>
          <w:sz w:val="20"/>
          <w:szCs w:val="20"/>
        </w:rPr>
        <w:t xml:space="preserve">   </w:t>
      </w:r>
      <w:r w:rsidRPr="00C213BD">
        <w:rPr>
          <w:rFonts w:ascii="Courier New" w:hAnsi="Courier New" w:cs="Courier New"/>
          <w:sz w:val="20"/>
          <w:szCs w:val="20"/>
        </w:rPr>
        <w:t>inprod(alpha[species, 1:n.sitecovs],</w:t>
      </w:r>
    </w:p>
    <w:p w14:paraId="63BAB682" w14:textId="2F1F8DBC" w:rsidR="00464FD4" w:rsidRPr="00C213BD" w:rsidRDefault="00464FD4" w:rsidP="00464FD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w:t>
      </w:r>
      <w:r w:rsidR="004D1AEA" w:rsidRPr="00C213BD">
        <w:rPr>
          <w:rFonts w:ascii="Courier New" w:hAnsi="Courier New" w:cs="Courier New"/>
          <w:sz w:val="20"/>
          <w:szCs w:val="20"/>
        </w:rPr>
        <w:t xml:space="preserve">   </w:t>
      </w:r>
      <w:r w:rsidRPr="00C213BD">
        <w:rPr>
          <w:rFonts w:ascii="Courier New" w:hAnsi="Courier New" w:cs="Courier New"/>
          <w:sz w:val="20"/>
          <w:szCs w:val="20"/>
        </w:rPr>
        <w:t>sitecov.array[site, year, 1:n.sitecovs])</w:t>
      </w:r>
    </w:p>
    <w:p w14:paraId="0CF8922B"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370C262E" w14:textId="5C2FD82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ESTIMATING OCCUPANCY</w:t>
      </w:r>
    </w:p>
    <w:p w14:paraId="68219324" w14:textId="7425F01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Z[site, year, species] ~ dbern(psi[site, year, species])</w:t>
      </w:r>
    </w:p>
    <w:p w14:paraId="6B16C383" w14:textId="77777777" w:rsidR="00464FD4" w:rsidRPr="00C213BD" w:rsidRDefault="00464FD4" w:rsidP="00464FD4">
      <w:pPr>
        <w:spacing w:after="0" w:line="276" w:lineRule="auto"/>
        <w:rPr>
          <w:rFonts w:ascii="Courier New" w:hAnsi="Courier New" w:cs="Courier New"/>
          <w:sz w:val="20"/>
          <w:szCs w:val="20"/>
        </w:rPr>
      </w:pPr>
    </w:p>
    <w:p w14:paraId="0B21D65B"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 Loop to estimate detection each species at each site during each </w:t>
      </w:r>
    </w:p>
    <w:p w14:paraId="635766F5" w14:textId="09A96DEC" w:rsidR="00464FD4" w:rsidRPr="00C213BD" w:rsidRDefault="00464FD4" w:rsidP="00464FD4">
      <w:pPr>
        <w:spacing w:after="0" w:line="276" w:lineRule="auto"/>
        <w:ind w:firstLine="720"/>
        <w:rPr>
          <w:rFonts w:ascii="Courier New" w:hAnsi="Courier New" w:cs="Courier New"/>
          <w:sz w:val="20"/>
          <w:szCs w:val="20"/>
        </w:rPr>
      </w:pPr>
      <w:r w:rsidRPr="00C213BD">
        <w:rPr>
          <w:rFonts w:ascii="Courier New" w:hAnsi="Courier New" w:cs="Courier New"/>
          <w:sz w:val="20"/>
          <w:szCs w:val="20"/>
        </w:rPr>
        <w:t xml:space="preserve">   # sampling replicate</w:t>
      </w:r>
    </w:p>
    <w:p w14:paraId="1F4B42DC"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2B15B446" w14:textId="3491A9F7" w:rsidR="00464FD4" w:rsidRPr="00C213BD" w:rsidRDefault="00464FD4" w:rsidP="00464FD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for (replicate in 1:n.replicates[site, year]) {</w:t>
      </w:r>
    </w:p>
    <w:p w14:paraId="7AB1B126" w14:textId="77777777" w:rsidR="00464FD4" w:rsidRPr="00C213BD" w:rsidRDefault="00464FD4" w:rsidP="00464FD4">
      <w:pPr>
        <w:spacing w:after="0" w:line="276" w:lineRule="auto"/>
        <w:rPr>
          <w:rFonts w:ascii="Courier New" w:hAnsi="Courier New" w:cs="Courier New"/>
          <w:sz w:val="20"/>
          <w:szCs w:val="20"/>
        </w:rPr>
      </w:pPr>
    </w:p>
    <w:p w14:paraId="0DE60933" w14:textId="5FAEDCF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DETECTION MODEL</w:t>
      </w:r>
    </w:p>
    <w:p w14:paraId="4CFBAFE2" w14:textId="086F95F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logit(p[site, year, replicate, species]) &lt;- beta0[species] +</w:t>
      </w:r>
    </w:p>
    <w:p w14:paraId="6E976071" w14:textId="05F5671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r>
      <w:r w:rsidR="00DD59CD" w:rsidRPr="00C213BD">
        <w:rPr>
          <w:rFonts w:ascii="Courier New" w:hAnsi="Courier New" w:cs="Courier New"/>
          <w:sz w:val="20"/>
          <w:szCs w:val="20"/>
        </w:rPr>
        <w:t xml:space="preserve">   </w:t>
      </w:r>
      <w:r w:rsidRPr="00C213BD">
        <w:rPr>
          <w:rFonts w:ascii="Courier New" w:hAnsi="Courier New" w:cs="Courier New"/>
          <w:sz w:val="20"/>
          <w:szCs w:val="20"/>
        </w:rPr>
        <w:t>beta[species, 1] * day[site, year, replicate] +</w:t>
      </w:r>
    </w:p>
    <w:p w14:paraId="405BCC1B" w14:textId="32814DB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2] * time[site, year, replicate] +</w:t>
      </w:r>
    </w:p>
    <w:p w14:paraId="1CB207CB" w14:textId="058D555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3] * wind[site, year, replicate] + </w:t>
      </w:r>
    </w:p>
    <w:p w14:paraId="74E1C45E" w14:textId="61C849F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4] * sky[site, year, replicate]</w:t>
      </w:r>
    </w:p>
    <w:p w14:paraId="1437513F"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r w:rsidRPr="00C213BD">
        <w:rPr>
          <w:rFonts w:ascii="Courier New" w:hAnsi="Courier New" w:cs="Courier New"/>
          <w:sz w:val="20"/>
          <w:szCs w:val="20"/>
        </w:rPr>
        <w:tab/>
        <w:t xml:space="preserve">                   </w:t>
      </w:r>
    </w:p>
    <w:p w14:paraId="2934A48C" w14:textId="5CD7BF8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MODEL PROBABILITY OF DETECTION FOR 1 MINUTE</w:t>
      </w:r>
    </w:p>
    <w:p w14:paraId="04E85F82" w14:textId="29C65A0A" w:rsidR="00DD59CD"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p.adjusted[site, year, replicate, species] &lt;- 1 - (1 </w:t>
      </w:r>
      <w:r w:rsidR="00DD59CD" w:rsidRPr="00C213BD">
        <w:rPr>
          <w:rFonts w:ascii="Courier New" w:hAnsi="Courier New" w:cs="Courier New"/>
          <w:sz w:val="20"/>
          <w:szCs w:val="20"/>
        </w:rPr>
        <w:t>–</w:t>
      </w:r>
      <w:r w:rsidRPr="00C213BD">
        <w:rPr>
          <w:rFonts w:ascii="Courier New" w:hAnsi="Courier New" w:cs="Courier New"/>
          <w:sz w:val="20"/>
          <w:szCs w:val="20"/>
        </w:rPr>
        <w:t xml:space="preserve"> </w:t>
      </w:r>
    </w:p>
    <w:p w14:paraId="04A68711" w14:textId="77777777" w:rsidR="00B31804" w:rsidRPr="00C213BD" w:rsidRDefault="00B31804" w:rsidP="00B31804">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464FD4" w:rsidRPr="00C213BD">
        <w:rPr>
          <w:rFonts w:ascii="Courier New" w:hAnsi="Courier New" w:cs="Courier New"/>
          <w:sz w:val="20"/>
          <w:szCs w:val="20"/>
        </w:rPr>
        <w:t>p[site, year, replicate, species]) ^ exponent.array[site,</w:t>
      </w:r>
      <w:r w:rsidRPr="00C213BD">
        <w:rPr>
          <w:rFonts w:ascii="Courier New" w:hAnsi="Courier New" w:cs="Courier New"/>
          <w:sz w:val="20"/>
          <w:szCs w:val="20"/>
        </w:rPr>
        <w:t xml:space="preserve">   </w:t>
      </w:r>
    </w:p>
    <w:p w14:paraId="63994D59" w14:textId="3E7C6F32" w:rsidR="00464FD4" w:rsidRPr="00C213BD" w:rsidRDefault="00B31804" w:rsidP="00B31804">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464FD4" w:rsidRPr="00C213BD">
        <w:rPr>
          <w:rFonts w:ascii="Courier New" w:hAnsi="Courier New" w:cs="Courier New"/>
          <w:sz w:val="20"/>
          <w:szCs w:val="20"/>
        </w:rPr>
        <w:t>year, replicate]</w:t>
      </w:r>
    </w:p>
    <w:p w14:paraId="0B393BE8" w14:textId="77777777" w:rsidR="00464FD4" w:rsidRPr="00C213BD" w:rsidRDefault="00464FD4" w:rsidP="00464FD4">
      <w:pPr>
        <w:spacing w:after="0" w:line="276" w:lineRule="auto"/>
        <w:rPr>
          <w:rFonts w:ascii="Courier New" w:hAnsi="Courier New" w:cs="Courier New"/>
          <w:sz w:val="20"/>
          <w:szCs w:val="20"/>
        </w:rPr>
      </w:pPr>
    </w:p>
    <w:p w14:paraId="2DBBEE54" w14:textId="76B81BA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ESTIMATING PROBABILITY OF DETECTION</w:t>
      </w:r>
    </w:p>
    <w:p w14:paraId="08C0A77E" w14:textId="39AC0C5B"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mu.p[site, year, replicate, species] &lt;- p.adjusted[site, year, </w:t>
      </w:r>
    </w:p>
    <w:p w14:paraId="1DB2C517" w14:textId="1EF29F73" w:rsidR="00464FD4" w:rsidRPr="00C213BD" w:rsidRDefault="00B31804" w:rsidP="00B3180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r</w:t>
      </w:r>
      <w:r w:rsidR="00464FD4" w:rsidRPr="00C213BD">
        <w:rPr>
          <w:rFonts w:ascii="Courier New" w:hAnsi="Courier New" w:cs="Courier New"/>
          <w:sz w:val="20"/>
          <w:szCs w:val="20"/>
        </w:rPr>
        <w:t>eplicate, species] * Z[site, year, species]</w:t>
      </w:r>
    </w:p>
    <w:p w14:paraId="5827B556" w14:textId="20CC04BD"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Y[site, year, replicate, species] ~ dbern(mu.p[site, year, </w:t>
      </w:r>
    </w:p>
    <w:p w14:paraId="6E3FBC26" w14:textId="4B67653C" w:rsidR="00464FD4" w:rsidRPr="00C213BD" w:rsidRDefault="00B31804" w:rsidP="00B3180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464FD4" w:rsidRPr="00C213BD">
        <w:rPr>
          <w:rFonts w:ascii="Courier New" w:hAnsi="Courier New" w:cs="Courier New"/>
          <w:sz w:val="20"/>
          <w:szCs w:val="20"/>
        </w:rPr>
        <w:t>replicate, species])</w:t>
      </w:r>
    </w:p>
    <w:p w14:paraId="1E21F1DF" w14:textId="77777777" w:rsidR="00464FD4" w:rsidRPr="00C213BD" w:rsidRDefault="00464FD4" w:rsidP="00464FD4">
      <w:pPr>
        <w:spacing w:after="0" w:line="276" w:lineRule="auto"/>
        <w:rPr>
          <w:rFonts w:ascii="Courier New" w:hAnsi="Courier New" w:cs="Courier New"/>
          <w:sz w:val="20"/>
          <w:szCs w:val="20"/>
        </w:rPr>
      </w:pPr>
    </w:p>
    <w:p w14:paraId="1748B96D" w14:textId="34953C1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C92423E"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NOTES: Loop over each replicate for each site (variable number of </w:t>
      </w:r>
    </w:p>
    <w:p w14:paraId="5BFE5407" w14:textId="4C5CEDCF" w:rsidR="00464FD4" w:rsidRPr="00C213BD" w:rsidRDefault="00B31804" w:rsidP="00B3180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 </w:t>
      </w:r>
      <w:r w:rsidR="00464FD4" w:rsidRPr="00C213BD">
        <w:rPr>
          <w:rFonts w:ascii="Courier New" w:hAnsi="Courier New" w:cs="Courier New"/>
          <w:sz w:val="20"/>
          <w:szCs w:val="20"/>
        </w:rPr>
        <w:t>replicates depending on site and year).</w:t>
      </w:r>
    </w:p>
    <w:p w14:paraId="46EA6AAE" w14:textId="77777777" w:rsidR="00464FD4" w:rsidRPr="00C213BD" w:rsidRDefault="00464FD4" w:rsidP="00464FD4">
      <w:pPr>
        <w:spacing w:after="0" w:line="276" w:lineRule="auto"/>
        <w:rPr>
          <w:rFonts w:ascii="Courier New" w:hAnsi="Courier New" w:cs="Courier New"/>
          <w:sz w:val="20"/>
          <w:szCs w:val="20"/>
        </w:rPr>
      </w:pPr>
    </w:p>
    <w:p w14:paraId="2A0B82C2" w14:textId="0567DE6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#end year loop</w:t>
      </w:r>
    </w:p>
    <w:p w14:paraId="36840A34" w14:textId="77777777" w:rsidR="00B31804" w:rsidRPr="00C213BD" w:rsidRDefault="00B31804" w:rsidP="00464FD4">
      <w:pPr>
        <w:spacing w:after="0" w:line="276" w:lineRule="auto"/>
        <w:rPr>
          <w:rFonts w:ascii="Courier New" w:hAnsi="Courier New" w:cs="Courier New"/>
          <w:sz w:val="20"/>
          <w:szCs w:val="20"/>
        </w:rPr>
      </w:pPr>
    </w:p>
    <w:p w14:paraId="2FD52054" w14:textId="79CB6253"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#end site loop</w:t>
      </w:r>
    </w:p>
    <w:p w14:paraId="3CEC7533" w14:textId="77777777" w:rsidR="00B31804" w:rsidRPr="00C213BD" w:rsidRDefault="00B31804" w:rsidP="00464FD4">
      <w:pPr>
        <w:spacing w:after="0" w:line="276" w:lineRule="auto"/>
        <w:rPr>
          <w:rFonts w:ascii="Courier New" w:hAnsi="Courier New" w:cs="Courier New"/>
          <w:sz w:val="20"/>
          <w:szCs w:val="20"/>
        </w:rPr>
      </w:pPr>
    </w:p>
    <w:p w14:paraId="7CB5755B" w14:textId="3F282AD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#end species loop</w:t>
      </w:r>
    </w:p>
    <w:p w14:paraId="58640C6F" w14:textId="1AC5BF74" w:rsidR="00464FD4" w:rsidRPr="00C213BD" w:rsidRDefault="00464FD4" w:rsidP="00464FD4">
      <w:pPr>
        <w:spacing w:after="0" w:line="276" w:lineRule="auto"/>
        <w:rPr>
          <w:rFonts w:ascii="Courier New" w:hAnsi="Courier New" w:cs="Courier New"/>
          <w:sz w:val="20"/>
          <w:szCs w:val="20"/>
        </w:rPr>
      </w:pPr>
    </w:p>
    <w:p w14:paraId="2F4E77B8" w14:textId="77777777" w:rsidR="00C66C00" w:rsidRPr="00C213BD" w:rsidRDefault="00C66C00" w:rsidP="00464FD4">
      <w:pPr>
        <w:spacing w:after="0" w:line="276" w:lineRule="auto"/>
        <w:rPr>
          <w:rFonts w:ascii="Courier New" w:hAnsi="Courier New" w:cs="Courier New"/>
          <w:sz w:val="20"/>
          <w:szCs w:val="20"/>
        </w:rPr>
      </w:pPr>
    </w:p>
    <w:p w14:paraId="113DD937" w14:textId="77777777" w:rsidR="00464FD4" w:rsidRPr="00C213BD" w:rsidRDefault="00464FD4" w:rsidP="00464FD4">
      <w:pPr>
        <w:spacing w:after="0" w:line="276" w:lineRule="auto"/>
        <w:rPr>
          <w:rFonts w:ascii="Courier New" w:hAnsi="Courier New" w:cs="Courier New"/>
          <w:sz w:val="20"/>
          <w:szCs w:val="20"/>
        </w:rPr>
      </w:pPr>
    </w:p>
    <w:p w14:paraId="0CC2D31F" w14:textId="562417F9"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DERIVED QUANTITIES</w:t>
      </w:r>
    </w:p>
    <w:p w14:paraId="292A1252" w14:textId="77777777" w:rsidR="00464FD4" w:rsidRPr="00C213BD" w:rsidRDefault="00464FD4" w:rsidP="00464FD4">
      <w:pPr>
        <w:spacing w:after="0" w:line="276" w:lineRule="auto"/>
        <w:rPr>
          <w:rFonts w:ascii="Courier New" w:hAnsi="Courier New" w:cs="Courier New"/>
          <w:sz w:val="20"/>
          <w:szCs w:val="20"/>
        </w:rPr>
      </w:pPr>
    </w:p>
    <w:p w14:paraId="4E0DA742" w14:textId="4013FAC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Loop to determine site-level richness estimates for the whole community and </w:t>
      </w:r>
      <w:r w:rsidR="00B31804" w:rsidRPr="00C213BD">
        <w:rPr>
          <w:rFonts w:ascii="Courier New" w:hAnsi="Courier New" w:cs="Courier New"/>
          <w:sz w:val="20"/>
          <w:szCs w:val="20"/>
        </w:rPr>
        <w:t xml:space="preserve"># </w:t>
      </w:r>
      <w:r w:rsidRPr="00C213BD">
        <w:rPr>
          <w:rFonts w:ascii="Courier New" w:hAnsi="Courier New" w:cs="Courier New"/>
          <w:sz w:val="20"/>
          <w:szCs w:val="20"/>
        </w:rPr>
        <w:t>for subsets or assemblages of interest per year</w:t>
      </w:r>
    </w:p>
    <w:p w14:paraId="7AFBCB6E" w14:textId="77777777" w:rsidR="00B31804" w:rsidRPr="00C213BD" w:rsidRDefault="00B31804" w:rsidP="00464FD4">
      <w:pPr>
        <w:spacing w:after="0" w:line="276" w:lineRule="auto"/>
        <w:rPr>
          <w:rFonts w:ascii="Courier New" w:hAnsi="Courier New" w:cs="Courier New"/>
          <w:sz w:val="20"/>
          <w:szCs w:val="20"/>
        </w:rPr>
      </w:pPr>
    </w:p>
    <w:p w14:paraId="7CD67626" w14:textId="7053989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(site in 1:n.sites) {</w:t>
      </w:r>
    </w:p>
    <w:p w14:paraId="5212F03D" w14:textId="77777777" w:rsidR="00C66C00" w:rsidRPr="00C213BD" w:rsidRDefault="00C66C00" w:rsidP="00464FD4">
      <w:pPr>
        <w:spacing w:after="0" w:line="276" w:lineRule="auto"/>
        <w:rPr>
          <w:rFonts w:ascii="Courier New" w:hAnsi="Courier New" w:cs="Courier New"/>
          <w:sz w:val="20"/>
          <w:szCs w:val="20"/>
        </w:rPr>
      </w:pPr>
    </w:p>
    <w:p w14:paraId="4A7F9494" w14:textId="3B974454"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35252122" w14:textId="77777777" w:rsidR="00C66C00" w:rsidRPr="00C213BD" w:rsidRDefault="00C66C00" w:rsidP="00464FD4">
      <w:pPr>
        <w:spacing w:after="0" w:line="276" w:lineRule="auto"/>
        <w:rPr>
          <w:rFonts w:ascii="Courier New" w:hAnsi="Courier New" w:cs="Courier New"/>
          <w:sz w:val="20"/>
          <w:szCs w:val="20"/>
        </w:rPr>
      </w:pPr>
    </w:p>
    <w:p w14:paraId="1B73C683" w14:textId="64B2E02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site.species.richness[site, year] &lt;- sum(Z[site, year, 1:n.species])</w:t>
      </w:r>
    </w:p>
    <w:p w14:paraId="5234D31C"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north.guild.richness[site, year] &lt;- inprod(Z[site, year, 1:n.species], </w:t>
      </w:r>
    </w:p>
    <w:p w14:paraId="439353C6" w14:textId="19F11EBC" w:rsidR="00464FD4" w:rsidRPr="00C213BD" w:rsidRDefault="00464FD4" w:rsidP="00B31804">
      <w:pPr>
        <w:spacing w:after="0" w:line="276" w:lineRule="auto"/>
        <w:ind w:left="4320" w:firstLine="720"/>
        <w:rPr>
          <w:rFonts w:ascii="Courier New" w:hAnsi="Courier New" w:cs="Courier New"/>
          <w:sz w:val="20"/>
          <w:szCs w:val="20"/>
        </w:rPr>
      </w:pPr>
      <w:r w:rsidRPr="00C213BD">
        <w:rPr>
          <w:rFonts w:ascii="Courier New" w:hAnsi="Courier New" w:cs="Courier New"/>
          <w:sz w:val="20"/>
          <w:szCs w:val="20"/>
        </w:rPr>
        <w:t>north.guild[1:n.species])</w:t>
      </w:r>
    </w:p>
    <w:p w14:paraId="70F6A3DF"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south.guild.richness[site, year] &lt;- inprod(Z[site, year, 1:n.species], </w:t>
      </w:r>
    </w:p>
    <w:p w14:paraId="0601B803" w14:textId="4F93B795" w:rsidR="00464FD4" w:rsidRPr="00C213BD" w:rsidRDefault="00464FD4" w:rsidP="00B31804">
      <w:pPr>
        <w:spacing w:after="0" w:line="276" w:lineRule="auto"/>
        <w:ind w:left="4320" w:firstLine="720"/>
        <w:rPr>
          <w:rFonts w:ascii="Courier New" w:hAnsi="Courier New" w:cs="Courier New"/>
          <w:sz w:val="20"/>
          <w:szCs w:val="20"/>
        </w:rPr>
      </w:pPr>
      <w:r w:rsidRPr="00C213BD">
        <w:rPr>
          <w:rFonts w:ascii="Courier New" w:hAnsi="Courier New" w:cs="Courier New"/>
          <w:sz w:val="20"/>
          <w:szCs w:val="20"/>
        </w:rPr>
        <w:t>south.guild[1:n.species])</w:t>
      </w:r>
    </w:p>
    <w:p w14:paraId="31CB5D5E"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trailing.guild.richness[site, year] &lt;- inprod(Z[site, year, </w:t>
      </w:r>
    </w:p>
    <w:p w14:paraId="0AFCFFD8" w14:textId="10F328CB" w:rsidR="00464FD4" w:rsidRPr="00C213BD" w:rsidRDefault="00464FD4" w:rsidP="00B31804">
      <w:pPr>
        <w:spacing w:after="0" w:line="276" w:lineRule="auto"/>
        <w:ind w:left="5040"/>
        <w:rPr>
          <w:rFonts w:ascii="Courier New" w:hAnsi="Courier New" w:cs="Courier New"/>
          <w:sz w:val="20"/>
          <w:szCs w:val="20"/>
        </w:rPr>
      </w:pPr>
      <w:r w:rsidRPr="00C213BD">
        <w:rPr>
          <w:rFonts w:ascii="Courier New" w:hAnsi="Courier New" w:cs="Courier New"/>
          <w:sz w:val="20"/>
          <w:szCs w:val="20"/>
        </w:rPr>
        <w:t>1:n.species],</w:t>
      </w:r>
      <w:r w:rsidR="00B31804" w:rsidRPr="00C213BD">
        <w:rPr>
          <w:rFonts w:ascii="Courier New" w:hAnsi="Courier New" w:cs="Courier New"/>
          <w:sz w:val="20"/>
          <w:szCs w:val="20"/>
        </w:rPr>
        <w:t xml:space="preserve"> </w:t>
      </w:r>
      <w:r w:rsidRPr="00C213BD">
        <w:rPr>
          <w:rFonts w:ascii="Courier New" w:hAnsi="Courier New" w:cs="Courier New"/>
          <w:sz w:val="20"/>
          <w:szCs w:val="20"/>
        </w:rPr>
        <w:t>trailing.guild[1:n.species])</w:t>
      </w:r>
    </w:p>
    <w:p w14:paraId="7CF98F9E"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general.guild.richness[site, year] &lt;- inprod(Z[site, year, </w:t>
      </w:r>
    </w:p>
    <w:p w14:paraId="26EFB027" w14:textId="20692693" w:rsidR="00464FD4" w:rsidRPr="00C213BD" w:rsidRDefault="00464FD4" w:rsidP="00B31804">
      <w:pPr>
        <w:spacing w:after="0" w:line="276" w:lineRule="auto"/>
        <w:ind w:left="5040"/>
        <w:rPr>
          <w:rFonts w:ascii="Courier New" w:hAnsi="Courier New" w:cs="Courier New"/>
          <w:sz w:val="20"/>
          <w:szCs w:val="20"/>
        </w:rPr>
      </w:pPr>
      <w:r w:rsidRPr="00C213BD">
        <w:rPr>
          <w:rFonts w:ascii="Courier New" w:hAnsi="Courier New" w:cs="Courier New"/>
          <w:sz w:val="20"/>
          <w:szCs w:val="20"/>
        </w:rPr>
        <w:t>1:n.species], general.guild[1:n.species])</w:t>
      </w:r>
    </w:p>
    <w:p w14:paraId="544581DD" w14:textId="6C74EE4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5CE67E06" w14:textId="77777777" w:rsidR="00C66C00" w:rsidRPr="00C213BD" w:rsidRDefault="00C66C00" w:rsidP="00464FD4">
      <w:pPr>
        <w:spacing w:after="0" w:line="276" w:lineRule="auto"/>
        <w:rPr>
          <w:rFonts w:ascii="Courier New" w:hAnsi="Courier New" w:cs="Courier New"/>
          <w:sz w:val="20"/>
          <w:szCs w:val="20"/>
        </w:rPr>
      </w:pPr>
    </w:p>
    <w:p w14:paraId="0993CFE2" w14:textId="2A2597E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069AC75A" w14:textId="77777777" w:rsidR="00464FD4" w:rsidRPr="00C213BD" w:rsidRDefault="00464FD4" w:rsidP="00464FD4">
      <w:pPr>
        <w:spacing w:after="0" w:line="276" w:lineRule="auto"/>
        <w:rPr>
          <w:rFonts w:ascii="Courier New" w:hAnsi="Courier New" w:cs="Courier New"/>
          <w:sz w:val="20"/>
          <w:szCs w:val="20"/>
        </w:rPr>
      </w:pPr>
    </w:p>
    <w:p w14:paraId="7ADE8EA6"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77401E9D" w14:textId="77777777" w:rsidR="00464FD4" w:rsidRPr="00C213BD" w:rsidRDefault="00464FD4" w:rsidP="009B51A9">
      <w:pPr>
        <w:spacing w:after="0" w:line="276" w:lineRule="auto"/>
        <w:rPr>
          <w:rFonts w:ascii="Times New Roman" w:hAnsi="Times New Roman" w:cs="Times New Roman"/>
          <w:sz w:val="24"/>
          <w:szCs w:val="24"/>
        </w:rPr>
      </w:pPr>
    </w:p>
    <w:p w14:paraId="264D3F85" w14:textId="7C8AAB27" w:rsidR="009B51A9" w:rsidRPr="00C213BD" w:rsidRDefault="009B51A9" w:rsidP="009B51A9">
      <w:pPr>
        <w:spacing w:after="0" w:line="276" w:lineRule="auto"/>
        <w:rPr>
          <w:rFonts w:ascii="Times New Roman" w:hAnsi="Times New Roman" w:cs="Times New Roman"/>
          <w:sz w:val="24"/>
          <w:szCs w:val="24"/>
        </w:rPr>
      </w:pPr>
    </w:p>
    <w:p w14:paraId="6ED4EF33" w14:textId="0C1778C5" w:rsidR="009B51A9" w:rsidRPr="00C213BD" w:rsidRDefault="009B51A9" w:rsidP="009B51A9">
      <w:pPr>
        <w:spacing w:after="0" w:line="276" w:lineRule="auto"/>
        <w:rPr>
          <w:rFonts w:ascii="Times New Roman" w:hAnsi="Times New Roman" w:cs="Times New Roman"/>
          <w:sz w:val="24"/>
          <w:szCs w:val="24"/>
        </w:rPr>
      </w:pPr>
    </w:p>
    <w:p w14:paraId="7B80E69E" w14:textId="1B1C3F6D" w:rsidR="008567B3" w:rsidRPr="00C213BD" w:rsidRDefault="008567B3" w:rsidP="009B51A9">
      <w:pPr>
        <w:spacing w:after="0" w:line="276" w:lineRule="auto"/>
        <w:rPr>
          <w:rFonts w:ascii="Times New Roman" w:hAnsi="Times New Roman" w:cs="Times New Roman"/>
          <w:sz w:val="24"/>
          <w:szCs w:val="24"/>
        </w:rPr>
      </w:pPr>
    </w:p>
    <w:p w14:paraId="25B9EE2C" w14:textId="68F2E2F3" w:rsidR="008567B3" w:rsidRPr="00C213BD" w:rsidRDefault="008567B3" w:rsidP="009B51A9">
      <w:pPr>
        <w:spacing w:after="0" w:line="276" w:lineRule="auto"/>
        <w:rPr>
          <w:rFonts w:ascii="Times New Roman" w:hAnsi="Times New Roman" w:cs="Times New Roman"/>
          <w:sz w:val="24"/>
          <w:szCs w:val="24"/>
        </w:rPr>
      </w:pPr>
    </w:p>
    <w:p w14:paraId="48F983BB" w14:textId="273F75A7" w:rsidR="008567B3" w:rsidRPr="00C213BD" w:rsidRDefault="008567B3" w:rsidP="009B51A9">
      <w:pPr>
        <w:spacing w:after="0" w:line="276" w:lineRule="auto"/>
        <w:rPr>
          <w:rFonts w:ascii="Times New Roman" w:hAnsi="Times New Roman" w:cs="Times New Roman"/>
          <w:sz w:val="24"/>
          <w:szCs w:val="24"/>
        </w:rPr>
      </w:pPr>
    </w:p>
    <w:p w14:paraId="48913D8B" w14:textId="06F2C7FB" w:rsidR="008567B3" w:rsidRPr="00C213BD" w:rsidRDefault="008567B3" w:rsidP="009B51A9">
      <w:pPr>
        <w:spacing w:after="0" w:line="276" w:lineRule="auto"/>
        <w:rPr>
          <w:rFonts w:ascii="Times New Roman" w:hAnsi="Times New Roman" w:cs="Times New Roman"/>
          <w:sz w:val="24"/>
          <w:szCs w:val="24"/>
        </w:rPr>
      </w:pPr>
    </w:p>
    <w:p w14:paraId="2AEE8A6D" w14:textId="1C4151D0" w:rsidR="008567B3" w:rsidRPr="00C213BD" w:rsidRDefault="008567B3" w:rsidP="009B51A9">
      <w:pPr>
        <w:spacing w:after="0" w:line="276" w:lineRule="auto"/>
        <w:rPr>
          <w:rFonts w:ascii="Times New Roman" w:hAnsi="Times New Roman" w:cs="Times New Roman"/>
          <w:sz w:val="24"/>
          <w:szCs w:val="24"/>
        </w:rPr>
      </w:pPr>
    </w:p>
    <w:p w14:paraId="10EC66B7" w14:textId="582D3F43" w:rsidR="008567B3" w:rsidRPr="00C213BD" w:rsidRDefault="008567B3" w:rsidP="009B51A9">
      <w:pPr>
        <w:spacing w:after="0" w:line="276" w:lineRule="auto"/>
        <w:rPr>
          <w:rFonts w:ascii="Times New Roman" w:hAnsi="Times New Roman" w:cs="Times New Roman"/>
          <w:sz w:val="24"/>
          <w:szCs w:val="24"/>
        </w:rPr>
      </w:pPr>
    </w:p>
    <w:p w14:paraId="5AE0E3CD" w14:textId="00900FFC" w:rsidR="008567B3" w:rsidRPr="00C213BD" w:rsidRDefault="008567B3" w:rsidP="009B51A9">
      <w:pPr>
        <w:spacing w:after="0" w:line="276" w:lineRule="auto"/>
        <w:rPr>
          <w:rFonts w:ascii="Times New Roman" w:hAnsi="Times New Roman" w:cs="Times New Roman"/>
          <w:sz w:val="24"/>
          <w:szCs w:val="24"/>
        </w:rPr>
      </w:pPr>
    </w:p>
    <w:p w14:paraId="31C1E83A" w14:textId="76F6BCF4" w:rsidR="008567B3" w:rsidRPr="00C213BD" w:rsidRDefault="008567B3" w:rsidP="009B51A9">
      <w:pPr>
        <w:spacing w:after="0" w:line="276" w:lineRule="auto"/>
        <w:rPr>
          <w:rFonts w:ascii="Times New Roman" w:hAnsi="Times New Roman" w:cs="Times New Roman"/>
          <w:sz w:val="24"/>
          <w:szCs w:val="24"/>
        </w:rPr>
      </w:pPr>
    </w:p>
    <w:p w14:paraId="72BBD7B5" w14:textId="2B4F351D" w:rsidR="008567B3" w:rsidRPr="00C213BD" w:rsidRDefault="008567B3" w:rsidP="009B51A9">
      <w:pPr>
        <w:spacing w:after="0" w:line="276" w:lineRule="auto"/>
        <w:rPr>
          <w:rFonts w:ascii="Times New Roman" w:hAnsi="Times New Roman" w:cs="Times New Roman"/>
          <w:sz w:val="24"/>
          <w:szCs w:val="24"/>
        </w:rPr>
      </w:pPr>
    </w:p>
    <w:p w14:paraId="18B564D7" w14:textId="01EA54A4" w:rsidR="008567B3" w:rsidRPr="00C213BD" w:rsidRDefault="008567B3" w:rsidP="009B51A9">
      <w:pPr>
        <w:spacing w:after="0" w:line="276" w:lineRule="auto"/>
        <w:rPr>
          <w:rFonts w:ascii="Times New Roman" w:hAnsi="Times New Roman" w:cs="Times New Roman"/>
          <w:sz w:val="24"/>
          <w:szCs w:val="24"/>
        </w:rPr>
      </w:pPr>
    </w:p>
    <w:p w14:paraId="15BDC477" w14:textId="2C26B524" w:rsidR="008567B3" w:rsidRPr="00C213BD" w:rsidRDefault="008567B3" w:rsidP="009B51A9">
      <w:pPr>
        <w:spacing w:after="0" w:line="276" w:lineRule="auto"/>
        <w:rPr>
          <w:rFonts w:ascii="Times New Roman" w:hAnsi="Times New Roman" w:cs="Times New Roman"/>
          <w:sz w:val="24"/>
          <w:szCs w:val="24"/>
        </w:rPr>
      </w:pPr>
    </w:p>
    <w:p w14:paraId="6400017D" w14:textId="6F460953" w:rsidR="008567B3" w:rsidRPr="00C213BD" w:rsidRDefault="008567B3" w:rsidP="009B51A9">
      <w:pPr>
        <w:spacing w:after="0" w:line="276" w:lineRule="auto"/>
        <w:rPr>
          <w:rFonts w:ascii="Times New Roman" w:hAnsi="Times New Roman" w:cs="Times New Roman"/>
          <w:sz w:val="24"/>
          <w:szCs w:val="24"/>
        </w:rPr>
      </w:pPr>
    </w:p>
    <w:p w14:paraId="6CE0AB16" w14:textId="0210679A" w:rsidR="008567B3" w:rsidRPr="00C213BD" w:rsidRDefault="008567B3" w:rsidP="009B51A9">
      <w:pPr>
        <w:spacing w:after="0" w:line="276" w:lineRule="auto"/>
        <w:rPr>
          <w:rFonts w:ascii="Times New Roman" w:hAnsi="Times New Roman" w:cs="Times New Roman"/>
          <w:sz w:val="24"/>
          <w:szCs w:val="24"/>
        </w:rPr>
      </w:pPr>
    </w:p>
    <w:p w14:paraId="4A63351E" w14:textId="5AF9A640" w:rsidR="008567B3" w:rsidRPr="00C213BD" w:rsidRDefault="008567B3" w:rsidP="009B51A9">
      <w:pPr>
        <w:spacing w:after="0" w:line="276" w:lineRule="auto"/>
        <w:rPr>
          <w:rFonts w:ascii="Times New Roman" w:hAnsi="Times New Roman" w:cs="Times New Roman"/>
          <w:sz w:val="24"/>
          <w:szCs w:val="24"/>
        </w:rPr>
      </w:pPr>
    </w:p>
    <w:p w14:paraId="366BDABD" w14:textId="62B3574E" w:rsidR="008567B3" w:rsidRPr="00C213BD" w:rsidRDefault="008567B3" w:rsidP="009B51A9">
      <w:pPr>
        <w:spacing w:after="0" w:line="276" w:lineRule="auto"/>
        <w:rPr>
          <w:rFonts w:ascii="Times New Roman" w:hAnsi="Times New Roman" w:cs="Times New Roman"/>
          <w:sz w:val="24"/>
          <w:szCs w:val="24"/>
        </w:rPr>
      </w:pPr>
    </w:p>
    <w:p w14:paraId="15293297" w14:textId="688689DE" w:rsidR="008567B3" w:rsidRPr="00C213BD" w:rsidRDefault="008567B3" w:rsidP="009B51A9">
      <w:pPr>
        <w:spacing w:after="0" w:line="276" w:lineRule="auto"/>
        <w:rPr>
          <w:rFonts w:ascii="Times New Roman" w:hAnsi="Times New Roman" w:cs="Times New Roman"/>
          <w:sz w:val="24"/>
          <w:szCs w:val="24"/>
        </w:rPr>
      </w:pPr>
    </w:p>
    <w:p w14:paraId="0C6400A3" w14:textId="737931C5" w:rsidR="008567B3" w:rsidRPr="00C213BD" w:rsidRDefault="008567B3" w:rsidP="009B51A9">
      <w:pPr>
        <w:spacing w:after="0" w:line="276" w:lineRule="auto"/>
        <w:rPr>
          <w:rFonts w:ascii="Times New Roman" w:hAnsi="Times New Roman" w:cs="Times New Roman"/>
          <w:sz w:val="24"/>
          <w:szCs w:val="24"/>
        </w:rPr>
      </w:pPr>
    </w:p>
    <w:p w14:paraId="0B775A7D" w14:textId="7CD73410" w:rsidR="008567B3" w:rsidRPr="00C213BD" w:rsidRDefault="008567B3" w:rsidP="009B51A9">
      <w:pPr>
        <w:spacing w:after="0" w:line="276" w:lineRule="auto"/>
        <w:rPr>
          <w:rFonts w:ascii="Times New Roman" w:hAnsi="Times New Roman" w:cs="Times New Roman"/>
          <w:sz w:val="24"/>
          <w:szCs w:val="24"/>
        </w:rPr>
      </w:pPr>
    </w:p>
    <w:p w14:paraId="66F55507" w14:textId="6CCBDA43" w:rsidR="008567B3" w:rsidRPr="00C213BD" w:rsidRDefault="008567B3" w:rsidP="009B51A9">
      <w:pPr>
        <w:spacing w:after="0" w:line="276" w:lineRule="auto"/>
        <w:rPr>
          <w:rFonts w:ascii="Times New Roman" w:hAnsi="Times New Roman" w:cs="Times New Roman"/>
          <w:sz w:val="24"/>
          <w:szCs w:val="24"/>
        </w:rPr>
      </w:pPr>
    </w:p>
    <w:p w14:paraId="63812BAE" w14:textId="6D75AF6A" w:rsidR="008567B3" w:rsidRPr="00C213BD" w:rsidRDefault="008567B3" w:rsidP="009B51A9">
      <w:pPr>
        <w:spacing w:after="0" w:line="276" w:lineRule="auto"/>
        <w:rPr>
          <w:rFonts w:ascii="Times New Roman" w:hAnsi="Times New Roman" w:cs="Times New Roman"/>
          <w:sz w:val="24"/>
          <w:szCs w:val="24"/>
        </w:rPr>
      </w:pPr>
    </w:p>
    <w:p w14:paraId="56D7635A" w14:textId="200B58A0" w:rsidR="008567B3" w:rsidRPr="00C213BD" w:rsidRDefault="008567B3" w:rsidP="009B51A9">
      <w:pPr>
        <w:spacing w:after="0" w:line="276" w:lineRule="auto"/>
        <w:rPr>
          <w:rFonts w:ascii="Times New Roman" w:hAnsi="Times New Roman" w:cs="Times New Roman"/>
          <w:sz w:val="24"/>
          <w:szCs w:val="24"/>
        </w:rPr>
      </w:pPr>
    </w:p>
    <w:p w14:paraId="6E53BF4C" w14:textId="1DDECA43" w:rsidR="008567B3" w:rsidRPr="00C213BD" w:rsidRDefault="008567B3" w:rsidP="009B51A9">
      <w:pPr>
        <w:spacing w:after="0" w:line="276" w:lineRule="auto"/>
        <w:rPr>
          <w:rFonts w:ascii="Times New Roman" w:hAnsi="Times New Roman" w:cs="Times New Roman"/>
          <w:sz w:val="24"/>
          <w:szCs w:val="24"/>
        </w:rPr>
      </w:pPr>
    </w:p>
    <w:p w14:paraId="0702255D" w14:textId="73AB9B11" w:rsidR="008567B3" w:rsidRPr="00C213BD" w:rsidRDefault="008567B3" w:rsidP="009B51A9">
      <w:pPr>
        <w:spacing w:after="0" w:line="276" w:lineRule="auto"/>
        <w:rPr>
          <w:rFonts w:ascii="Times New Roman" w:hAnsi="Times New Roman" w:cs="Times New Roman"/>
          <w:sz w:val="24"/>
          <w:szCs w:val="24"/>
        </w:rPr>
      </w:pPr>
    </w:p>
    <w:p w14:paraId="1968D1DD" w14:textId="77777777" w:rsidR="00BF1E3E" w:rsidRPr="00C213BD" w:rsidRDefault="00BF1E3E" w:rsidP="009B51A9">
      <w:pPr>
        <w:spacing w:after="0" w:line="276" w:lineRule="auto"/>
        <w:rPr>
          <w:rFonts w:ascii="Times New Roman" w:hAnsi="Times New Roman" w:cs="Times New Roman"/>
          <w:sz w:val="24"/>
          <w:szCs w:val="24"/>
        </w:rPr>
      </w:pPr>
    </w:p>
    <w:p w14:paraId="1A4670E2" w14:textId="1B6551C4" w:rsidR="008567B3" w:rsidRPr="00C213BD" w:rsidRDefault="008567B3" w:rsidP="009B51A9">
      <w:pPr>
        <w:spacing w:after="0" w:line="276" w:lineRule="auto"/>
        <w:rPr>
          <w:rFonts w:ascii="Times New Roman" w:hAnsi="Times New Roman" w:cs="Times New Roman"/>
          <w:sz w:val="24"/>
          <w:szCs w:val="24"/>
        </w:rPr>
      </w:pPr>
    </w:p>
    <w:p w14:paraId="18FE8081" w14:textId="7694A675" w:rsidR="008567B3" w:rsidRPr="00C213BD" w:rsidRDefault="008567B3" w:rsidP="009B51A9">
      <w:pPr>
        <w:spacing w:after="0" w:line="276" w:lineRule="auto"/>
        <w:rPr>
          <w:rFonts w:ascii="Times New Roman" w:hAnsi="Times New Roman" w:cs="Times New Roman"/>
          <w:sz w:val="24"/>
          <w:szCs w:val="24"/>
        </w:rPr>
      </w:pPr>
    </w:p>
    <w:p w14:paraId="3FC2CF4A" w14:textId="2F971C3B" w:rsidR="008567B3" w:rsidRPr="00C213BD" w:rsidRDefault="008567B3" w:rsidP="009B51A9">
      <w:pPr>
        <w:spacing w:after="0" w:line="276" w:lineRule="auto"/>
        <w:rPr>
          <w:rFonts w:ascii="Times New Roman" w:hAnsi="Times New Roman" w:cs="Times New Roman"/>
          <w:sz w:val="24"/>
          <w:szCs w:val="24"/>
        </w:rPr>
      </w:pPr>
    </w:p>
    <w:p w14:paraId="5322CED0" w14:textId="7964D10F" w:rsidR="008567B3" w:rsidRPr="00C213BD" w:rsidRDefault="008567B3" w:rsidP="009B51A9">
      <w:pPr>
        <w:spacing w:after="0" w:line="276" w:lineRule="auto"/>
        <w:rPr>
          <w:rFonts w:ascii="Times New Roman" w:hAnsi="Times New Roman" w:cs="Times New Roman"/>
          <w:sz w:val="24"/>
          <w:szCs w:val="24"/>
        </w:rPr>
      </w:pPr>
    </w:p>
    <w:p w14:paraId="2DF6D615" w14:textId="72DB3D25" w:rsidR="009B51A9" w:rsidRPr="00C213BD" w:rsidRDefault="009B51A9" w:rsidP="009B51A9">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Appendix C</w:t>
      </w:r>
    </w:p>
    <w:p w14:paraId="717FB333" w14:textId="7AA75835" w:rsidR="009B51A9" w:rsidRPr="00C213BD" w:rsidRDefault="009B51A9" w:rsidP="009B51A9">
      <w:pPr>
        <w:spacing w:after="0" w:line="276" w:lineRule="auto"/>
        <w:rPr>
          <w:rFonts w:ascii="Times New Roman" w:hAnsi="Times New Roman" w:cs="Times New Roman"/>
          <w:b/>
          <w:bCs/>
          <w:sz w:val="24"/>
          <w:szCs w:val="24"/>
        </w:rPr>
      </w:pPr>
      <w:r w:rsidRPr="00C213BD">
        <w:rPr>
          <w:rFonts w:ascii="Times New Roman" w:hAnsi="Times New Roman" w:cs="Times New Roman"/>
          <w:sz w:val="24"/>
          <w:szCs w:val="24"/>
        </w:rPr>
        <w:t>JAGS model code for the focal species analyses</w:t>
      </w:r>
    </w:p>
    <w:p w14:paraId="0C979333" w14:textId="5ACD3842" w:rsidR="009B51A9" w:rsidRPr="00C213BD" w:rsidRDefault="009B51A9" w:rsidP="009B51A9">
      <w:pPr>
        <w:spacing w:after="0" w:line="276" w:lineRule="auto"/>
        <w:rPr>
          <w:rFonts w:ascii="Times New Roman" w:hAnsi="Times New Roman" w:cs="Times New Roman"/>
          <w:b/>
          <w:bCs/>
          <w:sz w:val="24"/>
          <w:szCs w:val="24"/>
        </w:rPr>
      </w:pPr>
    </w:p>
    <w:p w14:paraId="2E0505CC"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model {</w:t>
      </w:r>
    </w:p>
    <w:p w14:paraId="11BC3336" w14:textId="77777777" w:rsidR="00956740" w:rsidRPr="00C213BD" w:rsidRDefault="00956740" w:rsidP="00956740">
      <w:pPr>
        <w:spacing w:after="0" w:line="276" w:lineRule="auto"/>
        <w:rPr>
          <w:rFonts w:ascii="Courier New" w:hAnsi="Courier New" w:cs="Courier New"/>
          <w:sz w:val="20"/>
          <w:szCs w:val="20"/>
        </w:rPr>
      </w:pPr>
    </w:p>
    <w:p w14:paraId="7C0558C2" w14:textId="4A6103F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PRIORS </w:t>
      </w:r>
    </w:p>
    <w:p w14:paraId="742B08E1" w14:textId="77777777" w:rsidR="00956740" w:rsidRPr="00C213BD" w:rsidRDefault="00956740" w:rsidP="00956740">
      <w:pPr>
        <w:spacing w:after="0" w:line="276" w:lineRule="auto"/>
        <w:rPr>
          <w:rFonts w:ascii="Courier New" w:hAnsi="Courier New" w:cs="Courier New"/>
          <w:sz w:val="20"/>
          <w:szCs w:val="20"/>
        </w:rPr>
      </w:pPr>
    </w:p>
    <w:p w14:paraId="32008A10" w14:textId="626030D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59BD580F" w14:textId="77777777" w:rsidR="00956740" w:rsidRPr="00C213BD" w:rsidRDefault="00956740" w:rsidP="00956740">
      <w:pPr>
        <w:spacing w:after="0" w:line="276" w:lineRule="auto"/>
        <w:rPr>
          <w:rFonts w:ascii="Courier New" w:hAnsi="Courier New" w:cs="Courier New"/>
          <w:sz w:val="20"/>
          <w:szCs w:val="20"/>
        </w:rPr>
      </w:pPr>
    </w:p>
    <w:p w14:paraId="4FE825E5" w14:textId="493B195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INTERCEPTS</w:t>
      </w:r>
    </w:p>
    <w:p w14:paraId="36406148"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alpha0[species] ~ dnorm(0, 0.01) #intercept for abundance model </w:t>
      </w:r>
    </w:p>
    <w:p w14:paraId="180291FE" w14:textId="5EE0D7ED" w:rsidR="00956740" w:rsidRPr="00C213BD" w:rsidRDefault="00956740" w:rsidP="00956740">
      <w:pPr>
        <w:spacing w:after="0" w:line="276" w:lineRule="auto"/>
        <w:ind w:left="3600" w:firstLine="720"/>
        <w:rPr>
          <w:rFonts w:ascii="Courier New" w:hAnsi="Courier New" w:cs="Courier New"/>
          <w:sz w:val="20"/>
          <w:szCs w:val="20"/>
        </w:rPr>
      </w:pPr>
      <w:r w:rsidRPr="00C213BD">
        <w:rPr>
          <w:rFonts w:ascii="Courier New" w:hAnsi="Courier New" w:cs="Courier New"/>
          <w:sz w:val="20"/>
          <w:szCs w:val="20"/>
        </w:rPr>
        <w:t>#(site covariates)</w:t>
      </w:r>
    </w:p>
    <w:p w14:paraId="3773F00C" w14:textId="4CC3E56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beta0[species] ~ dnorm(0, 0.01)  #intercept for detection model</w:t>
      </w:r>
    </w:p>
    <w:p w14:paraId="35A781E9" w14:textId="75CCCC3B" w:rsidR="00956740" w:rsidRPr="00C213BD" w:rsidRDefault="00956740" w:rsidP="00956740">
      <w:pPr>
        <w:spacing w:after="0" w:line="276" w:lineRule="auto"/>
        <w:ind w:left="3600" w:firstLine="720"/>
        <w:rPr>
          <w:rFonts w:ascii="Courier New" w:hAnsi="Courier New" w:cs="Courier New"/>
          <w:sz w:val="20"/>
          <w:szCs w:val="20"/>
        </w:rPr>
      </w:pPr>
      <w:r w:rsidRPr="00C213BD">
        <w:rPr>
          <w:rFonts w:ascii="Courier New" w:hAnsi="Courier New" w:cs="Courier New"/>
          <w:sz w:val="20"/>
          <w:szCs w:val="20"/>
        </w:rPr>
        <w:t>#(detection covariates)</w:t>
      </w:r>
    </w:p>
    <w:p w14:paraId="762F89CE" w14:textId="77777777" w:rsidR="00956740" w:rsidRPr="00C213BD" w:rsidRDefault="00956740" w:rsidP="00956740">
      <w:pPr>
        <w:spacing w:after="0" w:line="276" w:lineRule="auto"/>
        <w:rPr>
          <w:rFonts w:ascii="Courier New" w:hAnsi="Courier New" w:cs="Courier New"/>
          <w:sz w:val="20"/>
          <w:szCs w:val="20"/>
        </w:rPr>
      </w:pPr>
    </w:p>
    <w:p w14:paraId="18C68C97" w14:textId="5B54392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RANDOM SITE EFFECT</w:t>
      </w:r>
    </w:p>
    <w:p w14:paraId="140C2DF0" w14:textId="4798E8B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tau.rse[species] ~ dgamma(0.01, 0.01) #for random site effects</w:t>
      </w:r>
    </w:p>
    <w:p w14:paraId="324B02B1" w14:textId="77777777" w:rsidR="00956740" w:rsidRPr="00C213BD" w:rsidRDefault="00956740" w:rsidP="00956740">
      <w:pPr>
        <w:spacing w:after="0" w:line="276" w:lineRule="auto"/>
        <w:rPr>
          <w:rFonts w:ascii="Courier New" w:hAnsi="Courier New" w:cs="Courier New"/>
          <w:sz w:val="20"/>
          <w:szCs w:val="20"/>
        </w:rPr>
      </w:pPr>
    </w:p>
    <w:p w14:paraId="02B3041D" w14:textId="7AF136B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 in 1:n.sites){ </w:t>
      </w:r>
    </w:p>
    <w:p w14:paraId="2E6872E2"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random.site.effect[species, site] ~ dnorm(alpha0[species], </w:t>
      </w:r>
    </w:p>
    <w:p w14:paraId="28B18EC6" w14:textId="4633ABFB" w:rsidR="00956740" w:rsidRPr="00C213BD" w:rsidRDefault="00956740" w:rsidP="00956740">
      <w:pPr>
        <w:spacing w:after="0" w:line="276" w:lineRule="auto"/>
        <w:ind w:firstLine="720"/>
        <w:rPr>
          <w:rFonts w:ascii="Courier New" w:hAnsi="Courier New" w:cs="Courier New"/>
          <w:sz w:val="20"/>
          <w:szCs w:val="20"/>
        </w:rPr>
      </w:pPr>
      <w:r w:rsidRPr="00C213BD">
        <w:rPr>
          <w:rFonts w:ascii="Courier New" w:hAnsi="Courier New" w:cs="Courier New"/>
          <w:sz w:val="20"/>
          <w:szCs w:val="20"/>
        </w:rPr>
        <w:t xml:space="preserve">   tau.rse[species]) #for random site effects</w:t>
      </w:r>
    </w:p>
    <w:p w14:paraId="3EBF0B4A" w14:textId="15363B0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4220D9B1" w14:textId="5556896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NOTES: Loop over the number of unique sites</w:t>
      </w:r>
    </w:p>
    <w:p w14:paraId="014C43E8" w14:textId="77777777" w:rsidR="00956740" w:rsidRPr="00C213BD" w:rsidRDefault="00956740" w:rsidP="00956740">
      <w:pPr>
        <w:spacing w:after="0" w:line="276" w:lineRule="auto"/>
        <w:rPr>
          <w:rFonts w:ascii="Courier New" w:hAnsi="Courier New" w:cs="Courier New"/>
          <w:sz w:val="20"/>
          <w:szCs w:val="20"/>
        </w:rPr>
      </w:pPr>
    </w:p>
    <w:p w14:paraId="65D5BE45" w14:textId="090C0F0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SITE COVARIATES</w:t>
      </w:r>
    </w:p>
    <w:p w14:paraId="53F1569A" w14:textId="7B1D284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(alpha.index in 1:n.alphas) {</w:t>
      </w:r>
    </w:p>
    <w:p w14:paraId="54FB678D"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alpha[species, alpha.index] ~ dnorm(0, 0.01)</w:t>
      </w:r>
    </w:p>
    <w:p w14:paraId="02FCD175" w14:textId="77777777" w:rsidR="00956740" w:rsidRPr="00C213BD" w:rsidRDefault="00956740" w:rsidP="00956740">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#create a slope coefficient for each site covariate in the abundance </w:t>
      </w:r>
    </w:p>
    <w:p w14:paraId="6C9428B6" w14:textId="37FC1EB7" w:rsidR="00956740" w:rsidRPr="00C213BD" w:rsidRDefault="00956740" w:rsidP="00956740">
      <w:pPr>
        <w:spacing w:after="0" w:line="276" w:lineRule="auto"/>
        <w:ind w:left="720"/>
        <w:rPr>
          <w:rFonts w:ascii="Courier New" w:hAnsi="Courier New" w:cs="Courier New"/>
          <w:sz w:val="20"/>
          <w:szCs w:val="20"/>
        </w:rPr>
      </w:pPr>
      <w:r w:rsidRPr="00C213BD">
        <w:rPr>
          <w:rFonts w:ascii="Courier New" w:hAnsi="Courier New" w:cs="Courier New"/>
          <w:sz w:val="20"/>
          <w:szCs w:val="20"/>
        </w:rPr>
        <w:t>#model</w:t>
      </w:r>
    </w:p>
    <w:p w14:paraId="0AEAB4FF"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692E5D3F" w14:textId="77777777" w:rsidR="00956740" w:rsidRPr="00C213BD" w:rsidRDefault="00956740" w:rsidP="00956740">
      <w:pPr>
        <w:spacing w:after="0" w:line="276" w:lineRule="auto"/>
        <w:rPr>
          <w:rFonts w:ascii="Courier New" w:hAnsi="Courier New" w:cs="Courier New"/>
          <w:sz w:val="20"/>
          <w:szCs w:val="20"/>
        </w:rPr>
      </w:pPr>
    </w:p>
    <w:p w14:paraId="32BC2616" w14:textId="389AAD05"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DETECTION COVARIATES</w:t>
      </w:r>
    </w:p>
    <w:p w14:paraId="770DD88E" w14:textId="447A3DA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(detcov in 1:n.detcovs) {</w:t>
      </w:r>
    </w:p>
    <w:p w14:paraId="43706ED3"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detcov] ~ dnorm(0, 0.01)</w:t>
      </w:r>
    </w:p>
    <w:p w14:paraId="57B13D0C" w14:textId="77777777" w:rsidR="00956740" w:rsidRPr="00C213BD" w:rsidRDefault="00956740" w:rsidP="00956740">
      <w:pPr>
        <w:spacing w:after="0" w:line="276" w:lineRule="auto"/>
        <w:ind w:firstLine="720"/>
        <w:rPr>
          <w:rFonts w:ascii="Courier New" w:hAnsi="Courier New" w:cs="Courier New"/>
          <w:sz w:val="20"/>
          <w:szCs w:val="20"/>
        </w:rPr>
      </w:pPr>
      <w:r w:rsidRPr="00C213BD">
        <w:rPr>
          <w:rFonts w:ascii="Courier New" w:hAnsi="Courier New" w:cs="Courier New"/>
          <w:sz w:val="20"/>
          <w:szCs w:val="20"/>
        </w:rPr>
        <w:t xml:space="preserve">#create a slope coefficient for each detection covariate in the </w:t>
      </w:r>
    </w:p>
    <w:p w14:paraId="6939B320" w14:textId="423072CF" w:rsidR="00956740" w:rsidRPr="00C213BD" w:rsidRDefault="00956740" w:rsidP="00956740">
      <w:pPr>
        <w:spacing w:after="0" w:line="276" w:lineRule="auto"/>
        <w:ind w:left="720"/>
        <w:rPr>
          <w:rFonts w:ascii="Courier New" w:hAnsi="Courier New" w:cs="Courier New"/>
          <w:sz w:val="20"/>
          <w:szCs w:val="20"/>
        </w:rPr>
      </w:pPr>
      <w:r w:rsidRPr="00C213BD">
        <w:rPr>
          <w:rFonts w:ascii="Courier New" w:hAnsi="Courier New" w:cs="Courier New"/>
          <w:sz w:val="20"/>
          <w:szCs w:val="20"/>
        </w:rPr>
        <w:t>#detection model</w:t>
      </w:r>
    </w:p>
    <w:p w14:paraId="6599B00F" w14:textId="293F585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54041CB2" w14:textId="77777777" w:rsidR="00956740" w:rsidRPr="00C213BD" w:rsidRDefault="00956740" w:rsidP="00956740">
      <w:pPr>
        <w:spacing w:after="0" w:line="276" w:lineRule="auto"/>
        <w:rPr>
          <w:rFonts w:ascii="Courier New" w:hAnsi="Courier New" w:cs="Courier New"/>
          <w:sz w:val="20"/>
          <w:szCs w:val="20"/>
        </w:rPr>
      </w:pPr>
    </w:p>
    <w:p w14:paraId="3CCDAC0F" w14:textId="44B531A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394E9BA8" w14:textId="0533C2F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NOTES: Loop over each focal species.</w:t>
      </w:r>
    </w:p>
    <w:p w14:paraId="17B65E91" w14:textId="77777777" w:rsidR="00956740" w:rsidRPr="00C213BD" w:rsidRDefault="00956740" w:rsidP="00956740">
      <w:pPr>
        <w:spacing w:after="0" w:line="276" w:lineRule="auto"/>
        <w:rPr>
          <w:rFonts w:ascii="Courier New" w:hAnsi="Courier New" w:cs="Courier New"/>
          <w:sz w:val="20"/>
          <w:szCs w:val="20"/>
        </w:rPr>
      </w:pPr>
    </w:p>
    <w:p w14:paraId="4A568EAE" w14:textId="7C66C7F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PARAMETERS FOR IMPUTATION OF DETECTION COVARIATES</w:t>
      </w:r>
    </w:p>
    <w:p w14:paraId="75AC9747" w14:textId="1281ECF2"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(region in 1:n.regions) {</w:t>
      </w:r>
    </w:p>
    <w:p w14:paraId="79347879" w14:textId="77777777" w:rsidR="00956740" w:rsidRPr="00C213BD" w:rsidRDefault="00956740" w:rsidP="00956740">
      <w:pPr>
        <w:spacing w:after="0" w:line="276" w:lineRule="auto"/>
        <w:rPr>
          <w:rFonts w:ascii="Courier New" w:hAnsi="Courier New" w:cs="Courier New"/>
          <w:sz w:val="20"/>
          <w:szCs w:val="20"/>
        </w:rPr>
      </w:pPr>
    </w:p>
    <w:p w14:paraId="6CFEB98F" w14:textId="32C9A7C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TIME</w:t>
      </w:r>
    </w:p>
    <w:p w14:paraId="032189AE" w14:textId="316BFEB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time.mu[region] ~ dnorm(0, 0.01)</w:t>
      </w:r>
    </w:p>
    <w:p w14:paraId="38AB8CE3" w14:textId="1BFE13E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time.tau[region] ~ dgamma(0.1, 0.1)</w:t>
      </w:r>
    </w:p>
    <w:p w14:paraId="2848AE8B" w14:textId="3BE0AF9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 Normal distribution.</w:t>
      </w:r>
    </w:p>
    <w:p w14:paraId="075CDF52" w14:textId="77777777" w:rsidR="00956740" w:rsidRPr="00C213BD" w:rsidRDefault="00956740" w:rsidP="00956740">
      <w:pPr>
        <w:spacing w:after="0" w:line="276" w:lineRule="auto"/>
        <w:rPr>
          <w:rFonts w:ascii="Courier New" w:hAnsi="Courier New" w:cs="Courier New"/>
          <w:sz w:val="20"/>
          <w:szCs w:val="20"/>
        </w:rPr>
      </w:pPr>
    </w:p>
    <w:p w14:paraId="10EFF195" w14:textId="099BDD9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 WIND CODE</w:t>
      </w:r>
    </w:p>
    <w:p w14:paraId="60139BB9" w14:textId="2497B5C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wind.prob[region] ~ dbeta(1, 1)</w:t>
      </w:r>
    </w:p>
    <w:p w14:paraId="6B49E3B1" w14:textId="77777777" w:rsidR="00956740" w:rsidRPr="00C213BD" w:rsidRDefault="00956740" w:rsidP="00956740">
      <w:pPr>
        <w:spacing w:after="0" w:line="276" w:lineRule="auto"/>
        <w:rPr>
          <w:rFonts w:ascii="Courier New" w:hAnsi="Courier New" w:cs="Courier New"/>
          <w:sz w:val="20"/>
          <w:szCs w:val="20"/>
        </w:rPr>
      </w:pPr>
    </w:p>
    <w:p w14:paraId="0CB0F531" w14:textId="3158D8EF"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SKY CODE</w:t>
      </w:r>
    </w:p>
    <w:p w14:paraId="7BBAFDE3" w14:textId="28F0CAB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sky.prob[region] ~ dbeta(1, 1)</w:t>
      </w:r>
    </w:p>
    <w:p w14:paraId="4FAAEA4B" w14:textId="77777777" w:rsidR="00956740" w:rsidRPr="00C213BD" w:rsidRDefault="00956740" w:rsidP="00956740">
      <w:pPr>
        <w:spacing w:after="0" w:line="276" w:lineRule="auto"/>
        <w:rPr>
          <w:rFonts w:ascii="Courier New" w:hAnsi="Courier New" w:cs="Courier New"/>
          <w:sz w:val="20"/>
          <w:szCs w:val="20"/>
        </w:rPr>
      </w:pPr>
    </w:p>
    <w:p w14:paraId="6AEB30C3" w14:textId="2DA081BD"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5BBA89CC" w14:textId="31F4564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NOTES: Loop over each study region.</w:t>
      </w:r>
    </w:p>
    <w:p w14:paraId="1E4532C0" w14:textId="77777777" w:rsidR="00956740" w:rsidRPr="00C213BD" w:rsidRDefault="00956740" w:rsidP="00956740">
      <w:pPr>
        <w:spacing w:after="0" w:line="276" w:lineRule="auto"/>
        <w:rPr>
          <w:rFonts w:ascii="Courier New" w:hAnsi="Courier New" w:cs="Courier New"/>
          <w:sz w:val="20"/>
          <w:szCs w:val="20"/>
        </w:rPr>
      </w:pPr>
    </w:p>
    <w:p w14:paraId="5FB8A8D8" w14:textId="77777777" w:rsidR="00956740" w:rsidRPr="00C213BD" w:rsidRDefault="00956740" w:rsidP="00956740">
      <w:pPr>
        <w:spacing w:after="0" w:line="276" w:lineRule="auto"/>
        <w:rPr>
          <w:rFonts w:ascii="Courier New" w:hAnsi="Courier New" w:cs="Courier New"/>
          <w:sz w:val="20"/>
          <w:szCs w:val="20"/>
        </w:rPr>
      </w:pPr>
    </w:p>
    <w:p w14:paraId="4A32500B" w14:textId="096BEDDD"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LIKELIHOOD</w:t>
      </w:r>
    </w:p>
    <w:p w14:paraId="07358D37" w14:textId="77777777" w:rsidR="00956740" w:rsidRPr="00C213BD" w:rsidRDefault="00956740" w:rsidP="00956740">
      <w:pPr>
        <w:spacing w:after="0" w:line="276" w:lineRule="auto"/>
        <w:rPr>
          <w:rFonts w:ascii="Courier New" w:hAnsi="Courier New" w:cs="Courier New"/>
          <w:sz w:val="20"/>
          <w:szCs w:val="20"/>
        </w:rPr>
      </w:pPr>
    </w:p>
    <w:p w14:paraId="2C773AF1" w14:textId="4C688FF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IMPUTATION OF DETECTION COVARIATES</w:t>
      </w:r>
    </w:p>
    <w:p w14:paraId="751CFFB9" w14:textId="21730F6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(site in 1:n.sites){</w:t>
      </w:r>
    </w:p>
    <w:p w14:paraId="5621A1B4" w14:textId="77777777" w:rsidR="00C71DA9" w:rsidRPr="00C213BD" w:rsidRDefault="00C71DA9" w:rsidP="00956740">
      <w:pPr>
        <w:spacing w:after="0" w:line="276" w:lineRule="auto"/>
        <w:rPr>
          <w:rFonts w:ascii="Courier New" w:hAnsi="Courier New" w:cs="Courier New"/>
          <w:sz w:val="20"/>
          <w:szCs w:val="20"/>
        </w:rPr>
      </w:pPr>
    </w:p>
    <w:p w14:paraId="748B43AE" w14:textId="6345495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741B4500" w14:textId="77777777" w:rsidR="00C71DA9" w:rsidRPr="00C213BD" w:rsidRDefault="00C71DA9" w:rsidP="00956740">
      <w:pPr>
        <w:spacing w:after="0" w:line="276" w:lineRule="auto"/>
        <w:rPr>
          <w:rFonts w:ascii="Courier New" w:hAnsi="Courier New" w:cs="Courier New"/>
          <w:sz w:val="20"/>
          <w:szCs w:val="20"/>
        </w:rPr>
      </w:pPr>
    </w:p>
    <w:p w14:paraId="1DB06492" w14:textId="55330C42"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(visit in 1:n.visits[site,year]) {</w:t>
      </w:r>
    </w:p>
    <w:p w14:paraId="226A122D" w14:textId="77777777" w:rsidR="00C71DA9" w:rsidRPr="00C213BD" w:rsidRDefault="00C71DA9" w:rsidP="00956740">
      <w:pPr>
        <w:spacing w:after="0" w:line="276" w:lineRule="auto"/>
        <w:rPr>
          <w:rFonts w:ascii="Courier New" w:hAnsi="Courier New" w:cs="Courier New"/>
          <w:sz w:val="20"/>
          <w:szCs w:val="20"/>
        </w:rPr>
      </w:pPr>
    </w:p>
    <w:p w14:paraId="4C79C2E0" w14:textId="77777777" w:rsidR="002D2554"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time[site, year, visit] ~ dnorm(time.mu[region[site]], </w:t>
      </w:r>
    </w:p>
    <w:p w14:paraId="130F0058" w14:textId="1FD8DE89" w:rsidR="00956740" w:rsidRPr="00C213BD" w:rsidRDefault="002D2554" w:rsidP="002D2554">
      <w:pPr>
        <w:spacing w:after="0" w:line="276" w:lineRule="auto"/>
        <w:ind w:left="360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time.tau[region[site]])</w:t>
      </w:r>
    </w:p>
    <w:p w14:paraId="418CF880" w14:textId="5DA2C87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wind[site, year, visit] ~ dbern(wind.prob[region[site]])</w:t>
      </w:r>
    </w:p>
    <w:p w14:paraId="582619BF" w14:textId="5A4805C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sky[site, year, visit] ~ dbern(sky.prob[region[site]])</w:t>
      </w:r>
    </w:p>
    <w:p w14:paraId="1812EE20" w14:textId="77777777" w:rsidR="00C71DA9" w:rsidRPr="00C213BD" w:rsidRDefault="00C71DA9" w:rsidP="00956740">
      <w:pPr>
        <w:spacing w:after="0" w:line="276" w:lineRule="auto"/>
        <w:rPr>
          <w:rFonts w:ascii="Courier New" w:hAnsi="Courier New" w:cs="Courier New"/>
          <w:sz w:val="20"/>
          <w:szCs w:val="20"/>
        </w:rPr>
      </w:pPr>
    </w:p>
    <w:p w14:paraId="48B686A8" w14:textId="2946100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FE0A9B0" w14:textId="77777777" w:rsidR="00C71DA9" w:rsidRPr="00C213BD" w:rsidRDefault="00C71DA9" w:rsidP="00956740">
      <w:pPr>
        <w:spacing w:after="0" w:line="276" w:lineRule="auto"/>
        <w:rPr>
          <w:rFonts w:ascii="Courier New" w:hAnsi="Courier New" w:cs="Courier New"/>
          <w:sz w:val="20"/>
          <w:szCs w:val="20"/>
        </w:rPr>
      </w:pPr>
    </w:p>
    <w:p w14:paraId="1D58C5CE" w14:textId="68DAAF0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2879CDE7" w14:textId="77777777" w:rsidR="00C71DA9" w:rsidRPr="00C213BD" w:rsidRDefault="00C71DA9" w:rsidP="00956740">
      <w:pPr>
        <w:spacing w:after="0" w:line="276" w:lineRule="auto"/>
        <w:rPr>
          <w:rFonts w:ascii="Courier New" w:hAnsi="Courier New" w:cs="Courier New"/>
          <w:sz w:val="20"/>
          <w:szCs w:val="20"/>
        </w:rPr>
      </w:pPr>
    </w:p>
    <w:p w14:paraId="71A94374" w14:textId="1A9C4DA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058DAE42" w14:textId="45745DD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NOTES: Loop over sites, years, and visits.</w:t>
      </w:r>
    </w:p>
    <w:p w14:paraId="2762C9DC" w14:textId="77777777" w:rsidR="00956740" w:rsidRPr="00C213BD" w:rsidRDefault="00956740" w:rsidP="00956740">
      <w:pPr>
        <w:spacing w:after="0" w:line="276" w:lineRule="auto"/>
        <w:rPr>
          <w:rFonts w:ascii="Courier New" w:hAnsi="Courier New" w:cs="Courier New"/>
          <w:sz w:val="20"/>
          <w:szCs w:val="20"/>
        </w:rPr>
      </w:pPr>
    </w:p>
    <w:p w14:paraId="13E6B306" w14:textId="283B291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ESTIMATE ABUNDANCE AND DETECTION PROBABILITY</w:t>
      </w:r>
    </w:p>
    <w:p w14:paraId="146EA634" w14:textId="67B324F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73EAD521" w14:textId="77777777" w:rsidR="00956740" w:rsidRPr="00C213BD" w:rsidRDefault="00956740" w:rsidP="00956740">
      <w:pPr>
        <w:spacing w:after="0" w:line="276" w:lineRule="auto"/>
        <w:rPr>
          <w:rFonts w:ascii="Courier New" w:hAnsi="Courier New" w:cs="Courier New"/>
          <w:sz w:val="20"/>
          <w:szCs w:val="20"/>
        </w:rPr>
      </w:pPr>
    </w:p>
    <w:p w14:paraId="12FF54B1" w14:textId="08128BCC"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Loop to estimate N (true abundance) for each species at each site</w:t>
      </w:r>
    </w:p>
    <w:p w14:paraId="6860CDF5" w14:textId="5BA3D7E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 in 1:n.sites) {</w:t>
      </w:r>
    </w:p>
    <w:p w14:paraId="64CA3107" w14:textId="77777777" w:rsidR="00956740" w:rsidRPr="00C213BD" w:rsidRDefault="00956740" w:rsidP="00956740">
      <w:pPr>
        <w:spacing w:after="0" w:line="276" w:lineRule="auto"/>
        <w:rPr>
          <w:rFonts w:ascii="Courier New" w:hAnsi="Courier New" w:cs="Courier New"/>
          <w:sz w:val="20"/>
          <w:szCs w:val="20"/>
        </w:rPr>
      </w:pPr>
    </w:p>
    <w:p w14:paraId="3BC7D181" w14:textId="78EB1C5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7BBD1448" w14:textId="77777777" w:rsidR="00956740" w:rsidRPr="00C213BD" w:rsidRDefault="00956740" w:rsidP="00956740">
      <w:pPr>
        <w:spacing w:after="0" w:line="276" w:lineRule="auto"/>
        <w:rPr>
          <w:rFonts w:ascii="Courier New" w:hAnsi="Courier New" w:cs="Courier New"/>
          <w:sz w:val="20"/>
          <w:szCs w:val="20"/>
        </w:rPr>
      </w:pPr>
    </w:p>
    <w:p w14:paraId="1FC006DE" w14:textId="5685E6D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t xml:space="preserve">   # ABUNDANCE MODEL</w:t>
      </w:r>
    </w:p>
    <w:p w14:paraId="7B473077" w14:textId="77777777" w:rsidR="002D2554" w:rsidRPr="00C213BD" w:rsidRDefault="00956740" w:rsidP="002D2554">
      <w:pPr>
        <w:spacing w:after="0" w:line="276" w:lineRule="auto"/>
        <w:ind w:left="1080"/>
        <w:rPr>
          <w:rFonts w:ascii="Courier New" w:hAnsi="Courier New" w:cs="Courier New"/>
          <w:sz w:val="20"/>
          <w:szCs w:val="20"/>
        </w:rPr>
      </w:pPr>
      <w:r w:rsidRPr="00C213BD">
        <w:rPr>
          <w:rFonts w:ascii="Courier New" w:hAnsi="Courier New" w:cs="Courier New"/>
          <w:sz w:val="20"/>
          <w:szCs w:val="20"/>
        </w:rPr>
        <w:t xml:space="preserve">log(lambda[site, year, species]) &lt;- alpha[species, 1] * </w:t>
      </w:r>
      <w:r w:rsidR="002D2554" w:rsidRPr="00C213BD">
        <w:rPr>
          <w:rFonts w:ascii="Courier New" w:hAnsi="Courier New" w:cs="Courier New"/>
          <w:sz w:val="20"/>
          <w:szCs w:val="20"/>
        </w:rPr>
        <w:t xml:space="preserve">  </w:t>
      </w:r>
    </w:p>
    <w:p w14:paraId="24D43E1A" w14:textId="1CEAFFF7" w:rsidR="00956740" w:rsidRPr="00C213BD" w:rsidRDefault="002D2554" w:rsidP="002D2554">
      <w:pPr>
        <w:spacing w:after="0" w:line="276" w:lineRule="auto"/>
        <w:ind w:left="108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sitecov.array[site, year, 1] + #year</w:t>
      </w:r>
    </w:p>
    <w:p w14:paraId="7D5F41E9" w14:textId="7E6A649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alpha[species, 2] * sitecov.array[site, year, 2] + #elevation</w:t>
      </w:r>
    </w:p>
    <w:p w14:paraId="4A707903" w14:textId="52A302F3"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alpha[species, 3] * sitecov.array[site, year, 3] + #aspect</w:t>
      </w:r>
    </w:p>
    <w:p w14:paraId="57DF3B2F" w14:textId="52B5005D"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alpha[species, 4] * sitecov.array[site, year, 4] + #TPI</w:t>
      </w:r>
    </w:p>
    <w:p w14:paraId="060E2B2C" w14:textId="78735727" w:rsidR="002D2554" w:rsidRPr="00C213BD" w:rsidRDefault="00956740" w:rsidP="002D2554">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5] * sitecov.array[site, year, 5] +  </w:t>
      </w:r>
    </w:p>
    <w:p w14:paraId="29EE64C6" w14:textId="7F94544F" w:rsidR="00956740" w:rsidRPr="00C213BD" w:rsidRDefault="002D2554" w:rsidP="002D255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#dominant </w:t>
      </w:r>
      <w:r w:rsidR="00956740" w:rsidRPr="00C213BD">
        <w:rPr>
          <w:rFonts w:ascii="Courier New" w:hAnsi="Courier New" w:cs="Courier New"/>
          <w:sz w:val="20"/>
          <w:szCs w:val="20"/>
        </w:rPr>
        <w:t>forest type == Deciduous</w:t>
      </w:r>
    </w:p>
    <w:p w14:paraId="5E1EA8A8" w14:textId="77777777" w:rsidR="002D2554"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6] * sitecov.array[site, year, 6] + </w:t>
      </w:r>
    </w:p>
    <w:p w14:paraId="399CCC95" w14:textId="5B254100" w:rsidR="00956740" w:rsidRPr="00C213BD" w:rsidRDefault="002D2554" w:rsidP="002D255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#proportion of forest within 1 km</w:t>
      </w:r>
    </w:p>
    <w:p w14:paraId="6802DF80" w14:textId="77777777" w:rsidR="002D2554"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ab/>
      </w:r>
      <w:r w:rsidRPr="00C213BD">
        <w:rPr>
          <w:rFonts w:ascii="Courier New" w:hAnsi="Courier New" w:cs="Courier New"/>
          <w:sz w:val="20"/>
          <w:szCs w:val="20"/>
        </w:rPr>
        <w:tab/>
        <w:t xml:space="preserve">alpha[species, 7] * sitecov.array[site, year, 7] + </w:t>
      </w:r>
    </w:p>
    <w:p w14:paraId="4F614300" w14:textId="4346ACD7" w:rsidR="00956740" w:rsidRPr="00C213BD" w:rsidRDefault="002D2554" w:rsidP="002D255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w:t>
      </w:r>
    </w:p>
    <w:p w14:paraId="791CE303"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8] * sitecov.array[site, year, 8] + </w:t>
      </w:r>
    </w:p>
    <w:p w14:paraId="61542CCB" w14:textId="5C1EAAFC"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#SD temperature</w:t>
      </w:r>
    </w:p>
    <w:p w14:paraId="4DDAE534"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9] * sitecov.array[site, year, 9] + </w:t>
      </w:r>
    </w:p>
    <w:p w14:paraId="754740C2" w14:textId="52754F66" w:rsidR="00956740" w:rsidRPr="00C213BD" w:rsidRDefault="00BC7495" w:rsidP="00BC7495">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#total current precip</w:t>
      </w:r>
    </w:p>
    <w:p w14:paraId="6F3FDD10"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10] * sitecov.array[site, year, 10] + </w:t>
      </w:r>
    </w:p>
    <w:p w14:paraId="498C4A96" w14:textId="2B212802" w:rsidR="00956740" w:rsidRPr="00C213BD" w:rsidRDefault="00BC7495" w:rsidP="00BC7495">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#total previous precip</w:t>
      </w:r>
    </w:p>
    <w:p w14:paraId="4A3AB511"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11] * sitecov.array[site, year, 2] * </w:t>
      </w:r>
    </w:p>
    <w:p w14:paraId="26163CED" w14:textId="74E99E69"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sitecov.array[site, year, 1] + #elevation x year</w:t>
      </w:r>
    </w:p>
    <w:p w14:paraId="5D43BC26"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12] * sitecov.array[site, year, 2] * </w:t>
      </w:r>
    </w:p>
    <w:p w14:paraId="0D5459B5"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sitecov.array[site, year, 7] + </w:t>
      </w:r>
    </w:p>
    <w:p w14:paraId="3E2C212C" w14:textId="3480322C"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#elevation x mean current temperature</w:t>
      </w:r>
    </w:p>
    <w:p w14:paraId="7E436E74"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13] * sitecov.array[site, year, 2] * </w:t>
      </w:r>
    </w:p>
    <w:p w14:paraId="3E015CFE" w14:textId="2DC3FCDD"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sitecov.array[site, year, 8] + #elevation x SD temperature</w:t>
      </w:r>
    </w:p>
    <w:p w14:paraId="6F93278A"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14] * sitecov.array[site, year, 2] * </w:t>
      </w:r>
    </w:p>
    <w:p w14:paraId="11038EE7"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sitecov.array[site, year, 9] + </w:t>
      </w:r>
    </w:p>
    <w:p w14:paraId="5559451A" w14:textId="78187606"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#elevation x total current precip</w:t>
      </w:r>
    </w:p>
    <w:p w14:paraId="5FB6625A"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15] * sitecov.array[site, year, 2] * </w:t>
      </w:r>
    </w:p>
    <w:p w14:paraId="4A3104D8" w14:textId="0AD4E763" w:rsidR="00BC7495" w:rsidRPr="00C213BD" w:rsidRDefault="00B17C03" w:rsidP="00B17C0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sitecov.array[site, year, 10] + </w:t>
      </w:r>
    </w:p>
    <w:p w14:paraId="5CBCE590" w14:textId="0316E567" w:rsidR="00956740" w:rsidRPr="00C213BD" w:rsidRDefault="00B17C03" w:rsidP="00B17C0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#elevation x total previous precip</w:t>
      </w:r>
    </w:p>
    <w:p w14:paraId="1AEA7F88"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16] * sitecov.array[site, year, 7] * </w:t>
      </w:r>
    </w:p>
    <w:p w14:paraId="05446B87"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sitecov.array[site, year, 1] + </w:t>
      </w:r>
    </w:p>
    <w:p w14:paraId="55BFAD76" w14:textId="74DFA369"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 x year</w:t>
      </w:r>
    </w:p>
    <w:p w14:paraId="34047338"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17] * sitecov.array[site, year, 7] * </w:t>
      </w:r>
    </w:p>
    <w:p w14:paraId="705A59E6"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sitecov.array[site, year, 8] + </w:t>
      </w:r>
    </w:p>
    <w:p w14:paraId="356E7424" w14:textId="1F74095F" w:rsidR="00956740" w:rsidRPr="00C213BD" w:rsidRDefault="00BC7495" w:rsidP="00BC7495">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 x SD temperature</w:t>
      </w:r>
    </w:p>
    <w:p w14:paraId="0AA53803"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18] * sitecov.array[site, year, 7] * </w:t>
      </w:r>
    </w:p>
    <w:p w14:paraId="7855282E" w14:textId="206B55FE"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sitecov.array[site, year, 9] + </w:t>
      </w:r>
    </w:p>
    <w:p w14:paraId="696A4E9C" w14:textId="50CEC63E"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 x total current precip</w:t>
      </w:r>
    </w:p>
    <w:p w14:paraId="03A9D7BF"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19] * sitecov.array[site, year, 7] * </w:t>
      </w:r>
    </w:p>
    <w:p w14:paraId="17F2336C"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sitecov.array[site, year, 10] + </w:t>
      </w:r>
    </w:p>
    <w:p w14:paraId="2E56A617" w14:textId="2D647C25"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 x total previous precip</w:t>
      </w:r>
    </w:p>
    <w:p w14:paraId="0307AAE7"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20] * sitecov.array[site, year, 2] * </w:t>
      </w:r>
    </w:p>
    <w:p w14:paraId="4D2E9E04" w14:textId="3564CB54" w:rsidR="00956740" w:rsidRPr="00C213BD" w:rsidRDefault="00956740" w:rsidP="00BC7495">
      <w:pPr>
        <w:spacing w:after="0" w:line="276" w:lineRule="auto"/>
        <w:ind w:left="1800"/>
        <w:rPr>
          <w:rFonts w:ascii="Courier New" w:hAnsi="Courier New" w:cs="Courier New"/>
          <w:sz w:val="20"/>
          <w:szCs w:val="20"/>
        </w:rPr>
      </w:pPr>
      <w:r w:rsidRPr="00C213BD">
        <w:rPr>
          <w:rFonts w:ascii="Courier New" w:hAnsi="Courier New" w:cs="Courier New"/>
          <w:sz w:val="20"/>
          <w:szCs w:val="20"/>
        </w:rPr>
        <w:t xml:space="preserve">sitecov.array[site, year, 7] * sitecov.array[site, year, 1] + </w:t>
      </w:r>
      <w:r w:rsidR="00BC7495" w:rsidRPr="00C213BD">
        <w:rPr>
          <w:rFonts w:ascii="Courier New" w:hAnsi="Courier New" w:cs="Courier New"/>
          <w:sz w:val="20"/>
          <w:szCs w:val="20"/>
        </w:rPr>
        <w:t xml:space="preserve">  </w:t>
      </w:r>
      <w:r w:rsidRPr="00C213BD">
        <w:rPr>
          <w:rFonts w:ascii="Courier New" w:hAnsi="Courier New" w:cs="Courier New"/>
          <w:sz w:val="20"/>
          <w:szCs w:val="20"/>
        </w:rPr>
        <w:t>#elevation x mean current temperature x year</w:t>
      </w:r>
    </w:p>
    <w:p w14:paraId="01209418"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21] * sitecov.array[site, year, 2] * </w:t>
      </w:r>
    </w:p>
    <w:p w14:paraId="1070DB3E" w14:textId="0EDFA62E" w:rsidR="00956740" w:rsidRPr="00C213BD" w:rsidRDefault="00956740" w:rsidP="00BC7495">
      <w:pPr>
        <w:spacing w:after="0" w:line="276" w:lineRule="auto"/>
        <w:ind w:left="1800"/>
        <w:rPr>
          <w:rFonts w:ascii="Courier New" w:hAnsi="Courier New" w:cs="Courier New"/>
          <w:sz w:val="20"/>
          <w:szCs w:val="20"/>
        </w:rPr>
      </w:pPr>
      <w:r w:rsidRPr="00C213BD">
        <w:rPr>
          <w:rFonts w:ascii="Courier New" w:hAnsi="Courier New" w:cs="Courier New"/>
          <w:sz w:val="20"/>
          <w:szCs w:val="20"/>
        </w:rPr>
        <w:t xml:space="preserve">sitecov.array[site, year, 7] * sitecov.array[site, year, 8] + </w:t>
      </w:r>
      <w:r w:rsidR="00BC7495" w:rsidRPr="00C213BD">
        <w:rPr>
          <w:rFonts w:ascii="Courier New" w:hAnsi="Courier New" w:cs="Courier New"/>
          <w:sz w:val="20"/>
          <w:szCs w:val="20"/>
        </w:rPr>
        <w:t xml:space="preserve">  </w:t>
      </w:r>
      <w:r w:rsidRPr="00C213BD">
        <w:rPr>
          <w:rFonts w:ascii="Courier New" w:hAnsi="Courier New" w:cs="Courier New"/>
          <w:sz w:val="20"/>
          <w:szCs w:val="20"/>
        </w:rPr>
        <w:t>#elevation x mean current temperature x SD temperature</w:t>
      </w:r>
    </w:p>
    <w:p w14:paraId="7F202EA6"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22] * sitecov.array[site, year, 2] * </w:t>
      </w:r>
    </w:p>
    <w:p w14:paraId="5497A08E" w14:textId="3B3146D1" w:rsidR="00956740" w:rsidRPr="00C213BD" w:rsidRDefault="00956740" w:rsidP="00BC7495">
      <w:pPr>
        <w:spacing w:after="0" w:line="276" w:lineRule="auto"/>
        <w:ind w:left="1800"/>
        <w:rPr>
          <w:rFonts w:ascii="Courier New" w:hAnsi="Courier New" w:cs="Courier New"/>
          <w:sz w:val="20"/>
          <w:szCs w:val="20"/>
        </w:rPr>
      </w:pPr>
      <w:r w:rsidRPr="00C213BD">
        <w:rPr>
          <w:rFonts w:ascii="Courier New" w:hAnsi="Courier New" w:cs="Courier New"/>
          <w:sz w:val="20"/>
          <w:szCs w:val="20"/>
        </w:rPr>
        <w:t>sitecov.array[site, year, 7] * sitecov.array[site, year, 9] + #elevation x mean current temperature x total current precip</w:t>
      </w:r>
    </w:p>
    <w:p w14:paraId="19F088AB"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23] * sitecov.array[site, year, 2] * </w:t>
      </w:r>
    </w:p>
    <w:p w14:paraId="57F748EB" w14:textId="172441D5" w:rsidR="00956740" w:rsidRPr="00C213BD" w:rsidRDefault="00956740" w:rsidP="00BC7495">
      <w:pPr>
        <w:spacing w:after="0" w:line="276" w:lineRule="auto"/>
        <w:ind w:left="1800"/>
        <w:rPr>
          <w:rFonts w:ascii="Courier New" w:hAnsi="Courier New" w:cs="Courier New"/>
          <w:sz w:val="20"/>
          <w:szCs w:val="20"/>
        </w:rPr>
      </w:pPr>
      <w:r w:rsidRPr="00C213BD">
        <w:rPr>
          <w:rFonts w:ascii="Courier New" w:hAnsi="Courier New" w:cs="Courier New"/>
          <w:sz w:val="20"/>
          <w:szCs w:val="20"/>
        </w:rPr>
        <w:t>sitecov.array[site, year, 7] * sitecov.array[site, year, 10] + #elevation x mean current temperature x total previous precip</w:t>
      </w:r>
    </w:p>
    <w:p w14:paraId="44B53756" w14:textId="64FE3A3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random.site.effect[species, site] #random site effect</w:t>
      </w:r>
    </w:p>
    <w:p w14:paraId="7718C185" w14:textId="77777777" w:rsidR="00956740" w:rsidRPr="00C213BD" w:rsidRDefault="00956740" w:rsidP="00956740">
      <w:pPr>
        <w:spacing w:after="0" w:line="276" w:lineRule="auto"/>
        <w:rPr>
          <w:rFonts w:ascii="Courier New" w:hAnsi="Courier New" w:cs="Courier New"/>
          <w:sz w:val="20"/>
          <w:szCs w:val="20"/>
        </w:rPr>
      </w:pPr>
    </w:p>
    <w:p w14:paraId="0BC4FF02" w14:textId="30EC3B2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ESTIMATING ABUNDANCE</w:t>
      </w:r>
    </w:p>
    <w:p w14:paraId="1F77B497" w14:textId="3C88A71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N[site, year, species] ~ dpois(lambda[site, year, species])</w:t>
      </w:r>
    </w:p>
    <w:p w14:paraId="4E57B58F" w14:textId="77777777" w:rsidR="00956740" w:rsidRPr="00C213BD" w:rsidRDefault="00956740" w:rsidP="00956740">
      <w:pPr>
        <w:spacing w:after="0" w:line="276" w:lineRule="auto"/>
        <w:rPr>
          <w:rFonts w:ascii="Courier New" w:hAnsi="Courier New" w:cs="Courier New"/>
          <w:sz w:val="20"/>
          <w:szCs w:val="20"/>
        </w:rPr>
      </w:pPr>
    </w:p>
    <w:p w14:paraId="15DD0B57" w14:textId="32B3B34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(visit in 1:n.visits[site,year]) {</w:t>
      </w:r>
    </w:p>
    <w:p w14:paraId="5C08BAA8" w14:textId="77777777" w:rsidR="00956740" w:rsidRPr="00C213BD" w:rsidRDefault="00956740" w:rsidP="00956740">
      <w:pPr>
        <w:spacing w:after="0" w:line="276" w:lineRule="auto"/>
        <w:rPr>
          <w:rFonts w:ascii="Courier New" w:hAnsi="Courier New" w:cs="Courier New"/>
          <w:sz w:val="20"/>
          <w:szCs w:val="20"/>
        </w:rPr>
      </w:pPr>
    </w:p>
    <w:p w14:paraId="55EDA5C2" w14:textId="6410E395"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OBSERVATION PROBABILITY</w:t>
      </w:r>
    </w:p>
    <w:p w14:paraId="25C4CACB"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Y[site, year, visit, 1, species] ~ dbin(p.adjusted[site, year, </w:t>
      </w:r>
    </w:p>
    <w:p w14:paraId="18FCDE71" w14:textId="4246B389"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visit, 1, species], N[site, year, species])</w:t>
      </w:r>
    </w:p>
    <w:p w14:paraId="187AD11D"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58575A64" w14:textId="700C0724" w:rsidR="004F2993" w:rsidRPr="00C213BD" w:rsidRDefault="00956740"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z[site, year, visit, 1, species] &lt;- N[site, year, species] </w:t>
      </w:r>
      <w:r w:rsidR="004F2993" w:rsidRPr="00C213BD">
        <w:rPr>
          <w:rFonts w:ascii="Courier New" w:hAnsi="Courier New" w:cs="Courier New"/>
          <w:sz w:val="20"/>
          <w:szCs w:val="20"/>
        </w:rPr>
        <w:t>–</w:t>
      </w:r>
      <w:r w:rsidRPr="00C213BD">
        <w:rPr>
          <w:rFonts w:ascii="Courier New" w:hAnsi="Courier New" w:cs="Courier New"/>
          <w:sz w:val="20"/>
          <w:szCs w:val="20"/>
        </w:rPr>
        <w:t xml:space="preserve"> </w:t>
      </w:r>
    </w:p>
    <w:p w14:paraId="37EE5C29" w14:textId="1294C310"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Y[site, year, visit, 1, species]</w:t>
      </w:r>
    </w:p>
    <w:p w14:paraId="4E5252D5"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47408939" w14:textId="59E8428C"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(i in 2:3) {</w:t>
      </w:r>
    </w:p>
    <w:p w14:paraId="5FC4B236"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Y[site, year, visit, i, species] ~ dbin(p.adjusted[site, year, </w:t>
      </w:r>
    </w:p>
    <w:p w14:paraId="11DD335D" w14:textId="1268F67C" w:rsidR="00956740" w:rsidRPr="00C213BD" w:rsidRDefault="00956740" w:rsidP="004F2993">
      <w:pPr>
        <w:spacing w:after="0" w:line="276" w:lineRule="auto"/>
        <w:ind w:left="1440" w:firstLine="720"/>
        <w:rPr>
          <w:rFonts w:ascii="Courier New" w:hAnsi="Courier New" w:cs="Courier New"/>
          <w:sz w:val="20"/>
          <w:szCs w:val="20"/>
        </w:rPr>
      </w:pPr>
      <w:r w:rsidRPr="00C213BD">
        <w:rPr>
          <w:rFonts w:ascii="Courier New" w:hAnsi="Courier New" w:cs="Courier New"/>
          <w:sz w:val="20"/>
          <w:szCs w:val="20"/>
        </w:rPr>
        <w:t>visit, i, species], z[site, year, visit, i-1, species])</w:t>
      </w:r>
    </w:p>
    <w:p w14:paraId="6CDA6BDD"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44194C77" w14:textId="5B029067" w:rsidR="004F2993" w:rsidRPr="00C213BD" w:rsidRDefault="00956740" w:rsidP="004F2993">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z[site, year, visit, i, species] &lt;- N[site, year, species] </w:t>
      </w:r>
      <w:r w:rsidR="004F2993" w:rsidRPr="00C213BD">
        <w:rPr>
          <w:rFonts w:ascii="Courier New" w:hAnsi="Courier New" w:cs="Courier New"/>
          <w:sz w:val="20"/>
          <w:szCs w:val="20"/>
        </w:rPr>
        <w:t>–</w:t>
      </w:r>
      <w:r w:rsidRPr="00C213BD">
        <w:rPr>
          <w:rFonts w:ascii="Courier New" w:hAnsi="Courier New" w:cs="Courier New"/>
          <w:sz w:val="20"/>
          <w:szCs w:val="20"/>
        </w:rPr>
        <w:t xml:space="preserve"> </w:t>
      </w:r>
    </w:p>
    <w:p w14:paraId="6E084096" w14:textId="1CA369A9" w:rsidR="00956740" w:rsidRPr="00C213BD" w:rsidRDefault="00956740" w:rsidP="004F2993">
      <w:pPr>
        <w:spacing w:after="0" w:line="276" w:lineRule="auto"/>
        <w:ind w:left="1440" w:firstLine="720"/>
        <w:rPr>
          <w:rFonts w:ascii="Courier New" w:hAnsi="Courier New" w:cs="Courier New"/>
          <w:sz w:val="20"/>
          <w:szCs w:val="20"/>
        </w:rPr>
      </w:pPr>
      <w:r w:rsidRPr="00C213BD">
        <w:rPr>
          <w:rFonts w:ascii="Courier New" w:hAnsi="Courier New" w:cs="Courier New"/>
          <w:sz w:val="20"/>
          <w:szCs w:val="20"/>
        </w:rPr>
        <w:t>sum(Y[site, year, visit, 1:i, species])</w:t>
      </w:r>
    </w:p>
    <w:p w14:paraId="4DA2B779" w14:textId="5B3706C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66575E5" w14:textId="77777777" w:rsidR="00956740" w:rsidRPr="00C213BD" w:rsidRDefault="00956740" w:rsidP="00956740">
      <w:pPr>
        <w:spacing w:after="0" w:line="276" w:lineRule="auto"/>
        <w:rPr>
          <w:rFonts w:ascii="Courier New" w:hAnsi="Courier New" w:cs="Courier New"/>
          <w:sz w:val="20"/>
          <w:szCs w:val="20"/>
        </w:rPr>
      </w:pPr>
    </w:p>
    <w:p w14:paraId="47E40B58"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Loop to estimate detection each species at each site during </w:t>
      </w:r>
    </w:p>
    <w:p w14:paraId="2D68C356" w14:textId="5277BDA8"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each sampling replicate</w:t>
      </w:r>
    </w:p>
    <w:p w14:paraId="56B3C0CE" w14:textId="77777777" w:rsidR="004F2993" w:rsidRPr="00C213BD" w:rsidRDefault="004F2993" w:rsidP="004F2993">
      <w:pPr>
        <w:spacing w:after="0" w:line="276" w:lineRule="auto"/>
        <w:ind w:left="720" w:firstLine="720"/>
        <w:rPr>
          <w:rFonts w:ascii="Courier New" w:hAnsi="Courier New" w:cs="Courier New"/>
          <w:sz w:val="20"/>
          <w:szCs w:val="20"/>
        </w:rPr>
      </w:pPr>
    </w:p>
    <w:p w14:paraId="271A7882" w14:textId="3B41B0C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(replicate in 1:3) {</w:t>
      </w:r>
    </w:p>
    <w:p w14:paraId="3D8DEAE5" w14:textId="77777777" w:rsidR="00956740" w:rsidRPr="00C213BD" w:rsidRDefault="00956740" w:rsidP="00956740">
      <w:pPr>
        <w:spacing w:after="0" w:line="276" w:lineRule="auto"/>
        <w:rPr>
          <w:rFonts w:ascii="Courier New" w:hAnsi="Courier New" w:cs="Courier New"/>
          <w:sz w:val="20"/>
          <w:szCs w:val="20"/>
        </w:rPr>
      </w:pPr>
    </w:p>
    <w:p w14:paraId="08791A9A" w14:textId="39FDDBB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DETECTION MODEL</w:t>
      </w:r>
    </w:p>
    <w:p w14:paraId="574A7F21"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logit(p[site, year, visit, replicate, species]) &lt;- </w:t>
      </w:r>
    </w:p>
    <w:p w14:paraId="7DFC4ADF" w14:textId="44F41AA4" w:rsidR="00956740" w:rsidRPr="00C213BD" w:rsidRDefault="00956740" w:rsidP="004F2993">
      <w:pPr>
        <w:spacing w:after="0" w:line="276" w:lineRule="auto"/>
        <w:ind w:left="2160"/>
        <w:rPr>
          <w:rFonts w:ascii="Courier New" w:hAnsi="Courier New" w:cs="Courier New"/>
          <w:sz w:val="20"/>
          <w:szCs w:val="20"/>
        </w:rPr>
      </w:pPr>
      <w:r w:rsidRPr="00C213BD">
        <w:rPr>
          <w:rFonts w:ascii="Courier New" w:hAnsi="Courier New" w:cs="Courier New"/>
          <w:sz w:val="20"/>
          <w:szCs w:val="20"/>
        </w:rPr>
        <w:t>beta0[species] +</w:t>
      </w:r>
      <w:r w:rsidR="004F2993" w:rsidRPr="00C213BD">
        <w:rPr>
          <w:rFonts w:ascii="Courier New" w:hAnsi="Courier New" w:cs="Courier New"/>
          <w:sz w:val="20"/>
          <w:szCs w:val="20"/>
        </w:rPr>
        <w:t xml:space="preserve"> </w:t>
      </w:r>
      <w:r w:rsidRPr="00C213BD">
        <w:rPr>
          <w:rFonts w:ascii="Courier New" w:hAnsi="Courier New" w:cs="Courier New"/>
          <w:sz w:val="20"/>
          <w:szCs w:val="20"/>
        </w:rPr>
        <w:t>beta[species, 1] * day[site, year, visit] +</w:t>
      </w:r>
      <w:r w:rsidR="004F2993" w:rsidRPr="00C213BD">
        <w:rPr>
          <w:rFonts w:ascii="Courier New" w:hAnsi="Courier New" w:cs="Courier New"/>
          <w:sz w:val="20"/>
          <w:szCs w:val="20"/>
        </w:rPr>
        <w:t xml:space="preserve"> </w:t>
      </w:r>
      <w:r w:rsidRPr="00C213BD">
        <w:rPr>
          <w:rFonts w:ascii="Courier New" w:hAnsi="Courier New" w:cs="Courier New"/>
          <w:sz w:val="20"/>
          <w:szCs w:val="20"/>
        </w:rPr>
        <w:t>beta[species, 2] * time[site, year, visit] +</w:t>
      </w:r>
    </w:p>
    <w:p w14:paraId="52D15575" w14:textId="456D8CAD" w:rsidR="00956740" w:rsidRPr="00C213BD" w:rsidRDefault="00956740" w:rsidP="004F2993">
      <w:pPr>
        <w:spacing w:after="0" w:line="276" w:lineRule="auto"/>
        <w:ind w:left="1440" w:firstLine="720"/>
        <w:rPr>
          <w:rFonts w:ascii="Courier New" w:hAnsi="Courier New" w:cs="Courier New"/>
          <w:sz w:val="20"/>
          <w:szCs w:val="20"/>
        </w:rPr>
      </w:pPr>
      <w:r w:rsidRPr="00C213BD">
        <w:rPr>
          <w:rFonts w:ascii="Courier New" w:hAnsi="Courier New" w:cs="Courier New"/>
          <w:sz w:val="20"/>
          <w:szCs w:val="20"/>
        </w:rPr>
        <w:t xml:space="preserve">beta[species, 3] * wind[site, year, visit] + </w:t>
      </w:r>
    </w:p>
    <w:p w14:paraId="43C83A80" w14:textId="16BA91A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r>
      <w:r w:rsidRPr="00C213BD">
        <w:rPr>
          <w:rFonts w:ascii="Courier New" w:hAnsi="Courier New" w:cs="Courier New"/>
          <w:sz w:val="20"/>
          <w:szCs w:val="20"/>
        </w:rPr>
        <w:tab/>
        <w:t>beta[species, 4] * sky[site, year, visit]</w:t>
      </w:r>
    </w:p>
    <w:p w14:paraId="737927E6"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09FC95DF" w14:textId="0150CB0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MODEL PROBABILITY OF DETECTION FOR 1 MINUTE</w:t>
      </w:r>
    </w:p>
    <w:p w14:paraId="7350EBB1" w14:textId="74057092"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p.adjusted[site, year, visit, replicate, species] &lt;- 1 - (1 </w:t>
      </w:r>
      <w:r w:rsidR="004F2993" w:rsidRPr="00C213BD">
        <w:rPr>
          <w:rFonts w:ascii="Courier New" w:hAnsi="Courier New" w:cs="Courier New"/>
          <w:sz w:val="20"/>
          <w:szCs w:val="20"/>
        </w:rPr>
        <w:t>–</w:t>
      </w:r>
      <w:r w:rsidRPr="00C213BD">
        <w:rPr>
          <w:rFonts w:ascii="Courier New" w:hAnsi="Courier New" w:cs="Courier New"/>
          <w:sz w:val="20"/>
          <w:szCs w:val="20"/>
        </w:rPr>
        <w:t xml:space="preserve"> </w:t>
      </w:r>
    </w:p>
    <w:p w14:paraId="3A0E5478" w14:textId="64538638" w:rsidR="00956740" w:rsidRPr="00C213BD" w:rsidRDefault="00956740" w:rsidP="004F2993">
      <w:pPr>
        <w:spacing w:after="0" w:line="276" w:lineRule="auto"/>
        <w:ind w:left="2160"/>
        <w:rPr>
          <w:rFonts w:ascii="Courier New" w:hAnsi="Courier New" w:cs="Courier New"/>
          <w:sz w:val="20"/>
          <w:szCs w:val="20"/>
        </w:rPr>
      </w:pPr>
      <w:r w:rsidRPr="00C213BD">
        <w:rPr>
          <w:rFonts w:ascii="Courier New" w:hAnsi="Courier New" w:cs="Courier New"/>
          <w:sz w:val="20"/>
          <w:szCs w:val="20"/>
        </w:rPr>
        <w:t>p[site, year, visit, replicate, species]) ^ exponent.array[site, year, visit, replicate]</w:t>
      </w:r>
    </w:p>
    <w:p w14:paraId="52CB4BDF" w14:textId="77777777" w:rsidR="00956740" w:rsidRPr="00C213BD" w:rsidRDefault="00956740" w:rsidP="00956740">
      <w:pPr>
        <w:spacing w:after="0" w:line="276" w:lineRule="auto"/>
        <w:rPr>
          <w:rFonts w:ascii="Courier New" w:hAnsi="Courier New" w:cs="Courier New"/>
          <w:sz w:val="20"/>
          <w:szCs w:val="20"/>
        </w:rPr>
      </w:pPr>
    </w:p>
    <w:p w14:paraId="5C2A8067" w14:textId="3A70D1E2"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66BDE5FA"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NOTES: Loop over each replicate for each site (variable number </w:t>
      </w:r>
    </w:p>
    <w:p w14:paraId="658CD9D0" w14:textId="31A9E631"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of replicates depending on site and year).</w:t>
      </w:r>
    </w:p>
    <w:p w14:paraId="678CFE11" w14:textId="77777777" w:rsidR="00956740" w:rsidRPr="00C213BD" w:rsidRDefault="00956740" w:rsidP="00956740">
      <w:pPr>
        <w:spacing w:after="0" w:line="276" w:lineRule="auto"/>
        <w:rPr>
          <w:rFonts w:ascii="Courier New" w:hAnsi="Courier New" w:cs="Courier New"/>
          <w:sz w:val="20"/>
          <w:szCs w:val="20"/>
        </w:rPr>
      </w:pPr>
    </w:p>
    <w:p w14:paraId="26FBB588" w14:textId="095AAC85"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 end visit loop</w:t>
      </w:r>
    </w:p>
    <w:p w14:paraId="6ADF4901" w14:textId="77777777" w:rsidR="004F2993" w:rsidRPr="00C213BD" w:rsidRDefault="004F2993" w:rsidP="00956740">
      <w:pPr>
        <w:spacing w:after="0" w:line="276" w:lineRule="auto"/>
        <w:rPr>
          <w:rFonts w:ascii="Courier New" w:hAnsi="Courier New" w:cs="Courier New"/>
          <w:sz w:val="20"/>
          <w:szCs w:val="20"/>
        </w:rPr>
      </w:pPr>
    </w:p>
    <w:p w14:paraId="5F581821" w14:textId="0D312EB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#end year loop</w:t>
      </w:r>
    </w:p>
    <w:p w14:paraId="51A2816E" w14:textId="77777777" w:rsidR="00956740" w:rsidRPr="00C213BD" w:rsidRDefault="00956740" w:rsidP="00956740">
      <w:pPr>
        <w:spacing w:after="0" w:line="276" w:lineRule="auto"/>
        <w:rPr>
          <w:rFonts w:ascii="Courier New" w:hAnsi="Courier New" w:cs="Courier New"/>
          <w:sz w:val="20"/>
          <w:szCs w:val="20"/>
        </w:rPr>
      </w:pPr>
    </w:p>
    <w:p w14:paraId="624C31D3" w14:textId="77651EC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 end site loop</w:t>
      </w:r>
    </w:p>
    <w:p w14:paraId="202055D4" w14:textId="77777777" w:rsidR="00956740" w:rsidRPr="00C213BD" w:rsidRDefault="00956740" w:rsidP="00956740">
      <w:pPr>
        <w:spacing w:after="0" w:line="276" w:lineRule="auto"/>
        <w:rPr>
          <w:rFonts w:ascii="Courier New" w:hAnsi="Courier New" w:cs="Courier New"/>
          <w:sz w:val="20"/>
          <w:szCs w:val="20"/>
        </w:rPr>
      </w:pPr>
    </w:p>
    <w:p w14:paraId="13896841" w14:textId="120C785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 end site loop</w:t>
      </w:r>
    </w:p>
    <w:p w14:paraId="19714EF9" w14:textId="77777777" w:rsidR="00956740" w:rsidRPr="00C213BD" w:rsidRDefault="00956740" w:rsidP="00956740">
      <w:pPr>
        <w:spacing w:after="0" w:line="276" w:lineRule="auto"/>
        <w:rPr>
          <w:rFonts w:ascii="Courier New" w:hAnsi="Courier New" w:cs="Courier New"/>
          <w:sz w:val="20"/>
          <w:szCs w:val="20"/>
        </w:rPr>
      </w:pPr>
    </w:p>
    <w:p w14:paraId="2AEF5344" w14:textId="77777777" w:rsidR="00956740" w:rsidRPr="00C213BD" w:rsidRDefault="00956740" w:rsidP="00956740">
      <w:pPr>
        <w:spacing w:after="0" w:line="276" w:lineRule="auto"/>
        <w:rPr>
          <w:rFonts w:ascii="Courier New" w:hAnsi="Courier New" w:cs="Courier New"/>
          <w:sz w:val="20"/>
          <w:szCs w:val="20"/>
        </w:rPr>
      </w:pPr>
    </w:p>
    <w:p w14:paraId="0DF429D3" w14:textId="5856686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5DAF5439" w14:textId="309B58D9" w:rsidR="00525F49" w:rsidRPr="00C213BD" w:rsidRDefault="00525F49" w:rsidP="00525F49">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Appendix D</w:t>
      </w:r>
    </w:p>
    <w:p w14:paraId="2A3EF0A4" w14:textId="10306E42" w:rsidR="00525F49" w:rsidRPr="00C213BD" w:rsidRDefault="00525F49" w:rsidP="00525F49">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Table of model information for overall species richness, the 4 guild designations, and the 16 focal forest songbird species considered in the guild richness and focal species analyses.</w:t>
      </w:r>
    </w:p>
    <w:p w14:paraId="4BA28690" w14:textId="77777777" w:rsidR="00525F49" w:rsidRPr="00C213BD" w:rsidRDefault="00525F49" w:rsidP="00525F49">
      <w:pPr>
        <w:spacing w:after="0" w:line="276" w:lineRule="auto"/>
        <w:rPr>
          <w:rFonts w:ascii="Times New Roman" w:hAnsi="Times New Roman" w:cs="Times New Roman"/>
          <w:sz w:val="24"/>
          <w:szCs w:val="24"/>
        </w:rPr>
      </w:pPr>
    </w:p>
    <w:p w14:paraId="678AE16D" w14:textId="31DBF24F" w:rsidR="004A758D" w:rsidRPr="00C213BD" w:rsidRDefault="00525F49" w:rsidP="00525F49">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 xml:space="preserve">Table </w:t>
      </w:r>
      <w:r w:rsidR="00BD7C71" w:rsidRPr="00C213BD">
        <w:rPr>
          <w:rFonts w:ascii="Times New Roman" w:hAnsi="Times New Roman" w:cs="Times New Roman"/>
          <w:sz w:val="24"/>
          <w:szCs w:val="24"/>
        </w:rPr>
        <w:t>D</w:t>
      </w:r>
      <w:r w:rsidRPr="00C213BD">
        <w:rPr>
          <w:rFonts w:ascii="Times New Roman" w:hAnsi="Times New Roman" w:cs="Times New Roman"/>
          <w:sz w:val="24"/>
          <w:szCs w:val="24"/>
        </w:rPr>
        <w:t xml:space="preserve">1. List of the </w:t>
      </w:r>
      <w:r w:rsidR="004A758D" w:rsidRPr="00C213BD">
        <w:rPr>
          <w:rFonts w:ascii="Times New Roman" w:hAnsi="Times New Roman" w:cs="Times New Roman"/>
          <w:sz w:val="24"/>
          <w:szCs w:val="24"/>
        </w:rPr>
        <w:t>4 guild designations and 16 focal forest songbird species (sorted by guild and family), with corresponding model information that includes the number of chains (Chains), total iterations (Total), burn-in (Burn), thinning rate (Thin), and resulting posterior iterations (Posterior).</w:t>
      </w:r>
      <w:r w:rsidRPr="00C213BD">
        <w:rPr>
          <w:rFonts w:ascii="Times New Roman" w:hAnsi="Times New Roman" w:cs="Times New Roman"/>
          <w:sz w:val="24"/>
          <w:szCs w:val="24"/>
        </w:rPr>
        <w:t xml:space="preserve"> </w:t>
      </w:r>
    </w:p>
    <w:p w14:paraId="4D954F66" w14:textId="77777777" w:rsidR="007957A7" w:rsidRPr="00C213BD" w:rsidRDefault="007957A7" w:rsidP="00525F49">
      <w:pPr>
        <w:spacing w:after="0" w:line="276" w:lineRule="auto"/>
        <w:rPr>
          <w:rFonts w:ascii="Times New Roman" w:hAnsi="Times New Roman" w:cs="Times New Roman"/>
          <w:sz w:val="24"/>
          <w:szCs w:val="24"/>
        </w:rPr>
      </w:pPr>
    </w:p>
    <w:tbl>
      <w:tblPr>
        <w:tblW w:w="9073" w:type="dxa"/>
        <w:tblLook w:val="04A0" w:firstRow="1" w:lastRow="0" w:firstColumn="1" w:lastColumn="0" w:noHBand="0" w:noVBand="1"/>
      </w:tblPr>
      <w:tblGrid>
        <w:gridCol w:w="1350"/>
        <w:gridCol w:w="1260"/>
        <w:gridCol w:w="1080"/>
        <w:gridCol w:w="990"/>
        <w:gridCol w:w="1044"/>
        <w:gridCol w:w="1119"/>
        <w:gridCol w:w="851"/>
        <w:gridCol w:w="1379"/>
      </w:tblGrid>
      <w:tr w:rsidR="004A758D" w:rsidRPr="00C213BD" w14:paraId="4E5C562D" w14:textId="77777777" w:rsidTr="00F830D6">
        <w:trPr>
          <w:trHeight w:val="319"/>
        </w:trPr>
        <w:tc>
          <w:tcPr>
            <w:tcW w:w="1350" w:type="dxa"/>
            <w:tcBorders>
              <w:top w:val="single" w:sz="12" w:space="0" w:color="auto"/>
              <w:left w:val="nil"/>
              <w:bottom w:val="single" w:sz="12" w:space="0" w:color="auto"/>
              <w:right w:val="nil"/>
            </w:tcBorders>
            <w:shd w:val="clear" w:color="auto" w:fill="auto"/>
            <w:noWrap/>
            <w:vAlign w:val="center"/>
            <w:hideMark/>
          </w:tcPr>
          <w:p w14:paraId="12CEA708" w14:textId="77777777" w:rsidR="004A758D" w:rsidRPr="00C213BD" w:rsidRDefault="004A758D" w:rsidP="00F830D6">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1260" w:type="dxa"/>
            <w:tcBorders>
              <w:top w:val="single" w:sz="12" w:space="0" w:color="auto"/>
              <w:left w:val="nil"/>
              <w:bottom w:val="single" w:sz="12" w:space="0" w:color="auto"/>
              <w:right w:val="nil"/>
            </w:tcBorders>
            <w:shd w:val="clear" w:color="auto" w:fill="auto"/>
            <w:noWrap/>
            <w:vAlign w:val="center"/>
            <w:hideMark/>
          </w:tcPr>
          <w:p w14:paraId="1CEAA6AA" w14:textId="77777777" w:rsidR="004A758D" w:rsidRPr="00C213BD" w:rsidRDefault="004A758D" w:rsidP="00F830D6">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Family</w:t>
            </w:r>
          </w:p>
        </w:tc>
        <w:tc>
          <w:tcPr>
            <w:tcW w:w="1080" w:type="dxa"/>
            <w:tcBorders>
              <w:top w:val="single" w:sz="12" w:space="0" w:color="auto"/>
              <w:left w:val="nil"/>
              <w:bottom w:val="single" w:sz="12" w:space="0" w:color="auto"/>
              <w:right w:val="nil"/>
            </w:tcBorders>
            <w:shd w:val="clear" w:color="auto" w:fill="auto"/>
            <w:noWrap/>
            <w:vAlign w:val="center"/>
            <w:hideMark/>
          </w:tcPr>
          <w:p w14:paraId="7108898B"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990" w:type="dxa"/>
            <w:tcBorders>
              <w:top w:val="single" w:sz="12" w:space="0" w:color="auto"/>
              <w:left w:val="nil"/>
              <w:bottom w:val="single" w:sz="12" w:space="0" w:color="auto"/>
              <w:right w:val="nil"/>
            </w:tcBorders>
            <w:shd w:val="clear" w:color="auto" w:fill="auto"/>
            <w:noWrap/>
            <w:vAlign w:val="center"/>
            <w:hideMark/>
          </w:tcPr>
          <w:p w14:paraId="6F9185C4"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Chains</w:t>
            </w:r>
          </w:p>
        </w:tc>
        <w:tc>
          <w:tcPr>
            <w:tcW w:w="1044" w:type="dxa"/>
            <w:tcBorders>
              <w:top w:val="single" w:sz="12" w:space="0" w:color="auto"/>
              <w:left w:val="nil"/>
              <w:bottom w:val="single" w:sz="12" w:space="0" w:color="auto"/>
              <w:right w:val="nil"/>
            </w:tcBorders>
            <w:shd w:val="clear" w:color="auto" w:fill="auto"/>
            <w:noWrap/>
            <w:vAlign w:val="center"/>
            <w:hideMark/>
          </w:tcPr>
          <w:p w14:paraId="3CC59C2D"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Total</w:t>
            </w:r>
          </w:p>
        </w:tc>
        <w:tc>
          <w:tcPr>
            <w:tcW w:w="1119" w:type="dxa"/>
            <w:tcBorders>
              <w:top w:val="single" w:sz="12" w:space="0" w:color="auto"/>
              <w:left w:val="nil"/>
              <w:bottom w:val="single" w:sz="12" w:space="0" w:color="auto"/>
              <w:right w:val="nil"/>
            </w:tcBorders>
            <w:shd w:val="clear" w:color="auto" w:fill="auto"/>
            <w:noWrap/>
            <w:vAlign w:val="center"/>
            <w:hideMark/>
          </w:tcPr>
          <w:p w14:paraId="04053A73"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Burn-In</w:t>
            </w:r>
          </w:p>
        </w:tc>
        <w:tc>
          <w:tcPr>
            <w:tcW w:w="851" w:type="dxa"/>
            <w:tcBorders>
              <w:top w:val="single" w:sz="12" w:space="0" w:color="auto"/>
              <w:left w:val="nil"/>
              <w:bottom w:val="single" w:sz="12" w:space="0" w:color="auto"/>
              <w:right w:val="nil"/>
            </w:tcBorders>
            <w:shd w:val="clear" w:color="auto" w:fill="auto"/>
            <w:noWrap/>
            <w:vAlign w:val="center"/>
            <w:hideMark/>
          </w:tcPr>
          <w:p w14:paraId="57A007EC"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Thin</w:t>
            </w:r>
          </w:p>
        </w:tc>
        <w:tc>
          <w:tcPr>
            <w:tcW w:w="1379" w:type="dxa"/>
            <w:tcBorders>
              <w:top w:val="single" w:sz="12" w:space="0" w:color="auto"/>
              <w:left w:val="nil"/>
              <w:bottom w:val="single" w:sz="12" w:space="0" w:color="auto"/>
              <w:right w:val="nil"/>
            </w:tcBorders>
            <w:shd w:val="clear" w:color="auto" w:fill="auto"/>
            <w:noWrap/>
            <w:vAlign w:val="center"/>
            <w:hideMark/>
          </w:tcPr>
          <w:p w14:paraId="315CC0C7"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Posterior</w:t>
            </w:r>
          </w:p>
        </w:tc>
      </w:tr>
      <w:tr w:rsidR="00F830D6" w:rsidRPr="00C213BD" w14:paraId="1B249A30" w14:textId="77777777" w:rsidTr="00F830D6">
        <w:trPr>
          <w:trHeight w:val="304"/>
        </w:trPr>
        <w:tc>
          <w:tcPr>
            <w:tcW w:w="1350" w:type="dxa"/>
            <w:tcBorders>
              <w:top w:val="single" w:sz="12" w:space="0" w:color="auto"/>
              <w:left w:val="nil"/>
              <w:bottom w:val="single" w:sz="4" w:space="0" w:color="auto"/>
              <w:right w:val="nil"/>
            </w:tcBorders>
            <w:shd w:val="clear" w:color="auto" w:fill="auto"/>
            <w:noWrap/>
            <w:vAlign w:val="center"/>
            <w:hideMark/>
          </w:tcPr>
          <w:p w14:paraId="4762EBEA"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ALL</w:t>
            </w:r>
          </w:p>
        </w:tc>
        <w:tc>
          <w:tcPr>
            <w:tcW w:w="1260" w:type="dxa"/>
            <w:tcBorders>
              <w:top w:val="single" w:sz="12" w:space="0" w:color="auto"/>
              <w:left w:val="nil"/>
              <w:bottom w:val="single" w:sz="4" w:space="0" w:color="auto"/>
              <w:right w:val="nil"/>
            </w:tcBorders>
            <w:shd w:val="clear" w:color="auto" w:fill="auto"/>
            <w:noWrap/>
            <w:vAlign w:val="center"/>
            <w:hideMark/>
          </w:tcPr>
          <w:p w14:paraId="39015B9B"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080" w:type="dxa"/>
            <w:tcBorders>
              <w:top w:val="single" w:sz="12" w:space="0" w:color="auto"/>
              <w:left w:val="nil"/>
              <w:bottom w:val="single" w:sz="4" w:space="0" w:color="auto"/>
              <w:right w:val="nil"/>
            </w:tcBorders>
            <w:shd w:val="clear" w:color="auto" w:fill="auto"/>
            <w:noWrap/>
            <w:vAlign w:val="center"/>
            <w:hideMark/>
          </w:tcPr>
          <w:p w14:paraId="04241CDC" w14:textId="20290B6E"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single" w:sz="12" w:space="0" w:color="auto"/>
              <w:left w:val="nil"/>
              <w:bottom w:val="single" w:sz="4" w:space="0" w:color="auto"/>
              <w:right w:val="nil"/>
            </w:tcBorders>
            <w:shd w:val="clear" w:color="auto" w:fill="auto"/>
            <w:noWrap/>
            <w:vAlign w:val="center"/>
            <w:hideMark/>
          </w:tcPr>
          <w:p w14:paraId="7873C55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single" w:sz="12" w:space="0" w:color="auto"/>
              <w:left w:val="nil"/>
              <w:bottom w:val="single" w:sz="4" w:space="0" w:color="auto"/>
              <w:right w:val="nil"/>
            </w:tcBorders>
            <w:shd w:val="clear" w:color="auto" w:fill="auto"/>
            <w:noWrap/>
            <w:vAlign w:val="center"/>
            <w:hideMark/>
          </w:tcPr>
          <w:p w14:paraId="0C6674E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single" w:sz="12" w:space="0" w:color="auto"/>
              <w:left w:val="nil"/>
              <w:bottom w:val="single" w:sz="4" w:space="0" w:color="auto"/>
              <w:right w:val="nil"/>
            </w:tcBorders>
            <w:shd w:val="clear" w:color="auto" w:fill="auto"/>
            <w:noWrap/>
            <w:vAlign w:val="center"/>
            <w:hideMark/>
          </w:tcPr>
          <w:p w14:paraId="519F4A62"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single" w:sz="12" w:space="0" w:color="auto"/>
              <w:left w:val="nil"/>
              <w:bottom w:val="single" w:sz="4" w:space="0" w:color="auto"/>
              <w:right w:val="nil"/>
            </w:tcBorders>
            <w:shd w:val="clear" w:color="auto" w:fill="auto"/>
            <w:noWrap/>
            <w:vAlign w:val="center"/>
            <w:hideMark/>
          </w:tcPr>
          <w:p w14:paraId="66F57F9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single" w:sz="12" w:space="0" w:color="auto"/>
              <w:left w:val="nil"/>
              <w:bottom w:val="single" w:sz="4" w:space="0" w:color="auto"/>
              <w:right w:val="nil"/>
            </w:tcBorders>
            <w:shd w:val="clear" w:color="auto" w:fill="auto"/>
            <w:noWrap/>
            <w:vAlign w:val="center"/>
            <w:hideMark/>
          </w:tcPr>
          <w:p w14:paraId="732CDCE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65747FC1"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663BE380"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NORTH</w:t>
            </w:r>
          </w:p>
        </w:tc>
        <w:tc>
          <w:tcPr>
            <w:tcW w:w="1080" w:type="dxa"/>
            <w:tcBorders>
              <w:top w:val="nil"/>
              <w:left w:val="nil"/>
              <w:bottom w:val="nil"/>
              <w:right w:val="nil"/>
            </w:tcBorders>
            <w:shd w:val="clear" w:color="auto" w:fill="auto"/>
            <w:noWrap/>
            <w:vAlign w:val="center"/>
            <w:hideMark/>
          </w:tcPr>
          <w:p w14:paraId="22938AF4"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11468A3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5A31E03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46743FB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74BDABEB"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2B793F0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580460B7" w14:textId="77777777" w:rsidTr="0026455E">
        <w:trPr>
          <w:trHeight w:val="304"/>
        </w:trPr>
        <w:tc>
          <w:tcPr>
            <w:tcW w:w="1350" w:type="dxa"/>
            <w:tcBorders>
              <w:top w:val="nil"/>
              <w:left w:val="nil"/>
              <w:bottom w:val="nil"/>
              <w:right w:val="nil"/>
            </w:tcBorders>
            <w:shd w:val="clear" w:color="auto" w:fill="auto"/>
            <w:noWrap/>
            <w:vAlign w:val="center"/>
            <w:hideMark/>
          </w:tcPr>
          <w:p w14:paraId="41560B7F"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1D03CEB2"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61D480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BLPW</w:t>
            </w:r>
          </w:p>
        </w:tc>
        <w:tc>
          <w:tcPr>
            <w:tcW w:w="990" w:type="dxa"/>
            <w:tcBorders>
              <w:top w:val="nil"/>
              <w:left w:val="nil"/>
              <w:bottom w:val="nil"/>
              <w:right w:val="nil"/>
            </w:tcBorders>
            <w:shd w:val="clear" w:color="auto" w:fill="auto"/>
            <w:noWrap/>
            <w:vAlign w:val="center"/>
            <w:hideMark/>
          </w:tcPr>
          <w:p w14:paraId="1C61D5D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0557F01" w14:textId="116C88DB"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64,000</w:t>
            </w:r>
          </w:p>
        </w:tc>
        <w:tc>
          <w:tcPr>
            <w:tcW w:w="1119" w:type="dxa"/>
            <w:tcBorders>
              <w:top w:val="nil"/>
              <w:left w:val="nil"/>
              <w:bottom w:val="nil"/>
              <w:right w:val="nil"/>
            </w:tcBorders>
            <w:shd w:val="clear" w:color="auto" w:fill="auto"/>
            <w:noWrap/>
            <w:vAlign w:val="center"/>
          </w:tcPr>
          <w:p w14:paraId="1AF64AC4" w14:textId="6351FDE8"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55,000</w:t>
            </w:r>
          </w:p>
        </w:tc>
        <w:tc>
          <w:tcPr>
            <w:tcW w:w="851" w:type="dxa"/>
            <w:tcBorders>
              <w:top w:val="nil"/>
              <w:left w:val="nil"/>
              <w:bottom w:val="nil"/>
              <w:right w:val="nil"/>
            </w:tcBorders>
            <w:shd w:val="clear" w:color="auto" w:fill="auto"/>
            <w:noWrap/>
            <w:vAlign w:val="center"/>
            <w:hideMark/>
          </w:tcPr>
          <w:p w14:paraId="759F0F5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721CDAD7" w14:textId="2FA1DB2F"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1DE7111B" w14:textId="77777777" w:rsidTr="0026455E">
        <w:trPr>
          <w:trHeight w:val="304"/>
        </w:trPr>
        <w:tc>
          <w:tcPr>
            <w:tcW w:w="1350" w:type="dxa"/>
            <w:tcBorders>
              <w:top w:val="nil"/>
              <w:left w:val="nil"/>
              <w:bottom w:val="nil"/>
              <w:right w:val="nil"/>
            </w:tcBorders>
            <w:shd w:val="clear" w:color="auto" w:fill="auto"/>
            <w:noWrap/>
            <w:vAlign w:val="center"/>
            <w:hideMark/>
          </w:tcPr>
          <w:p w14:paraId="3AFF3B00"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6C8745C4"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Turdidae</w:t>
            </w:r>
          </w:p>
        </w:tc>
        <w:tc>
          <w:tcPr>
            <w:tcW w:w="1080" w:type="dxa"/>
            <w:tcBorders>
              <w:top w:val="nil"/>
              <w:left w:val="nil"/>
              <w:bottom w:val="nil"/>
              <w:right w:val="nil"/>
            </w:tcBorders>
            <w:shd w:val="clear" w:color="auto" w:fill="auto"/>
            <w:noWrap/>
            <w:vAlign w:val="center"/>
            <w:hideMark/>
          </w:tcPr>
          <w:p w14:paraId="1C8C571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SWTH</w:t>
            </w:r>
          </w:p>
        </w:tc>
        <w:tc>
          <w:tcPr>
            <w:tcW w:w="990" w:type="dxa"/>
            <w:tcBorders>
              <w:top w:val="nil"/>
              <w:left w:val="nil"/>
              <w:bottom w:val="nil"/>
              <w:right w:val="nil"/>
            </w:tcBorders>
            <w:shd w:val="clear" w:color="auto" w:fill="auto"/>
            <w:noWrap/>
            <w:vAlign w:val="center"/>
            <w:hideMark/>
          </w:tcPr>
          <w:p w14:paraId="4EF5833D"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3BB8A75B" w14:textId="311FE3A0"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39,000</w:t>
            </w:r>
          </w:p>
        </w:tc>
        <w:tc>
          <w:tcPr>
            <w:tcW w:w="1119" w:type="dxa"/>
            <w:tcBorders>
              <w:top w:val="nil"/>
              <w:left w:val="nil"/>
              <w:bottom w:val="nil"/>
              <w:right w:val="nil"/>
            </w:tcBorders>
            <w:shd w:val="clear" w:color="auto" w:fill="auto"/>
            <w:noWrap/>
            <w:vAlign w:val="center"/>
          </w:tcPr>
          <w:p w14:paraId="35F932FD" w14:textId="20E9FF80"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30,000</w:t>
            </w:r>
          </w:p>
        </w:tc>
        <w:tc>
          <w:tcPr>
            <w:tcW w:w="851" w:type="dxa"/>
            <w:tcBorders>
              <w:top w:val="nil"/>
              <w:left w:val="nil"/>
              <w:bottom w:val="nil"/>
              <w:right w:val="nil"/>
            </w:tcBorders>
            <w:shd w:val="clear" w:color="auto" w:fill="auto"/>
            <w:noWrap/>
            <w:vAlign w:val="center"/>
            <w:hideMark/>
          </w:tcPr>
          <w:p w14:paraId="3425E11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2C38E648" w14:textId="4A1B718D"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7BFA817B" w14:textId="77777777" w:rsidTr="0026455E">
        <w:trPr>
          <w:trHeight w:val="304"/>
        </w:trPr>
        <w:tc>
          <w:tcPr>
            <w:tcW w:w="1350" w:type="dxa"/>
            <w:tcBorders>
              <w:top w:val="nil"/>
              <w:left w:val="nil"/>
              <w:bottom w:val="single" w:sz="4" w:space="0" w:color="auto"/>
              <w:right w:val="nil"/>
            </w:tcBorders>
            <w:shd w:val="clear" w:color="auto" w:fill="auto"/>
            <w:noWrap/>
            <w:vAlign w:val="center"/>
            <w:hideMark/>
          </w:tcPr>
          <w:p w14:paraId="4487EE15"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2DC57B17"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0C0FE492"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YBFL</w:t>
            </w:r>
          </w:p>
        </w:tc>
        <w:tc>
          <w:tcPr>
            <w:tcW w:w="990" w:type="dxa"/>
            <w:tcBorders>
              <w:top w:val="nil"/>
              <w:left w:val="nil"/>
              <w:bottom w:val="single" w:sz="4" w:space="0" w:color="auto"/>
              <w:right w:val="nil"/>
            </w:tcBorders>
            <w:shd w:val="clear" w:color="auto" w:fill="auto"/>
            <w:noWrap/>
            <w:vAlign w:val="center"/>
            <w:hideMark/>
          </w:tcPr>
          <w:p w14:paraId="58C065E4"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tcPr>
          <w:p w14:paraId="6811C626" w14:textId="54B13AFF"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64,000</w:t>
            </w:r>
          </w:p>
        </w:tc>
        <w:tc>
          <w:tcPr>
            <w:tcW w:w="1119" w:type="dxa"/>
            <w:tcBorders>
              <w:top w:val="nil"/>
              <w:left w:val="nil"/>
              <w:bottom w:val="single" w:sz="4" w:space="0" w:color="auto"/>
              <w:right w:val="nil"/>
            </w:tcBorders>
            <w:shd w:val="clear" w:color="auto" w:fill="auto"/>
            <w:noWrap/>
            <w:vAlign w:val="center"/>
          </w:tcPr>
          <w:p w14:paraId="0CEB9658" w14:textId="3137AF23"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55,000</w:t>
            </w:r>
          </w:p>
        </w:tc>
        <w:tc>
          <w:tcPr>
            <w:tcW w:w="851" w:type="dxa"/>
            <w:tcBorders>
              <w:top w:val="nil"/>
              <w:left w:val="nil"/>
              <w:bottom w:val="single" w:sz="4" w:space="0" w:color="auto"/>
              <w:right w:val="nil"/>
            </w:tcBorders>
            <w:shd w:val="clear" w:color="auto" w:fill="auto"/>
            <w:noWrap/>
            <w:vAlign w:val="center"/>
            <w:hideMark/>
          </w:tcPr>
          <w:p w14:paraId="44F36F15" w14:textId="6E9581C5"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hideMark/>
          </w:tcPr>
          <w:p w14:paraId="49F94C8C" w14:textId="38EEF449"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58531FE4"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544637BB"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SOUTH</w:t>
            </w:r>
          </w:p>
        </w:tc>
        <w:tc>
          <w:tcPr>
            <w:tcW w:w="1080" w:type="dxa"/>
            <w:tcBorders>
              <w:top w:val="nil"/>
              <w:left w:val="nil"/>
              <w:bottom w:val="nil"/>
              <w:right w:val="nil"/>
            </w:tcBorders>
            <w:shd w:val="clear" w:color="auto" w:fill="auto"/>
            <w:noWrap/>
            <w:vAlign w:val="center"/>
            <w:hideMark/>
          </w:tcPr>
          <w:p w14:paraId="24D4D814"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1472344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C4B9C44"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7BB6EA2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33424B1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11467DC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1A859643" w14:textId="77777777" w:rsidTr="0026455E">
        <w:trPr>
          <w:trHeight w:val="304"/>
        </w:trPr>
        <w:tc>
          <w:tcPr>
            <w:tcW w:w="1350" w:type="dxa"/>
            <w:tcBorders>
              <w:top w:val="nil"/>
              <w:left w:val="nil"/>
              <w:bottom w:val="nil"/>
              <w:right w:val="nil"/>
            </w:tcBorders>
            <w:shd w:val="clear" w:color="auto" w:fill="auto"/>
            <w:noWrap/>
            <w:vAlign w:val="center"/>
            <w:hideMark/>
          </w:tcPr>
          <w:p w14:paraId="07FB5250"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4F916A6E"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18ACCD9D"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HOWA</w:t>
            </w:r>
          </w:p>
        </w:tc>
        <w:tc>
          <w:tcPr>
            <w:tcW w:w="990" w:type="dxa"/>
            <w:tcBorders>
              <w:top w:val="nil"/>
              <w:left w:val="nil"/>
              <w:bottom w:val="nil"/>
              <w:right w:val="nil"/>
            </w:tcBorders>
            <w:shd w:val="clear" w:color="auto" w:fill="auto"/>
            <w:noWrap/>
            <w:vAlign w:val="center"/>
            <w:hideMark/>
          </w:tcPr>
          <w:p w14:paraId="3858B6B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3E6714B3" w14:textId="03A49A1A"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56,000</w:t>
            </w:r>
          </w:p>
        </w:tc>
        <w:tc>
          <w:tcPr>
            <w:tcW w:w="1119" w:type="dxa"/>
            <w:tcBorders>
              <w:top w:val="nil"/>
              <w:left w:val="nil"/>
              <w:bottom w:val="nil"/>
              <w:right w:val="nil"/>
            </w:tcBorders>
            <w:shd w:val="clear" w:color="auto" w:fill="auto"/>
            <w:noWrap/>
            <w:vAlign w:val="center"/>
          </w:tcPr>
          <w:p w14:paraId="1391FF08" w14:textId="1C21F847"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50,000</w:t>
            </w:r>
          </w:p>
        </w:tc>
        <w:tc>
          <w:tcPr>
            <w:tcW w:w="851" w:type="dxa"/>
            <w:tcBorders>
              <w:top w:val="nil"/>
              <w:left w:val="nil"/>
              <w:bottom w:val="nil"/>
              <w:right w:val="nil"/>
            </w:tcBorders>
            <w:shd w:val="clear" w:color="auto" w:fill="auto"/>
            <w:noWrap/>
            <w:vAlign w:val="center"/>
            <w:hideMark/>
          </w:tcPr>
          <w:p w14:paraId="62F18DE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67DCBE83" w14:textId="6D3A42C3"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6,000</w:t>
            </w:r>
          </w:p>
        </w:tc>
      </w:tr>
      <w:tr w:rsidR="00F830D6" w:rsidRPr="00C213BD" w14:paraId="65584D71" w14:textId="77777777" w:rsidTr="0026455E">
        <w:trPr>
          <w:trHeight w:val="304"/>
        </w:trPr>
        <w:tc>
          <w:tcPr>
            <w:tcW w:w="1350" w:type="dxa"/>
            <w:tcBorders>
              <w:top w:val="nil"/>
              <w:left w:val="nil"/>
              <w:bottom w:val="nil"/>
              <w:right w:val="nil"/>
            </w:tcBorders>
            <w:shd w:val="clear" w:color="auto" w:fill="auto"/>
            <w:noWrap/>
            <w:vAlign w:val="center"/>
            <w:hideMark/>
          </w:tcPr>
          <w:p w14:paraId="11E246AF"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30BE5FD9"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126FCB1F"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WEWA</w:t>
            </w:r>
          </w:p>
        </w:tc>
        <w:tc>
          <w:tcPr>
            <w:tcW w:w="990" w:type="dxa"/>
            <w:tcBorders>
              <w:top w:val="nil"/>
              <w:left w:val="nil"/>
              <w:bottom w:val="nil"/>
              <w:right w:val="nil"/>
            </w:tcBorders>
            <w:shd w:val="clear" w:color="auto" w:fill="auto"/>
            <w:noWrap/>
            <w:vAlign w:val="center"/>
            <w:hideMark/>
          </w:tcPr>
          <w:p w14:paraId="65D01C1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BD237D4" w14:textId="7FE1474F"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49,000</w:t>
            </w:r>
          </w:p>
        </w:tc>
        <w:tc>
          <w:tcPr>
            <w:tcW w:w="1119" w:type="dxa"/>
            <w:tcBorders>
              <w:top w:val="nil"/>
              <w:left w:val="nil"/>
              <w:bottom w:val="nil"/>
              <w:right w:val="nil"/>
            </w:tcBorders>
            <w:shd w:val="clear" w:color="auto" w:fill="auto"/>
            <w:noWrap/>
            <w:vAlign w:val="center"/>
          </w:tcPr>
          <w:p w14:paraId="4AB4B6ED" w14:textId="18DB7FCA"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40,000</w:t>
            </w:r>
          </w:p>
        </w:tc>
        <w:tc>
          <w:tcPr>
            <w:tcW w:w="851" w:type="dxa"/>
            <w:tcBorders>
              <w:top w:val="nil"/>
              <w:left w:val="nil"/>
              <w:bottom w:val="nil"/>
              <w:right w:val="nil"/>
            </w:tcBorders>
            <w:shd w:val="clear" w:color="auto" w:fill="auto"/>
            <w:noWrap/>
            <w:vAlign w:val="center"/>
            <w:hideMark/>
          </w:tcPr>
          <w:p w14:paraId="11DA862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07586646" w14:textId="071BBE6D"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5004E7C2" w14:textId="77777777" w:rsidTr="0026455E">
        <w:trPr>
          <w:trHeight w:val="304"/>
        </w:trPr>
        <w:tc>
          <w:tcPr>
            <w:tcW w:w="1350" w:type="dxa"/>
            <w:tcBorders>
              <w:top w:val="nil"/>
              <w:left w:val="nil"/>
              <w:bottom w:val="single" w:sz="4" w:space="0" w:color="auto"/>
              <w:right w:val="nil"/>
            </w:tcBorders>
            <w:shd w:val="clear" w:color="auto" w:fill="auto"/>
            <w:noWrap/>
            <w:vAlign w:val="center"/>
            <w:hideMark/>
          </w:tcPr>
          <w:p w14:paraId="079FC2DE"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170377D2"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7B187D7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ACFL</w:t>
            </w:r>
          </w:p>
        </w:tc>
        <w:tc>
          <w:tcPr>
            <w:tcW w:w="990" w:type="dxa"/>
            <w:tcBorders>
              <w:top w:val="nil"/>
              <w:left w:val="nil"/>
              <w:bottom w:val="single" w:sz="4" w:space="0" w:color="auto"/>
              <w:right w:val="nil"/>
            </w:tcBorders>
            <w:shd w:val="clear" w:color="auto" w:fill="auto"/>
            <w:noWrap/>
            <w:vAlign w:val="center"/>
            <w:hideMark/>
          </w:tcPr>
          <w:p w14:paraId="759237B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tcPr>
          <w:p w14:paraId="056F45B7" w14:textId="53E4C185"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54,000</w:t>
            </w:r>
          </w:p>
        </w:tc>
        <w:tc>
          <w:tcPr>
            <w:tcW w:w="1119" w:type="dxa"/>
            <w:tcBorders>
              <w:top w:val="nil"/>
              <w:left w:val="nil"/>
              <w:bottom w:val="single" w:sz="4" w:space="0" w:color="auto"/>
              <w:right w:val="nil"/>
            </w:tcBorders>
            <w:shd w:val="clear" w:color="auto" w:fill="auto"/>
            <w:noWrap/>
            <w:vAlign w:val="center"/>
          </w:tcPr>
          <w:p w14:paraId="18D22AD1" w14:textId="74149298"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45,000</w:t>
            </w:r>
          </w:p>
        </w:tc>
        <w:tc>
          <w:tcPr>
            <w:tcW w:w="851" w:type="dxa"/>
            <w:tcBorders>
              <w:top w:val="nil"/>
              <w:left w:val="nil"/>
              <w:bottom w:val="single" w:sz="4" w:space="0" w:color="auto"/>
              <w:right w:val="nil"/>
            </w:tcBorders>
            <w:shd w:val="clear" w:color="auto" w:fill="auto"/>
            <w:noWrap/>
            <w:vAlign w:val="center"/>
            <w:hideMark/>
          </w:tcPr>
          <w:p w14:paraId="51C1434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tcPr>
          <w:p w14:paraId="7E3EF333" w14:textId="1A195311"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0423250F"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673BDD9C"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TRAILING</w:t>
            </w:r>
          </w:p>
        </w:tc>
        <w:tc>
          <w:tcPr>
            <w:tcW w:w="1080" w:type="dxa"/>
            <w:tcBorders>
              <w:top w:val="nil"/>
              <w:left w:val="nil"/>
              <w:bottom w:val="nil"/>
              <w:right w:val="nil"/>
            </w:tcBorders>
            <w:shd w:val="clear" w:color="auto" w:fill="auto"/>
            <w:noWrap/>
            <w:vAlign w:val="center"/>
            <w:hideMark/>
          </w:tcPr>
          <w:p w14:paraId="7EB1853B"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7B512749"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35D0949"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533A39C4"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7BC704F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1D168619"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251BAF6F" w14:textId="77777777" w:rsidTr="00F830D6">
        <w:trPr>
          <w:trHeight w:val="304"/>
        </w:trPr>
        <w:tc>
          <w:tcPr>
            <w:tcW w:w="1350" w:type="dxa"/>
            <w:tcBorders>
              <w:top w:val="nil"/>
              <w:left w:val="nil"/>
              <w:bottom w:val="nil"/>
              <w:right w:val="nil"/>
            </w:tcBorders>
            <w:shd w:val="clear" w:color="auto" w:fill="auto"/>
            <w:noWrap/>
            <w:vAlign w:val="center"/>
            <w:hideMark/>
          </w:tcPr>
          <w:p w14:paraId="535157DC"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2A48197"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2C0C629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BLBW</w:t>
            </w:r>
          </w:p>
        </w:tc>
        <w:tc>
          <w:tcPr>
            <w:tcW w:w="990" w:type="dxa"/>
            <w:tcBorders>
              <w:top w:val="nil"/>
              <w:left w:val="nil"/>
              <w:bottom w:val="nil"/>
              <w:right w:val="nil"/>
            </w:tcBorders>
            <w:shd w:val="clear" w:color="auto" w:fill="auto"/>
            <w:noWrap/>
            <w:vAlign w:val="center"/>
            <w:hideMark/>
          </w:tcPr>
          <w:p w14:paraId="722DE69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65F3CBC7" w14:textId="0A2EDBA2"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w:t>
            </w:r>
            <w:r w:rsidR="004A758D" w:rsidRPr="00C213BD">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hideMark/>
          </w:tcPr>
          <w:p w14:paraId="54DD6FA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4E10414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60A49602" w14:textId="16070E9F"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w:t>
            </w:r>
            <w:r w:rsidR="004A758D" w:rsidRPr="00C213BD">
              <w:rPr>
                <w:rFonts w:ascii="Times New Roman" w:eastAsia="Times New Roman" w:hAnsi="Times New Roman" w:cs="Times New Roman"/>
                <w:color w:val="000000"/>
              </w:rPr>
              <w:t>,000</w:t>
            </w:r>
          </w:p>
        </w:tc>
      </w:tr>
      <w:tr w:rsidR="00F830D6" w:rsidRPr="00C213BD" w14:paraId="1CD7928F" w14:textId="77777777" w:rsidTr="00F830D6">
        <w:trPr>
          <w:trHeight w:val="304"/>
        </w:trPr>
        <w:tc>
          <w:tcPr>
            <w:tcW w:w="1350" w:type="dxa"/>
            <w:tcBorders>
              <w:top w:val="nil"/>
              <w:left w:val="nil"/>
              <w:bottom w:val="nil"/>
              <w:right w:val="nil"/>
            </w:tcBorders>
            <w:shd w:val="clear" w:color="auto" w:fill="auto"/>
            <w:noWrap/>
            <w:vAlign w:val="center"/>
            <w:hideMark/>
          </w:tcPr>
          <w:p w14:paraId="3225ED99"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418C9DD"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60527D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BTNW</w:t>
            </w:r>
          </w:p>
        </w:tc>
        <w:tc>
          <w:tcPr>
            <w:tcW w:w="990" w:type="dxa"/>
            <w:tcBorders>
              <w:top w:val="nil"/>
              <w:left w:val="nil"/>
              <w:bottom w:val="nil"/>
              <w:right w:val="nil"/>
            </w:tcBorders>
            <w:shd w:val="clear" w:color="auto" w:fill="auto"/>
            <w:noWrap/>
            <w:vAlign w:val="center"/>
            <w:hideMark/>
          </w:tcPr>
          <w:p w14:paraId="3ED5FCA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324A90A0" w14:textId="0F3CC2FB"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11,000</w:t>
            </w:r>
          </w:p>
        </w:tc>
        <w:tc>
          <w:tcPr>
            <w:tcW w:w="1119" w:type="dxa"/>
            <w:tcBorders>
              <w:top w:val="nil"/>
              <w:left w:val="nil"/>
              <w:bottom w:val="nil"/>
              <w:right w:val="nil"/>
            </w:tcBorders>
            <w:shd w:val="clear" w:color="auto" w:fill="auto"/>
            <w:noWrap/>
            <w:vAlign w:val="center"/>
            <w:hideMark/>
          </w:tcPr>
          <w:p w14:paraId="719B0A9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63F1183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333BEBF3" w14:textId="378C6CDA"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61999576" w14:textId="77777777" w:rsidTr="00F830D6">
        <w:trPr>
          <w:trHeight w:val="304"/>
        </w:trPr>
        <w:tc>
          <w:tcPr>
            <w:tcW w:w="1350" w:type="dxa"/>
            <w:tcBorders>
              <w:top w:val="nil"/>
              <w:left w:val="nil"/>
              <w:bottom w:val="nil"/>
              <w:right w:val="nil"/>
            </w:tcBorders>
            <w:shd w:val="clear" w:color="auto" w:fill="auto"/>
            <w:noWrap/>
            <w:vAlign w:val="center"/>
            <w:hideMark/>
          </w:tcPr>
          <w:p w14:paraId="151E4427"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45295B98"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5EAB9E6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BTBW</w:t>
            </w:r>
          </w:p>
        </w:tc>
        <w:tc>
          <w:tcPr>
            <w:tcW w:w="990" w:type="dxa"/>
            <w:tcBorders>
              <w:top w:val="nil"/>
              <w:left w:val="nil"/>
              <w:bottom w:val="nil"/>
              <w:right w:val="nil"/>
            </w:tcBorders>
            <w:shd w:val="clear" w:color="auto" w:fill="auto"/>
            <w:noWrap/>
            <w:vAlign w:val="center"/>
            <w:hideMark/>
          </w:tcPr>
          <w:p w14:paraId="78E79FA4"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68E43D74" w14:textId="07D07DD1"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11,000</w:t>
            </w:r>
          </w:p>
        </w:tc>
        <w:tc>
          <w:tcPr>
            <w:tcW w:w="1119" w:type="dxa"/>
            <w:tcBorders>
              <w:top w:val="nil"/>
              <w:left w:val="nil"/>
              <w:bottom w:val="nil"/>
              <w:right w:val="nil"/>
            </w:tcBorders>
            <w:shd w:val="clear" w:color="auto" w:fill="auto"/>
            <w:noWrap/>
            <w:vAlign w:val="center"/>
            <w:hideMark/>
          </w:tcPr>
          <w:p w14:paraId="1716741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537168BB"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40CBB2DD" w14:textId="18E22CFD"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11AB8D6C" w14:textId="77777777" w:rsidTr="00B42E06">
        <w:trPr>
          <w:trHeight w:val="304"/>
        </w:trPr>
        <w:tc>
          <w:tcPr>
            <w:tcW w:w="1350" w:type="dxa"/>
            <w:tcBorders>
              <w:top w:val="nil"/>
              <w:left w:val="nil"/>
              <w:bottom w:val="nil"/>
              <w:right w:val="nil"/>
            </w:tcBorders>
            <w:shd w:val="clear" w:color="auto" w:fill="auto"/>
            <w:noWrap/>
            <w:vAlign w:val="center"/>
            <w:hideMark/>
          </w:tcPr>
          <w:p w14:paraId="5C07AD27"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2D8A907A"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7D573F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CAWA</w:t>
            </w:r>
          </w:p>
        </w:tc>
        <w:tc>
          <w:tcPr>
            <w:tcW w:w="990" w:type="dxa"/>
            <w:tcBorders>
              <w:top w:val="nil"/>
              <w:left w:val="nil"/>
              <w:bottom w:val="nil"/>
              <w:right w:val="nil"/>
            </w:tcBorders>
            <w:shd w:val="clear" w:color="auto" w:fill="auto"/>
            <w:noWrap/>
            <w:vAlign w:val="center"/>
            <w:hideMark/>
          </w:tcPr>
          <w:p w14:paraId="12CE5D7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11E46172" w14:textId="27CCFB2D"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26,000</w:t>
            </w:r>
          </w:p>
        </w:tc>
        <w:tc>
          <w:tcPr>
            <w:tcW w:w="1119" w:type="dxa"/>
            <w:tcBorders>
              <w:top w:val="nil"/>
              <w:left w:val="nil"/>
              <w:bottom w:val="nil"/>
              <w:right w:val="nil"/>
            </w:tcBorders>
            <w:shd w:val="clear" w:color="auto" w:fill="auto"/>
            <w:noWrap/>
            <w:vAlign w:val="center"/>
          </w:tcPr>
          <w:p w14:paraId="017B0345" w14:textId="4F703CD9"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20,000</w:t>
            </w:r>
          </w:p>
        </w:tc>
        <w:tc>
          <w:tcPr>
            <w:tcW w:w="851" w:type="dxa"/>
            <w:tcBorders>
              <w:top w:val="nil"/>
              <w:left w:val="nil"/>
              <w:bottom w:val="nil"/>
              <w:right w:val="nil"/>
            </w:tcBorders>
            <w:shd w:val="clear" w:color="auto" w:fill="auto"/>
            <w:noWrap/>
            <w:vAlign w:val="center"/>
            <w:hideMark/>
          </w:tcPr>
          <w:p w14:paraId="6739320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184106B8" w14:textId="1BED591F"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6,000</w:t>
            </w:r>
          </w:p>
        </w:tc>
      </w:tr>
      <w:tr w:rsidR="00F830D6" w:rsidRPr="00C213BD" w14:paraId="4FF3A6E2" w14:textId="77777777" w:rsidTr="00B42E06">
        <w:trPr>
          <w:trHeight w:val="304"/>
        </w:trPr>
        <w:tc>
          <w:tcPr>
            <w:tcW w:w="1350" w:type="dxa"/>
            <w:tcBorders>
              <w:top w:val="nil"/>
              <w:left w:val="nil"/>
              <w:bottom w:val="nil"/>
              <w:right w:val="nil"/>
            </w:tcBorders>
            <w:shd w:val="clear" w:color="auto" w:fill="auto"/>
            <w:noWrap/>
            <w:vAlign w:val="center"/>
            <w:hideMark/>
          </w:tcPr>
          <w:p w14:paraId="7D5D3422"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BA5FCA0"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Turdidae</w:t>
            </w:r>
          </w:p>
        </w:tc>
        <w:tc>
          <w:tcPr>
            <w:tcW w:w="1080" w:type="dxa"/>
            <w:tcBorders>
              <w:top w:val="nil"/>
              <w:left w:val="nil"/>
              <w:bottom w:val="nil"/>
              <w:right w:val="nil"/>
            </w:tcBorders>
            <w:shd w:val="clear" w:color="auto" w:fill="auto"/>
            <w:noWrap/>
            <w:vAlign w:val="center"/>
            <w:hideMark/>
          </w:tcPr>
          <w:p w14:paraId="29D9852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VEER</w:t>
            </w:r>
          </w:p>
        </w:tc>
        <w:tc>
          <w:tcPr>
            <w:tcW w:w="990" w:type="dxa"/>
            <w:tcBorders>
              <w:top w:val="nil"/>
              <w:left w:val="nil"/>
              <w:bottom w:val="nil"/>
              <w:right w:val="nil"/>
            </w:tcBorders>
            <w:shd w:val="clear" w:color="auto" w:fill="auto"/>
            <w:noWrap/>
            <w:vAlign w:val="center"/>
            <w:hideMark/>
          </w:tcPr>
          <w:p w14:paraId="18D5185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42134A72" w14:textId="4B37D77D"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19,000</w:t>
            </w:r>
          </w:p>
        </w:tc>
        <w:tc>
          <w:tcPr>
            <w:tcW w:w="1119" w:type="dxa"/>
            <w:tcBorders>
              <w:top w:val="nil"/>
              <w:left w:val="nil"/>
              <w:bottom w:val="nil"/>
              <w:right w:val="nil"/>
            </w:tcBorders>
            <w:shd w:val="clear" w:color="auto" w:fill="auto"/>
            <w:noWrap/>
            <w:vAlign w:val="center"/>
          </w:tcPr>
          <w:p w14:paraId="791BE1E2" w14:textId="392782CD"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10,000</w:t>
            </w:r>
          </w:p>
        </w:tc>
        <w:tc>
          <w:tcPr>
            <w:tcW w:w="851" w:type="dxa"/>
            <w:tcBorders>
              <w:top w:val="nil"/>
              <w:left w:val="nil"/>
              <w:bottom w:val="nil"/>
              <w:right w:val="nil"/>
            </w:tcBorders>
            <w:shd w:val="clear" w:color="auto" w:fill="auto"/>
            <w:noWrap/>
            <w:vAlign w:val="center"/>
            <w:hideMark/>
          </w:tcPr>
          <w:p w14:paraId="3DB59F9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7BB7A9A2" w14:textId="0D920ED5"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423D9936" w14:textId="77777777" w:rsidTr="00F830D6">
        <w:trPr>
          <w:trHeight w:val="304"/>
        </w:trPr>
        <w:tc>
          <w:tcPr>
            <w:tcW w:w="1350" w:type="dxa"/>
            <w:tcBorders>
              <w:top w:val="nil"/>
              <w:left w:val="nil"/>
              <w:bottom w:val="single" w:sz="4" w:space="0" w:color="auto"/>
              <w:right w:val="nil"/>
            </w:tcBorders>
            <w:shd w:val="clear" w:color="auto" w:fill="auto"/>
            <w:noWrap/>
            <w:vAlign w:val="center"/>
            <w:hideMark/>
          </w:tcPr>
          <w:p w14:paraId="51560FD5"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6DAA2F26"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34DFBDA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LEFL</w:t>
            </w:r>
          </w:p>
        </w:tc>
        <w:tc>
          <w:tcPr>
            <w:tcW w:w="990" w:type="dxa"/>
            <w:tcBorders>
              <w:top w:val="nil"/>
              <w:left w:val="nil"/>
              <w:bottom w:val="single" w:sz="4" w:space="0" w:color="auto"/>
              <w:right w:val="nil"/>
            </w:tcBorders>
            <w:shd w:val="clear" w:color="auto" w:fill="auto"/>
            <w:noWrap/>
            <w:vAlign w:val="center"/>
            <w:hideMark/>
          </w:tcPr>
          <w:p w14:paraId="067BFC2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hideMark/>
          </w:tcPr>
          <w:p w14:paraId="5D850C07" w14:textId="14E5508A"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w:t>
            </w:r>
            <w:r w:rsidR="00B20555" w:rsidRPr="00C213BD">
              <w:rPr>
                <w:rFonts w:ascii="Times New Roman" w:eastAsia="Times New Roman" w:hAnsi="Times New Roman" w:cs="Times New Roman"/>
                <w:color w:val="000000"/>
              </w:rPr>
              <w:t>9</w:t>
            </w:r>
            <w:r w:rsidRPr="00C213BD">
              <w:rPr>
                <w:rFonts w:ascii="Times New Roman" w:eastAsia="Times New Roman" w:hAnsi="Times New Roman" w:cs="Times New Roman"/>
                <w:color w:val="000000"/>
              </w:rPr>
              <w:t>,000</w:t>
            </w:r>
          </w:p>
        </w:tc>
        <w:tc>
          <w:tcPr>
            <w:tcW w:w="1119" w:type="dxa"/>
            <w:tcBorders>
              <w:top w:val="nil"/>
              <w:left w:val="nil"/>
              <w:bottom w:val="single" w:sz="4" w:space="0" w:color="auto"/>
              <w:right w:val="nil"/>
            </w:tcBorders>
            <w:shd w:val="clear" w:color="auto" w:fill="auto"/>
            <w:noWrap/>
            <w:vAlign w:val="center"/>
            <w:hideMark/>
          </w:tcPr>
          <w:p w14:paraId="542B5AA8" w14:textId="522E9C3F" w:rsidR="004A758D" w:rsidRPr="00C213BD" w:rsidRDefault="00B20555"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w:t>
            </w:r>
            <w:r w:rsidR="004A758D" w:rsidRPr="00C213BD">
              <w:rPr>
                <w:rFonts w:ascii="Times New Roman" w:eastAsia="Times New Roman" w:hAnsi="Times New Roman" w:cs="Times New Roman"/>
                <w:color w:val="000000"/>
              </w:rPr>
              <w:t>,000</w:t>
            </w:r>
          </w:p>
        </w:tc>
        <w:tc>
          <w:tcPr>
            <w:tcW w:w="851" w:type="dxa"/>
            <w:tcBorders>
              <w:top w:val="nil"/>
              <w:left w:val="nil"/>
              <w:bottom w:val="single" w:sz="4" w:space="0" w:color="auto"/>
              <w:right w:val="nil"/>
            </w:tcBorders>
            <w:shd w:val="clear" w:color="auto" w:fill="auto"/>
            <w:noWrap/>
            <w:vAlign w:val="center"/>
            <w:hideMark/>
          </w:tcPr>
          <w:p w14:paraId="1E41D16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hideMark/>
          </w:tcPr>
          <w:p w14:paraId="5E0A0A64" w14:textId="4F223B34" w:rsidR="004A758D" w:rsidRPr="00C213BD" w:rsidRDefault="00B20555"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w:t>
            </w:r>
            <w:r w:rsidR="004A758D" w:rsidRPr="00C213BD">
              <w:rPr>
                <w:rFonts w:ascii="Times New Roman" w:eastAsia="Times New Roman" w:hAnsi="Times New Roman" w:cs="Times New Roman"/>
                <w:color w:val="000000"/>
              </w:rPr>
              <w:t>,000</w:t>
            </w:r>
          </w:p>
        </w:tc>
      </w:tr>
      <w:tr w:rsidR="00F830D6" w:rsidRPr="00C213BD" w14:paraId="5658E633"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502B8242"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GENERAL</w:t>
            </w:r>
          </w:p>
        </w:tc>
        <w:tc>
          <w:tcPr>
            <w:tcW w:w="1080" w:type="dxa"/>
            <w:tcBorders>
              <w:top w:val="nil"/>
              <w:left w:val="nil"/>
              <w:bottom w:val="nil"/>
              <w:right w:val="nil"/>
            </w:tcBorders>
            <w:shd w:val="clear" w:color="auto" w:fill="auto"/>
            <w:noWrap/>
            <w:vAlign w:val="center"/>
            <w:hideMark/>
          </w:tcPr>
          <w:p w14:paraId="30310F6B"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652955D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DCFB88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24E70A8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4E8CB8A2"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079410E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13459B6C" w14:textId="77777777" w:rsidTr="0026455E">
        <w:trPr>
          <w:trHeight w:val="304"/>
        </w:trPr>
        <w:tc>
          <w:tcPr>
            <w:tcW w:w="1350" w:type="dxa"/>
            <w:tcBorders>
              <w:top w:val="nil"/>
              <w:left w:val="nil"/>
              <w:bottom w:val="nil"/>
              <w:right w:val="nil"/>
            </w:tcBorders>
            <w:shd w:val="clear" w:color="auto" w:fill="auto"/>
            <w:noWrap/>
            <w:vAlign w:val="center"/>
            <w:hideMark/>
          </w:tcPr>
          <w:p w14:paraId="2B841788"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0587908E"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CC14A6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AMRE</w:t>
            </w:r>
          </w:p>
        </w:tc>
        <w:tc>
          <w:tcPr>
            <w:tcW w:w="990" w:type="dxa"/>
            <w:tcBorders>
              <w:top w:val="nil"/>
              <w:left w:val="nil"/>
              <w:bottom w:val="nil"/>
              <w:right w:val="nil"/>
            </w:tcBorders>
            <w:shd w:val="clear" w:color="auto" w:fill="auto"/>
            <w:noWrap/>
            <w:vAlign w:val="center"/>
            <w:hideMark/>
          </w:tcPr>
          <w:p w14:paraId="5E4F97A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2E79936C" w14:textId="7692FE74"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29,000</w:t>
            </w:r>
          </w:p>
        </w:tc>
        <w:tc>
          <w:tcPr>
            <w:tcW w:w="1119" w:type="dxa"/>
            <w:tcBorders>
              <w:top w:val="nil"/>
              <w:left w:val="nil"/>
              <w:bottom w:val="nil"/>
              <w:right w:val="nil"/>
            </w:tcBorders>
            <w:shd w:val="clear" w:color="auto" w:fill="auto"/>
            <w:noWrap/>
            <w:vAlign w:val="center"/>
          </w:tcPr>
          <w:p w14:paraId="09196117" w14:textId="2489B826"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20,000</w:t>
            </w:r>
          </w:p>
        </w:tc>
        <w:tc>
          <w:tcPr>
            <w:tcW w:w="851" w:type="dxa"/>
            <w:tcBorders>
              <w:top w:val="nil"/>
              <w:left w:val="nil"/>
              <w:bottom w:val="nil"/>
              <w:right w:val="nil"/>
            </w:tcBorders>
            <w:shd w:val="clear" w:color="auto" w:fill="auto"/>
            <w:noWrap/>
            <w:vAlign w:val="center"/>
            <w:hideMark/>
          </w:tcPr>
          <w:p w14:paraId="2DAE747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18B5D8A9" w14:textId="201826BE"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7DC12FBD" w14:textId="77777777" w:rsidTr="0026455E">
        <w:trPr>
          <w:trHeight w:val="304"/>
        </w:trPr>
        <w:tc>
          <w:tcPr>
            <w:tcW w:w="1350" w:type="dxa"/>
            <w:tcBorders>
              <w:top w:val="nil"/>
              <w:left w:val="nil"/>
              <w:bottom w:val="nil"/>
              <w:right w:val="nil"/>
            </w:tcBorders>
            <w:shd w:val="clear" w:color="auto" w:fill="auto"/>
            <w:noWrap/>
            <w:vAlign w:val="center"/>
            <w:hideMark/>
          </w:tcPr>
          <w:p w14:paraId="70683168" w14:textId="77777777" w:rsidR="0026455E" w:rsidRPr="00C213BD" w:rsidRDefault="0026455E" w:rsidP="0026455E">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683C654E"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0074B5B"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NOPA</w:t>
            </w:r>
          </w:p>
        </w:tc>
        <w:tc>
          <w:tcPr>
            <w:tcW w:w="990" w:type="dxa"/>
            <w:tcBorders>
              <w:top w:val="nil"/>
              <w:left w:val="nil"/>
              <w:bottom w:val="nil"/>
              <w:right w:val="nil"/>
            </w:tcBorders>
            <w:shd w:val="clear" w:color="auto" w:fill="auto"/>
            <w:noWrap/>
            <w:vAlign w:val="center"/>
            <w:hideMark/>
          </w:tcPr>
          <w:p w14:paraId="62E2E315"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352E94BD" w14:textId="5A6402B3"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54,000</w:t>
            </w:r>
          </w:p>
        </w:tc>
        <w:tc>
          <w:tcPr>
            <w:tcW w:w="1119" w:type="dxa"/>
            <w:tcBorders>
              <w:top w:val="nil"/>
              <w:left w:val="nil"/>
              <w:bottom w:val="nil"/>
              <w:right w:val="nil"/>
            </w:tcBorders>
            <w:shd w:val="clear" w:color="auto" w:fill="auto"/>
            <w:noWrap/>
            <w:vAlign w:val="center"/>
          </w:tcPr>
          <w:p w14:paraId="570CF704" w14:textId="49C8835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45,000</w:t>
            </w:r>
          </w:p>
        </w:tc>
        <w:tc>
          <w:tcPr>
            <w:tcW w:w="851" w:type="dxa"/>
            <w:tcBorders>
              <w:top w:val="nil"/>
              <w:left w:val="nil"/>
              <w:bottom w:val="nil"/>
              <w:right w:val="nil"/>
            </w:tcBorders>
            <w:shd w:val="clear" w:color="auto" w:fill="auto"/>
            <w:noWrap/>
            <w:vAlign w:val="center"/>
            <w:hideMark/>
          </w:tcPr>
          <w:p w14:paraId="276D44EC" w14:textId="7E4665A1"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25F9DDDD" w14:textId="6DB5BAFC"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14576FAE" w14:textId="77777777" w:rsidTr="0007520F">
        <w:trPr>
          <w:trHeight w:val="304"/>
        </w:trPr>
        <w:tc>
          <w:tcPr>
            <w:tcW w:w="1350" w:type="dxa"/>
            <w:tcBorders>
              <w:top w:val="nil"/>
              <w:left w:val="nil"/>
              <w:bottom w:val="nil"/>
              <w:right w:val="nil"/>
            </w:tcBorders>
            <w:shd w:val="clear" w:color="auto" w:fill="auto"/>
            <w:noWrap/>
            <w:vAlign w:val="center"/>
            <w:hideMark/>
          </w:tcPr>
          <w:p w14:paraId="7751584C" w14:textId="77777777" w:rsidR="0026455E" w:rsidRPr="00C213BD" w:rsidRDefault="0026455E" w:rsidP="0026455E">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06B55885"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61191FF"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OVEN</w:t>
            </w:r>
          </w:p>
        </w:tc>
        <w:tc>
          <w:tcPr>
            <w:tcW w:w="990" w:type="dxa"/>
            <w:tcBorders>
              <w:top w:val="nil"/>
              <w:left w:val="nil"/>
              <w:bottom w:val="nil"/>
              <w:right w:val="nil"/>
            </w:tcBorders>
            <w:shd w:val="clear" w:color="auto" w:fill="auto"/>
            <w:noWrap/>
            <w:vAlign w:val="center"/>
            <w:hideMark/>
          </w:tcPr>
          <w:p w14:paraId="1B1ADFDF"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10B27C7" w14:textId="53382995"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11,000</w:t>
            </w:r>
          </w:p>
        </w:tc>
        <w:tc>
          <w:tcPr>
            <w:tcW w:w="1119" w:type="dxa"/>
            <w:tcBorders>
              <w:top w:val="nil"/>
              <w:left w:val="nil"/>
              <w:bottom w:val="nil"/>
              <w:right w:val="nil"/>
            </w:tcBorders>
            <w:shd w:val="clear" w:color="auto" w:fill="auto"/>
            <w:noWrap/>
            <w:vAlign w:val="center"/>
          </w:tcPr>
          <w:p w14:paraId="5401FF38" w14:textId="04B321F4"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6BA8DFFB"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48A59BD1" w14:textId="58E2D0DE"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4B28302C" w14:textId="77777777" w:rsidTr="00B42E06">
        <w:trPr>
          <w:trHeight w:val="319"/>
        </w:trPr>
        <w:tc>
          <w:tcPr>
            <w:tcW w:w="1350" w:type="dxa"/>
            <w:tcBorders>
              <w:top w:val="nil"/>
              <w:left w:val="nil"/>
              <w:bottom w:val="single" w:sz="12" w:space="0" w:color="auto"/>
              <w:right w:val="nil"/>
            </w:tcBorders>
            <w:shd w:val="clear" w:color="auto" w:fill="auto"/>
            <w:noWrap/>
            <w:vAlign w:val="center"/>
            <w:hideMark/>
          </w:tcPr>
          <w:p w14:paraId="79641603"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12" w:space="0" w:color="auto"/>
              <w:right w:val="nil"/>
            </w:tcBorders>
            <w:shd w:val="clear" w:color="auto" w:fill="auto"/>
            <w:noWrap/>
            <w:vAlign w:val="center"/>
            <w:hideMark/>
          </w:tcPr>
          <w:p w14:paraId="0FAD6CF3"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Turdidae</w:t>
            </w:r>
          </w:p>
        </w:tc>
        <w:tc>
          <w:tcPr>
            <w:tcW w:w="1080" w:type="dxa"/>
            <w:tcBorders>
              <w:top w:val="nil"/>
              <w:left w:val="nil"/>
              <w:bottom w:val="single" w:sz="12" w:space="0" w:color="auto"/>
              <w:right w:val="nil"/>
            </w:tcBorders>
            <w:shd w:val="clear" w:color="auto" w:fill="auto"/>
            <w:noWrap/>
            <w:vAlign w:val="center"/>
            <w:hideMark/>
          </w:tcPr>
          <w:p w14:paraId="0B39637F"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WOTH</w:t>
            </w:r>
          </w:p>
        </w:tc>
        <w:tc>
          <w:tcPr>
            <w:tcW w:w="990" w:type="dxa"/>
            <w:tcBorders>
              <w:top w:val="nil"/>
              <w:left w:val="nil"/>
              <w:bottom w:val="single" w:sz="12" w:space="0" w:color="auto"/>
              <w:right w:val="nil"/>
            </w:tcBorders>
            <w:shd w:val="clear" w:color="auto" w:fill="auto"/>
            <w:noWrap/>
            <w:vAlign w:val="center"/>
            <w:hideMark/>
          </w:tcPr>
          <w:p w14:paraId="33AAC1F9"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12" w:space="0" w:color="auto"/>
              <w:right w:val="nil"/>
            </w:tcBorders>
            <w:shd w:val="clear" w:color="auto" w:fill="auto"/>
            <w:noWrap/>
            <w:vAlign w:val="center"/>
          </w:tcPr>
          <w:p w14:paraId="38E04832" w14:textId="14896B30"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36,000</w:t>
            </w:r>
          </w:p>
        </w:tc>
        <w:tc>
          <w:tcPr>
            <w:tcW w:w="1119" w:type="dxa"/>
            <w:tcBorders>
              <w:top w:val="nil"/>
              <w:left w:val="nil"/>
              <w:bottom w:val="single" w:sz="12" w:space="0" w:color="auto"/>
              <w:right w:val="nil"/>
            </w:tcBorders>
            <w:shd w:val="clear" w:color="auto" w:fill="auto"/>
            <w:noWrap/>
            <w:vAlign w:val="center"/>
          </w:tcPr>
          <w:p w14:paraId="0F3E7EBC" w14:textId="59AE352B"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30,000</w:t>
            </w:r>
          </w:p>
        </w:tc>
        <w:tc>
          <w:tcPr>
            <w:tcW w:w="851" w:type="dxa"/>
            <w:tcBorders>
              <w:top w:val="nil"/>
              <w:left w:val="nil"/>
              <w:bottom w:val="single" w:sz="12" w:space="0" w:color="auto"/>
              <w:right w:val="nil"/>
            </w:tcBorders>
            <w:shd w:val="clear" w:color="auto" w:fill="auto"/>
            <w:noWrap/>
            <w:vAlign w:val="center"/>
            <w:hideMark/>
          </w:tcPr>
          <w:p w14:paraId="6B909A3B"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12" w:space="0" w:color="auto"/>
              <w:right w:val="nil"/>
            </w:tcBorders>
            <w:shd w:val="clear" w:color="auto" w:fill="auto"/>
            <w:noWrap/>
            <w:vAlign w:val="center"/>
          </w:tcPr>
          <w:p w14:paraId="2579C285" w14:textId="1130E61F"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6,000</w:t>
            </w:r>
          </w:p>
        </w:tc>
      </w:tr>
    </w:tbl>
    <w:p w14:paraId="7DE78A33" w14:textId="77777777" w:rsidR="004A758D" w:rsidRPr="00C213BD" w:rsidRDefault="004A758D" w:rsidP="00525F49">
      <w:pPr>
        <w:spacing w:after="0" w:line="276" w:lineRule="auto"/>
        <w:rPr>
          <w:rFonts w:ascii="Times New Roman" w:hAnsi="Times New Roman" w:cs="Times New Roman"/>
          <w:sz w:val="24"/>
          <w:szCs w:val="24"/>
        </w:rPr>
      </w:pPr>
    </w:p>
    <w:p w14:paraId="41D68F5C" w14:textId="46F97E80" w:rsidR="004A758D" w:rsidRPr="00C213BD" w:rsidRDefault="004A758D" w:rsidP="00525F49">
      <w:pPr>
        <w:spacing w:after="0" w:line="276" w:lineRule="auto"/>
        <w:rPr>
          <w:rFonts w:ascii="Courier New" w:hAnsi="Courier New" w:cs="Courier New"/>
          <w:sz w:val="20"/>
          <w:szCs w:val="20"/>
        </w:rPr>
      </w:pPr>
    </w:p>
    <w:p w14:paraId="6C76C5CB" w14:textId="238F0006" w:rsidR="00FC7367" w:rsidRPr="00C213BD" w:rsidRDefault="00FC7367" w:rsidP="00525F49">
      <w:pPr>
        <w:spacing w:after="0" w:line="276" w:lineRule="auto"/>
        <w:rPr>
          <w:rFonts w:ascii="Courier New" w:hAnsi="Courier New" w:cs="Courier New"/>
          <w:sz w:val="20"/>
          <w:szCs w:val="20"/>
        </w:rPr>
      </w:pPr>
    </w:p>
    <w:p w14:paraId="4000A2A6" w14:textId="736C842E" w:rsidR="00FC7367" w:rsidRPr="00C213BD" w:rsidRDefault="00FC7367" w:rsidP="00525F49">
      <w:pPr>
        <w:spacing w:after="0" w:line="276" w:lineRule="auto"/>
        <w:rPr>
          <w:rFonts w:ascii="Courier New" w:hAnsi="Courier New" w:cs="Courier New"/>
          <w:sz w:val="20"/>
          <w:szCs w:val="20"/>
        </w:rPr>
      </w:pPr>
    </w:p>
    <w:p w14:paraId="2517DCA9" w14:textId="1F79144A" w:rsidR="00FC7367" w:rsidRPr="00C213BD" w:rsidRDefault="00FC7367" w:rsidP="00525F49">
      <w:pPr>
        <w:spacing w:after="0" w:line="276" w:lineRule="auto"/>
        <w:rPr>
          <w:rFonts w:ascii="Courier New" w:hAnsi="Courier New" w:cs="Courier New"/>
          <w:sz w:val="20"/>
          <w:szCs w:val="20"/>
        </w:rPr>
      </w:pPr>
    </w:p>
    <w:p w14:paraId="030C2D02" w14:textId="05275C34" w:rsidR="00FC7367" w:rsidRPr="00C213BD" w:rsidRDefault="00FC7367" w:rsidP="00525F49">
      <w:pPr>
        <w:spacing w:after="0" w:line="276" w:lineRule="auto"/>
        <w:rPr>
          <w:rFonts w:ascii="Courier New" w:hAnsi="Courier New" w:cs="Courier New"/>
          <w:sz w:val="20"/>
          <w:szCs w:val="20"/>
        </w:rPr>
      </w:pPr>
    </w:p>
    <w:p w14:paraId="5208EC64" w14:textId="3B619D53" w:rsidR="00FC7367" w:rsidRPr="00C213BD" w:rsidRDefault="00FC7367" w:rsidP="00525F49">
      <w:pPr>
        <w:spacing w:after="0" w:line="276" w:lineRule="auto"/>
        <w:rPr>
          <w:rFonts w:ascii="Courier New" w:hAnsi="Courier New" w:cs="Courier New"/>
          <w:sz w:val="20"/>
          <w:szCs w:val="20"/>
        </w:rPr>
      </w:pPr>
    </w:p>
    <w:p w14:paraId="2ADD3E03" w14:textId="04A0D029" w:rsidR="00FC7367" w:rsidRPr="00C213BD" w:rsidRDefault="00FC7367" w:rsidP="00525F49">
      <w:pPr>
        <w:spacing w:after="0" w:line="276" w:lineRule="auto"/>
        <w:rPr>
          <w:rFonts w:ascii="Courier New" w:hAnsi="Courier New" w:cs="Courier New"/>
          <w:sz w:val="20"/>
          <w:szCs w:val="20"/>
        </w:rPr>
      </w:pPr>
    </w:p>
    <w:p w14:paraId="285E6AEB" w14:textId="493891C9" w:rsidR="00FC7367" w:rsidRPr="00C213BD" w:rsidRDefault="00FC7367" w:rsidP="00525F49">
      <w:pPr>
        <w:spacing w:after="0" w:line="276" w:lineRule="auto"/>
        <w:rPr>
          <w:rFonts w:ascii="Courier New" w:hAnsi="Courier New" w:cs="Courier New"/>
          <w:sz w:val="20"/>
          <w:szCs w:val="20"/>
        </w:rPr>
      </w:pPr>
    </w:p>
    <w:p w14:paraId="1A3DB2C0" w14:textId="4BFF2459" w:rsidR="00FC7367" w:rsidRPr="00C213BD" w:rsidRDefault="00FC7367" w:rsidP="00525F49">
      <w:pPr>
        <w:spacing w:after="0" w:line="276" w:lineRule="auto"/>
        <w:rPr>
          <w:rFonts w:ascii="Courier New" w:hAnsi="Courier New" w:cs="Courier New"/>
          <w:sz w:val="20"/>
          <w:szCs w:val="20"/>
        </w:rPr>
      </w:pPr>
    </w:p>
    <w:sectPr w:rsidR="00FC7367" w:rsidRPr="00C213BD" w:rsidSect="00C4380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hael Strager" w:date="2023-06-04T15:09:00Z" w:initials="MS">
    <w:p w14:paraId="648DB613" w14:textId="4E7061C1" w:rsidR="002034D6" w:rsidRDefault="002034D6">
      <w:pPr>
        <w:pStyle w:val="CommentText"/>
      </w:pPr>
      <w:r>
        <w:rPr>
          <w:rStyle w:val="CommentReference"/>
        </w:rPr>
        <w:annotationRef/>
      </w:r>
      <w:r>
        <w:t>There are five variables in this title that require me to remember and recognize. Can this title somehow be simplified and still convey what the study is about?</w:t>
      </w:r>
    </w:p>
  </w:comment>
  <w:comment w:id="1" w:author="Michael Strager" w:date="2023-06-04T15:14:00Z" w:initials="MS">
    <w:p w14:paraId="48631755" w14:textId="6F12A2DC" w:rsidR="002034D6" w:rsidRDefault="002034D6">
      <w:pPr>
        <w:pStyle w:val="CommentText"/>
      </w:pPr>
      <w:r>
        <w:rPr>
          <w:rStyle w:val="CommentReference"/>
        </w:rPr>
        <w:annotationRef/>
      </w:r>
      <w:r>
        <w:t>I feel like I still need this put in better context for me to determine if this is a real problem or can the populations adjust naturally, etc.  Is there a threshold that should not be crossed regarding population loss for birds?</w:t>
      </w:r>
    </w:p>
  </w:comment>
  <w:comment w:id="2" w:author="Michael Strager" w:date="2023-06-04T15:17:00Z" w:initials="MS">
    <w:p w14:paraId="38FECCF4" w14:textId="16254A31" w:rsidR="002034D6" w:rsidRDefault="002034D6">
      <w:pPr>
        <w:pStyle w:val="CommentText"/>
      </w:pPr>
      <w:r>
        <w:rPr>
          <w:rStyle w:val="CommentReference"/>
        </w:rPr>
        <w:annotationRef/>
      </w:r>
      <w:r>
        <w:t>I think understanding the uniqueness of forest songbirds in relation to generalist species would be helpful for someone like me who recognizes the importance of forest songbirds but is not sure of their importance in relation to other bird species like generalist and which areas may be more critical to the songbirds compared to generalist. My guess is that forest habitats are the main driver based on their name but more info regarding the uniqueness or importance would help.</w:t>
      </w:r>
    </w:p>
  </w:comment>
  <w:comment w:id="3" w:author="Michael Strager" w:date="2023-06-04T15:20:00Z" w:initials="MS">
    <w:p w14:paraId="3BA4C3A5" w14:textId="443F5747" w:rsidR="0090608E" w:rsidRDefault="0090608E">
      <w:pPr>
        <w:pStyle w:val="CommentText"/>
      </w:pPr>
      <w:r>
        <w:rPr>
          <w:rStyle w:val="CommentReference"/>
        </w:rPr>
        <w:annotationRef/>
      </w:r>
      <w:r>
        <w:t>Yes, but how critical will the changes be?  Will it push us to the threshold of viable self-sustaining future populations?</w:t>
      </w:r>
      <w:r>
        <w:br/>
      </w:r>
    </w:p>
  </w:comment>
  <w:comment w:id="5" w:author="Michael Strager" w:date="2023-06-04T15:26:00Z" w:initials="MS">
    <w:p w14:paraId="4D04291E" w14:textId="4C323280" w:rsidR="0090608E" w:rsidRDefault="0090608E">
      <w:pPr>
        <w:pStyle w:val="CommentText"/>
      </w:pPr>
      <w:r>
        <w:rPr>
          <w:rStyle w:val="CommentReference"/>
        </w:rPr>
        <w:annotationRef/>
      </w:r>
      <w:r>
        <w:t>So it seems like it is obvious that latitude and elevation will affect temperature.  Precipitation patterns appear to be more random.</w:t>
      </w:r>
    </w:p>
  </w:comment>
  <w:comment w:id="6" w:author="Michael Strager" w:date="2023-06-04T15:27:00Z" w:initials="MS">
    <w:p w14:paraId="3CC844D9" w14:textId="4FD4DC8B" w:rsidR="0090608E" w:rsidRDefault="0090608E">
      <w:pPr>
        <w:pStyle w:val="CommentText"/>
      </w:pPr>
      <w:r>
        <w:rPr>
          <w:rStyle w:val="CommentReference"/>
        </w:rPr>
        <w:annotationRef/>
      </w:r>
      <w:r>
        <w:t>Any other studies that also did this?</w:t>
      </w:r>
    </w:p>
  </w:comment>
  <w:comment w:id="8" w:author="Michael Strager" w:date="2023-06-04T15:29:00Z" w:initials="MS">
    <w:p w14:paraId="341DA26E" w14:textId="73157AE2" w:rsidR="0090608E" w:rsidRDefault="0090608E">
      <w:pPr>
        <w:pStyle w:val="CommentText"/>
      </w:pPr>
      <w:r>
        <w:rPr>
          <w:rStyle w:val="CommentReference"/>
        </w:rPr>
        <w:annotationRef/>
      </w:r>
      <w:r>
        <w:t>How did you verify this?  Records, point of contacts, reference?</w:t>
      </w:r>
    </w:p>
  </w:comment>
  <w:comment w:id="9" w:author="Michael Strager" w:date="2023-06-04T15:30:00Z" w:initials="MS">
    <w:p w14:paraId="59899401" w14:textId="2DB83C05" w:rsidR="000A29F8" w:rsidRDefault="000A29F8">
      <w:pPr>
        <w:pStyle w:val="CommentText"/>
      </w:pPr>
      <w:r>
        <w:rPr>
          <w:rStyle w:val="CommentReference"/>
        </w:rPr>
        <w:annotationRef/>
      </w:r>
      <w:r>
        <w:t>Most recent cover type stats?</w:t>
      </w:r>
    </w:p>
  </w:comment>
  <w:comment w:id="10" w:author="Michael Strager" w:date="2023-06-04T15:31:00Z" w:initials="MS">
    <w:p w14:paraId="0FE3606A" w14:textId="367C2A9E" w:rsidR="000A29F8" w:rsidRDefault="000A29F8">
      <w:pPr>
        <w:pStyle w:val="CommentText"/>
      </w:pPr>
      <w:r>
        <w:rPr>
          <w:rStyle w:val="CommentReference"/>
        </w:rPr>
        <w:annotationRef/>
      </w:r>
      <w:r>
        <w:t>If you had species mapped , you could easily build a table of species amounts and distribution over elevation differnces.</w:t>
      </w:r>
    </w:p>
  </w:comment>
  <w:comment w:id="12" w:author="Michael Strager" w:date="2023-06-04T15:36:00Z" w:initials="MS">
    <w:p w14:paraId="547BB4B5" w14:textId="193252AA" w:rsidR="000A29F8" w:rsidRDefault="000A29F8">
      <w:pPr>
        <w:pStyle w:val="CommentText"/>
      </w:pPr>
      <w:r>
        <w:rPr>
          <w:rStyle w:val="CommentReference"/>
        </w:rPr>
        <w:annotationRef/>
      </w:r>
      <w:r>
        <w:t>Resolution?</w:t>
      </w:r>
    </w:p>
  </w:comment>
  <w:comment w:id="13" w:author="Michael Strager" w:date="2023-06-04T15:38:00Z" w:initials="MS">
    <w:p w14:paraId="3A99FCA1" w14:textId="4776038D" w:rsidR="000A29F8" w:rsidRDefault="000A29F8">
      <w:pPr>
        <w:pStyle w:val="CommentText"/>
      </w:pPr>
      <w:r>
        <w:rPr>
          <w:rStyle w:val="CommentReference"/>
        </w:rPr>
        <w:annotationRef/>
      </w:r>
      <w:r>
        <w:t xml:space="preserve">You should check the year of the imagery that was used for the NLCD classification.  So for example, the 2019 NLCD data was imagery flown, collected and processed for the 2019 year and then was later classified and tested </w:t>
      </w:r>
      <w:r w:rsidR="00961435">
        <w:t>and then distributed in 2022.  It should not have a 2022 year on the data but a 2019 since that is the year  reflected in the image collection.</w:t>
      </w:r>
    </w:p>
  </w:comment>
  <w:comment w:id="17" w:author="Michael Strager" w:date="2023-06-04T15:54:00Z" w:initials="MS">
    <w:p w14:paraId="06CD8007" w14:textId="77777777" w:rsidR="004161AF" w:rsidRDefault="004161AF">
      <w:pPr>
        <w:pStyle w:val="CommentText"/>
      </w:pPr>
      <w:r>
        <w:rPr>
          <w:rStyle w:val="CommentReference"/>
        </w:rPr>
        <w:annotationRef/>
      </w:r>
      <w:r>
        <w:t>Do any of these studies map in a spatially explicit way where the incr and or decr in the precip and temp patterns will occur?</w:t>
      </w:r>
    </w:p>
    <w:p w14:paraId="555D3152" w14:textId="0B6A445E" w:rsidR="004161AF" w:rsidRDefault="004161AF">
      <w:pPr>
        <w:pStyle w:val="CommentText"/>
      </w:pPr>
    </w:p>
  </w:comment>
  <w:comment w:id="19" w:author="Michael Strager" w:date="2023-06-04T15:55:00Z" w:initials="MS">
    <w:p w14:paraId="14B530A9" w14:textId="5E8FB64D" w:rsidR="004161AF" w:rsidRDefault="004161AF">
      <w:pPr>
        <w:pStyle w:val="CommentText"/>
      </w:pPr>
      <w:r>
        <w:rPr>
          <w:rStyle w:val="CommentReference"/>
        </w:rPr>
        <w:annotationRef/>
      </w:r>
      <w:r>
        <w:t>Do any of your stat results allow you to put thresholds or ranges on what is significant change regions?</w:t>
      </w:r>
    </w:p>
  </w:comment>
  <w:comment w:id="20" w:author="Michael Strager" w:date="2023-06-04T15:56:00Z" w:initials="MS">
    <w:p w14:paraId="4A518196" w14:textId="5079FD8B" w:rsidR="004161AF" w:rsidRDefault="004161AF">
      <w:pPr>
        <w:pStyle w:val="CommentText"/>
      </w:pPr>
      <w:r>
        <w:rPr>
          <w:rStyle w:val="CommentReference"/>
        </w:rPr>
        <w:annotationRef/>
      </w:r>
      <w:r>
        <w:t xml:space="preserve">What is considered low or high?  What determined what is high and what is low? </w:t>
      </w:r>
    </w:p>
  </w:comment>
  <w:comment w:id="21" w:author="Michael Strager" w:date="2023-06-04T15:57:00Z" w:initials="MS">
    <w:p w14:paraId="73008BA5" w14:textId="6FD781C0" w:rsidR="004161AF" w:rsidRDefault="004161AF">
      <w:pPr>
        <w:pStyle w:val="CommentText"/>
      </w:pPr>
      <w:r>
        <w:rPr>
          <w:rStyle w:val="CommentReference"/>
        </w:rPr>
        <w:annotationRef/>
      </w:r>
      <w:r>
        <w:t>So that level of info and conclusion is what I am looking for.</w:t>
      </w:r>
    </w:p>
  </w:comment>
  <w:comment w:id="22" w:author="Michael Strager" w:date="2023-06-04T15:58:00Z" w:initials="MS">
    <w:p w14:paraId="3999892D" w14:textId="5FF6F839" w:rsidR="004161AF" w:rsidRDefault="004161AF">
      <w:pPr>
        <w:pStyle w:val="CommentText"/>
      </w:pPr>
      <w:r>
        <w:rPr>
          <w:rStyle w:val="CommentReference"/>
        </w:rPr>
        <w:annotationRef/>
      </w:r>
      <w:r>
        <w:t>At what precip or temp level?</w:t>
      </w:r>
    </w:p>
  </w:comment>
  <w:comment w:id="23" w:author="Michael Strager" w:date="2023-06-04T15:59:00Z" w:initials="MS">
    <w:p w14:paraId="660B1D43" w14:textId="77777777" w:rsidR="004161AF" w:rsidRDefault="004161AF">
      <w:pPr>
        <w:pStyle w:val="CommentText"/>
      </w:pPr>
      <w:r>
        <w:rPr>
          <w:rStyle w:val="CommentReference"/>
        </w:rPr>
        <w:annotationRef/>
      </w:r>
      <w:r>
        <w:t>Yes!</w:t>
      </w:r>
    </w:p>
    <w:p w14:paraId="209D9D5E" w14:textId="41C963EC" w:rsidR="004161AF" w:rsidRDefault="004161AF">
      <w:pPr>
        <w:pStyle w:val="CommentText"/>
      </w:pPr>
    </w:p>
  </w:comment>
  <w:comment w:id="24" w:author="Michael Strager" w:date="2023-06-04T15:59:00Z" w:initials="MS">
    <w:p w14:paraId="536E8CF3" w14:textId="7379B880" w:rsidR="004161AF" w:rsidRDefault="004161AF">
      <w:pPr>
        <w:pStyle w:val="CommentText"/>
      </w:pPr>
      <w:r>
        <w:rPr>
          <w:rStyle w:val="CommentReference"/>
        </w:rPr>
        <w:annotationRef/>
      </w:r>
      <w:r>
        <w:t>Good!</w:t>
      </w:r>
    </w:p>
  </w:comment>
  <w:comment w:id="25" w:author="Michael Strager" w:date="2023-06-04T16:02:00Z" w:initials="MS">
    <w:p w14:paraId="62C841E3" w14:textId="3E13E3A4" w:rsidR="00B01DF1" w:rsidRDefault="00B01DF1">
      <w:pPr>
        <w:pStyle w:val="CommentText"/>
      </w:pPr>
      <w:r>
        <w:rPr>
          <w:rStyle w:val="CommentReference"/>
        </w:rPr>
        <w:annotationRef/>
      </w:r>
      <w:r>
        <w:t>Good short to the point conclusion.  I like.</w:t>
      </w:r>
    </w:p>
  </w:comment>
  <w:comment w:id="28" w:author="Michael Strager" w:date="2023-06-04T16:03:00Z" w:initials="MS">
    <w:p w14:paraId="1C10D223" w14:textId="39102E0E" w:rsidR="00B01DF1" w:rsidRDefault="00B01DF1">
      <w:pPr>
        <w:pStyle w:val="CommentText"/>
      </w:pPr>
      <w:r>
        <w:rPr>
          <w:rStyle w:val="CommentReference"/>
        </w:rPr>
        <w:annotationRef/>
      </w:r>
      <w:r>
        <w:t>Why were those elevation ranges selected?</w:t>
      </w:r>
    </w:p>
  </w:comment>
  <w:comment w:id="29" w:author="Michael Strager" w:date="2023-06-04T16:04:00Z" w:initials="MS">
    <w:p w14:paraId="3CC3AFAB" w14:textId="3C1F9115" w:rsidR="00B01DF1" w:rsidRDefault="00B01DF1">
      <w:pPr>
        <w:pStyle w:val="CommentText"/>
      </w:pPr>
      <w:r>
        <w:rPr>
          <w:rStyle w:val="CommentReference"/>
        </w:rPr>
        <w:annotationRef/>
      </w:r>
      <w:r>
        <w:t>Was this converted to linear aspect?</w:t>
      </w:r>
    </w:p>
  </w:comment>
  <w:comment w:id="30" w:author="Michael Strager" w:date="2023-06-04T16:04:00Z" w:initials="MS">
    <w:p w14:paraId="220D9910" w14:textId="59A41CD5" w:rsidR="00B01DF1" w:rsidRDefault="00B01DF1">
      <w:pPr>
        <w:pStyle w:val="CommentText"/>
      </w:pPr>
      <w:r>
        <w:rPr>
          <w:rStyle w:val="CommentReference"/>
        </w:rPr>
        <w:annotationRef/>
      </w:r>
      <w:r>
        <w:t>I forgot to ask earlier why no ecological land unit classification or landform variable?</w:t>
      </w:r>
      <w:bookmarkStart w:id="31" w:name="_GoBack"/>
      <w:bookmarkEnd w:id="31"/>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8DB613" w15:done="0"/>
  <w15:commentEx w15:paraId="48631755" w15:done="0"/>
  <w15:commentEx w15:paraId="38FECCF4" w15:done="0"/>
  <w15:commentEx w15:paraId="3BA4C3A5" w15:done="0"/>
  <w15:commentEx w15:paraId="4D04291E" w15:done="0"/>
  <w15:commentEx w15:paraId="3CC844D9" w15:done="0"/>
  <w15:commentEx w15:paraId="341DA26E" w15:done="0"/>
  <w15:commentEx w15:paraId="59899401" w15:done="0"/>
  <w15:commentEx w15:paraId="0FE3606A" w15:done="0"/>
  <w15:commentEx w15:paraId="547BB4B5" w15:done="0"/>
  <w15:commentEx w15:paraId="3A99FCA1" w15:done="0"/>
  <w15:commentEx w15:paraId="555D3152" w15:done="0"/>
  <w15:commentEx w15:paraId="14B530A9" w15:done="0"/>
  <w15:commentEx w15:paraId="4A518196" w15:done="0"/>
  <w15:commentEx w15:paraId="73008BA5" w15:done="0"/>
  <w15:commentEx w15:paraId="3999892D" w15:done="0"/>
  <w15:commentEx w15:paraId="209D9D5E" w15:done="0"/>
  <w15:commentEx w15:paraId="536E8CF3" w15:done="0"/>
  <w15:commentEx w15:paraId="62C841E3" w15:done="0"/>
  <w15:commentEx w15:paraId="1C10D223" w15:done="0"/>
  <w15:commentEx w15:paraId="3CC3AFAB" w15:done="0"/>
  <w15:commentEx w15:paraId="220D991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8DB613" w16cid:durableId="282727C4"/>
  <w16cid:commentId w16cid:paraId="48631755" w16cid:durableId="282728D0"/>
  <w16cid:commentId w16cid:paraId="38FECCF4" w16cid:durableId="2827297A"/>
  <w16cid:commentId w16cid:paraId="3BA4C3A5" w16cid:durableId="28272A58"/>
  <w16cid:commentId w16cid:paraId="4D04291E" w16cid:durableId="28272B8A"/>
  <w16cid:commentId w16cid:paraId="3CC844D9" w16cid:durableId="28272BF2"/>
  <w16cid:commentId w16cid:paraId="341DA26E" w16cid:durableId="28272C56"/>
  <w16cid:commentId w16cid:paraId="59899401" w16cid:durableId="28272C87"/>
  <w16cid:commentId w16cid:paraId="0FE3606A" w16cid:durableId="28272CED"/>
  <w16cid:commentId w16cid:paraId="547BB4B5" w16cid:durableId="28272E04"/>
  <w16cid:commentId w16cid:paraId="3A99FCA1" w16cid:durableId="28272E5A"/>
  <w16cid:commentId w16cid:paraId="555D3152" w16cid:durableId="2827324E"/>
  <w16cid:commentId w16cid:paraId="14B530A9" w16cid:durableId="2827328E"/>
  <w16cid:commentId w16cid:paraId="4A518196" w16cid:durableId="282732B6"/>
  <w16cid:commentId w16cid:paraId="73008BA5" w16cid:durableId="282732F1"/>
  <w16cid:commentId w16cid:paraId="3999892D" w16cid:durableId="28273332"/>
  <w16cid:commentId w16cid:paraId="209D9D5E" w16cid:durableId="28273367"/>
  <w16cid:commentId w16cid:paraId="536E8CF3" w16cid:durableId="2827337F"/>
  <w16cid:commentId w16cid:paraId="62C841E3" w16cid:durableId="2827340C"/>
  <w16cid:commentId w16cid:paraId="1C10D223" w16cid:durableId="2827344F"/>
  <w16cid:commentId w16cid:paraId="3CC3AFAB" w16cid:durableId="28273484"/>
  <w16cid:commentId w16cid:paraId="220D9910" w16cid:durableId="282734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8434F1" w14:textId="77777777" w:rsidR="00D45F8D" w:rsidRDefault="00D45F8D" w:rsidP="000948A3">
      <w:pPr>
        <w:spacing w:after="0" w:line="240" w:lineRule="auto"/>
      </w:pPr>
      <w:r>
        <w:separator/>
      </w:r>
    </w:p>
  </w:endnote>
  <w:endnote w:type="continuationSeparator" w:id="0">
    <w:p w14:paraId="4E17F533" w14:textId="77777777" w:rsidR="00D45F8D" w:rsidRDefault="00D45F8D" w:rsidP="00094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B57928" w14:textId="77777777" w:rsidR="00D45F8D" w:rsidRDefault="00D45F8D" w:rsidP="000948A3">
      <w:pPr>
        <w:spacing w:after="0" w:line="240" w:lineRule="auto"/>
      </w:pPr>
      <w:r>
        <w:separator/>
      </w:r>
    </w:p>
  </w:footnote>
  <w:footnote w:type="continuationSeparator" w:id="0">
    <w:p w14:paraId="46BFE5A2" w14:textId="77777777" w:rsidR="00D45F8D" w:rsidRDefault="00D45F8D" w:rsidP="000948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93204D"/>
    <w:multiLevelType w:val="hybridMultilevel"/>
    <w:tmpl w:val="2DC69294"/>
    <w:lvl w:ilvl="0" w:tplc="DCB22A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Strager">
    <w15:presenceInfo w15:providerId="AD" w15:userId="S::mstrager@mail.wvu.edu::721b4031-cfa6-4c09-81db-27749646bb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5D4"/>
    <w:rsid w:val="000016E3"/>
    <w:rsid w:val="0000380F"/>
    <w:rsid w:val="00004030"/>
    <w:rsid w:val="00004DE7"/>
    <w:rsid w:val="00004FE4"/>
    <w:rsid w:val="00005569"/>
    <w:rsid w:val="00005BDE"/>
    <w:rsid w:val="000062F8"/>
    <w:rsid w:val="00011558"/>
    <w:rsid w:val="00011723"/>
    <w:rsid w:val="00011C63"/>
    <w:rsid w:val="00012F30"/>
    <w:rsid w:val="00015F1B"/>
    <w:rsid w:val="000170FD"/>
    <w:rsid w:val="00017C8F"/>
    <w:rsid w:val="000203C5"/>
    <w:rsid w:val="000222D2"/>
    <w:rsid w:val="00023495"/>
    <w:rsid w:val="00023688"/>
    <w:rsid w:val="0002377B"/>
    <w:rsid w:val="00025B1D"/>
    <w:rsid w:val="000262C5"/>
    <w:rsid w:val="00026ECA"/>
    <w:rsid w:val="000271E3"/>
    <w:rsid w:val="00027C73"/>
    <w:rsid w:val="00027DC2"/>
    <w:rsid w:val="00030066"/>
    <w:rsid w:val="00031410"/>
    <w:rsid w:val="00032757"/>
    <w:rsid w:val="00033495"/>
    <w:rsid w:val="00034F4D"/>
    <w:rsid w:val="00035314"/>
    <w:rsid w:val="000362C3"/>
    <w:rsid w:val="000368BC"/>
    <w:rsid w:val="000378AF"/>
    <w:rsid w:val="00037BC8"/>
    <w:rsid w:val="00037C85"/>
    <w:rsid w:val="0004202B"/>
    <w:rsid w:val="00042870"/>
    <w:rsid w:val="00043A36"/>
    <w:rsid w:val="00043FF1"/>
    <w:rsid w:val="00044CCB"/>
    <w:rsid w:val="00044EBD"/>
    <w:rsid w:val="00046116"/>
    <w:rsid w:val="00046660"/>
    <w:rsid w:val="00047016"/>
    <w:rsid w:val="00047D05"/>
    <w:rsid w:val="00047F31"/>
    <w:rsid w:val="00051B7A"/>
    <w:rsid w:val="0005399B"/>
    <w:rsid w:val="00053B4E"/>
    <w:rsid w:val="00054182"/>
    <w:rsid w:val="00060331"/>
    <w:rsid w:val="0006121B"/>
    <w:rsid w:val="0006211B"/>
    <w:rsid w:val="00063C0A"/>
    <w:rsid w:val="00066052"/>
    <w:rsid w:val="00066E85"/>
    <w:rsid w:val="00067CBE"/>
    <w:rsid w:val="00070AE1"/>
    <w:rsid w:val="00073866"/>
    <w:rsid w:val="0007399C"/>
    <w:rsid w:val="00073FA2"/>
    <w:rsid w:val="0007520F"/>
    <w:rsid w:val="000768DD"/>
    <w:rsid w:val="00077C36"/>
    <w:rsid w:val="00077F44"/>
    <w:rsid w:val="00080F5E"/>
    <w:rsid w:val="00080FB7"/>
    <w:rsid w:val="00081212"/>
    <w:rsid w:val="000816BA"/>
    <w:rsid w:val="000819D5"/>
    <w:rsid w:val="000828CD"/>
    <w:rsid w:val="0008353F"/>
    <w:rsid w:val="00083D74"/>
    <w:rsid w:val="00092E5A"/>
    <w:rsid w:val="00092F2C"/>
    <w:rsid w:val="0009337B"/>
    <w:rsid w:val="000935D9"/>
    <w:rsid w:val="000936BC"/>
    <w:rsid w:val="00093AC9"/>
    <w:rsid w:val="0009481B"/>
    <w:rsid w:val="000948A3"/>
    <w:rsid w:val="00094EB5"/>
    <w:rsid w:val="00095160"/>
    <w:rsid w:val="00095C6F"/>
    <w:rsid w:val="000962F3"/>
    <w:rsid w:val="00097F57"/>
    <w:rsid w:val="000A08A7"/>
    <w:rsid w:val="000A1A61"/>
    <w:rsid w:val="000A1F9A"/>
    <w:rsid w:val="000A1FA9"/>
    <w:rsid w:val="000A2153"/>
    <w:rsid w:val="000A240F"/>
    <w:rsid w:val="000A29F8"/>
    <w:rsid w:val="000A3263"/>
    <w:rsid w:val="000A5ED2"/>
    <w:rsid w:val="000A643D"/>
    <w:rsid w:val="000A783B"/>
    <w:rsid w:val="000A7956"/>
    <w:rsid w:val="000B16A5"/>
    <w:rsid w:val="000B1E94"/>
    <w:rsid w:val="000B5B0D"/>
    <w:rsid w:val="000B5C3C"/>
    <w:rsid w:val="000B5C6A"/>
    <w:rsid w:val="000B5D39"/>
    <w:rsid w:val="000B66EA"/>
    <w:rsid w:val="000B69DB"/>
    <w:rsid w:val="000B7AC9"/>
    <w:rsid w:val="000C02AA"/>
    <w:rsid w:val="000C073F"/>
    <w:rsid w:val="000C0E6B"/>
    <w:rsid w:val="000C5A87"/>
    <w:rsid w:val="000C5BA5"/>
    <w:rsid w:val="000C6D84"/>
    <w:rsid w:val="000D1334"/>
    <w:rsid w:val="000D1A78"/>
    <w:rsid w:val="000D2024"/>
    <w:rsid w:val="000D49DF"/>
    <w:rsid w:val="000D5398"/>
    <w:rsid w:val="000D5CC9"/>
    <w:rsid w:val="000D6CCC"/>
    <w:rsid w:val="000D6E30"/>
    <w:rsid w:val="000E1155"/>
    <w:rsid w:val="000E2156"/>
    <w:rsid w:val="000E2F1F"/>
    <w:rsid w:val="000E4DA6"/>
    <w:rsid w:val="000E531B"/>
    <w:rsid w:val="000E5E63"/>
    <w:rsid w:val="000E6801"/>
    <w:rsid w:val="000E69F7"/>
    <w:rsid w:val="000E6AD6"/>
    <w:rsid w:val="000E7043"/>
    <w:rsid w:val="000E746A"/>
    <w:rsid w:val="000E75EE"/>
    <w:rsid w:val="000F21D8"/>
    <w:rsid w:val="000F2249"/>
    <w:rsid w:val="000F31C8"/>
    <w:rsid w:val="000F334C"/>
    <w:rsid w:val="000F59B5"/>
    <w:rsid w:val="000F77ED"/>
    <w:rsid w:val="00100E7B"/>
    <w:rsid w:val="00101338"/>
    <w:rsid w:val="00101565"/>
    <w:rsid w:val="00102AED"/>
    <w:rsid w:val="00102C44"/>
    <w:rsid w:val="00102FA0"/>
    <w:rsid w:val="00103A54"/>
    <w:rsid w:val="00103E16"/>
    <w:rsid w:val="00104015"/>
    <w:rsid w:val="001060FC"/>
    <w:rsid w:val="0010628B"/>
    <w:rsid w:val="001079EC"/>
    <w:rsid w:val="00112332"/>
    <w:rsid w:val="001134B0"/>
    <w:rsid w:val="001135DF"/>
    <w:rsid w:val="001144E4"/>
    <w:rsid w:val="001145FB"/>
    <w:rsid w:val="00114E6F"/>
    <w:rsid w:val="001152A9"/>
    <w:rsid w:val="00115B53"/>
    <w:rsid w:val="00115C0D"/>
    <w:rsid w:val="00115F11"/>
    <w:rsid w:val="00115F76"/>
    <w:rsid w:val="0011711B"/>
    <w:rsid w:val="00117563"/>
    <w:rsid w:val="001202F0"/>
    <w:rsid w:val="001216F9"/>
    <w:rsid w:val="001217B5"/>
    <w:rsid w:val="001220A2"/>
    <w:rsid w:val="0012220E"/>
    <w:rsid w:val="001238C5"/>
    <w:rsid w:val="00124164"/>
    <w:rsid w:val="00124730"/>
    <w:rsid w:val="00124792"/>
    <w:rsid w:val="00124A30"/>
    <w:rsid w:val="00124DE1"/>
    <w:rsid w:val="00125A8F"/>
    <w:rsid w:val="00126BB5"/>
    <w:rsid w:val="001274A1"/>
    <w:rsid w:val="001279D6"/>
    <w:rsid w:val="001301D7"/>
    <w:rsid w:val="00130A7C"/>
    <w:rsid w:val="00130E7B"/>
    <w:rsid w:val="00131625"/>
    <w:rsid w:val="001368F6"/>
    <w:rsid w:val="00136F97"/>
    <w:rsid w:val="00137448"/>
    <w:rsid w:val="00137938"/>
    <w:rsid w:val="00140B0C"/>
    <w:rsid w:val="00141DC2"/>
    <w:rsid w:val="001449B3"/>
    <w:rsid w:val="00146B46"/>
    <w:rsid w:val="00150529"/>
    <w:rsid w:val="00150BA0"/>
    <w:rsid w:val="001520FA"/>
    <w:rsid w:val="001525E1"/>
    <w:rsid w:val="00152DC4"/>
    <w:rsid w:val="00153BDA"/>
    <w:rsid w:val="0015405F"/>
    <w:rsid w:val="001540D3"/>
    <w:rsid w:val="00154783"/>
    <w:rsid w:val="00154867"/>
    <w:rsid w:val="00156BD2"/>
    <w:rsid w:val="00157FB0"/>
    <w:rsid w:val="0016008F"/>
    <w:rsid w:val="0016494D"/>
    <w:rsid w:val="001659F3"/>
    <w:rsid w:val="001668DC"/>
    <w:rsid w:val="001670D1"/>
    <w:rsid w:val="001718F3"/>
    <w:rsid w:val="001729A0"/>
    <w:rsid w:val="00172CB6"/>
    <w:rsid w:val="00172F7A"/>
    <w:rsid w:val="0017326D"/>
    <w:rsid w:val="00173391"/>
    <w:rsid w:val="00173FB2"/>
    <w:rsid w:val="00174958"/>
    <w:rsid w:val="0017732A"/>
    <w:rsid w:val="001775F1"/>
    <w:rsid w:val="00177B7C"/>
    <w:rsid w:val="001811C4"/>
    <w:rsid w:val="001811C8"/>
    <w:rsid w:val="0018274E"/>
    <w:rsid w:val="00182FBC"/>
    <w:rsid w:val="00183410"/>
    <w:rsid w:val="00183683"/>
    <w:rsid w:val="00184724"/>
    <w:rsid w:val="00184AEE"/>
    <w:rsid w:val="00186057"/>
    <w:rsid w:val="00186EA2"/>
    <w:rsid w:val="00187058"/>
    <w:rsid w:val="00190149"/>
    <w:rsid w:val="0019298D"/>
    <w:rsid w:val="0019474E"/>
    <w:rsid w:val="001960AB"/>
    <w:rsid w:val="001973B6"/>
    <w:rsid w:val="00197917"/>
    <w:rsid w:val="00197978"/>
    <w:rsid w:val="00197F0B"/>
    <w:rsid w:val="001A0DD5"/>
    <w:rsid w:val="001A2609"/>
    <w:rsid w:val="001A298F"/>
    <w:rsid w:val="001A29F9"/>
    <w:rsid w:val="001A2DDD"/>
    <w:rsid w:val="001A3F28"/>
    <w:rsid w:val="001A40B0"/>
    <w:rsid w:val="001A5256"/>
    <w:rsid w:val="001A5DDB"/>
    <w:rsid w:val="001A6961"/>
    <w:rsid w:val="001A7537"/>
    <w:rsid w:val="001A7F68"/>
    <w:rsid w:val="001B26C0"/>
    <w:rsid w:val="001B2A95"/>
    <w:rsid w:val="001B45F8"/>
    <w:rsid w:val="001B5243"/>
    <w:rsid w:val="001B5497"/>
    <w:rsid w:val="001B725A"/>
    <w:rsid w:val="001B77E0"/>
    <w:rsid w:val="001C152E"/>
    <w:rsid w:val="001C2C23"/>
    <w:rsid w:val="001C3284"/>
    <w:rsid w:val="001C5732"/>
    <w:rsid w:val="001C7BF6"/>
    <w:rsid w:val="001D036A"/>
    <w:rsid w:val="001D1279"/>
    <w:rsid w:val="001D3C47"/>
    <w:rsid w:val="001D3D41"/>
    <w:rsid w:val="001D4431"/>
    <w:rsid w:val="001D4C1D"/>
    <w:rsid w:val="001D5D71"/>
    <w:rsid w:val="001D632C"/>
    <w:rsid w:val="001D6980"/>
    <w:rsid w:val="001D7298"/>
    <w:rsid w:val="001D79CD"/>
    <w:rsid w:val="001E09B5"/>
    <w:rsid w:val="001E18A4"/>
    <w:rsid w:val="001E20F6"/>
    <w:rsid w:val="001F0420"/>
    <w:rsid w:val="001F1D02"/>
    <w:rsid w:val="001F7749"/>
    <w:rsid w:val="001F7AC1"/>
    <w:rsid w:val="00200A02"/>
    <w:rsid w:val="00200A85"/>
    <w:rsid w:val="002017AB"/>
    <w:rsid w:val="00201D90"/>
    <w:rsid w:val="0020253B"/>
    <w:rsid w:val="002028E6"/>
    <w:rsid w:val="002034D6"/>
    <w:rsid w:val="00203925"/>
    <w:rsid w:val="00207D74"/>
    <w:rsid w:val="0021073A"/>
    <w:rsid w:val="00210DCB"/>
    <w:rsid w:val="00211574"/>
    <w:rsid w:val="00212512"/>
    <w:rsid w:val="00212D39"/>
    <w:rsid w:val="00213237"/>
    <w:rsid w:val="00214392"/>
    <w:rsid w:val="002144BD"/>
    <w:rsid w:val="00214C69"/>
    <w:rsid w:val="00217471"/>
    <w:rsid w:val="002174FC"/>
    <w:rsid w:val="002179E9"/>
    <w:rsid w:val="00217C2B"/>
    <w:rsid w:val="00222040"/>
    <w:rsid w:val="00222382"/>
    <w:rsid w:val="002227E3"/>
    <w:rsid w:val="002314C0"/>
    <w:rsid w:val="002351C0"/>
    <w:rsid w:val="002361A4"/>
    <w:rsid w:val="00236E75"/>
    <w:rsid w:val="002370F0"/>
    <w:rsid w:val="0024003D"/>
    <w:rsid w:val="0024043B"/>
    <w:rsid w:val="00241729"/>
    <w:rsid w:val="00241B63"/>
    <w:rsid w:val="00241CDE"/>
    <w:rsid w:val="0024377B"/>
    <w:rsid w:val="00243857"/>
    <w:rsid w:val="00243F71"/>
    <w:rsid w:val="00245CB6"/>
    <w:rsid w:val="00245F8B"/>
    <w:rsid w:val="00246018"/>
    <w:rsid w:val="0024642C"/>
    <w:rsid w:val="00247B87"/>
    <w:rsid w:val="0025129B"/>
    <w:rsid w:val="002516C7"/>
    <w:rsid w:val="002519F0"/>
    <w:rsid w:val="00253319"/>
    <w:rsid w:val="002552AB"/>
    <w:rsid w:val="0025560E"/>
    <w:rsid w:val="0025607E"/>
    <w:rsid w:val="00260EB5"/>
    <w:rsid w:val="0026455E"/>
    <w:rsid w:val="00270DB9"/>
    <w:rsid w:val="002719C7"/>
    <w:rsid w:val="00271B19"/>
    <w:rsid w:val="002733DA"/>
    <w:rsid w:val="00276E6E"/>
    <w:rsid w:val="002807B1"/>
    <w:rsid w:val="00280987"/>
    <w:rsid w:val="00281D1F"/>
    <w:rsid w:val="00283EAA"/>
    <w:rsid w:val="00284706"/>
    <w:rsid w:val="0028565C"/>
    <w:rsid w:val="00286F27"/>
    <w:rsid w:val="0028751F"/>
    <w:rsid w:val="0028762B"/>
    <w:rsid w:val="00290DCD"/>
    <w:rsid w:val="0029140F"/>
    <w:rsid w:val="00292F70"/>
    <w:rsid w:val="0029345A"/>
    <w:rsid w:val="002934E1"/>
    <w:rsid w:val="00293CE7"/>
    <w:rsid w:val="002944E3"/>
    <w:rsid w:val="00296209"/>
    <w:rsid w:val="00297E66"/>
    <w:rsid w:val="002A01C7"/>
    <w:rsid w:val="002A0CA1"/>
    <w:rsid w:val="002A100B"/>
    <w:rsid w:val="002A1E73"/>
    <w:rsid w:val="002A1F40"/>
    <w:rsid w:val="002A235F"/>
    <w:rsid w:val="002A298B"/>
    <w:rsid w:val="002A31A6"/>
    <w:rsid w:val="002A41F0"/>
    <w:rsid w:val="002A4A2A"/>
    <w:rsid w:val="002A5B05"/>
    <w:rsid w:val="002A6520"/>
    <w:rsid w:val="002B1008"/>
    <w:rsid w:val="002B2450"/>
    <w:rsid w:val="002B35AF"/>
    <w:rsid w:val="002B3738"/>
    <w:rsid w:val="002B4938"/>
    <w:rsid w:val="002B579A"/>
    <w:rsid w:val="002C000E"/>
    <w:rsid w:val="002C05E3"/>
    <w:rsid w:val="002C08E9"/>
    <w:rsid w:val="002C095E"/>
    <w:rsid w:val="002C0D75"/>
    <w:rsid w:val="002C2942"/>
    <w:rsid w:val="002C2E60"/>
    <w:rsid w:val="002C318B"/>
    <w:rsid w:val="002C4826"/>
    <w:rsid w:val="002C4B3F"/>
    <w:rsid w:val="002C52FB"/>
    <w:rsid w:val="002C68A1"/>
    <w:rsid w:val="002C7D4D"/>
    <w:rsid w:val="002D04C9"/>
    <w:rsid w:val="002D08CD"/>
    <w:rsid w:val="002D2554"/>
    <w:rsid w:val="002D3C9B"/>
    <w:rsid w:val="002D5304"/>
    <w:rsid w:val="002D5944"/>
    <w:rsid w:val="002D6BF1"/>
    <w:rsid w:val="002D76B3"/>
    <w:rsid w:val="002E01B3"/>
    <w:rsid w:val="002E2CE5"/>
    <w:rsid w:val="002E344D"/>
    <w:rsid w:val="002E59B4"/>
    <w:rsid w:val="002F0A69"/>
    <w:rsid w:val="002F0C1F"/>
    <w:rsid w:val="002F13A5"/>
    <w:rsid w:val="002F6B6A"/>
    <w:rsid w:val="0030018A"/>
    <w:rsid w:val="00300A6E"/>
    <w:rsid w:val="00300BA1"/>
    <w:rsid w:val="0030182F"/>
    <w:rsid w:val="00303E31"/>
    <w:rsid w:val="00304149"/>
    <w:rsid w:val="003049D2"/>
    <w:rsid w:val="00305127"/>
    <w:rsid w:val="00306EDF"/>
    <w:rsid w:val="003119B4"/>
    <w:rsid w:val="00311ABC"/>
    <w:rsid w:val="003126A0"/>
    <w:rsid w:val="00313B13"/>
    <w:rsid w:val="00314504"/>
    <w:rsid w:val="003146E1"/>
    <w:rsid w:val="00315A53"/>
    <w:rsid w:val="0031648E"/>
    <w:rsid w:val="003173A3"/>
    <w:rsid w:val="00320CCB"/>
    <w:rsid w:val="003223BD"/>
    <w:rsid w:val="00322913"/>
    <w:rsid w:val="003233A7"/>
    <w:rsid w:val="00323F27"/>
    <w:rsid w:val="00323FF1"/>
    <w:rsid w:val="0032552C"/>
    <w:rsid w:val="00325AAC"/>
    <w:rsid w:val="00326CB4"/>
    <w:rsid w:val="003271B7"/>
    <w:rsid w:val="00327F7F"/>
    <w:rsid w:val="0033018E"/>
    <w:rsid w:val="00330CD2"/>
    <w:rsid w:val="0033173D"/>
    <w:rsid w:val="0033391A"/>
    <w:rsid w:val="00333BF2"/>
    <w:rsid w:val="0033468D"/>
    <w:rsid w:val="003403CE"/>
    <w:rsid w:val="00343233"/>
    <w:rsid w:val="00343A3E"/>
    <w:rsid w:val="00345D0C"/>
    <w:rsid w:val="00346D6F"/>
    <w:rsid w:val="003476F7"/>
    <w:rsid w:val="003510B5"/>
    <w:rsid w:val="00351BEE"/>
    <w:rsid w:val="00352440"/>
    <w:rsid w:val="00354BB5"/>
    <w:rsid w:val="00354FB0"/>
    <w:rsid w:val="00354FC7"/>
    <w:rsid w:val="003575F3"/>
    <w:rsid w:val="00357DC6"/>
    <w:rsid w:val="0036038D"/>
    <w:rsid w:val="0036150F"/>
    <w:rsid w:val="00365A76"/>
    <w:rsid w:val="00366981"/>
    <w:rsid w:val="0036725F"/>
    <w:rsid w:val="00370444"/>
    <w:rsid w:val="0037413D"/>
    <w:rsid w:val="00374E80"/>
    <w:rsid w:val="00375DC4"/>
    <w:rsid w:val="003764F9"/>
    <w:rsid w:val="003766D6"/>
    <w:rsid w:val="003771EB"/>
    <w:rsid w:val="00381BCB"/>
    <w:rsid w:val="00382B5E"/>
    <w:rsid w:val="00384120"/>
    <w:rsid w:val="00385820"/>
    <w:rsid w:val="00386032"/>
    <w:rsid w:val="00386DFA"/>
    <w:rsid w:val="00387691"/>
    <w:rsid w:val="003920BA"/>
    <w:rsid w:val="00392BE3"/>
    <w:rsid w:val="00392FBA"/>
    <w:rsid w:val="003969CF"/>
    <w:rsid w:val="003A1B71"/>
    <w:rsid w:val="003A2C2C"/>
    <w:rsid w:val="003A3552"/>
    <w:rsid w:val="003A4513"/>
    <w:rsid w:val="003A562A"/>
    <w:rsid w:val="003A5741"/>
    <w:rsid w:val="003A602A"/>
    <w:rsid w:val="003A6939"/>
    <w:rsid w:val="003A6AFD"/>
    <w:rsid w:val="003B216D"/>
    <w:rsid w:val="003B2C21"/>
    <w:rsid w:val="003B2F36"/>
    <w:rsid w:val="003B442D"/>
    <w:rsid w:val="003B48A5"/>
    <w:rsid w:val="003B491F"/>
    <w:rsid w:val="003B559F"/>
    <w:rsid w:val="003B5FE9"/>
    <w:rsid w:val="003B651B"/>
    <w:rsid w:val="003B67D2"/>
    <w:rsid w:val="003B6C46"/>
    <w:rsid w:val="003C0968"/>
    <w:rsid w:val="003C1177"/>
    <w:rsid w:val="003C11A8"/>
    <w:rsid w:val="003C297B"/>
    <w:rsid w:val="003C2C26"/>
    <w:rsid w:val="003C33BA"/>
    <w:rsid w:val="003C47B1"/>
    <w:rsid w:val="003C4D7F"/>
    <w:rsid w:val="003C599E"/>
    <w:rsid w:val="003C7347"/>
    <w:rsid w:val="003C7999"/>
    <w:rsid w:val="003D0E36"/>
    <w:rsid w:val="003D2131"/>
    <w:rsid w:val="003D2879"/>
    <w:rsid w:val="003D2C56"/>
    <w:rsid w:val="003D36F2"/>
    <w:rsid w:val="003D466F"/>
    <w:rsid w:val="003D46EE"/>
    <w:rsid w:val="003D59FA"/>
    <w:rsid w:val="003D6ACC"/>
    <w:rsid w:val="003D6B3A"/>
    <w:rsid w:val="003E06B1"/>
    <w:rsid w:val="003E143E"/>
    <w:rsid w:val="003E3757"/>
    <w:rsid w:val="003E49CE"/>
    <w:rsid w:val="003E5643"/>
    <w:rsid w:val="003F0F04"/>
    <w:rsid w:val="003F3988"/>
    <w:rsid w:val="003F5A75"/>
    <w:rsid w:val="003F652E"/>
    <w:rsid w:val="003F66E5"/>
    <w:rsid w:val="003F700F"/>
    <w:rsid w:val="003F7D3F"/>
    <w:rsid w:val="004006CC"/>
    <w:rsid w:val="00400A7D"/>
    <w:rsid w:val="004010E1"/>
    <w:rsid w:val="004033C1"/>
    <w:rsid w:val="004035B9"/>
    <w:rsid w:val="00404268"/>
    <w:rsid w:val="00405FFA"/>
    <w:rsid w:val="0041091D"/>
    <w:rsid w:val="00412DCA"/>
    <w:rsid w:val="004136F6"/>
    <w:rsid w:val="00414137"/>
    <w:rsid w:val="00414A4B"/>
    <w:rsid w:val="00415ECE"/>
    <w:rsid w:val="004161AF"/>
    <w:rsid w:val="00417FAA"/>
    <w:rsid w:val="0042189C"/>
    <w:rsid w:val="004222D3"/>
    <w:rsid w:val="0042301F"/>
    <w:rsid w:val="00424205"/>
    <w:rsid w:val="00424350"/>
    <w:rsid w:val="00424577"/>
    <w:rsid w:val="00424D62"/>
    <w:rsid w:val="00426207"/>
    <w:rsid w:val="00426ABE"/>
    <w:rsid w:val="0042772A"/>
    <w:rsid w:val="004310A9"/>
    <w:rsid w:val="004329F9"/>
    <w:rsid w:val="00433957"/>
    <w:rsid w:val="00437878"/>
    <w:rsid w:val="0044045F"/>
    <w:rsid w:val="00440898"/>
    <w:rsid w:val="00442953"/>
    <w:rsid w:val="004433F4"/>
    <w:rsid w:val="00443C88"/>
    <w:rsid w:val="00445F22"/>
    <w:rsid w:val="00450D47"/>
    <w:rsid w:val="00452286"/>
    <w:rsid w:val="00452EBC"/>
    <w:rsid w:val="004534B6"/>
    <w:rsid w:val="00454C02"/>
    <w:rsid w:val="00455175"/>
    <w:rsid w:val="00455568"/>
    <w:rsid w:val="0046005E"/>
    <w:rsid w:val="0046088E"/>
    <w:rsid w:val="004609A6"/>
    <w:rsid w:val="00462800"/>
    <w:rsid w:val="004636DF"/>
    <w:rsid w:val="00464AE2"/>
    <w:rsid w:val="00464B64"/>
    <w:rsid w:val="00464FD4"/>
    <w:rsid w:val="00466018"/>
    <w:rsid w:val="004709AE"/>
    <w:rsid w:val="00470B80"/>
    <w:rsid w:val="00470EDE"/>
    <w:rsid w:val="00470FC1"/>
    <w:rsid w:val="00471C4C"/>
    <w:rsid w:val="00472432"/>
    <w:rsid w:val="004731BE"/>
    <w:rsid w:val="004733F6"/>
    <w:rsid w:val="0047460C"/>
    <w:rsid w:val="00474FD0"/>
    <w:rsid w:val="0047677B"/>
    <w:rsid w:val="00480458"/>
    <w:rsid w:val="00480CA0"/>
    <w:rsid w:val="004839A7"/>
    <w:rsid w:val="00483A0F"/>
    <w:rsid w:val="00484AD3"/>
    <w:rsid w:val="00484D2A"/>
    <w:rsid w:val="00484EBF"/>
    <w:rsid w:val="00486292"/>
    <w:rsid w:val="004866C9"/>
    <w:rsid w:val="00486725"/>
    <w:rsid w:val="00486E09"/>
    <w:rsid w:val="00490555"/>
    <w:rsid w:val="00492C98"/>
    <w:rsid w:val="0049356B"/>
    <w:rsid w:val="0049456E"/>
    <w:rsid w:val="00497625"/>
    <w:rsid w:val="004A0E70"/>
    <w:rsid w:val="004A2F26"/>
    <w:rsid w:val="004A5009"/>
    <w:rsid w:val="004A5878"/>
    <w:rsid w:val="004A6B0B"/>
    <w:rsid w:val="004A74A3"/>
    <w:rsid w:val="004A758D"/>
    <w:rsid w:val="004A7B32"/>
    <w:rsid w:val="004B03BD"/>
    <w:rsid w:val="004B091F"/>
    <w:rsid w:val="004B3C6A"/>
    <w:rsid w:val="004B4137"/>
    <w:rsid w:val="004B7105"/>
    <w:rsid w:val="004C16B8"/>
    <w:rsid w:val="004C36F9"/>
    <w:rsid w:val="004C441B"/>
    <w:rsid w:val="004D1762"/>
    <w:rsid w:val="004D1AEA"/>
    <w:rsid w:val="004D1D96"/>
    <w:rsid w:val="004D30D8"/>
    <w:rsid w:val="004D3672"/>
    <w:rsid w:val="004D5171"/>
    <w:rsid w:val="004D53DA"/>
    <w:rsid w:val="004D5FB4"/>
    <w:rsid w:val="004D63EC"/>
    <w:rsid w:val="004D6613"/>
    <w:rsid w:val="004D6EF3"/>
    <w:rsid w:val="004E0C5A"/>
    <w:rsid w:val="004E11C5"/>
    <w:rsid w:val="004E281D"/>
    <w:rsid w:val="004E2AA3"/>
    <w:rsid w:val="004E6641"/>
    <w:rsid w:val="004E6BA6"/>
    <w:rsid w:val="004F26CE"/>
    <w:rsid w:val="004F2993"/>
    <w:rsid w:val="004F4789"/>
    <w:rsid w:val="004F4CEE"/>
    <w:rsid w:val="004F54AE"/>
    <w:rsid w:val="004F5973"/>
    <w:rsid w:val="004F59A8"/>
    <w:rsid w:val="004F66A4"/>
    <w:rsid w:val="004F7BA2"/>
    <w:rsid w:val="005006DD"/>
    <w:rsid w:val="005017AE"/>
    <w:rsid w:val="005036AB"/>
    <w:rsid w:val="00503D76"/>
    <w:rsid w:val="00507DF0"/>
    <w:rsid w:val="005127DE"/>
    <w:rsid w:val="00513184"/>
    <w:rsid w:val="00513F30"/>
    <w:rsid w:val="0051423E"/>
    <w:rsid w:val="00514778"/>
    <w:rsid w:val="00517242"/>
    <w:rsid w:val="00520410"/>
    <w:rsid w:val="005215C4"/>
    <w:rsid w:val="0052482A"/>
    <w:rsid w:val="00524934"/>
    <w:rsid w:val="00524C65"/>
    <w:rsid w:val="00525F49"/>
    <w:rsid w:val="00526F2A"/>
    <w:rsid w:val="00527B28"/>
    <w:rsid w:val="00530ED7"/>
    <w:rsid w:val="00531DA0"/>
    <w:rsid w:val="00533958"/>
    <w:rsid w:val="00535187"/>
    <w:rsid w:val="005365BD"/>
    <w:rsid w:val="00536C20"/>
    <w:rsid w:val="00537371"/>
    <w:rsid w:val="005408A5"/>
    <w:rsid w:val="00541922"/>
    <w:rsid w:val="005435ED"/>
    <w:rsid w:val="00544756"/>
    <w:rsid w:val="00545042"/>
    <w:rsid w:val="00545180"/>
    <w:rsid w:val="00545187"/>
    <w:rsid w:val="0054571A"/>
    <w:rsid w:val="00545DB5"/>
    <w:rsid w:val="00546B44"/>
    <w:rsid w:val="00547198"/>
    <w:rsid w:val="00550BE2"/>
    <w:rsid w:val="00552D62"/>
    <w:rsid w:val="00552FDC"/>
    <w:rsid w:val="005538FB"/>
    <w:rsid w:val="005547AC"/>
    <w:rsid w:val="00557E9C"/>
    <w:rsid w:val="00561B1A"/>
    <w:rsid w:val="005632C2"/>
    <w:rsid w:val="0056343D"/>
    <w:rsid w:val="00564BDA"/>
    <w:rsid w:val="005671D4"/>
    <w:rsid w:val="00567273"/>
    <w:rsid w:val="005710A5"/>
    <w:rsid w:val="00573984"/>
    <w:rsid w:val="00573DC3"/>
    <w:rsid w:val="00574A7F"/>
    <w:rsid w:val="0057650A"/>
    <w:rsid w:val="00577556"/>
    <w:rsid w:val="005852CA"/>
    <w:rsid w:val="00585D4B"/>
    <w:rsid w:val="005866A2"/>
    <w:rsid w:val="00587E8C"/>
    <w:rsid w:val="00591B81"/>
    <w:rsid w:val="00591D8C"/>
    <w:rsid w:val="00592B3C"/>
    <w:rsid w:val="00592D58"/>
    <w:rsid w:val="005934B1"/>
    <w:rsid w:val="0059359F"/>
    <w:rsid w:val="00593BC5"/>
    <w:rsid w:val="0059417D"/>
    <w:rsid w:val="00594692"/>
    <w:rsid w:val="00595374"/>
    <w:rsid w:val="00595474"/>
    <w:rsid w:val="005966B0"/>
    <w:rsid w:val="005967D3"/>
    <w:rsid w:val="005A3677"/>
    <w:rsid w:val="005A3ADB"/>
    <w:rsid w:val="005A44AA"/>
    <w:rsid w:val="005A5833"/>
    <w:rsid w:val="005A5A31"/>
    <w:rsid w:val="005A6F99"/>
    <w:rsid w:val="005A7CB1"/>
    <w:rsid w:val="005A7F3D"/>
    <w:rsid w:val="005B142C"/>
    <w:rsid w:val="005B1594"/>
    <w:rsid w:val="005B26BD"/>
    <w:rsid w:val="005B4884"/>
    <w:rsid w:val="005B5475"/>
    <w:rsid w:val="005B56AD"/>
    <w:rsid w:val="005B5B2F"/>
    <w:rsid w:val="005B6DE8"/>
    <w:rsid w:val="005B7628"/>
    <w:rsid w:val="005C06B9"/>
    <w:rsid w:val="005C0B80"/>
    <w:rsid w:val="005C1176"/>
    <w:rsid w:val="005C1352"/>
    <w:rsid w:val="005C199E"/>
    <w:rsid w:val="005C2145"/>
    <w:rsid w:val="005C30ED"/>
    <w:rsid w:val="005C41E3"/>
    <w:rsid w:val="005C4F23"/>
    <w:rsid w:val="005C5E6D"/>
    <w:rsid w:val="005C6FA6"/>
    <w:rsid w:val="005C70C0"/>
    <w:rsid w:val="005C7B6B"/>
    <w:rsid w:val="005D2FD3"/>
    <w:rsid w:val="005D5075"/>
    <w:rsid w:val="005D6BF0"/>
    <w:rsid w:val="005D7850"/>
    <w:rsid w:val="005D79F7"/>
    <w:rsid w:val="005E018A"/>
    <w:rsid w:val="005E1CF7"/>
    <w:rsid w:val="005E4A55"/>
    <w:rsid w:val="005E573F"/>
    <w:rsid w:val="005E5A51"/>
    <w:rsid w:val="005E5C5B"/>
    <w:rsid w:val="005E7462"/>
    <w:rsid w:val="005F125F"/>
    <w:rsid w:val="005F1288"/>
    <w:rsid w:val="005F19A0"/>
    <w:rsid w:val="005F33E0"/>
    <w:rsid w:val="005F4E11"/>
    <w:rsid w:val="005F7067"/>
    <w:rsid w:val="00602061"/>
    <w:rsid w:val="0060238A"/>
    <w:rsid w:val="00604371"/>
    <w:rsid w:val="00605E33"/>
    <w:rsid w:val="00605F2C"/>
    <w:rsid w:val="0060613D"/>
    <w:rsid w:val="00606E8F"/>
    <w:rsid w:val="00607116"/>
    <w:rsid w:val="00611F26"/>
    <w:rsid w:val="006133D6"/>
    <w:rsid w:val="006154D4"/>
    <w:rsid w:val="00616649"/>
    <w:rsid w:val="00617737"/>
    <w:rsid w:val="0062015C"/>
    <w:rsid w:val="00622AEC"/>
    <w:rsid w:val="00623D22"/>
    <w:rsid w:val="006248BD"/>
    <w:rsid w:val="0062501D"/>
    <w:rsid w:val="006261BC"/>
    <w:rsid w:val="0062783F"/>
    <w:rsid w:val="00631319"/>
    <w:rsid w:val="0063145E"/>
    <w:rsid w:val="0063266A"/>
    <w:rsid w:val="00634AFC"/>
    <w:rsid w:val="0063504B"/>
    <w:rsid w:val="0063646B"/>
    <w:rsid w:val="0063780B"/>
    <w:rsid w:val="00637F88"/>
    <w:rsid w:val="0064179E"/>
    <w:rsid w:val="006430EA"/>
    <w:rsid w:val="0064495A"/>
    <w:rsid w:val="006457E9"/>
    <w:rsid w:val="0064632C"/>
    <w:rsid w:val="006468AF"/>
    <w:rsid w:val="00646CC3"/>
    <w:rsid w:val="0064705E"/>
    <w:rsid w:val="00647FB6"/>
    <w:rsid w:val="00650001"/>
    <w:rsid w:val="006508BF"/>
    <w:rsid w:val="0065153E"/>
    <w:rsid w:val="0065573E"/>
    <w:rsid w:val="006569FA"/>
    <w:rsid w:val="00656D72"/>
    <w:rsid w:val="006571D5"/>
    <w:rsid w:val="00657B58"/>
    <w:rsid w:val="00660C77"/>
    <w:rsid w:val="00660E50"/>
    <w:rsid w:val="00661763"/>
    <w:rsid w:val="00662CB2"/>
    <w:rsid w:val="00663B48"/>
    <w:rsid w:val="00665FFB"/>
    <w:rsid w:val="0066720E"/>
    <w:rsid w:val="00667569"/>
    <w:rsid w:val="00667961"/>
    <w:rsid w:val="00670406"/>
    <w:rsid w:val="0067110D"/>
    <w:rsid w:val="00671FC6"/>
    <w:rsid w:val="0067290E"/>
    <w:rsid w:val="00673744"/>
    <w:rsid w:val="00674B29"/>
    <w:rsid w:val="00674F3B"/>
    <w:rsid w:val="00675E01"/>
    <w:rsid w:val="00676ED3"/>
    <w:rsid w:val="00677FA4"/>
    <w:rsid w:val="00680EF6"/>
    <w:rsid w:val="00681F7F"/>
    <w:rsid w:val="006821FC"/>
    <w:rsid w:val="006838AA"/>
    <w:rsid w:val="006839FB"/>
    <w:rsid w:val="00684ED5"/>
    <w:rsid w:val="00685EA7"/>
    <w:rsid w:val="00687E1F"/>
    <w:rsid w:val="00690B3E"/>
    <w:rsid w:val="00692897"/>
    <w:rsid w:val="006932AB"/>
    <w:rsid w:val="006959AF"/>
    <w:rsid w:val="00696146"/>
    <w:rsid w:val="006A0D82"/>
    <w:rsid w:val="006A516F"/>
    <w:rsid w:val="006A5AA7"/>
    <w:rsid w:val="006A5BFF"/>
    <w:rsid w:val="006A5D5D"/>
    <w:rsid w:val="006A66EC"/>
    <w:rsid w:val="006A7097"/>
    <w:rsid w:val="006A77E6"/>
    <w:rsid w:val="006A7F2D"/>
    <w:rsid w:val="006B0089"/>
    <w:rsid w:val="006B1C22"/>
    <w:rsid w:val="006B33CC"/>
    <w:rsid w:val="006B603F"/>
    <w:rsid w:val="006B63C6"/>
    <w:rsid w:val="006B77F1"/>
    <w:rsid w:val="006B7F1E"/>
    <w:rsid w:val="006C0A4C"/>
    <w:rsid w:val="006C1BD4"/>
    <w:rsid w:val="006C324B"/>
    <w:rsid w:val="006C4453"/>
    <w:rsid w:val="006C48A9"/>
    <w:rsid w:val="006C7AE5"/>
    <w:rsid w:val="006C7AEF"/>
    <w:rsid w:val="006D0638"/>
    <w:rsid w:val="006D3119"/>
    <w:rsid w:val="006D330D"/>
    <w:rsid w:val="006D47CF"/>
    <w:rsid w:val="006D488A"/>
    <w:rsid w:val="006D4A4D"/>
    <w:rsid w:val="006D4D91"/>
    <w:rsid w:val="006D5855"/>
    <w:rsid w:val="006D5BFC"/>
    <w:rsid w:val="006D5C4B"/>
    <w:rsid w:val="006D5D5E"/>
    <w:rsid w:val="006D7476"/>
    <w:rsid w:val="006D7CDA"/>
    <w:rsid w:val="006D7F63"/>
    <w:rsid w:val="006E0100"/>
    <w:rsid w:val="006E0882"/>
    <w:rsid w:val="006E2119"/>
    <w:rsid w:val="006E75F6"/>
    <w:rsid w:val="006F0AEF"/>
    <w:rsid w:val="006F0E29"/>
    <w:rsid w:val="006F3224"/>
    <w:rsid w:val="006F4A64"/>
    <w:rsid w:val="006F5EED"/>
    <w:rsid w:val="006F71FF"/>
    <w:rsid w:val="006F7AB2"/>
    <w:rsid w:val="006F7C48"/>
    <w:rsid w:val="00701E9E"/>
    <w:rsid w:val="007029EE"/>
    <w:rsid w:val="0070395B"/>
    <w:rsid w:val="00703C72"/>
    <w:rsid w:val="00704E94"/>
    <w:rsid w:val="00705305"/>
    <w:rsid w:val="00705E04"/>
    <w:rsid w:val="00707A94"/>
    <w:rsid w:val="00710084"/>
    <w:rsid w:val="007108D2"/>
    <w:rsid w:val="007112DC"/>
    <w:rsid w:val="00711832"/>
    <w:rsid w:val="00711DA1"/>
    <w:rsid w:val="00713E08"/>
    <w:rsid w:val="0071571C"/>
    <w:rsid w:val="00715828"/>
    <w:rsid w:val="00716CF1"/>
    <w:rsid w:val="00716F93"/>
    <w:rsid w:val="00717BB6"/>
    <w:rsid w:val="00717D65"/>
    <w:rsid w:val="0072095B"/>
    <w:rsid w:val="007231E5"/>
    <w:rsid w:val="007239C6"/>
    <w:rsid w:val="00724925"/>
    <w:rsid w:val="00725CCC"/>
    <w:rsid w:val="00727031"/>
    <w:rsid w:val="00727660"/>
    <w:rsid w:val="00727D54"/>
    <w:rsid w:val="00727E6B"/>
    <w:rsid w:val="0073030C"/>
    <w:rsid w:val="007327BA"/>
    <w:rsid w:val="00736A70"/>
    <w:rsid w:val="00736C1D"/>
    <w:rsid w:val="00737ACF"/>
    <w:rsid w:val="00740581"/>
    <w:rsid w:val="00740C82"/>
    <w:rsid w:val="00740CAE"/>
    <w:rsid w:val="00741A4E"/>
    <w:rsid w:val="0074309A"/>
    <w:rsid w:val="007431EF"/>
    <w:rsid w:val="00745102"/>
    <w:rsid w:val="00745522"/>
    <w:rsid w:val="00745992"/>
    <w:rsid w:val="00747ADD"/>
    <w:rsid w:val="00750507"/>
    <w:rsid w:val="007512FA"/>
    <w:rsid w:val="00753528"/>
    <w:rsid w:val="00753B92"/>
    <w:rsid w:val="00757168"/>
    <w:rsid w:val="007578BB"/>
    <w:rsid w:val="00757A06"/>
    <w:rsid w:val="0076054A"/>
    <w:rsid w:val="00761AFF"/>
    <w:rsid w:val="00763390"/>
    <w:rsid w:val="007639B3"/>
    <w:rsid w:val="00764EA6"/>
    <w:rsid w:val="00765B25"/>
    <w:rsid w:val="007674E0"/>
    <w:rsid w:val="00770046"/>
    <w:rsid w:val="00770B55"/>
    <w:rsid w:val="007711B7"/>
    <w:rsid w:val="00771464"/>
    <w:rsid w:val="00771876"/>
    <w:rsid w:val="00771C1C"/>
    <w:rsid w:val="00772134"/>
    <w:rsid w:val="00772450"/>
    <w:rsid w:val="00773199"/>
    <w:rsid w:val="0077362F"/>
    <w:rsid w:val="00774527"/>
    <w:rsid w:val="007747B5"/>
    <w:rsid w:val="00774A94"/>
    <w:rsid w:val="00774C0A"/>
    <w:rsid w:val="00775E29"/>
    <w:rsid w:val="007767BB"/>
    <w:rsid w:val="00776E03"/>
    <w:rsid w:val="00781100"/>
    <w:rsid w:val="00781BD3"/>
    <w:rsid w:val="00781C5B"/>
    <w:rsid w:val="007821A5"/>
    <w:rsid w:val="00782FB1"/>
    <w:rsid w:val="007834CD"/>
    <w:rsid w:val="00783B7B"/>
    <w:rsid w:val="00783BB0"/>
    <w:rsid w:val="00784F52"/>
    <w:rsid w:val="0078703A"/>
    <w:rsid w:val="00787723"/>
    <w:rsid w:val="007901AA"/>
    <w:rsid w:val="00790755"/>
    <w:rsid w:val="00790B63"/>
    <w:rsid w:val="00791101"/>
    <w:rsid w:val="0079426B"/>
    <w:rsid w:val="00794492"/>
    <w:rsid w:val="00794D01"/>
    <w:rsid w:val="00794D04"/>
    <w:rsid w:val="00794F7B"/>
    <w:rsid w:val="007951A9"/>
    <w:rsid w:val="007957A7"/>
    <w:rsid w:val="00795D54"/>
    <w:rsid w:val="00795D7E"/>
    <w:rsid w:val="007A029C"/>
    <w:rsid w:val="007A052C"/>
    <w:rsid w:val="007A1051"/>
    <w:rsid w:val="007A1808"/>
    <w:rsid w:val="007A1BA7"/>
    <w:rsid w:val="007A1E9C"/>
    <w:rsid w:val="007A3A71"/>
    <w:rsid w:val="007A4265"/>
    <w:rsid w:val="007A4494"/>
    <w:rsid w:val="007A5525"/>
    <w:rsid w:val="007A5E04"/>
    <w:rsid w:val="007A5F67"/>
    <w:rsid w:val="007A6519"/>
    <w:rsid w:val="007A79A3"/>
    <w:rsid w:val="007B38C2"/>
    <w:rsid w:val="007B5E05"/>
    <w:rsid w:val="007B7230"/>
    <w:rsid w:val="007C0E0E"/>
    <w:rsid w:val="007C1137"/>
    <w:rsid w:val="007C2EC6"/>
    <w:rsid w:val="007C3D14"/>
    <w:rsid w:val="007C3EF2"/>
    <w:rsid w:val="007C457C"/>
    <w:rsid w:val="007C5898"/>
    <w:rsid w:val="007C5D93"/>
    <w:rsid w:val="007C5EF9"/>
    <w:rsid w:val="007D4B19"/>
    <w:rsid w:val="007D4EBA"/>
    <w:rsid w:val="007D6B75"/>
    <w:rsid w:val="007D764B"/>
    <w:rsid w:val="007D7F5B"/>
    <w:rsid w:val="007E1DDD"/>
    <w:rsid w:val="007E3CDF"/>
    <w:rsid w:val="007E40F0"/>
    <w:rsid w:val="007E4295"/>
    <w:rsid w:val="007E505B"/>
    <w:rsid w:val="007E5954"/>
    <w:rsid w:val="007E6C1E"/>
    <w:rsid w:val="007E7814"/>
    <w:rsid w:val="007E79D7"/>
    <w:rsid w:val="007F23D3"/>
    <w:rsid w:val="007F39B0"/>
    <w:rsid w:val="007F3B7C"/>
    <w:rsid w:val="007F3F1B"/>
    <w:rsid w:val="007F4337"/>
    <w:rsid w:val="007F6971"/>
    <w:rsid w:val="007F6B39"/>
    <w:rsid w:val="007F7409"/>
    <w:rsid w:val="007F7969"/>
    <w:rsid w:val="00800663"/>
    <w:rsid w:val="00800ADE"/>
    <w:rsid w:val="00801AA0"/>
    <w:rsid w:val="008027BF"/>
    <w:rsid w:val="00805640"/>
    <w:rsid w:val="00806128"/>
    <w:rsid w:val="00806965"/>
    <w:rsid w:val="0080705C"/>
    <w:rsid w:val="00807134"/>
    <w:rsid w:val="008075B1"/>
    <w:rsid w:val="0080792A"/>
    <w:rsid w:val="0081050A"/>
    <w:rsid w:val="008119B1"/>
    <w:rsid w:val="00811E60"/>
    <w:rsid w:val="00812E6A"/>
    <w:rsid w:val="00816FDF"/>
    <w:rsid w:val="0081711C"/>
    <w:rsid w:val="008172AD"/>
    <w:rsid w:val="00817447"/>
    <w:rsid w:val="00820A91"/>
    <w:rsid w:val="00821E7F"/>
    <w:rsid w:val="008225E2"/>
    <w:rsid w:val="0082417F"/>
    <w:rsid w:val="00825D70"/>
    <w:rsid w:val="00827776"/>
    <w:rsid w:val="00830D6C"/>
    <w:rsid w:val="00831F4B"/>
    <w:rsid w:val="0083358B"/>
    <w:rsid w:val="00834EC9"/>
    <w:rsid w:val="00835B03"/>
    <w:rsid w:val="00837235"/>
    <w:rsid w:val="00840EAC"/>
    <w:rsid w:val="008412FF"/>
    <w:rsid w:val="00841398"/>
    <w:rsid w:val="00846141"/>
    <w:rsid w:val="00846169"/>
    <w:rsid w:val="00846203"/>
    <w:rsid w:val="00847433"/>
    <w:rsid w:val="00850118"/>
    <w:rsid w:val="008501AD"/>
    <w:rsid w:val="00850261"/>
    <w:rsid w:val="008504BC"/>
    <w:rsid w:val="008514C0"/>
    <w:rsid w:val="00852B59"/>
    <w:rsid w:val="00853067"/>
    <w:rsid w:val="00853C46"/>
    <w:rsid w:val="00854CA7"/>
    <w:rsid w:val="008567B3"/>
    <w:rsid w:val="008572BB"/>
    <w:rsid w:val="00857DAB"/>
    <w:rsid w:val="00861A5B"/>
    <w:rsid w:val="00862367"/>
    <w:rsid w:val="0086308A"/>
    <w:rsid w:val="00863621"/>
    <w:rsid w:val="00863925"/>
    <w:rsid w:val="00863A8B"/>
    <w:rsid w:val="00864266"/>
    <w:rsid w:val="00865575"/>
    <w:rsid w:val="00865D21"/>
    <w:rsid w:val="00866574"/>
    <w:rsid w:val="008670CB"/>
    <w:rsid w:val="00867AC5"/>
    <w:rsid w:val="00870D56"/>
    <w:rsid w:val="00871A3F"/>
    <w:rsid w:val="00871BDD"/>
    <w:rsid w:val="00873FA7"/>
    <w:rsid w:val="0087522B"/>
    <w:rsid w:val="00875A8A"/>
    <w:rsid w:val="00875BD3"/>
    <w:rsid w:val="00876121"/>
    <w:rsid w:val="00877505"/>
    <w:rsid w:val="00881E7D"/>
    <w:rsid w:val="00883A3D"/>
    <w:rsid w:val="00883ACF"/>
    <w:rsid w:val="00886779"/>
    <w:rsid w:val="00886DFF"/>
    <w:rsid w:val="008905BD"/>
    <w:rsid w:val="00890B61"/>
    <w:rsid w:val="008914C6"/>
    <w:rsid w:val="00892B2E"/>
    <w:rsid w:val="00893E1D"/>
    <w:rsid w:val="00895351"/>
    <w:rsid w:val="00895502"/>
    <w:rsid w:val="008955AD"/>
    <w:rsid w:val="00896689"/>
    <w:rsid w:val="00897B60"/>
    <w:rsid w:val="008A0503"/>
    <w:rsid w:val="008A0D16"/>
    <w:rsid w:val="008A102C"/>
    <w:rsid w:val="008A11FC"/>
    <w:rsid w:val="008A1275"/>
    <w:rsid w:val="008A13DF"/>
    <w:rsid w:val="008A188B"/>
    <w:rsid w:val="008A1C9E"/>
    <w:rsid w:val="008A2102"/>
    <w:rsid w:val="008A27F1"/>
    <w:rsid w:val="008A2F68"/>
    <w:rsid w:val="008A34A8"/>
    <w:rsid w:val="008A3DB4"/>
    <w:rsid w:val="008B1BA5"/>
    <w:rsid w:val="008B5089"/>
    <w:rsid w:val="008B58D6"/>
    <w:rsid w:val="008B65AD"/>
    <w:rsid w:val="008B6865"/>
    <w:rsid w:val="008B780E"/>
    <w:rsid w:val="008C0485"/>
    <w:rsid w:val="008C1AE0"/>
    <w:rsid w:val="008C3216"/>
    <w:rsid w:val="008C3821"/>
    <w:rsid w:val="008C3968"/>
    <w:rsid w:val="008C4B55"/>
    <w:rsid w:val="008C4C53"/>
    <w:rsid w:val="008C4F3E"/>
    <w:rsid w:val="008C6947"/>
    <w:rsid w:val="008C69F2"/>
    <w:rsid w:val="008D04FA"/>
    <w:rsid w:val="008D1BFB"/>
    <w:rsid w:val="008D315D"/>
    <w:rsid w:val="008D35E1"/>
    <w:rsid w:val="008D47E5"/>
    <w:rsid w:val="008D5657"/>
    <w:rsid w:val="008D5ABE"/>
    <w:rsid w:val="008D5E6F"/>
    <w:rsid w:val="008D6B5F"/>
    <w:rsid w:val="008D722C"/>
    <w:rsid w:val="008E03AD"/>
    <w:rsid w:val="008E10F5"/>
    <w:rsid w:val="008E1556"/>
    <w:rsid w:val="008E1D1A"/>
    <w:rsid w:val="008E21B5"/>
    <w:rsid w:val="008E2975"/>
    <w:rsid w:val="008E2F59"/>
    <w:rsid w:val="008E6F63"/>
    <w:rsid w:val="008E715D"/>
    <w:rsid w:val="008F05D8"/>
    <w:rsid w:val="008F2386"/>
    <w:rsid w:val="008F281D"/>
    <w:rsid w:val="008F30D9"/>
    <w:rsid w:val="008F31AA"/>
    <w:rsid w:val="008F5C08"/>
    <w:rsid w:val="008F739E"/>
    <w:rsid w:val="008F7AA9"/>
    <w:rsid w:val="008F7E29"/>
    <w:rsid w:val="00902B4C"/>
    <w:rsid w:val="00904C94"/>
    <w:rsid w:val="00904FF5"/>
    <w:rsid w:val="009050B7"/>
    <w:rsid w:val="0090548C"/>
    <w:rsid w:val="0090608E"/>
    <w:rsid w:val="009060DC"/>
    <w:rsid w:val="00910169"/>
    <w:rsid w:val="0091205A"/>
    <w:rsid w:val="00912E51"/>
    <w:rsid w:val="00913106"/>
    <w:rsid w:val="00913143"/>
    <w:rsid w:val="009146BF"/>
    <w:rsid w:val="00915C0B"/>
    <w:rsid w:val="0091667F"/>
    <w:rsid w:val="0091694C"/>
    <w:rsid w:val="00916E5C"/>
    <w:rsid w:val="00916F06"/>
    <w:rsid w:val="00916F5B"/>
    <w:rsid w:val="00917238"/>
    <w:rsid w:val="0091729A"/>
    <w:rsid w:val="00917393"/>
    <w:rsid w:val="00920799"/>
    <w:rsid w:val="00920E90"/>
    <w:rsid w:val="0092173F"/>
    <w:rsid w:val="00921A34"/>
    <w:rsid w:val="00922667"/>
    <w:rsid w:val="00923711"/>
    <w:rsid w:val="009244DE"/>
    <w:rsid w:val="00925375"/>
    <w:rsid w:val="00926168"/>
    <w:rsid w:val="00927AB8"/>
    <w:rsid w:val="00927AD5"/>
    <w:rsid w:val="00930C6C"/>
    <w:rsid w:val="00930CBC"/>
    <w:rsid w:val="00930DE1"/>
    <w:rsid w:val="0093154C"/>
    <w:rsid w:val="00931DBF"/>
    <w:rsid w:val="00932895"/>
    <w:rsid w:val="00933D24"/>
    <w:rsid w:val="00934198"/>
    <w:rsid w:val="00935576"/>
    <w:rsid w:val="009365B1"/>
    <w:rsid w:val="00936AAC"/>
    <w:rsid w:val="0093765B"/>
    <w:rsid w:val="00941351"/>
    <w:rsid w:val="009440F0"/>
    <w:rsid w:val="00947E0E"/>
    <w:rsid w:val="00951F19"/>
    <w:rsid w:val="009544F4"/>
    <w:rsid w:val="00955498"/>
    <w:rsid w:val="00955604"/>
    <w:rsid w:val="00956740"/>
    <w:rsid w:val="00956FB1"/>
    <w:rsid w:val="00957FFA"/>
    <w:rsid w:val="0096022C"/>
    <w:rsid w:val="00960418"/>
    <w:rsid w:val="00961435"/>
    <w:rsid w:val="00962924"/>
    <w:rsid w:val="00964926"/>
    <w:rsid w:val="0096519E"/>
    <w:rsid w:val="0096655F"/>
    <w:rsid w:val="00967D08"/>
    <w:rsid w:val="009703F4"/>
    <w:rsid w:val="0097220A"/>
    <w:rsid w:val="00972444"/>
    <w:rsid w:val="00975298"/>
    <w:rsid w:val="00976BDB"/>
    <w:rsid w:val="0098437F"/>
    <w:rsid w:val="009844A1"/>
    <w:rsid w:val="00985252"/>
    <w:rsid w:val="00986846"/>
    <w:rsid w:val="00987876"/>
    <w:rsid w:val="009910AE"/>
    <w:rsid w:val="00992E3E"/>
    <w:rsid w:val="0099309B"/>
    <w:rsid w:val="009941F5"/>
    <w:rsid w:val="00994437"/>
    <w:rsid w:val="00994593"/>
    <w:rsid w:val="00994784"/>
    <w:rsid w:val="00994B48"/>
    <w:rsid w:val="009968CB"/>
    <w:rsid w:val="00996DF9"/>
    <w:rsid w:val="00997148"/>
    <w:rsid w:val="00997BC8"/>
    <w:rsid w:val="009A391A"/>
    <w:rsid w:val="009A403C"/>
    <w:rsid w:val="009A45DD"/>
    <w:rsid w:val="009A4670"/>
    <w:rsid w:val="009A4846"/>
    <w:rsid w:val="009A4BA0"/>
    <w:rsid w:val="009A52A6"/>
    <w:rsid w:val="009A6A24"/>
    <w:rsid w:val="009A71DD"/>
    <w:rsid w:val="009B0DEE"/>
    <w:rsid w:val="009B1328"/>
    <w:rsid w:val="009B2F13"/>
    <w:rsid w:val="009B5099"/>
    <w:rsid w:val="009B51A9"/>
    <w:rsid w:val="009C283A"/>
    <w:rsid w:val="009C2BBD"/>
    <w:rsid w:val="009C2DAF"/>
    <w:rsid w:val="009C343D"/>
    <w:rsid w:val="009C3594"/>
    <w:rsid w:val="009C3E81"/>
    <w:rsid w:val="009C53C4"/>
    <w:rsid w:val="009C58C0"/>
    <w:rsid w:val="009C58F1"/>
    <w:rsid w:val="009C7E0A"/>
    <w:rsid w:val="009D079F"/>
    <w:rsid w:val="009D0C80"/>
    <w:rsid w:val="009D306D"/>
    <w:rsid w:val="009D30D2"/>
    <w:rsid w:val="009D33A1"/>
    <w:rsid w:val="009D6AE4"/>
    <w:rsid w:val="009D7FFB"/>
    <w:rsid w:val="009E0047"/>
    <w:rsid w:val="009E0D65"/>
    <w:rsid w:val="009E2401"/>
    <w:rsid w:val="009E40CD"/>
    <w:rsid w:val="009E4654"/>
    <w:rsid w:val="009E53DF"/>
    <w:rsid w:val="009E763B"/>
    <w:rsid w:val="009F0352"/>
    <w:rsid w:val="009F03ED"/>
    <w:rsid w:val="009F0C52"/>
    <w:rsid w:val="009F0D41"/>
    <w:rsid w:val="009F1D91"/>
    <w:rsid w:val="009F3369"/>
    <w:rsid w:val="009F3A1B"/>
    <w:rsid w:val="009F43F3"/>
    <w:rsid w:val="009F57B9"/>
    <w:rsid w:val="009F5B86"/>
    <w:rsid w:val="009F6EF7"/>
    <w:rsid w:val="009F7C2A"/>
    <w:rsid w:val="009F7EA6"/>
    <w:rsid w:val="00A01C53"/>
    <w:rsid w:val="00A01CC3"/>
    <w:rsid w:val="00A038DB"/>
    <w:rsid w:val="00A03F22"/>
    <w:rsid w:val="00A0562A"/>
    <w:rsid w:val="00A07C58"/>
    <w:rsid w:val="00A12043"/>
    <w:rsid w:val="00A123D6"/>
    <w:rsid w:val="00A14629"/>
    <w:rsid w:val="00A14A5A"/>
    <w:rsid w:val="00A14DFE"/>
    <w:rsid w:val="00A15CE4"/>
    <w:rsid w:val="00A160AF"/>
    <w:rsid w:val="00A16D2A"/>
    <w:rsid w:val="00A16F49"/>
    <w:rsid w:val="00A17839"/>
    <w:rsid w:val="00A21DC1"/>
    <w:rsid w:val="00A2318E"/>
    <w:rsid w:val="00A24C76"/>
    <w:rsid w:val="00A2574E"/>
    <w:rsid w:val="00A26708"/>
    <w:rsid w:val="00A26B7D"/>
    <w:rsid w:val="00A35E9F"/>
    <w:rsid w:val="00A4330C"/>
    <w:rsid w:val="00A44A31"/>
    <w:rsid w:val="00A46891"/>
    <w:rsid w:val="00A4737F"/>
    <w:rsid w:val="00A50460"/>
    <w:rsid w:val="00A50DC6"/>
    <w:rsid w:val="00A534AD"/>
    <w:rsid w:val="00A538BA"/>
    <w:rsid w:val="00A539B6"/>
    <w:rsid w:val="00A53FD7"/>
    <w:rsid w:val="00A55AF5"/>
    <w:rsid w:val="00A5748A"/>
    <w:rsid w:val="00A60519"/>
    <w:rsid w:val="00A60930"/>
    <w:rsid w:val="00A642C1"/>
    <w:rsid w:val="00A6717E"/>
    <w:rsid w:val="00A70765"/>
    <w:rsid w:val="00A70DBE"/>
    <w:rsid w:val="00A717E1"/>
    <w:rsid w:val="00A71E5D"/>
    <w:rsid w:val="00A722CA"/>
    <w:rsid w:val="00A7230A"/>
    <w:rsid w:val="00A7235D"/>
    <w:rsid w:val="00A72731"/>
    <w:rsid w:val="00A727A5"/>
    <w:rsid w:val="00A72D1C"/>
    <w:rsid w:val="00A73F25"/>
    <w:rsid w:val="00A7555F"/>
    <w:rsid w:val="00A77D11"/>
    <w:rsid w:val="00A81260"/>
    <w:rsid w:val="00A8128A"/>
    <w:rsid w:val="00A8292C"/>
    <w:rsid w:val="00A82A81"/>
    <w:rsid w:val="00A8424A"/>
    <w:rsid w:val="00A84561"/>
    <w:rsid w:val="00A846B1"/>
    <w:rsid w:val="00A84DD5"/>
    <w:rsid w:val="00A86383"/>
    <w:rsid w:val="00A863B2"/>
    <w:rsid w:val="00A86F12"/>
    <w:rsid w:val="00A87309"/>
    <w:rsid w:val="00A878C5"/>
    <w:rsid w:val="00A87F89"/>
    <w:rsid w:val="00A934FA"/>
    <w:rsid w:val="00A9358B"/>
    <w:rsid w:val="00A93AAE"/>
    <w:rsid w:val="00A952EA"/>
    <w:rsid w:val="00A96712"/>
    <w:rsid w:val="00A97163"/>
    <w:rsid w:val="00A975B7"/>
    <w:rsid w:val="00AA2500"/>
    <w:rsid w:val="00AA4336"/>
    <w:rsid w:val="00AA472A"/>
    <w:rsid w:val="00AA4E21"/>
    <w:rsid w:val="00AA6AAE"/>
    <w:rsid w:val="00AA6F2F"/>
    <w:rsid w:val="00AB0582"/>
    <w:rsid w:val="00AB08F1"/>
    <w:rsid w:val="00AB1667"/>
    <w:rsid w:val="00AB2F2B"/>
    <w:rsid w:val="00AB324D"/>
    <w:rsid w:val="00AB4151"/>
    <w:rsid w:val="00AB5D4D"/>
    <w:rsid w:val="00AB5E4C"/>
    <w:rsid w:val="00AC1340"/>
    <w:rsid w:val="00AC22B4"/>
    <w:rsid w:val="00AC279A"/>
    <w:rsid w:val="00AC488F"/>
    <w:rsid w:val="00AC4FC3"/>
    <w:rsid w:val="00AC56CE"/>
    <w:rsid w:val="00AC6382"/>
    <w:rsid w:val="00AC6AC6"/>
    <w:rsid w:val="00AC7515"/>
    <w:rsid w:val="00AD058A"/>
    <w:rsid w:val="00AD3238"/>
    <w:rsid w:val="00AD344E"/>
    <w:rsid w:val="00AD5622"/>
    <w:rsid w:val="00AD7C44"/>
    <w:rsid w:val="00AE152F"/>
    <w:rsid w:val="00AE6AE0"/>
    <w:rsid w:val="00AE7CF5"/>
    <w:rsid w:val="00AF011B"/>
    <w:rsid w:val="00AF1C16"/>
    <w:rsid w:val="00AF303A"/>
    <w:rsid w:val="00AF33C5"/>
    <w:rsid w:val="00AF4809"/>
    <w:rsid w:val="00AF595F"/>
    <w:rsid w:val="00AF5DA8"/>
    <w:rsid w:val="00B0049E"/>
    <w:rsid w:val="00B01DF1"/>
    <w:rsid w:val="00B029D5"/>
    <w:rsid w:val="00B060BD"/>
    <w:rsid w:val="00B0663F"/>
    <w:rsid w:val="00B10422"/>
    <w:rsid w:val="00B11604"/>
    <w:rsid w:val="00B11621"/>
    <w:rsid w:val="00B11A81"/>
    <w:rsid w:val="00B14972"/>
    <w:rsid w:val="00B14F4C"/>
    <w:rsid w:val="00B15C92"/>
    <w:rsid w:val="00B15FBA"/>
    <w:rsid w:val="00B1653B"/>
    <w:rsid w:val="00B169FB"/>
    <w:rsid w:val="00B17397"/>
    <w:rsid w:val="00B17C03"/>
    <w:rsid w:val="00B20555"/>
    <w:rsid w:val="00B22CF3"/>
    <w:rsid w:val="00B22EA6"/>
    <w:rsid w:val="00B23499"/>
    <w:rsid w:val="00B24073"/>
    <w:rsid w:val="00B25D83"/>
    <w:rsid w:val="00B25E8A"/>
    <w:rsid w:val="00B262F9"/>
    <w:rsid w:val="00B30171"/>
    <w:rsid w:val="00B302FC"/>
    <w:rsid w:val="00B30D35"/>
    <w:rsid w:val="00B31804"/>
    <w:rsid w:val="00B3621D"/>
    <w:rsid w:val="00B3741B"/>
    <w:rsid w:val="00B37EBF"/>
    <w:rsid w:val="00B40480"/>
    <w:rsid w:val="00B40A26"/>
    <w:rsid w:val="00B40A4C"/>
    <w:rsid w:val="00B42663"/>
    <w:rsid w:val="00B42E06"/>
    <w:rsid w:val="00B435E2"/>
    <w:rsid w:val="00B43620"/>
    <w:rsid w:val="00B50474"/>
    <w:rsid w:val="00B545D4"/>
    <w:rsid w:val="00B55B5B"/>
    <w:rsid w:val="00B57561"/>
    <w:rsid w:val="00B631B3"/>
    <w:rsid w:val="00B64516"/>
    <w:rsid w:val="00B65AD6"/>
    <w:rsid w:val="00B70BCB"/>
    <w:rsid w:val="00B75B69"/>
    <w:rsid w:val="00B76172"/>
    <w:rsid w:val="00B76573"/>
    <w:rsid w:val="00B77F07"/>
    <w:rsid w:val="00B81B6C"/>
    <w:rsid w:val="00B81DC0"/>
    <w:rsid w:val="00B82F30"/>
    <w:rsid w:val="00B833CD"/>
    <w:rsid w:val="00B85B3C"/>
    <w:rsid w:val="00B86A75"/>
    <w:rsid w:val="00B873E3"/>
    <w:rsid w:val="00B90216"/>
    <w:rsid w:val="00B90FC5"/>
    <w:rsid w:val="00B91D64"/>
    <w:rsid w:val="00B943AF"/>
    <w:rsid w:val="00B9522C"/>
    <w:rsid w:val="00B9639C"/>
    <w:rsid w:val="00B9697C"/>
    <w:rsid w:val="00B9784F"/>
    <w:rsid w:val="00BA2DAD"/>
    <w:rsid w:val="00BA359D"/>
    <w:rsid w:val="00BA36E6"/>
    <w:rsid w:val="00BA4B0A"/>
    <w:rsid w:val="00BA5FF3"/>
    <w:rsid w:val="00BA647D"/>
    <w:rsid w:val="00BA7138"/>
    <w:rsid w:val="00BA7340"/>
    <w:rsid w:val="00BB04C9"/>
    <w:rsid w:val="00BB0EA7"/>
    <w:rsid w:val="00BB1A01"/>
    <w:rsid w:val="00BB2C14"/>
    <w:rsid w:val="00BB580A"/>
    <w:rsid w:val="00BB59DF"/>
    <w:rsid w:val="00BB5BBC"/>
    <w:rsid w:val="00BB5D3A"/>
    <w:rsid w:val="00BB6A59"/>
    <w:rsid w:val="00BB6EF2"/>
    <w:rsid w:val="00BB6F41"/>
    <w:rsid w:val="00BB7B77"/>
    <w:rsid w:val="00BC224F"/>
    <w:rsid w:val="00BC226F"/>
    <w:rsid w:val="00BC2D1C"/>
    <w:rsid w:val="00BC3269"/>
    <w:rsid w:val="00BC6CE4"/>
    <w:rsid w:val="00BC7495"/>
    <w:rsid w:val="00BD0757"/>
    <w:rsid w:val="00BD0B5C"/>
    <w:rsid w:val="00BD28F4"/>
    <w:rsid w:val="00BD2B62"/>
    <w:rsid w:val="00BD47C4"/>
    <w:rsid w:val="00BD49E2"/>
    <w:rsid w:val="00BD5761"/>
    <w:rsid w:val="00BD5D38"/>
    <w:rsid w:val="00BD7C71"/>
    <w:rsid w:val="00BD7E0E"/>
    <w:rsid w:val="00BE0971"/>
    <w:rsid w:val="00BE1413"/>
    <w:rsid w:val="00BE1414"/>
    <w:rsid w:val="00BE16F6"/>
    <w:rsid w:val="00BE170E"/>
    <w:rsid w:val="00BE19B2"/>
    <w:rsid w:val="00BE331C"/>
    <w:rsid w:val="00BE33B4"/>
    <w:rsid w:val="00BE3D09"/>
    <w:rsid w:val="00BE408A"/>
    <w:rsid w:val="00BE6F20"/>
    <w:rsid w:val="00BF0293"/>
    <w:rsid w:val="00BF0501"/>
    <w:rsid w:val="00BF07F6"/>
    <w:rsid w:val="00BF0BB0"/>
    <w:rsid w:val="00BF0CFB"/>
    <w:rsid w:val="00BF1130"/>
    <w:rsid w:val="00BF12D5"/>
    <w:rsid w:val="00BF1A6A"/>
    <w:rsid w:val="00BF1E3E"/>
    <w:rsid w:val="00BF22D9"/>
    <w:rsid w:val="00BF4631"/>
    <w:rsid w:val="00BF5363"/>
    <w:rsid w:val="00BF5EE4"/>
    <w:rsid w:val="00C00772"/>
    <w:rsid w:val="00C0086D"/>
    <w:rsid w:val="00C01182"/>
    <w:rsid w:val="00C01A5A"/>
    <w:rsid w:val="00C06500"/>
    <w:rsid w:val="00C06745"/>
    <w:rsid w:val="00C112AF"/>
    <w:rsid w:val="00C12111"/>
    <w:rsid w:val="00C1288A"/>
    <w:rsid w:val="00C137AD"/>
    <w:rsid w:val="00C1405C"/>
    <w:rsid w:val="00C179EB"/>
    <w:rsid w:val="00C17DCB"/>
    <w:rsid w:val="00C2039F"/>
    <w:rsid w:val="00C208AC"/>
    <w:rsid w:val="00C213BD"/>
    <w:rsid w:val="00C217A7"/>
    <w:rsid w:val="00C2307E"/>
    <w:rsid w:val="00C239F7"/>
    <w:rsid w:val="00C24265"/>
    <w:rsid w:val="00C252D3"/>
    <w:rsid w:val="00C26168"/>
    <w:rsid w:val="00C2707D"/>
    <w:rsid w:val="00C27430"/>
    <w:rsid w:val="00C27482"/>
    <w:rsid w:val="00C307FA"/>
    <w:rsid w:val="00C31D89"/>
    <w:rsid w:val="00C3287B"/>
    <w:rsid w:val="00C3384C"/>
    <w:rsid w:val="00C34943"/>
    <w:rsid w:val="00C352AA"/>
    <w:rsid w:val="00C3625C"/>
    <w:rsid w:val="00C37D3E"/>
    <w:rsid w:val="00C37E93"/>
    <w:rsid w:val="00C4194C"/>
    <w:rsid w:val="00C41A25"/>
    <w:rsid w:val="00C42C36"/>
    <w:rsid w:val="00C4380E"/>
    <w:rsid w:val="00C43880"/>
    <w:rsid w:val="00C45D35"/>
    <w:rsid w:val="00C472D3"/>
    <w:rsid w:val="00C5359B"/>
    <w:rsid w:val="00C53EB8"/>
    <w:rsid w:val="00C54452"/>
    <w:rsid w:val="00C55B75"/>
    <w:rsid w:val="00C560E6"/>
    <w:rsid w:val="00C56FD4"/>
    <w:rsid w:val="00C57592"/>
    <w:rsid w:val="00C57B79"/>
    <w:rsid w:val="00C630D4"/>
    <w:rsid w:val="00C6371E"/>
    <w:rsid w:val="00C65572"/>
    <w:rsid w:val="00C66C00"/>
    <w:rsid w:val="00C70238"/>
    <w:rsid w:val="00C713DE"/>
    <w:rsid w:val="00C71DA9"/>
    <w:rsid w:val="00C7237B"/>
    <w:rsid w:val="00C72883"/>
    <w:rsid w:val="00C72E88"/>
    <w:rsid w:val="00C7371C"/>
    <w:rsid w:val="00C744E7"/>
    <w:rsid w:val="00C74AFF"/>
    <w:rsid w:val="00C81A65"/>
    <w:rsid w:val="00C820D1"/>
    <w:rsid w:val="00C849F9"/>
    <w:rsid w:val="00C856AF"/>
    <w:rsid w:val="00C86DB9"/>
    <w:rsid w:val="00C86E45"/>
    <w:rsid w:val="00C87FB7"/>
    <w:rsid w:val="00C91F78"/>
    <w:rsid w:val="00C93C01"/>
    <w:rsid w:val="00CA10AE"/>
    <w:rsid w:val="00CA208A"/>
    <w:rsid w:val="00CA3C23"/>
    <w:rsid w:val="00CA4AA5"/>
    <w:rsid w:val="00CA4D9C"/>
    <w:rsid w:val="00CA4FFA"/>
    <w:rsid w:val="00CA599E"/>
    <w:rsid w:val="00CA5F33"/>
    <w:rsid w:val="00CB140F"/>
    <w:rsid w:val="00CB1E9A"/>
    <w:rsid w:val="00CB2426"/>
    <w:rsid w:val="00CB3263"/>
    <w:rsid w:val="00CB3D06"/>
    <w:rsid w:val="00CB51B9"/>
    <w:rsid w:val="00CB596A"/>
    <w:rsid w:val="00CC0067"/>
    <w:rsid w:val="00CC0452"/>
    <w:rsid w:val="00CC0640"/>
    <w:rsid w:val="00CC0B52"/>
    <w:rsid w:val="00CC16BB"/>
    <w:rsid w:val="00CC4CAD"/>
    <w:rsid w:val="00CC4D9C"/>
    <w:rsid w:val="00CC5E28"/>
    <w:rsid w:val="00CC621E"/>
    <w:rsid w:val="00CC73D3"/>
    <w:rsid w:val="00CD1C20"/>
    <w:rsid w:val="00CD4008"/>
    <w:rsid w:val="00CD42ED"/>
    <w:rsid w:val="00CD4B85"/>
    <w:rsid w:val="00CD50F5"/>
    <w:rsid w:val="00CD5565"/>
    <w:rsid w:val="00CD6165"/>
    <w:rsid w:val="00CD74F1"/>
    <w:rsid w:val="00CD763A"/>
    <w:rsid w:val="00CE1B62"/>
    <w:rsid w:val="00CE2FC4"/>
    <w:rsid w:val="00CE3DA3"/>
    <w:rsid w:val="00CE6AB0"/>
    <w:rsid w:val="00CE7FE8"/>
    <w:rsid w:val="00CF2810"/>
    <w:rsid w:val="00CF2A63"/>
    <w:rsid w:val="00CF3BFE"/>
    <w:rsid w:val="00CF456E"/>
    <w:rsid w:val="00D00C31"/>
    <w:rsid w:val="00D00D57"/>
    <w:rsid w:val="00D034F4"/>
    <w:rsid w:val="00D05875"/>
    <w:rsid w:val="00D07541"/>
    <w:rsid w:val="00D113FF"/>
    <w:rsid w:val="00D11DFF"/>
    <w:rsid w:val="00D11F4E"/>
    <w:rsid w:val="00D1226C"/>
    <w:rsid w:val="00D12B90"/>
    <w:rsid w:val="00D12BBF"/>
    <w:rsid w:val="00D13725"/>
    <w:rsid w:val="00D13FFE"/>
    <w:rsid w:val="00D14D33"/>
    <w:rsid w:val="00D15B65"/>
    <w:rsid w:val="00D15D67"/>
    <w:rsid w:val="00D160DA"/>
    <w:rsid w:val="00D200D4"/>
    <w:rsid w:val="00D22C6B"/>
    <w:rsid w:val="00D23F71"/>
    <w:rsid w:val="00D24F04"/>
    <w:rsid w:val="00D24F30"/>
    <w:rsid w:val="00D2588D"/>
    <w:rsid w:val="00D27793"/>
    <w:rsid w:val="00D30CC6"/>
    <w:rsid w:val="00D327B6"/>
    <w:rsid w:val="00D33486"/>
    <w:rsid w:val="00D33563"/>
    <w:rsid w:val="00D359D9"/>
    <w:rsid w:val="00D36A6D"/>
    <w:rsid w:val="00D378F7"/>
    <w:rsid w:val="00D413B7"/>
    <w:rsid w:val="00D41693"/>
    <w:rsid w:val="00D431D8"/>
    <w:rsid w:val="00D44B46"/>
    <w:rsid w:val="00D45D81"/>
    <w:rsid w:val="00D45F8D"/>
    <w:rsid w:val="00D509BD"/>
    <w:rsid w:val="00D517C1"/>
    <w:rsid w:val="00D5234D"/>
    <w:rsid w:val="00D54DED"/>
    <w:rsid w:val="00D54FCD"/>
    <w:rsid w:val="00D55FEE"/>
    <w:rsid w:val="00D57FDA"/>
    <w:rsid w:val="00D62382"/>
    <w:rsid w:val="00D63314"/>
    <w:rsid w:val="00D63F32"/>
    <w:rsid w:val="00D64AD8"/>
    <w:rsid w:val="00D65987"/>
    <w:rsid w:val="00D65CCE"/>
    <w:rsid w:val="00D66DBF"/>
    <w:rsid w:val="00D700D8"/>
    <w:rsid w:val="00D71F76"/>
    <w:rsid w:val="00D730AB"/>
    <w:rsid w:val="00D73610"/>
    <w:rsid w:val="00D74175"/>
    <w:rsid w:val="00D74B87"/>
    <w:rsid w:val="00D75539"/>
    <w:rsid w:val="00D76DC4"/>
    <w:rsid w:val="00D76DEF"/>
    <w:rsid w:val="00D7717F"/>
    <w:rsid w:val="00D8170E"/>
    <w:rsid w:val="00D81E00"/>
    <w:rsid w:val="00D825F8"/>
    <w:rsid w:val="00D82E1A"/>
    <w:rsid w:val="00D84688"/>
    <w:rsid w:val="00D8516C"/>
    <w:rsid w:val="00D85AFF"/>
    <w:rsid w:val="00D87050"/>
    <w:rsid w:val="00D8716A"/>
    <w:rsid w:val="00D87FFB"/>
    <w:rsid w:val="00D90A96"/>
    <w:rsid w:val="00D90C4E"/>
    <w:rsid w:val="00D90C95"/>
    <w:rsid w:val="00D91B06"/>
    <w:rsid w:val="00D92AF0"/>
    <w:rsid w:val="00D92D9A"/>
    <w:rsid w:val="00D92F2F"/>
    <w:rsid w:val="00D95157"/>
    <w:rsid w:val="00D95C38"/>
    <w:rsid w:val="00D96461"/>
    <w:rsid w:val="00D9722C"/>
    <w:rsid w:val="00D97C46"/>
    <w:rsid w:val="00D97F58"/>
    <w:rsid w:val="00DA1EB7"/>
    <w:rsid w:val="00DA57F2"/>
    <w:rsid w:val="00DA59E3"/>
    <w:rsid w:val="00DA75D1"/>
    <w:rsid w:val="00DA77DC"/>
    <w:rsid w:val="00DA7BF9"/>
    <w:rsid w:val="00DB0DD2"/>
    <w:rsid w:val="00DB2914"/>
    <w:rsid w:val="00DB2C8D"/>
    <w:rsid w:val="00DB3072"/>
    <w:rsid w:val="00DB3576"/>
    <w:rsid w:val="00DB3DA6"/>
    <w:rsid w:val="00DB5103"/>
    <w:rsid w:val="00DB56B7"/>
    <w:rsid w:val="00DB5C9B"/>
    <w:rsid w:val="00DC02F8"/>
    <w:rsid w:val="00DC1305"/>
    <w:rsid w:val="00DC1E2A"/>
    <w:rsid w:val="00DC3661"/>
    <w:rsid w:val="00DC39F3"/>
    <w:rsid w:val="00DC45B3"/>
    <w:rsid w:val="00DC5242"/>
    <w:rsid w:val="00DC5C4B"/>
    <w:rsid w:val="00DC72D3"/>
    <w:rsid w:val="00DC7485"/>
    <w:rsid w:val="00DD05D3"/>
    <w:rsid w:val="00DD228E"/>
    <w:rsid w:val="00DD381D"/>
    <w:rsid w:val="00DD59CD"/>
    <w:rsid w:val="00DD5A82"/>
    <w:rsid w:val="00DD5F5C"/>
    <w:rsid w:val="00DD637B"/>
    <w:rsid w:val="00DE0887"/>
    <w:rsid w:val="00DE08CF"/>
    <w:rsid w:val="00DE152B"/>
    <w:rsid w:val="00DE19E1"/>
    <w:rsid w:val="00DE208A"/>
    <w:rsid w:val="00DE2144"/>
    <w:rsid w:val="00DE25B3"/>
    <w:rsid w:val="00DE3011"/>
    <w:rsid w:val="00DE48B5"/>
    <w:rsid w:val="00DE62B5"/>
    <w:rsid w:val="00DE64E3"/>
    <w:rsid w:val="00DE6D61"/>
    <w:rsid w:val="00DE75A1"/>
    <w:rsid w:val="00DF3B8F"/>
    <w:rsid w:val="00DF58C0"/>
    <w:rsid w:val="00DF5CF1"/>
    <w:rsid w:val="00DF61BD"/>
    <w:rsid w:val="00DF6DAF"/>
    <w:rsid w:val="00DF7194"/>
    <w:rsid w:val="00DF7D3D"/>
    <w:rsid w:val="00E0050E"/>
    <w:rsid w:val="00E006C3"/>
    <w:rsid w:val="00E00892"/>
    <w:rsid w:val="00E00C85"/>
    <w:rsid w:val="00E01B65"/>
    <w:rsid w:val="00E023BD"/>
    <w:rsid w:val="00E049D8"/>
    <w:rsid w:val="00E05E74"/>
    <w:rsid w:val="00E0729A"/>
    <w:rsid w:val="00E10DC5"/>
    <w:rsid w:val="00E11037"/>
    <w:rsid w:val="00E1434A"/>
    <w:rsid w:val="00E14EE1"/>
    <w:rsid w:val="00E17339"/>
    <w:rsid w:val="00E174BD"/>
    <w:rsid w:val="00E17798"/>
    <w:rsid w:val="00E20DDB"/>
    <w:rsid w:val="00E2172B"/>
    <w:rsid w:val="00E2207B"/>
    <w:rsid w:val="00E2245E"/>
    <w:rsid w:val="00E2310C"/>
    <w:rsid w:val="00E241D2"/>
    <w:rsid w:val="00E24B88"/>
    <w:rsid w:val="00E25B10"/>
    <w:rsid w:val="00E27191"/>
    <w:rsid w:val="00E27968"/>
    <w:rsid w:val="00E27D9E"/>
    <w:rsid w:val="00E315F6"/>
    <w:rsid w:val="00E32183"/>
    <w:rsid w:val="00E32871"/>
    <w:rsid w:val="00E3363B"/>
    <w:rsid w:val="00E3556C"/>
    <w:rsid w:val="00E35B47"/>
    <w:rsid w:val="00E361FD"/>
    <w:rsid w:val="00E36281"/>
    <w:rsid w:val="00E36BB8"/>
    <w:rsid w:val="00E3702A"/>
    <w:rsid w:val="00E3709D"/>
    <w:rsid w:val="00E3749D"/>
    <w:rsid w:val="00E37AF6"/>
    <w:rsid w:val="00E42010"/>
    <w:rsid w:val="00E421F7"/>
    <w:rsid w:val="00E42EFA"/>
    <w:rsid w:val="00E44427"/>
    <w:rsid w:val="00E44A91"/>
    <w:rsid w:val="00E44F11"/>
    <w:rsid w:val="00E46199"/>
    <w:rsid w:val="00E46262"/>
    <w:rsid w:val="00E47213"/>
    <w:rsid w:val="00E5003D"/>
    <w:rsid w:val="00E503EC"/>
    <w:rsid w:val="00E51534"/>
    <w:rsid w:val="00E526B4"/>
    <w:rsid w:val="00E52FE0"/>
    <w:rsid w:val="00E536E4"/>
    <w:rsid w:val="00E55FC3"/>
    <w:rsid w:val="00E56DE3"/>
    <w:rsid w:val="00E57FF8"/>
    <w:rsid w:val="00E600E4"/>
    <w:rsid w:val="00E61003"/>
    <w:rsid w:val="00E610B4"/>
    <w:rsid w:val="00E6214F"/>
    <w:rsid w:val="00E62707"/>
    <w:rsid w:val="00E641DF"/>
    <w:rsid w:val="00E64891"/>
    <w:rsid w:val="00E67F71"/>
    <w:rsid w:val="00E741CE"/>
    <w:rsid w:val="00E758AD"/>
    <w:rsid w:val="00E76EC3"/>
    <w:rsid w:val="00E8052A"/>
    <w:rsid w:val="00E80B3C"/>
    <w:rsid w:val="00E812F5"/>
    <w:rsid w:val="00E81EF0"/>
    <w:rsid w:val="00E824EB"/>
    <w:rsid w:val="00E83288"/>
    <w:rsid w:val="00E8541D"/>
    <w:rsid w:val="00E87A2A"/>
    <w:rsid w:val="00E90BE5"/>
    <w:rsid w:val="00E9212D"/>
    <w:rsid w:val="00E92767"/>
    <w:rsid w:val="00E93549"/>
    <w:rsid w:val="00E93656"/>
    <w:rsid w:val="00E96C00"/>
    <w:rsid w:val="00E973A2"/>
    <w:rsid w:val="00E97602"/>
    <w:rsid w:val="00EA1E66"/>
    <w:rsid w:val="00EA68C8"/>
    <w:rsid w:val="00EA6D62"/>
    <w:rsid w:val="00EB1260"/>
    <w:rsid w:val="00EB2365"/>
    <w:rsid w:val="00EB515E"/>
    <w:rsid w:val="00EB578E"/>
    <w:rsid w:val="00EB725C"/>
    <w:rsid w:val="00EC0455"/>
    <w:rsid w:val="00EC0C9E"/>
    <w:rsid w:val="00EC2190"/>
    <w:rsid w:val="00EC3B49"/>
    <w:rsid w:val="00EC4E8F"/>
    <w:rsid w:val="00EC4F09"/>
    <w:rsid w:val="00EC6E94"/>
    <w:rsid w:val="00EC706E"/>
    <w:rsid w:val="00EC7C72"/>
    <w:rsid w:val="00ED07A7"/>
    <w:rsid w:val="00ED1533"/>
    <w:rsid w:val="00ED154B"/>
    <w:rsid w:val="00ED2545"/>
    <w:rsid w:val="00ED2BF8"/>
    <w:rsid w:val="00ED3645"/>
    <w:rsid w:val="00ED42A5"/>
    <w:rsid w:val="00EE0769"/>
    <w:rsid w:val="00EE2C65"/>
    <w:rsid w:val="00EE4EB5"/>
    <w:rsid w:val="00EE54B7"/>
    <w:rsid w:val="00EE5615"/>
    <w:rsid w:val="00EE5D1E"/>
    <w:rsid w:val="00EE768A"/>
    <w:rsid w:val="00EE79CC"/>
    <w:rsid w:val="00EF078D"/>
    <w:rsid w:val="00EF0CBF"/>
    <w:rsid w:val="00EF13C6"/>
    <w:rsid w:val="00EF3768"/>
    <w:rsid w:val="00EF5A21"/>
    <w:rsid w:val="00EF5BA1"/>
    <w:rsid w:val="00EF6C7E"/>
    <w:rsid w:val="00EF6FD5"/>
    <w:rsid w:val="00F00DAB"/>
    <w:rsid w:val="00F00EA0"/>
    <w:rsid w:val="00F0311B"/>
    <w:rsid w:val="00F04D80"/>
    <w:rsid w:val="00F063EB"/>
    <w:rsid w:val="00F06885"/>
    <w:rsid w:val="00F06CCE"/>
    <w:rsid w:val="00F11279"/>
    <w:rsid w:val="00F11472"/>
    <w:rsid w:val="00F13841"/>
    <w:rsid w:val="00F15A58"/>
    <w:rsid w:val="00F17069"/>
    <w:rsid w:val="00F1717F"/>
    <w:rsid w:val="00F174C2"/>
    <w:rsid w:val="00F17CF4"/>
    <w:rsid w:val="00F202D4"/>
    <w:rsid w:val="00F22F55"/>
    <w:rsid w:val="00F2524B"/>
    <w:rsid w:val="00F25497"/>
    <w:rsid w:val="00F25B39"/>
    <w:rsid w:val="00F27AD5"/>
    <w:rsid w:val="00F3122B"/>
    <w:rsid w:val="00F31436"/>
    <w:rsid w:val="00F31639"/>
    <w:rsid w:val="00F317B0"/>
    <w:rsid w:val="00F331B9"/>
    <w:rsid w:val="00F33308"/>
    <w:rsid w:val="00F3461B"/>
    <w:rsid w:val="00F354E1"/>
    <w:rsid w:val="00F365E1"/>
    <w:rsid w:val="00F401F2"/>
    <w:rsid w:val="00F405A0"/>
    <w:rsid w:val="00F423EE"/>
    <w:rsid w:val="00F4287F"/>
    <w:rsid w:val="00F44855"/>
    <w:rsid w:val="00F44A63"/>
    <w:rsid w:val="00F44FBA"/>
    <w:rsid w:val="00F4542A"/>
    <w:rsid w:val="00F5101E"/>
    <w:rsid w:val="00F522AA"/>
    <w:rsid w:val="00F52BD6"/>
    <w:rsid w:val="00F54F32"/>
    <w:rsid w:val="00F55CD0"/>
    <w:rsid w:val="00F60D60"/>
    <w:rsid w:val="00F6127C"/>
    <w:rsid w:val="00F61618"/>
    <w:rsid w:val="00F65C00"/>
    <w:rsid w:val="00F65C1D"/>
    <w:rsid w:val="00F65D8E"/>
    <w:rsid w:val="00F6709B"/>
    <w:rsid w:val="00F70D4C"/>
    <w:rsid w:val="00F71B79"/>
    <w:rsid w:val="00F728B9"/>
    <w:rsid w:val="00F72F13"/>
    <w:rsid w:val="00F73C50"/>
    <w:rsid w:val="00F73DE3"/>
    <w:rsid w:val="00F751A1"/>
    <w:rsid w:val="00F751E4"/>
    <w:rsid w:val="00F75E18"/>
    <w:rsid w:val="00F7650D"/>
    <w:rsid w:val="00F776EF"/>
    <w:rsid w:val="00F80C79"/>
    <w:rsid w:val="00F8135D"/>
    <w:rsid w:val="00F822DB"/>
    <w:rsid w:val="00F830D6"/>
    <w:rsid w:val="00F832EF"/>
    <w:rsid w:val="00F83F11"/>
    <w:rsid w:val="00F858EC"/>
    <w:rsid w:val="00F866AC"/>
    <w:rsid w:val="00F866D0"/>
    <w:rsid w:val="00F868B0"/>
    <w:rsid w:val="00F87FA2"/>
    <w:rsid w:val="00F90488"/>
    <w:rsid w:val="00F9157D"/>
    <w:rsid w:val="00F91FAF"/>
    <w:rsid w:val="00F93726"/>
    <w:rsid w:val="00F94CCF"/>
    <w:rsid w:val="00F96F93"/>
    <w:rsid w:val="00FA01FD"/>
    <w:rsid w:val="00FA0684"/>
    <w:rsid w:val="00FA1392"/>
    <w:rsid w:val="00FA179E"/>
    <w:rsid w:val="00FA2D37"/>
    <w:rsid w:val="00FA39B6"/>
    <w:rsid w:val="00FA5041"/>
    <w:rsid w:val="00FA57D3"/>
    <w:rsid w:val="00FB0237"/>
    <w:rsid w:val="00FB07B0"/>
    <w:rsid w:val="00FB10D6"/>
    <w:rsid w:val="00FB158A"/>
    <w:rsid w:val="00FB15ED"/>
    <w:rsid w:val="00FB1AA2"/>
    <w:rsid w:val="00FB2BB5"/>
    <w:rsid w:val="00FB33D3"/>
    <w:rsid w:val="00FB5271"/>
    <w:rsid w:val="00FC04B9"/>
    <w:rsid w:val="00FC104F"/>
    <w:rsid w:val="00FC1239"/>
    <w:rsid w:val="00FC182C"/>
    <w:rsid w:val="00FC227E"/>
    <w:rsid w:val="00FC2328"/>
    <w:rsid w:val="00FC36B3"/>
    <w:rsid w:val="00FC3FBA"/>
    <w:rsid w:val="00FC488C"/>
    <w:rsid w:val="00FC5630"/>
    <w:rsid w:val="00FC6B35"/>
    <w:rsid w:val="00FC7076"/>
    <w:rsid w:val="00FC7367"/>
    <w:rsid w:val="00FC7FB8"/>
    <w:rsid w:val="00FD0551"/>
    <w:rsid w:val="00FD0E8F"/>
    <w:rsid w:val="00FD289C"/>
    <w:rsid w:val="00FD3E67"/>
    <w:rsid w:val="00FD456C"/>
    <w:rsid w:val="00FD4A00"/>
    <w:rsid w:val="00FD4C9D"/>
    <w:rsid w:val="00FD55B9"/>
    <w:rsid w:val="00FD570B"/>
    <w:rsid w:val="00FD7616"/>
    <w:rsid w:val="00FD7B91"/>
    <w:rsid w:val="00FE1E81"/>
    <w:rsid w:val="00FE2B01"/>
    <w:rsid w:val="00FE4E67"/>
    <w:rsid w:val="00FE6223"/>
    <w:rsid w:val="00FE655A"/>
    <w:rsid w:val="00FE6A8B"/>
    <w:rsid w:val="00FE71DD"/>
    <w:rsid w:val="00FE7224"/>
    <w:rsid w:val="00FE79D1"/>
    <w:rsid w:val="00FF24C0"/>
    <w:rsid w:val="00FF35DD"/>
    <w:rsid w:val="00FF42AD"/>
    <w:rsid w:val="00FF4441"/>
    <w:rsid w:val="00FF5D2E"/>
    <w:rsid w:val="00FF7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CE1B12"/>
  <w15:chartTrackingRefBased/>
  <w15:docId w15:val="{0D0DBACA-8B22-4BAE-8684-744D4239F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2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8353F"/>
    <w:rPr>
      <w:sz w:val="16"/>
      <w:szCs w:val="16"/>
    </w:rPr>
  </w:style>
  <w:style w:type="paragraph" w:styleId="CommentText">
    <w:name w:val="annotation text"/>
    <w:basedOn w:val="Normal"/>
    <w:link w:val="CommentTextChar"/>
    <w:uiPriority w:val="99"/>
    <w:unhideWhenUsed/>
    <w:rsid w:val="0008353F"/>
    <w:pPr>
      <w:spacing w:line="240" w:lineRule="auto"/>
    </w:pPr>
    <w:rPr>
      <w:sz w:val="20"/>
      <w:szCs w:val="20"/>
    </w:rPr>
  </w:style>
  <w:style w:type="character" w:customStyle="1" w:styleId="CommentTextChar">
    <w:name w:val="Comment Text Char"/>
    <w:basedOn w:val="DefaultParagraphFont"/>
    <w:link w:val="CommentText"/>
    <w:uiPriority w:val="99"/>
    <w:rsid w:val="0008353F"/>
    <w:rPr>
      <w:sz w:val="20"/>
      <w:szCs w:val="20"/>
    </w:rPr>
  </w:style>
  <w:style w:type="table" w:styleId="TableGrid">
    <w:name w:val="Table Grid"/>
    <w:basedOn w:val="TableNormal"/>
    <w:uiPriority w:val="39"/>
    <w:rsid w:val="00070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D85AFF"/>
    <w:rPr>
      <w:b/>
      <w:bCs/>
    </w:rPr>
  </w:style>
  <w:style w:type="character" w:customStyle="1" w:styleId="CommentSubjectChar">
    <w:name w:val="Comment Subject Char"/>
    <w:basedOn w:val="CommentTextChar"/>
    <w:link w:val="CommentSubject"/>
    <w:uiPriority w:val="99"/>
    <w:semiHidden/>
    <w:rsid w:val="00D85AFF"/>
    <w:rPr>
      <w:b/>
      <w:bCs/>
      <w:sz w:val="20"/>
      <w:szCs w:val="20"/>
    </w:rPr>
  </w:style>
  <w:style w:type="character" w:styleId="PlaceholderText">
    <w:name w:val="Placeholder Text"/>
    <w:basedOn w:val="DefaultParagraphFont"/>
    <w:uiPriority w:val="99"/>
    <w:semiHidden/>
    <w:rsid w:val="003173A3"/>
    <w:rPr>
      <w:color w:val="808080"/>
    </w:rPr>
  </w:style>
  <w:style w:type="character" w:styleId="Hyperlink">
    <w:name w:val="Hyperlink"/>
    <w:basedOn w:val="DefaultParagraphFont"/>
    <w:uiPriority w:val="99"/>
    <w:unhideWhenUsed/>
    <w:rsid w:val="00CF3BFE"/>
    <w:rPr>
      <w:color w:val="0563C1" w:themeColor="hyperlink"/>
      <w:u w:val="single"/>
    </w:rPr>
  </w:style>
  <w:style w:type="character" w:styleId="UnresolvedMention">
    <w:name w:val="Unresolved Mention"/>
    <w:basedOn w:val="DefaultParagraphFont"/>
    <w:uiPriority w:val="99"/>
    <w:semiHidden/>
    <w:unhideWhenUsed/>
    <w:rsid w:val="00CF3BFE"/>
    <w:rPr>
      <w:color w:val="605E5C"/>
      <w:shd w:val="clear" w:color="auto" w:fill="E1DFDD"/>
    </w:rPr>
  </w:style>
  <w:style w:type="paragraph" w:styleId="ListParagraph">
    <w:name w:val="List Paragraph"/>
    <w:basedOn w:val="Normal"/>
    <w:uiPriority w:val="34"/>
    <w:qFormat/>
    <w:rsid w:val="005F19A0"/>
    <w:pPr>
      <w:ind w:left="720"/>
      <w:contextualSpacing/>
    </w:pPr>
  </w:style>
  <w:style w:type="paragraph" w:styleId="Header">
    <w:name w:val="header"/>
    <w:basedOn w:val="Normal"/>
    <w:link w:val="HeaderChar"/>
    <w:uiPriority w:val="99"/>
    <w:unhideWhenUsed/>
    <w:rsid w:val="000948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8A3"/>
  </w:style>
  <w:style w:type="paragraph" w:styleId="Footer">
    <w:name w:val="footer"/>
    <w:basedOn w:val="Normal"/>
    <w:link w:val="FooterChar"/>
    <w:uiPriority w:val="99"/>
    <w:unhideWhenUsed/>
    <w:rsid w:val="000948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8A3"/>
  </w:style>
  <w:style w:type="character" w:customStyle="1" w:styleId="cf01">
    <w:name w:val="cf01"/>
    <w:basedOn w:val="DefaultParagraphFont"/>
    <w:rsid w:val="00727E6B"/>
    <w:rPr>
      <w:rFonts w:ascii="Segoe UI" w:hAnsi="Segoe UI" w:cs="Segoe UI" w:hint="default"/>
      <w:sz w:val="18"/>
      <w:szCs w:val="18"/>
    </w:rPr>
  </w:style>
  <w:style w:type="paragraph" w:customStyle="1" w:styleId="pf0">
    <w:name w:val="pf0"/>
    <w:basedOn w:val="Normal"/>
    <w:rsid w:val="001E18A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E18A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034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34D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52616">
      <w:bodyDiv w:val="1"/>
      <w:marLeft w:val="0"/>
      <w:marRight w:val="0"/>
      <w:marTop w:val="0"/>
      <w:marBottom w:val="0"/>
      <w:divBdr>
        <w:top w:val="none" w:sz="0" w:space="0" w:color="auto"/>
        <w:left w:val="none" w:sz="0" w:space="0" w:color="auto"/>
        <w:bottom w:val="none" w:sz="0" w:space="0" w:color="auto"/>
        <w:right w:val="none" w:sz="0" w:space="0" w:color="auto"/>
      </w:divBdr>
    </w:div>
    <w:div w:id="245264785">
      <w:bodyDiv w:val="1"/>
      <w:marLeft w:val="0"/>
      <w:marRight w:val="0"/>
      <w:marTop w:val="0"/>
      <w:marBottom w:val="0"/>
      <w:divBdr>
        <w:top w:val="none" w:sz="0" w:space="0" w:color="auto"/>
        <w:left w:val="none" w:sz="0" w:space="0" w:color="auto"/>
        <w:bottom w:val="none" w:sz="0" w:space="0" w:color="auto"/>
        <w:right w:val="none" w:sz="0" w:space="0" w:color="auto"/>
      </w:divBdr>
    </w:div>
    <w:div w:id="248857609">
      <w:bodyDiv w:val="1"/>
      <w:marLeft w:val="0"/>
      <w:marRight w:val="0"/>
      <w:marTop w:val="0"/>
      <w:marBottom w:val="0"/>
      <w:divBdr>
        <w:top w:val="none" w:sz="0" w:space="0" w:color="auto"/>
        <w:left w:val="none" w:sz="0" w:space="0" w:color="auto"/>
        <w:bottom w:val="none" w:sz="0" w:space="0" w:color="auto"/>
        <w:right w:val="none" w:sz="0" w:space="0" w:color="auto"/>
      </w:divBdr>
    </w:div>
    <w:div w:id="276646515">
      <w:bodyDiv w:val="1"/>
      <w:marLeft w:val="0"/>
      <w:marRight w:val="0"/>
      <w:marTop w:val="0"/>
      <w:marBottom w:val="0"/>
      <w:divBdr>
        <w:top w:val="none" w:sz="0" w:space="0" w:color="auto"/>
        <w:left w:val="none" w:sz="0" w:space="0" w:color="auto"/>
        <w:bottom w:val="none" w:sz="0" w:space="0" w:color="auto"/>
        <w:right w:val="none" w:sz="0" w:space="0" w:color="auto"/>
      </w:divBdr>
    </w:div>
    <w:div w:id="326058837">
      <w:bodyDiv w:val="1"/>
      <w:marLeft w:val="0"/>
      <w:marRight w:val="0"/>
      <w:marTop w:val="0"/>
      <w:marBottom w:val="0"/>
      <w:divBdr>
        <w:top w:val="none" w:sz="0" w:space="0" w:color="auto"/>
        <w:left w:val="none" w:sz="0" w:space="0" w:color="auto"/>
        <w:bottom w:val="none" w:sz="0" w:space="0" w:color="auto"/>
        <w:right w:val="none" w:sz="0" w:space="0" w:color="auto"/>
      </w:divBdr>
    </w:div>
    <w:div w:id="384792025">
      <w:bodyDiv w:val="1"/>
      <w:marLeft w:val="0"/>
      <w:marRight w:val="0"/>
      <w:marTop w:val="0"/>
      <w:marBottom w:val="0"/>
      <w:divBdr>
        <w:top w:val="none" w:sz="0" w:space="0" w:color="auto"/>
        <w:left w:val="none" w:sz="0" w:space="0" w:color="auto"/>
        <w:bottom w:val="none" w:sz="0" w:space="0" w:color="auto"/>
        <w:right w:val="none" w:sz="0" w:space="0" w:color="auto"/>
      </w:divBdr>
      <w:divsChild>
        <w:div w:id="1329484257">
          <w:marLeft w:val="0"/>
          <w:marRight w:val="0"/>
          <w:marTop w:val="0"/>
          <w:marBottom w:val="0"/>
          <w:divBdr>
            <w:top w:val="none" w:sz="0" w:space="0" w:color="auto"/>
            <w:left w:val="none" w:sz="0" w:space="0" w:color="auto"/>
            <w:bottom w:val="none" w:sz="0" w:space="0" w:color="auto"/>
            <w:right w:val="none" w:sz="0" w:space="0" w:color="auto"/>
          </w:divBdr>
        </w:div>
        <w:div w:id="991715715">
          <w:marLeft w:val="0"/>
          <w:marRight w:val="0"/>
          <w:marTop w:val="0"/>
          <w:marBottom w:val="0"/>
          <w:divBdr>
            <w:top w:val="none" w:sz="0" w:space="0" w:color="auto"/>
            <w:left w:val="none" w:sz="0" w:space="0" w:color="auto"/>
            <w:bottom w:val="none" w:sz="0" w:space="0" w:color="auto"/>
            <w:right w:val="none" w:sz="0" w:space="0" w:color="auto"/>
          </w:divBdr>
        </w:div>
        <w:div w:id="1913663980">
          <w:marLeft w:val="0"/>
          <w:marRight w:val="0"/>
          <w:marTop w:val="0"/>
          <w:marBottom w:val="0"/>
          <w:divBdr>
            <w:top w:val="none" w:sz="0" w:space="0" w:color="auto"/>
            <w:left w:val="none" w:sz="0" w:space="0" w:color="auto"/>
            <w:bottom w:val="none" w:sz="0" w:space="0" w:color="auto"/>
            <w:right w:val="none" w:sz="0" w:space="0" w:color="auto"/>
          </w:divBdr>
        </w:div>
        <w:div w:id="991786558">
          <w:marLeft w:val="0"/>
          <w:marRight w:val="0"/>
          <w:marTop w:val="0"/>
          <w:marBottom w:val="0"/>
          <w:divBdr>
            <w:top w:val="none" w:sz="0" w:space="0" w:color="auto"/>
            <w:left w:val="none" w:sz="0" w:space="0" w:color="auto"/>
            <w:bottom w:val="none" w:sz="0" w:space="0" w:color="auto"/>
            <w:right w:val="none" w:sz="0" w:space="0" w:color="auto"/>
          </w:divBdr>
        </w:div>
        <w:div w:id="1550458807">
          <w:marLeft w:val="0"/>
          <w:marRight w:val="0"/>
          <w:marTop w:val="0"/>
          <w:marBottom w:val="0"/>
          <w:divBdr>
            <w:top w:val="none" w:sz="0" w:space="0" w:color="auto"/>
            <w:left w:val="none" w:sz="0" w:space="0" w:color="auto"/>
            <w:bottom w:val="none" w:sz="0" w:space="0" w:color="auto"/>
            <w:right w:val="none" w:sz="0" w:space="0" w:color="auto"/>
          </w:divBdr>
        </w:div>
      </w:divsChild>
    </w:div>
    <w:div w:id="413212625">
      <w:bodyDiv w:val="1"/>
      <w:marLeft w:val="0"/>
      <w:marRight w:val="0"/>
      <w:marTop w:val="0"/>
      <w:marBottom w:val="0"/>
      <w:divBdr>
        <w:top w:val="none" w:sz="0" w:space="0" w:color="auto"/>
        <w:left w:val="none" w:sz="0" w:space="0" w:color="auto"/>
        <w:bottom w:val="none" w:sz="0" w:space="0" w:color="auto"/>
        <w:right w:val="none" w:sz="0" w:space="0" w:color="auto"/>
      </w:divBdr>
    </w:div>
    <w:div w:id="415440833">
      <w:bodyDiv w:val="1"/>
      <w:marLeft w:val="0"/>
      <w:marRight w:val="0"/>
      <w:marTop w:val="0"/>
      <w:marBottom w:val="0"/>
      <w:divBdr>
        <w:top w:val="none" w:sz="0" w:space="0" w:color="auto"/>
        <w:left w:val="none" w:sz="0" w:space="0" w:color="auto"/>
        <w:bottom w:val="none" w:sz="0" w:space="0" w:color="auto"/>
        <w:right w:val="none" w:sz="0" w:space="0" w:color="auto"/>
      </w:divBdr>
      <w:divsChild>
        <w:div w:id="864959">
          <w:marLeft w:val="0"/>
          <w:marRight w:val="0"/>
          <w:marTop w:val="0"/>
          <w:marBottom w:val="0"/>
          <w:divBdr>
            <w:top w:val="none" w:sz="0" w:space="0" w:color="auto"/>
            <w:left w:val="none" w:sz="0" w:space="0" w:color="auto"/>
            <w:bottom w:val="none" w:sz="0" w:space="0" w:color="auto"/>
            <w:right w:val="none" w:sz="0" w:space="0" w:color="auto"/>
          </w:divBdr>
        </w:div>
        <w:div w:id="1543978153">
          <w:marLeft w:val="0"/>
          <w:marRight w:val="0"/>
          <w:marTop w:val="0"/>
          <w:marBottom w:val="0"/>
          <w:divBdr>
            <w:top w:val="none" w:sz="0" w:space="0" w:color="auto"/>
            <w:left w:val="none" w:sz="0" w:space="0" w:color="auto"/>
            <w:bottom w:val="none" w:sz="0" w:space="0" w:color="auto"/>
            <w:right w:val="none" w:sz="0" w:space="0" w:color="auto"/>
          </w:divBdr>
        </w:div>
        <w:div w:id="746608596">
          <w:marLeft w:val="0"/>
          <w:marRight w:val="0"/>
          <w:marTop w:val="0"/>
          <w:marBottom w:val="0"/>
          <w:divBdr>
            <w:top w:val="none" w:sz="0" w:space="0" w:color="auto"/>
            <w:left w:val="none" w:sz="0" w:space="0" w:color="auto"/>
            <w:bottom w:val="none" w:sz="0" w:space="0" w:color="auto"/>
            <w:right w:val="none" w:sz="0" w:space="0" w:color="auto"/>
          </w:divBdr>
        </w:div>
        <w:div w:id="138498663">
          <w:marLeft w:val="0"/>
          <w:marRight w:val="0"/>
          <w:marTop w:val="0"/>
          <w:marBottom w:val="0"/>
          <w:divBdr>
            <w:top w:val="none" w:sz="0" w:space="0" w:color="auto"/>
            <w:left w:val="none" w:sz="0" w:space="0" w:color="auto"/>
            <w:bottom w:val="none" w:sz="0" w:space="0" w:color="auto"/>
            <w:right w:val="none" w:sz="0" w:space="0" w:color="auto"/>
          </w:divBdr>
        </w:div>
        <w:div w:id="1645311542">
          <w:marLeft w:val="0"/>
          <w:marRight w:val="0"/>
          <w:marTop w:val="0"/>
          <w:marBottom w:val="0"/>
          <w:divBdr>
            <w:top w:val="none" w:sz="0" w:space="0" w:color="auto"/>
            <w:left w:val="none" w:sz="0" w:space="0" w:color="auto"/>
            <w:bottom w:val="none" w:sz="0" w:space="0" w:color="auto"/>
            <w:right w:val="none" w:sz="0" w:space="0" w:color="auto"/>
          </w:divBdr>
        </w:div>
        <w:div w:id="465854416">
          <w:marLeft w:val="0"/>
          <w:marRight w:val="0"/>
          <w:marTop w:val="0"/>
          <w:marBottom w:val="0"/>
          <w:divBdr>
            <w:top w:val="none" w:sz="0" w:space="0" w:color="auto"/>
            <w:left w:val="none" w:sz="0" w:space="0" w:color="auto"/>
            <w:bottom w:val="none" w:sz="0" w:space="0" w:color="auto"/>
            <w:right w:val="none" w:sz="0" w:space="0" w:color="auto"/>
          </w:divBdr>
        </w:div>
        <w:div w:id="1264268097">
          <w:marLeft w:val="0"/>
          <w:marRight w:val="0"/>
          <w:marTop w:val="0"/>
          <w:marBottom w:val="0"/>
          <w:divBdr>
            <w:top w:val="none" w:sz="0" w:space="0" w:color="auto"/>
            <w:left w:val="none" w:sz="0" w:space="0" w:color="auto"/>
            <w:bottom w:val="none" w:sz="0" w:space="0" w:color="auto"/>
            <w:right w:val="none" w:sz="0" w:space="0" w:color="auto"/>
          </w:divBdr>
        </w:div>
        <w:div w:id="1288312561">
          <w:marLeft w:val="0"/>
          <w:marRight w:val="0"/>
          <w:marTop w:val="0"/>
          <w:marBottom w:val="0"/>
          <w:divBdr>
            <w:top w:val="none" w:sz="0" w:space="0" w:color="auto"/>
            <w:left w:val="none" w:sz="0" w:space="0" w:color="auto"/>
            <w:bottom w:val="none" w:sz="0" w:space="0" w:color="auto"/>
            <w:right w:val="none" w:sz="0" w:space="0" w:color="auto"/>
          </w:divBdr>
        </w:div>
        <w:div w:id="468524164">
          <w:marLeft w:val="0"/>
          <w:marRight w:val="0"/>
          <w:marTop w:val="0"/>
          <w:marBottom w:val="0"/>
          <w:divBdr>
            <w:top w:val="none" w:sz="0" w:space="0" w:color="auto"/>
            <w:left w:val="none" w:sz="0" w:space="0" w:color="auto"/>
            <w:bottom w:val="none" w:sz="0" w:space="0" w:color="auto"/>
            <w:right w:val="none" w:sz="0" w:space="0" w:color="auto"/>
          </w:divBdr>
        </w:div>
        <w:div w:id="234826510">
          <w:marLeft w:val="0"/>
          <w:marRight w:val="0"/>
          <w:marTop w:val="0"/>
          <w:marBottom w:val="0"/>
          <w:divBdr>
            <w:top w:val="none" w:sz="0" w:space="0" w:color="auto"/>
            <w:left w:val="none" w:sz="0" w:space="0" w:color="auto"/>
            <w:bottom w:val="none" w:sz="0" w:space="0" w:color="auto"/>
            <w:right w:val="none" w:sz="0" w:space="0" w:color="auto"/>
          </w:divBdr>
        </w:div>
        <w:div w:id="1290816695">
          <w:marLeft w:val="0"/>
          <w:marRight w:val="0"/>
          <w:marTop w:val="0"/>
          <w:marBottom w:val="0"/>
          <w:divBdr>
            <w:top w:val="none" w:sz="0" w:space="0" w:color="auto"/>
            <w:left w:val="none" w:sz="0" w:space="0" w:color="auto"/>
            <w:bottom w:val="none" w:sz="0" w:space="0" w:color="auto"/>
            <w:right w:val="none" w:sz="0" w:space="0" w:color="auto"/>
          </w:divBdr>
        </w:div>
        <w:div w:id="931546987">
          <w:marLeft w:val="0"/>
          <w:marRight w:val="0"/>
          <w:marTop w:val="0"/>
          <w:marBottom w:val="0"/>
          <w:divBdr>
            <w:top w:val="none" w:sz="0" w:space="0" w:color="auto"/>
            <w:left w:val="none" w:sz="0" w:space="0" w:color="auto"/>
            <w:bottom w:val="none" w:sz="0" w:space="0" w:color="auto"/>
            <w:right w:val="none" w:sz="0" w:space="0" w:color="auto"/>
          </w:divBdr>
        </w:div>
        <w:div w:id="69431848">
          <w:marLeft w:val="0"/>
          <w:marRight w:val="0"/>
          <w:marTop w:val="0"/>
          <w:marBottom w:val="0"/>
          <w:divBdr>
            <w:top w:val="none" w:sz="0" w:space="0" w:color="auto"/>
            <w:left w:val="none" w:sz="0" w:space="0" w:color="auto"/>
            <w:bottom w:val="none" w:sz="0" w:space="0" w:color="auto"/>
            <w:right w:val="none" w:sz="0" w:space="0" w:color="auto"/>
          </w:divBdr>
        </w:div>
        <w:div w:id="523444037">
          <w:marLeft w:val="0"/>
          <w:marRight w:val="0"/>
          <w:marTop w:val="0"/>
          <w:marBottom w:val="0"/>
          <w:divBdr>
            <w:top w:val="none" w:sz="0" w:space="0" w:color="auto"/>
            <w:left w:val="none" w:sz="0" w:space="0" w:color="auto"/>
            <w:bottom w:val="none" w:sz="0" w:space="0" w:color="auto"/>
            <w:right w:val="none" w:sz="0" w:space="0" w:color="auto"/>
          </w:divBdr>
        </w:div>
        <w:div w:id="833300507">
          <w:marLeft w:val="0"/>
          <w:marRight w:val="0"/>
          <w:marTop w:val="0"/>
          <w:marBottom w:val="0"/>
          <w:divBdr>
            <w:top w:val="none" w:sz="0" w:space="0" w:color="auto"/>
            <w:left w:val="none" w:sz="0" w:space="0" w:color="auto"/>
            <w:bottom w:val="none" w:sz="0" w:space="0" w:color="auto"/>
            <w:right w:val="none" w:sz="0" w:space="0" w:color="auto"/>
          </w:divBdr>
        </w:div>
        <w:div w:id="371080432">
          <w:marLeft w:val="0"/>
          <w:marRight w:val="0"/>
          <w:marTop w:val="0"/>
          <w:marBottom w:val="0"/>
          <w:divBdr>
            <w:top w:val="none" w:sz="0" w:space="0" w:color="auto"/>
            <w:left w:val="none" w:sz="0" w:space="0" w:color="auto"/>
            <w:bottom w:val="none" w:sz="0" w:space="0" w:color="auto"/>
            <w:right w:val="none" w:sz="0" w:space="0" w:color="auto"/>
          </w:divBdr>
        </w:div>
        <w:div w:id="1759910703">
          <w:marLeft w:val="0"/>
          <w:marRight w:val="0"/>
          <w:marTop w:val="0"/>
          <w:marBottom w:val="0"/>
          <w:divBdr>
            <w:top w:val="none" w:sz="0" w:space="0" w:color="auto"/>
            <w:left w:val="none" w:sz="0" w:space="0" w:color="auto"/>
            <w:bottom w:val="none" w:sz="0" w:space="0" w:color="auto"/>
            <w:right w:val="none" w:sz="0" w:space="0" w:color="auto"/>
          </w:divBdr>
        </w:div>
        <w:div w:id="2023698209">
          <w:marLeft w:val="0"/>
          <w:marRight w:val="0"/>
          <w:marTop w:val="0"/>
          <w:marBottom w:val="0"/>
          <w:divBdr>
            <w:top w:val="none" w:sz="0" w:space="0" w:color="auto"/>
            <w:left w:val="none" w:sz="0" w:space="0" w:color="auto"/>
            <w:bottom w:val="none" w:sz="0" w:space="0" w:color="auto"/>
            <w:right w:val="none" w:sz="0" w:space="0" w:color="auto"/>
          </w:divBdr>
        </w:div>
        <w:div w:id="156724967">
          <w:marLeft w:val="0"/>
          <w:marRight w:val="0"/>
          <w:marTop w:val="0"/>
          <w:marBottom w:val="0"/>
          <w:divBdr>
            <w:top w:val="none" w:sz="0" w:space="0" w:color="auto"/>
            <w:left w:val="none" w:sz="0" w:space="0" w:color="auto"/>
            <w:bottom w:val="none" w:sz="0" w:space="0" w:color="auto"/>
            <w:right w:val="none" w:sz="0" w:space="0" w:color="auto"/>
          </w:divBdr>
        </w:div>
        <w:div w:id="875239100">
          <w:marLeft w:val="0"/>
          <w:marRight w:val="0"/>
          <w:marTop w:val="0"/>
          <w:marBottom w:val="0"/>
          <w:divBdr>
            <w:top w:val="none" w:sz="0" w:space="0" w:color="auto"/>
            <w:left w:val="none" w:sz="0" w:space="0" w:color="auto"/>
            <w:bottom w:val="none" w:sz="0" w:space="0" w:color="auto"/>
            <w:right w:val="none" w:sz="0" w:space="0" w:color="auto"/>
          </w:divBdr>
        </w:div>
        <w:div w:id="745764035">
          <w:marLeft w:val="0"/>
          <w:marRight w:val="0"/>
          <w:marTop w:val="0"/>
          <w:marBottom w:val="0"/>
          <w:divBdr>
            <w:top w:val="none" w:sz="0" w:space="0" w:color="auto"/>
            <w:left w:val="none" w:sz="0" w:space="0" w:color="auto"/>
            <w:bottom w:val="none" w:sz="0" w:space="0" w:color="auto"/>
            <w:right w:val="none" w:sz="0" w:space="0" w:color="auto"/>
          </w:divBdr>
        </w:div>
        <w:div w:id="156960556">
          <w:marLeft w:val="0"/>
          <w:marRight w:val="0"/>
          <w:marTop w:val="0"/>
          <w:marBottom w:val="0"/>
          <w:divBdr>
            <w:top w:val="none" w:sz="0" w:space="0" w:color="auto"/>
            <w:left w:val="none" w:sz="0" w:space="0" w:color="auto"/>
            <w:bottom w:val="none" w:sz="0" w:space="0" w:color="auto"/>
            <w:right w:val="none" w:sz="0" w:space="0" w:color="auto"/>
          </w:divBdr>
        </w:div>
        <w:div w:id="481312042">
          <w:marLeft w:val="0"/>
          <w:marRight w:val="0"/>
          <w:marTop w:val="0"/>
          <w:marBottom w:val="0"/>
          <w:divBdr>
            <w:top w:val="none" w:sz="0" w:space="0" w:color="auto"/>
            <w:left w:val="none" w:sz="0" w:space="0" w:color="auto"/>
            <w:bottom w:val="none" w:sz="0" w:space="0" w:color="auto"/>
            <w:right w:val="none" w:sz="0" w:space="0" w:color="auto"/>
          </w:divBdr>
        </w:div>
        <w:div w:id="2122526333">
          <w:marLeft w:val="0"/>
          <w:marRight w:val="0"/>
          <w:marTop w:val="0"/>
          <w:marBottom w:val="0"/>
          <w:divBdr>
            <w:top w:val="none" w:sz="0" w:space="0" w:color="auto"/>
            <w:left w:val="none" w:sz="0" w:space="0" w:color="auto"/>
            <w:bottom w:val="none" w:sz="0" w:space="0" w:color="auto"/>
            <w:right w:val="none" w:sz="0" w:space="0" w:color="auto"/>
          </w:divBdr>
        </w:div>
        <w:div w:id="398868717">
          <w:marLeft w:val="0"/>
          <w:marRight w:val="0"/>
          <w:marTop w:val="0"/>
          <w:marBottom w:val="0"/>
          <w:divBdr>
            <w:top w:val="none" w:sz="0" w:space="0" w:color="auto"/>
            <w:left w:val="none" w:sz="0" w:space="0" w:color="auto"/>
            <w:bottom w:val="none" w:sz="0" w:space="0" w:color="auto"/>
            <w:right w:val="none" w:sz="0" w:space="0" w:color="auto"/>
          </w:divBdr>
        </w:div>
        <w:div w:id="1749570371">
          <w:marLeft w:val="0"/>
          <w:marRight w:val="0"/>
          <w:marTop w:val="0"/>
          <w:marBottom w:val="0"/>
          <w:divBdr>
            <w:top w:val="none" w:sz="0" w:space="0" w:color="auto"/>
            <w:left w:val="none" w:sz="0" w:space="0" w:color="auto"/>
            <w:bottom w:val="none" w:sz="0" w:space="0" w:color="auto"/>
            <w:right w:val="none" w:sz="0" w:space="0" w:color="auto"/>
          </w:divBdr>
        </w:div>
        <w:div w:id="1135952145">
          <w:marLeft w:val="0"/>
          <w:marRight w:val="0"/>
          <w:marTop w:val="0"/>
          <w:marBottom w:val="0"/>
          <w:divBdr>
            <w:top w:val="none" w:sz="0" w:space="0" w:color="auto"/>
            <w:left w:val="none" w:sz="0" w:space="0" w:color="auto"/>
            <w:bottom w:val="none" w:sz="0" w:space="0" w:color="auto"/>
            <w:right w:val="none" w:sz="0" w:space="0" w:color="auto"/>
          </w:divBdr>
        </w:div>
        <w:div w:id="1385368111">
          <w:marLeft w:val="0"/>
          <w:marRight w:val="0"/>
          <w:marTop w:val="0"/>
          <w:marBottom w:val="0"/>
          <w:divBdr>
            <w:top w:val="none" w:sz="0" w:space="0" w:color="auto"/>
            <w:left w:val="none" w:sz="0" w:space="0" w:color="auto"/>
            <w:bottom w:val="none" w:sz="0" w:space="0" w:color="auto"/>
            <w:right w:val="none" w:sz="0" w:space="0" w:color="auto"/>
          </w:divBdr>
        </w:div>
        <w:div w:id="852502061">
          <w:marLeft w:val="0"/>
          <w:marRight w:val="0"/>
          <w:marTop w:val="0"/>
          <w:marBottom w:val="0"/>
          <w:divBdr>
            <w:top w:val="none" w:sz="0" w:space="0" w:color="auto"/>
            <w:left w:val="none" w:sz="0" w:space="0" w:color="auto"/>
            <w:bottom w:val="none" w:sz="0" w:space="0" w:color="auto"/>
            <w:right w:val="none" w:sz="0" w:space="0" w:color="auto"/>
          </w:divBdr>
        </w:div>
        <w:div w:id="489517011">
          <w:marLeft w:val="0"/>
          <w:marRight w:val="0"/>
          <w:marTop w:val="0"/>
          <w:marBottom w:val="0"/>
          <w:divBdr>
            <w:top w:val="none" w:sz="0" w:space="0" w:color="auto"/>
            <w:left w:val="none" w:sz="0" w:space="0" w:color="auto"/>
            <w:bottom w:val="none" w:sz="0" w:space="0" w:color="auto"/>
            <w:right w:val="none" w:sz="0" w:space="0" w:color="auto"/>
          </w:divBdr>
        </w:div>
        <w:div w:id="334460425">
          <w:marLeft w:val="0"/>
          <w:marRight w:val="0"/>
          <w:marTop w:val="0"/>
          <w:marBottom w:val="0"/>
          <w:divBdr>
            <w:top w:val="none" w:sz="0" w:space="0" w:color="auto"/>
            <w:left w:val="none" w:sz="0" w:space="0" w:color="auto"/>
            <w:bottom w:val="none" w:sz="0" w:space="0" w:color="auto"/>
            <w:right w:val="none" w:sz="0" w:space="0" w:color="auto"/>
          </w:divBdr>
        </w:div>
        <w:div w:id="1518733924">
          <w:marLeft w:val="0"/>
          <w:marRight w:val="0"/>
          <w:marTop w:val="0"/>
          <w:marBottom w:val="0"/>
          <w:divBdr>
            <w:top w:val="none" w:sz="0" w:space="0" w:color="auto"/>
            <w:left w:val="none" w:sz="0" w:space="0" w:color="auto"/>
            <w:bottom w:val="none" w:sz="0" w:space="0" w:color="auto"/>
            <w:right w:val="none" w:sz="0" w:space="0" w:color="auto"/>
          </w:divBdr>
        </w:div>
        <w:div w:id="524369485">
          <w:marLeft w:val="0"/>
          <w:marRight w:val="0"/>
          <w:marTop w:val="0"/>
          <w:marBottom w:val="0"/>
          <w:divBdr>
            <w:top w:val="none" w:sz="0" w:space="0" w:color="auto"/>
            <w:left w:val="none" w:sz="0" w:space="0" w:color="auto"/>
            <w:bottom w:val="none" w:sz="0" w:space="0" w:color="auto"/>
            <w:right w:val="none" w:sz="0" w:space="0" w:color="auto"/>
          </w:divBdr>
        </w:div>
        <w:div w:id="809441239">
          <w:marLeft w:val="0"/>
          <w:marRight w:val="0"/>
          <w:marTop w:val="0"/>
          <w:marBottom w:val="0"/>
          <w:divBdr>
            <w:top w:val="none" w:sz="0" w:space="0" w:color="auto"/>
            <w:left w:val="none" w:sz="0" w:space="0" w:color="auto"/>
            <w:bottom w:val="none" w:sz="0" w:space="0" w:color="auto"/>
            <w:right w:val="none" w:sz="0" w:space="0" w:color="auto"/>
          </w:divBdr>
        </w:div>
        <w:div w:id="823743746">
          <w:marLeft w:val="0"/>
          <w:marRight w:val="0"/>
          <w:marTop w:val="0"/>
          <w:marBottom w:val="0"/>
          <w:divBdr>
            <w:top w:val="none" w:sz="0" w:space="0" w:color="auto"/>
            <w:left w:val="none" w:sz="0" w:space="0" w:color="auto"/>
            <w:bottom w:val="none" w:sz="0" w:space="0" w:color="auto"/>
            <w:right w:val="none" w:sz="0" w:space="0" w:color="auto"/>
          </w:divBdr>
        </w:div>
        <w:div w:id="1220627683">
          <w:marLeft w:val="0"/>
          <w:marRight w:val="0"/>
          <w:marTop w:val="0"/>
          <w:marBottom w:val="0"/>
          <w:divBdr>
            <w:top w:val="none" w:sz="0" w:space="0" w:color="auto"/>
            <w:left w:val="none" w:sz="0" w:space="0" w:color="auto"/>
            <w:bottom w:val="none" w:sz="0" w:space="0" w:color="auto"/>
            <w:right w:val="none" w:sz="0" w:space="0" w:color="auto"/>
          </w:divBdr>
        </w:div>
        <w:div w:id="1324502407">
          <w:marLeft w:val="0"/>
          <w:marRight w:val="0"/>
          <w:marTop w:val="0"/>
          <w:marBottom w:val="0"/>
          <w:divBdr>
            <w:top w:val="none" w:sz="0" w:space="0" w:color="auto"/>
            <w:left w:val="none" w:sz="0" w:space="0" w:color="auto"/>
            <w:bottom w:val="none" w:sz="0" w:space="0" w:color="auto"/>
            <w:right w:val="none" w:sz="0" w:space="0" w:color="auto"/>
          </w:divBdr>
        </w:div>
        <w:div w:id="1347560641">
          <w:marLeft w:val="0"/>
          <w:marRight w:val="0"/>
          <w:marTop w:val="0"/>
          <w:marBottom w:val="0"/>
          <w:divBdr>
            <w:top w:val="none" w:sz="0" w:space="0" w:color="auto"/>
            <w:left w:val="none" w:sz="0" w:space="0" w:color="auto"/>
            <w:bottom w:val="none" w:sz="0" w:space="0" w:color="auto"/>
            <w:right w:val="none" w:sz="0" w:space="0" w:color="auto"/>
          </w:divBdr>
        </w:div>
        <w:div w:id="371879685">
          <w:marLeft w:val="0"/>
          <w:marRight w:val="0"/>
          <w:marTop w:val="0"/>
          <w:marBottom w:val="0"/>
          <w:divBdr>
            <w:top w:val="none" w:sz="0" w:space="0" w:color="auto"/>
            <w:left w:val="none" w:sz="0" w:space="0" w:color="auto"/>
            <w:bottom w:val="none" w:sz="0" w:space="0" w:color="auto"/>
            <w:right w:val="none" w:sz="0" w:space="0" w:color="auto"/>
          </w:divBdr>
        </w:div>
        <w:div w:id="1110515082">
          <w:marLeft w:val="0"/>
          <w:marRight w:val="0"/>
          <w:marTop w:val="0"/>
          <w:marBottom w:val="0"/>
          <w:divBdr>
            <w:top w:val="none" w:sz="0" w:space="0" w:color="auto"/>
            <w:left w:val="none" w:sz="0" w:space="0" w:color="auto"/>
            <w:bottom w:val="none" w:sz="0" w:space="0" w:color="auto"/>
            <w:right w:val="none" w:sz="0" w:space="0" w:color="auto"/>
          </w:divBdr>
        </w:div>
        <w:div w:id="1342583788">
          <w:marLeft w:val="0"/>
          <w:marRight w:val="0"/>
          <w:marTop w:val="0"/>
          <w:marBottom w:val="0"/>
          <w:divBdr>
            <w:top w:val="none" w:sz="0" w:space="0" w:color="auto"/>
            <w:left w:val="none" w:sz="0" w:space="0" w:color="auto"/>
            <w:bottom w:val="none" w:sz="0" w:space="0" w:color="auto"/>
            <w:right w:val="none" w:sz="0" w:space="0" w:color="auto"/>
          </w:divBdr>
        </w:div>
        <w:div w:id="94521200">
          <w:marLeft w:val="0"/>
          <w:marRight w:val="0"/>
          <w:marTop w:val="0"/>
          <w:marBottom w:val="0"/>
          <w:divBdr>
            <w:top w:val="none" w:sz="0" w:space="0" w:color="auto"/>
            <w:left w:val="none" w:sz="0" w:space="0" w:color="auto"/>
            <w:bottom w:val="none" w:sz="0" w:space="0" w:color="auto"/>
            <w:right w:val="none" w:sz="0" w:space="0" w:color="auto"/>
          </w:divBdr>
        </w:div>
        <w:div w:id="944312003">
          <w:marLeft w:val="0"/>
          <w:marRight w:val="0"/>
          <w:marTop w:val="0"/>
          <w:marBottom w:val="0"/>
          <w:divBdr>
            <w:top w:val="none" w:sz="0" w:space="0" w:color="auto"/>
            <w:left w:val="none" w:sz="0" w:space="0" w:color="auto"/>
            <w:bottom w:val="none" w:sz="0" w:space="0" w:color="auto"/>
            <w:right w:val="none" w:sz="0" w:space="0" w:color="auto"/>
          </w:divBdr>
        </w:div>
        <w:div w:id="1430352309">
          <w:marLeft w:val="0"/>
          <w:marRight w:val="0"/>
          <w:marTop w:val="0"/>
          <w:marBottom w:val="0"/>
          <w:divBdr>
            <w:top w:val="none" w:sz="0" w:space="0" w:color="auto"/>
            <w:left w:val="none" w:sz="0" w:space="0" w:color="auto"/>
            <w:bottom w:val="none" w:sz="0" w:space="0" w:color="auto"/>
            <w:right w:val="none" w:sz="0" w:space="0" w:color="auto"/>
          </w:divBdr>
        </w:div>
        <w:div w:id="1461876578">
          <w:marLeft w:val="0"/>
          <w:marRight w:val="0"/>
          <w:marTop w:val="0"/>
          <w:marBottom w:val="0"/>
          <w:divBdr>
            <w:top w:val="none" w:sz="0" w:space="0" w:color="auto"/>
            <w:left w:val="none" w:sz="0" w:space="0" w:color="auto"/>
            <w:bottom w:val="none" w:sz="0" w:space="0" w:color="auto"/>
            <w:right w:val="none" w:sz="0" w:space="0" w:color="auto"/>
          </w:divBdr>
        </w:div>
        <w:div w:id="473911808">
          <w:marLeft w:val="0"/>
          <w:marRight w:val="0"/>
          <w:marTop w:val="0"/>
          <w:marBottom w:val="0"/>
          <w:divBdr>
            <w:top w:val="none" w:sz="0" w:space="0" w:color="auto"/>
            <w:left w:val="none" w:sz="0" w:space="0" w:color="auto"/>
            <w:bottom w:val="none" w:sz="0" w:space="0" w:color="auto"/>
            <w:right w:val="none" w:sz="0" w:space="0" w:color="auto"/>
          </w:divBdr>
        </w:div>
        <w:div w:id="1958483010">
          <w:marLeft w:val="0"/>
          <w:marRight w:val="0"/>
          <w:marTop w:val="0"/>
          <w:marBottom w:val="0"/>
          <w:divBdr>
            <w:top w:val="none" w:sz="0" w:space="0" w:color="auto"/>
            <w:left w:val="none" w:sz="0" w:space="0" w:color="auto"/>
            <w:bottom w:val="none" w:sz="0" w:space="0" w:color="auto"/>
            <w:right w:val="none" w:sz="0" w:space="0" w:color="auto"/>
          </w:divBdr>
        </w:div>
        <w:div w:id="819539917">
          <w:marLeft w:val="0"/>
          <w:marRight w:val="0"/>
          <w:marTop w:val="0"/>
          <w:marBottom w:val="0"/>
          <w:divBdr>
            <w:top w:val="none" w:sz="0" w:space="0" w:color="auto"/>
            <w:left w:val="none" w:sz="0" w:space="0" w:color="auto"/>
            <w:bottom w:val="none" w:sz="0" w:space="0" w:color="auto"/>
            <w:right w:val="none" w:sz="0" w:space="0" w:color="auto"/>
          </w:divBdr>
        </w:div>
        <w:div w:id="1854563914">
          <w:marLeft w:val="0"/>
          <w:marRight w:val="0"/>
          <w:marTop w:val="0"/>
          <w:marBottom w:val="0"/>
          <w:divBdr>
            <w:top w:val="none" w:sz="0" w:space="0" w:color="auto"/>
            <w:left w:val="none" w:sz="0" w:space="0" w:color="auto"/>
            <w:bottom w:val="none" w:sz="0" w:space="0" w:color="auto"/>
            <w:right w:val="none" w:sz="0" w:space="0" w:color="auto"/>
          </w:divBdr>
        </w:div>
        <w:div w:id="1144082776">
          <w:marLeft w:val="0"/>
          <w:marRight w:val="0"/>
          <w:marTop w:val="0"/>
          <w:marBottom w:val="0"/>
          <w:divBdr>
            <w:top w:val="none" w:sz="0" w:space="0" w:color="auto"/>
            <w:left w:val="none" w:sz="0" w:space="0" w:color="auto"/>
            <w:bottom w:val="none" w:sz="0" w:space="0" w:color="auto"/>
            <w:right w:val="none" w:sz="0" w:space="0" w:color="auto"/>
          </w:divBdr>
        </w:div>
        <w:div w:id="853762103">
          <w:marLeft w:val="0"/>
          <w:marRight w:val="0"/>
          <w:marTop w:val="0"/>
          <w:marBottom w:val="0"/>
          <w:divBdr>
            <w:top w:val="none" w:sz="0" w:space="0" w:color="auto"/>
            <w:left w:val="none" w:sz="0" w:space="0" w:color="auto"/>
            <w:bottom w:val="none" w:sz="0" w:space="0" w:color="auto"/>
            <w:right w:val="none" w:sz="0" w:space="0" w:color="auto"/>
          </w:divBdr>
        </w:div>
        <w:div w:id="827749514">
          <w:marLeft w:val="0"/>
          <w:marRight w:val="0"/>
          <w:marTop w:val="0"/>
          <w:marBottom w:val="0"/>
          <w:divBdr>
            <w:top w:val="none" w:sz="0" w:space="0" w:color="auto"/>
            <w:left w:val="none" w:sz="0" w:space="0" w:color="auto"/>
            <w:bottom w:val="none" w:sz="0" w:space="0" w:color="auto"/>
            <w:right w:val="none" w:sz="0" w:space="0" w:color="auto"/>
          </w:divBdr>
        </w:div>
        <w:div w:id="1811095092">
          <w:marLeft w:val="0"/>
          <w:marRight w:val="0"/>
          <w:marTop w:val="0"/>
          <w:marBottom w:val="0"/>
          <w:divBdr>
            <w:top w:val="none" w:sz="0" w:space="0" w:color="auto"/>
            <w:left w:val="none" w:sz="0" w:space="0" w:color="auto"/>
            <w:bottom w:val="none" w:sz="0" w:space="0" w:color="auto"/>
            <w:right w:val="none" w:sz="0" w:space="0" w:color="auto"/>
          </w:divBdr>
        </w:div>
        <w:div w:id="1385909768">
          <w:marLeft w:val="0"/>
          <w:marRight w:val="0"/>
          <w:marTop w:val="0"/>
          <w:marBottom w:val="0"/>
          <w:divBdr>
            <w:top w:val="none" w:sz="0" w:space="0" w:color="auto"/>
            <w:left w:val="none" w:sz="0" w:space="0" w:color="auto"/>
            <w:bottom w:val="none" w:sz="0" w:space="0" w:color="auto"/>
            <w:right w:val="none" w:sz="0" w:space="0" w:color="auto"/>
          </w:divBdr>
        </w:div>
        <w:div w:id="419907488">
          <w:marLeft w:val="0"/>
          <w:marRight w:val="0"/>
          <w:marTop w:val="0"/>
          <w:marBottom w:val="0"/>
          <w:divBdr>
            <w:top w:val="none" w:sz="0" w:space="0" w:color="auto"/>
            <w:left w:val="none" w:sz="0" w:space="0" w:color="auto"/>
            <w:bottom w:val="none" w:sz="0" w:space="0" w:color="auto"/>
            <w:right w:val="none" w:sz="0" w:space="0" w:color="auto"/>
          </w:divBdr>
        </w:div>
        <w:div w:id="1582257548">
          <w:marLeft w:val="0"/>
          <w:marRight w:val="0"/>
          <w:marTop w:val="0"/>
          <w:marBottom w:val="0"/>
          <w:divBdr>
            <w:top w:val="none" w:sz="0" w:space="0" w:color="auto"/>
            <w:left w:val="none" w:sz="0" w:space="0" w:color="auto"/>
            <w:bottom w:val="none" w:sz="0" w:space="0" w:color="auto"/>
            <w:right w:val="none" w:sz="0" w:space="0" w:color="auto"/>
          </w:divBdr>
        </w:div>
        <w:div w:id="2064668758">
          <w:marLeft w:val="0"/>
          <w:marRight w:val="0"/>
          <w:marTop w:val="0"/>
          <w:marBottom w:val="0"/>
          <w:divBdr>
            <w:top w:val="none" w:sz="0" w:space="0" w:color="auto"/>
            <w:left w:val="none" w:sz="0" w:space="0" w:color="auto"/>
            <w:bottom w:val="none" w:sz="0" w:space="0" w:color="auto"/>
            <w:right w:val="none" w:sz="0" w:space="0" w:color="auto"/>
          </w:divBdr>
        </w:div>
        <w:div w:id="2022538865">
          <w:marLeft w:val="0"/>
          <w:marRight w:val="0"/>
          <w:marTop w:val="0"/>
          <w:marBottom w:val="0"/>
          <w:divBdr>
            <w:top w:val="none" w:sz="0" w:space="0" w:color="auto"/>
            <w:left w:val="none" w:sz="0" w:space="0" w:color="auto"/>
            <w:bottom w:val="none" w:sz="0" w:space="0" w:color="auto"/>
            <w:right w:val="none" w:sz="0" w:space="0" w:color="auto"/>
          </w:divBdr>
        </w:div>
        <w:div w:id="1723752310">
          <w:marLeft w:val="0"/>
          <w:marRight w:val="0"/>
          <w:marTop w:val="0"/>
          <w:marBottom w:val="0"/>
          <w:divBdr>
            <w:top w:val="none" w:sz="0" w:space="0" w:color="auto"/>
            <w:left w:val="none" w:sz="0" w:space="0" w:color="auto"/>
            <w:bottom w:val="none" w:sz="0" w:space="0" w:color="auto"/>
            <w:right w:val="none" w:sz="0" w:space="0" w:color="auto"/>
          </w:divBdr>
        </w:div>
        <w:div w:id="1279143117">
          <w:marLeft w:val="0"/>
          <w:marRight w:val="0"/>
          <w:marTop w:val="0"/>
          <w:marBottom w:val="0"/>
          <w:divBdr>
            <w:top w:val="none" w:sz="0" w:space="0" w:color="auto"/>
            <w:left w:val="none" w:sz="0" w:space="0" w:color="auto"/>
            <w:bottom w:val="none" w:sz="0" w:space="0" w:color="auto"/>
            <w:right w:val="none" w:sz="0" w:space="0" w:color="auto"/>
          </w:divBdr>
        </w:div>
        <w:div w:id="941765560">
          <w:marLeft w:val="0"/>
          <w:marRight w:val="0"/>
          <w:marTop w:val="0"/>
          <w:marBottom w:val="0"/>
          <w:divBdr>
            <w:top w:val="none" w:sz="0" w:space="0" w:color="auto"/>
            <w:left w:val="none" w:sz="0" w:space="0" w:color="auto"/>
            <w:bottom w:val="none" w:sz="0" w:space="0" w:color="auto"/>
            <w:right w:val="none" w:sz="0" w:space="0" w:color="auto"/>
          </w:divBdr>
        </w:div>
        <w:div w:id="844900978">
          <w:marLeft w:val="0"/>
          <w:marRight w:val="0"/>
          <w:marTop w:val="0"/>
          <w:marBottom w:val="0"/>
          <w:divBdr>
            <w:top w:val="none" w:sz="0" w:space="0" w:color="auto"/>
            <w:left w:val="none" w:sz="0" w:space="0" w:color="auto"/>
            <w:bottom w:val="none" w:sz="0" w:space="0" w:color="auto"/>
            <w:right w:val="none" w:sz="0" w:space="0" w:color="auto"/>
          </w:divBdr>
        </w:div>
        <w:div w:id="2017072157">
          <w:marLeft w:val="0"/>
          <w:marRight w:val="0"/>
          <w:marTop w:val="0"/>
          <w:marBottom w:val="0"/>
          <w:divBdr>
            <w:top w:val="none" w:sz="0" w:space="0" w:color="auto"/>
            <w:left w:val="none" w:sz="0" w:space="0" w:color="auto"/>
            <w:bottom w:val="none" w:sz="0" w:space="0" w:color="auto"/>
            <w:right w:val="none" w:sz="0" w:space="0" w:color="auto"/>
          </w:divBdr>
        </w:div>
        <w:div w:id="923295341">
          <w:marLeft w:val="0"/>
          <w:marRight w:val="0"/>
          <w:marTop w:val="0"/>
          <w:marBottom w:val="0"/>
          <w:divBdr>
            <w:top w:val="none" w:sz="0" w:space="0" w:color="auto"/>
            <w:left w:val="none" w:sz="0" w:space="0" w:color="auto"/>
            <w:bottom w:val="none" w:sz="0" w:space="0" w:color="auto"/>
            <w:right w:val="none" w:sz="0" w:space="0" w:color="auto"/>
          </w:divBdr>
        </w:div>
        <w:div w:id="211578746">
          <w:marLeft w:val="0"/>
          <w:marRight w:val="0"/>
          <w:marTop w:val="0"/>
          <w:marBottom w:val="0"/>
          <w:divBdr>
            <w:top w:val="none" w:sz="0" w:space="0" w:color="auto"/>
            <w:left w:val="none" w:sz="0" w:space="0" w:color="auto"/>
            <w:bottom w:val="none" w:sz="0" w:space="0" w:color="auto"/>
            <w:right w:val="none" w:sz="0" w:space="0" w:color="auto"/>
          </w:divBdr>
        </w:div>
        <w:div w:id="977880382">
          <w:marLeft w:val="0"/>
          <w:marRight w:val="0"/>
          <w:marTop w:val="0"/>
          <w:marBottom w:val="0"/>
          <w:divBdr>
            <w:top w:val="none" w:sz="0" w:space="0" w:color="auto"/>
            <w:left w:val="none" w:sz="0" w:space="0" w:color="auto"/>
            <w:bottom w:val="none" w:sz="0" w:space="0" w:color="auto"/>
            <w:right w:val="none" w:sz="0" w:space="0" w:color="auto"/>
          </w:divBdr>
        </w:div>
        <w:div w:id="1912695084">
          <w:marLeft w:val="0"/>
          <w:marRight w:val="0"/>
          <w:marTop w:val="0"/>
          <w:marBottom w:val="0"/>
          <w:divBdr>
            <w:top w:val="none" w:sz="0" w:space="0" w:color="auto"/>
            <w:left w:val="none" w:sz="0" w:space="0" w:color="auto"/>
            <w:bottom w:val="none" w:sz="0" w:space="0" w:color="auto"/>
            <w:right w:val="none" w:sz="0" w:space="0" w:color="auto"/>
          </w:divBdr>
        </w:div>
        <w:div w:id="1395742473">
          <w:marLeft w:val="0"/>
          <w:marRight w:val="0"/>
          <w:marTop w:val="0"/>
          <w:marBottom w:val="0"/>
          <w:divBdr>
            <w:top w:val="none" w:sz="0" w:space="0" w:color="auto"/>
            <w:left w:val="none" w:sz="0" w:space="0" w:color="auto"/>
            <w:bottom w:val="none" w:sz="0" w:space="0" w:color="auto"/>
            <w:right w:val="none" w:sz="0" w:space="0" w:color="auto"/>
          </w:divBdr>
        </w:div>
        <w:div w:id="478616121">
          <w:marLeft w:val="0"/>
          <w:marRight w:val="0"/>
          <w:marTop w:val="0"/>
          <w:marBottom w:val="0"/>
          <w:divBdr>
            <w:top w:val="none" w:sz="0" w:space="0" w:color="auto"/>
            <w:left w:val="none" w:sz="0" w:space="0" w:color="auto"/>
            <w:bottom w:val="none" w:sz="0" w:space="0" w:color="auto"/>
            <w:right w:val="none" w:sz="0" w:space="0" w:color="auto"/>
          </w:divBdr>
        </w:div>
        <w:div w:id="358092166">
          <w:marLeft w:val="0"/>
          <w:marRight w:val="0"/>
          <w:marTop w:val="0"/>
          <w:marBottom w:val="0"/>
          <w:divBdr>
            <w:top w:val="none" w:sz="0" w:space="0" w:color="auto"/>
            <w:left w:val="none" w:sz="0" w:space="0" w:color="auto"/>
            <w:bottom w:val="none" w:sz="0" w:space="0" w:color="auto"/>
            <w:right w:val="none" w:sz="0" w:space="0" w:color="auto"/>
          </w:divBdr>
        </w:div>
        <w:div w:id="1448544059">
          <w:marLeft w:val="0"/>
          <w:marRight w:val="0"/>
          <w:marTop w:val="0"/>
          <w:marBottom w:val="0"/>
          <w:divBdr>
            <w:top w:val="none" w:sz="0" w:space="0" w:color="auto"/>
            <w:left w:val="none" w:sz="0" w:space="0" w:color="auto"/>
            <w:bottom w:val="none" w:sz="0" w:space="0" w:color="auto"/>
            <w:right w:val="none" w:sz="0" w:space="0" w:color="auto"/>
          </w:divBdr>
        </w:div>
        <w:div w:id="1753428527">
          <w:marLeft w:val="0"/>
          <w:marRight w:val="0"/>
          <w:marTop w:val="0"/>
          <w:marBottom w:val="0"/>
          <w:divBdr>
            <w:top w:val="none" w:sz="0" w:space="0" w:color="auto"/>
            <w:left w:val="none" w:sz="0" w:space="0" w:color="auto"/>
            <w:bottom w:val="none" w:sz="0" w:space="0" w:color="auto"/>
            <w:right w:val="none" w:sz="0" w:space="0" w:color="auto"/>
          </w:divBdr>
        </w:div>
        <w:div w:id="1140071388">
          <w:marLeft w:val="0"/>
          <w:marRight w:val="0"/>
          <w:marTop w:val="0"/>
          <w:marBottom w:val="0"/>
          <w:divBdr>
            <w:top w:val="none" w:sz="0" w:space="0" w:color="auto"/>
            <w:left w:val="none" w:sz="0" w:space="0" w:color="auto"/>
            <w:bottom w:val="none" w:sz="0" w:space="0" w:color="auto"/>
            <w:right w:val="none" w:sz="0" w:space="0" w:color="auto"/>
          </w:divBdr>
        </w:div>
        <w:div w:id="1438986140">
          <w:marLeft w:val="0"/>
          <w:marRight w:val="0"/>
          <w:marTop w:val="0"/>
          <w:marBottom w:val="0"/>
          <w:divBdr>
            <w:top w:val="none" w:sz="0" w:space="0" w:color="auto"/>
            <w:left w:val="none" w:sz="0" w:space="0" w:color="auto"/>
            <w:bottom w:val="none" w:sz="0" w:space="0" w:color="auto"/>
            <w:right w:val="none" w:sz="0" w:space="0" w:color="auto"/>
          </w:divBdr>
        </w:div>
        <w:div w:id="441996259">
          <w:marLeft w:val="0"/>
          <w:marRight w:val="0"/>
          <w:marTop w:val="0"/>
          <w:marBottom w:val="0"/>
          <w:divBdr>
            <w:top w:val="none" w:sz="0" w:space="0" w:color="auto"/>
            <w:left w:val="none" w:sz="0" w:space="0" w:color="auto"/>
            <w:bottom w:val="none" w:sz="0" w:space="0" w:color="auto"/>
            <w:right w:val="none" w:sz="0" w:space="0" w:color="auto"/>
          </w:divBdr>
        </w:div>
        <w:div w:id="1342588001">
          <w:marLeft w:val="0"/>
          <w:marRight w:val="0"/>
          <w:marTop w:val="0"/>
          <w:marBottom w:val="0"/>
          <w:divBdr>
            <w:top w:val="none" w:sz="0" w:space="0" w:color="auto"/>
            <w:left w:val="none" w:sz="0" w:space="0" w:color="auto"/>
            <w:bottom w:val="none" w:sz="0" w:space="0" w:color="auto"/>
            <w:right w:val="none" w:sz="0" w:space="0" w:color="auto"/>
          </w:divBdr>
        </w:div>
        <w:div w:id="1795905562">
          <w:marLeft w:val="0"/>
          <w:marRight w:val="0"/>
          <w:marTop w:val="0"/>
          <w:marBottom w:val="0"/>
          <w:divBdr>
            <w:top w:val="none" w:sz="0" w:space="0" w:color="auto"/>
            <w:left w:val="none" w:sz="0" w:space="0" w:color="auto"/>
            <w:bottom w:val="none" w:sz="0" w:space="0" w:color="auto"/>
            <w:right w:val="none" w:sz="0" w:space="0" w:color="auto"/>
          </w:divBdr>
        </w:div>
        <w:div w:id="252125685">
          <w:marLeft w:val="0"/>
          <w:marRight w:val="0"/>
          <w:marTop w:val="0"/>
          <w:marBottom w:val="0"/>
          <w:divBdr>
            <w:top w:val="none" w:sz="0" w:space="0" w:color="auto"/>
            <w:left w:val="none" w:sz="0" w:space="0" w:color="auto"/>
            <w:bottom w:val="none" w:sz="0" w:space="0" w:color="auto"/>
            <w:right w:val="none" w:sz="0" w:space="0" w:color="auto"/>
          </w:divBdr>
        </w:div>
        <w:div w:id="1481145528">
          <w:marLeft w:val="0"/>
          <w:marRight w:val="0"/>
          <w:marTop w:val="0"/>
          <w:marBottom w:val="0"/>
          <w:divBdr>
            <w:top w:val="none" w:sz="0" w:space="0" w:color="auto"/>
            <w:left w:val="none" w:sz="0" w:space="0" w:color="auto"/>
            <w:bottom w:val="none" w:sz="0" w:space="0" w:color="auto"/>
            <w:right w:val="none" w:sz="0" w:space="0" w:color="auto"/>
          </w:divBdr>
        </w:div>
        <w:div w:id="1385830045">
          <w:marLeft w:val="0"/>
          <w:marRight w:val="0"/>
          <w:marTop w:val="0"/>
          <w:marBottom w:val="0"/>
          <w:divBdr>
            <w:top w:val="none" w:sz="0" w:space="0" w:color="auto"/>
            <w:left w:val="none" w:sz="0" w:space="0" w:color="auto"/>
            <w:bottom w:val="none" w:sz="0" w:space="0" w:color="auto"/>
            <w:right w:val="none" w:sz="0" w:space="0" w:color="auto"/>
          </w:divBdr>
        </w:div>
        <w:div w:id="126631051">
          <w:marLeft w:val="0"/>
          <w:marRight w:val="0"/>
          <w:marTop w:val="0"/>
          <w:marBottom w:val="0"/>
          <w:divBdr>
            <w:top w:val="none" w:sz="0" w:space="0" w:color="auto"/>
            <w:left w:val="none" w:sz="0" w:space="0" w:color="auto"/>
            <w:bottom w:val="none" w:sz="0" w:space="0" w:color="auto"/>
            <w:right w:val="none" w:sz="0" w:space="0" w:color="auto"/>
          </w:divBdr>
        </w:div>
        <w:div w:id="1125925920">
          <w:marLeft w:val="0"/>
          <w:marRight w:val="0"/>
          <w:marTop w:val="0"/>
          <w:marBottom w:val="0"/>
          <w:divBdr>
            <w:top w:val="none" w:sz="0" w:space="0" w:color="auto"/>
            <w:left w:val="none" w:sz="0" w:space="0" w:color="auto"/>
            <w:bottom w:val="none" w:sz="0" w:space="0" w:color="auto"/>
            <w:right w:val="none" w:sz="0" w:space="0" w:color="auto"/>
          </w:divBdr>
        </w:div>
        <w:div w:id="785806861">
          <w:marLeft w:val="0"/>
          <w:marRight w:val="0"/>
          <w:marTop w:val="0"/>
          <w:marBottom w:val="0"/>
          <w:divBdr>
            <w:top w:val="none" w:sz="0" w:space="0" w:color="auto"/>
            <w:left w:val="none" w:sz="0" w:space="0" w:color="auto"/>
            <w:bottom w:val="none" w:sz="0" w:space="0" w:color="auto"/>
            <w:right w:val="none" w:sz="0" w:space="0" w:color="auto"/>
          </w:divBdr>
        </w:div>
        <w:div w:id="2136020062">
          <w:marLeft w:val="0"/>
          <w:marRight w:val="0"/>
          <w:marTop w:val="0"/>
          <w:marBottom w:val="0"/>
          <w:divBdr>
            <w:top w:val="none" w:sz="0" w:space="0" w:color="auto"/>
            <w:left w:val="none" w:sz="0" w:space="0" w:color="auto"/>
            <w:bottom w:val="none" w:sz="0" w:space="0" w:color="auto"/>
            <w:right w:val="none" w:sz="0" w:space="0" w:color="auto"/>
          </w:divBdr>
        </w:div>
        <w:div w:id="1672566534">
          <w:marLeft w:val="0"/>
          <w:marRight w:val="0"/>
          <w:marTop w:val="0"/>
          <w:marBottom w:val="0"/>
          <w:divBdr>
            <w:top w:val="none" w:sz="0" w:space="0" w:color="auto"/>
            <w:left w:val="none" w:sz="0" w:space="0" w:color="auto"/>
            <w:bottom w:val="none" w:sz="0" w:space="0" w:color="auto"/>
            <w:right w:val="none" w:sz="0" w:space="0" w:color="auto"/>
          </w:divBdr>
        </w:div>
        <w:div w:id="283273956">
          <w:marLeft w:val="0"/>
          <w:marRight w:val="0"/>
          <w:marTop w:val="0"/>
          <w:marBottom w:val="0"/>
          <w:divBdr>
            <w:top w:val="none" w:sz="0" w:space="0" w:color="auto"/>
            <w:left w:val="none" w:sz="0" w:space="0" w:color="auto"/>
            <w:bottom w:val="none" w:sz="0" w:space="0" w:color="auto"/>
            <w:right w:val="none" w:sz="0" w:space="0" w:color="auto"/>
          </w:divBdr>
        </w:div>
        <w:div w:id="1116676584">
          <w:marLeft w:val="0"/>
          <w:marRight w:val="0"/>
          <w:marTop w:val="0"/>
          <w:marBottom w:val="0"/>
          <w:divBdr>
            <w:top w:val="none" w:sz="0" w:space="0" w:color="auto"/>
            <w:left w:val="none" w:sz="0" w:space="0" w:color="auto"/>
            <w:bottom w:val="none" w:sz="0" w:space="0" w:color="auto"/>
            <w:right w:val="none" w:sz="0" w:space="0" w:color="auto"/>
          </w:divBdr>
        </w:div>
        <w:div w:id="1245458103">
          <w:marLeft w:val="0"/>
          <w:marRight w:val="0"/>
          <w:marTop w:val="0"/>
          <w:marBottom w:val="0"/>
          <w:divBdr>
            <w:top w:val="none" w:sz="0" w:space="0" w:color="auto"/>
            <w:left w:val="none" w:sz="0" w:space="0" w:color="auto"/>
            <w:bottom w:val="none" w:sz="0" w:space="0" w:color="auto"/>
            <w:right w:val="none" w:sz="0" w:space="0" w:color="auto"/>
          </w:divBdr>
        </w:div>
        <w:div w:id="672338311">
          <w:marLeft w:val="0"/>
          <w:marRight w:val="0"/>
          <w:marTop w:val="0"/>
          <w:marBottom w:val="0"/>
          <w:divBdr>
            <w:top w:val="none" w:sz="0" w:space="0" w:color="auto"/>
            <w:left w:val="none" w:sz="0" w:space="0" w:color="auto"/>
            <w:bottom w:val="none" w:sz="0" w:space="0" w:color="auto"/>
            <w:right w:val="none" w:sz="0" w:space="0" w:color="auto"/>
          </w:divBdr>
        </w:div>
        <w:div w:id="2141071542">
          <w:marLeft w:val="0"/>
          <w:marRight w:val="0"/>
          <w:marTop w:val="0"/>
          <w:marBottom w:val="0"/>
          <w:divBdr>
            <w:top w:val="none" w:sz="0" w:space="0" w:color="auto"/>
            <w:left w:val="none" w:sz="0" w:space="0" w:color="auto"/>
            <w:bottom w:val="none" w:sz="0" w:space="0" w:color="auto"/>
            <w:right w:val="none" w:sz="0" w:space="0" w:color="auto"/>
          </w:divBdr>
        </w:div>
        <w:div w:id="1839995939">
          <w:marLeft w:val="0"/>
          <w:marRight w:val="0"/>
          <w:marTop w:val="0"/>
          <w:marBottom w:val="0"/>
          <w:divBdr>
            <w:top w:val="none" w:sz="0" w:space="0" w:color="auto"/>
            <w:left w:val="none" w:sz="0" w:space="0" w:color="auto"/>
            <w:bottom w:val="none" w:sz="0" w:space="0" w:color="auto"/>
            <w:right w:val="none" w:sz="0" w:space="0" w:color="auto"/>
          </w:divBdr>
        </w:div>
        <w:div w:id="2101635293">
          <w:marLeft w:val="0"/>
          <w:marRight w:val="0"/>
          <w:marTop w:val="0"/>
          <w:marBottom w:val="0"/>
          <w:divBdr>
            <w:top w:val="none" w:sz="0" w:space="0" w:color="auto"/>
            <w:left w:val="none" w:sz="0" w:space="0" w:color="auto"/>
            <w:bottom w:val="none" w:sz="0" w:space="0" w:color="auto"/>
            <w:right w:val="none" w:sz="0" w:space="0" w:color="auto"/>
          </w:divBdr>
        </w:div>
        <w:div w:id="366150288">
          <w:marLeft w:val="0"/>
          <w:marRight w:val="0"/>
          <w:marTop w:val="0"/>
          <w:marBottom w:val="0"/>
          <w:divBdr>
            <w:top w:val="none" w:sz="0" w:space="0" w:color="auto"/>
            <w:left w:val="none" w:sz="0" w:space="0" w:color="auto"/>
            <w:bottom w:val="none" w:sz="0" w:space="0" w:color="auto"/>
            <w:right w:val="none" w:sz="0" w:space="0" w:color="auto"/>
          </w:divBdr>
        </w:div>
        <w:div w:id="1751001151">
          <w:marLeft w:val="0"/>
          <w:marRight w:val="0"/>
          <w:marTop w:val="0"/>
          <w:marBottom w:val="0"/>
          <w:divBdr>
            <w:top w:val="none" w:sz="0" w:space="0" w:color="auto"/>
            <w:left w:val="none" w:sz="0" w:space="0" w:color="auto"/>
            <w:bottom w:val="none" w:sz="0" w:space="0" w:color="auto"/>
            <w:right w:val="none" w:sz="0" w:space="0" w:color="auto"/>
          </w:divBdr>
        </w:div>
        <w:div w:id="2079741975">
          <w:marLeft w:val="0"/>
          <w:marRight w:val="0"/>
          <w:marTop w:val="0"/>
          <w:marBottom w:val="0"/>
          <w:divBdr>
            <w:top w:val="none" w:sz="0" w:space="0" w:color="auto"/>
            <w:left w:val="none" w:sz="0" w:space="0" w:color="auto"/>
            <w:bottom w:val="none" w:sz="0" w:space="0" w:color="auto"/>
            <w:right w:val="none" w:sz="0" w:space="0" w:color="auto"/>
          </w:divBdr>
        </w:div>
        <w:div w:id="2049794985">
          <w:marLeft w:val="0"/>
          <w:marRight w:val="0"/>
          <w:marTop w:val="0"/>
          <w:marBottom w:val="0"/>
          <w:divBdr>
            <w:top w:val="none" w:sz="0" w:space="0" w:color="auto"/>
            <w:left w:val="none" w:sz="0" w:space="0" w:color="auto"/>
            <w:bottom w:val="none" w:sz="0" w:space="0" w:color="auto"/>
            <w:right w:val="none" w:sz="0" w:space="0" w:color="auto"/>
          </w:divBdr>
        </w:div>
        <w:div w:id="1745760333">
          <w:marLeft w:val="0"/>
          <w:marRight w:val="0"/>
          <w:marTop w:val="0"/>
          <w:marBottom w:val="0"/>
          <w:divBdr>
            <w:top w:val="none" w:sz="0" w:space="0" w:color="auto"/>
            <w:left w:val="none" w:sz="0" w:space="0" w:color="auto"/>
            <w:bottom w:val="none" w:sz="0" w:space="0" w:color="auto"/>
            <w:right w:val="none" w:sz="0" w:space="0" w:color="auto"/>
          </w:divBdr>
        </w:div>
        <w:div w:id="224754713">
          <w:marLeft w:val="0"/>
          <w:marRight w:val="0"/>
          <w:marTop w:val="0"/>
          <w:marBottom w:val="0"/>
          <w:divBdr>
            <w:top w:val="none" w:sz="0" w:space="0" w:color="auto"/>
            <w:left w:val="none" w:sz="0" w:space="0" w:color="auto"/>
            <w:bottom w:val="none" w:sz="0" w:space="0" w:color="auto"/>
            <w:right w:val="none" w:sz="0" w:space="0" w:color="auto"/>
          </w:divBdr>
        </w:div>
        <w:div w:id="2029286813">
          <w:marLeft w:val="0"/>
          <w:marRight w:val="0"/>
          <w:marTop w:val="0"/>
          <w:marBottom w:val="0"/>
          <w:divBdr>
            <w:top w:val="none" w:sz="0" w:space="0" w:color="auto"/>
            <w:left w:val="none" w:sz="0" w:space="0" w:color="auto"/>
            <w:bottom w:val="none" w:sz="0" w:space="0" w:color="auto"/>
            <w:right w:val="none" w:sz="0" w:space="0" w:color="auto"/>
          </w:divBdr>
        </w:div>
        <w:div w:id="924341466">
          <w:marLeft w:val="0"/>
          <w:marRight w:val="0"/>
          <w:marTop w:val="0"/>
          <w:marBottom w:val="0"/>
          <w:divBdr>
            <w:top w:val="none" w:sz="0" w:space="0" w:color="auto"/>
            <w:left w:val="none" w:sz="0" w:space="0" w:color="auto"/>
            <w:bottom w:val="none" w:sz="0" w:space="0" w:color="auto"/>
            <w:right w:val="none" w:sz="0" w:space="0" w:color="auto"/>
          </w:divBdr>
        </w:div>
        <w:div w:id="1472013961">
          <w:marLeft w:val="0"/>
          <w:marRight w:val="0"/>
          <w:marTop w:val="0"/>
          <w:marBottom w:val="0"/>
          <w:divBdr>
            <w:top w:val="none" w:sz="0" w:space="0" w:color="auto"/>
            <w:left w:val="none" w:sz="0" w:space="0" w:color="auto"/>
            <w:bottom w:val="none" w:sz="0" w:space="0" w:color="auto"/>
            <w:right w:val="none" w:sz="0" w:space="0" w:color="auto"/>
          </w:divBdr>
        </w:div>
        <w:div w:id="1769348532">
          <w:marLeft w:val="0"/>
          <w:marRight w:val="0"/>
          <w:marTop w:val="0"/>
          <w:marBottom w:val="0"/>
          <w:divBdr>
            <w:top w:val="none" w:sz="0" w:space="0" w:color="auto"/>
            <w:left w:val="none" w:sz="0" w:space="0" w:color="auto"/>
            <w:bottom w:val="none" w:sz="0" w:space="0" w:color="auto"/>
            <w:right w:val="none" w:sz="0" w:space="0" w:color="auto"/>
          </w:divBdr>
        </w:div>
        <w:div w:id="595677410">
          <w:marLeft w:val="0"/>
          <w:marRight w:val="0"/>
          <w:marTop w:val="0"/>
          <w:marBottom w:val="0"/>
          <w:divBdr>
            <w:top w:val="none" w:sz="0" w:space="0" w:color="auto"/>
            <w:left w:val="none" w:sz="0" w:space="0" w:color="auto"/>
            <w:bottom w:val="none" w:sz="0" w:space="0" w:color="auto"/>
            <w:right w:val="none" w:sz="0" w:space="0" w:color="auto"/>
          </w:divBdr>
        </w:div>
        <w:div w:id="542795456">
          <w:marLeft w:val="0"/>
          <w:marRight w:val="0"/>
          <w:marTop w:val="0"/>
          <w:marBottom w:val="0"/>
          <w:divBdr>
            <w:top w:val="none" w:sz="0" w:space="0" w:color="auto"/>
            <w:left w:val="none" w:sz="0" w:space="0" w:color="auto"/>
            <w:bottom w:val="none" w:sz="0" w:space="0" w:color="auto"/>
            <w:right w:val="none" w:sz="0" w:space="0" w:color="auto"/>
          </w:divBdr>
        </w:div>
        <w:div w:id="1979148348">
          <w:marLeft w:val="0"/>
          <w:marRight w:val="0"/>
          <w:marTop w:val="0"/>
          <w:marBottom w:val="0"/>
          <w:divBdr>
            <w:top w:val="none" w:sz="0" w:space="0" w:color="auto"/>
            <w:left w:val="none" w:sz="0" w:space="0" w:color="auto"/>
            <w:bottom w:val="none" w:sz="0" w:space="0" w:color="auto"/>
            <w:right w:val="none" w:sz="0" w:space="0" w:color="auto"/>
          </w:divBdr>
        </w:div>
        <w:div w:id="1626541933">
          <w:marLeft w:val="0"/>
          <w:marRight w:val="0"/>
          <w:marTop w:val="0"/>
          <w:marBottom w:val="0"/>
          <w:divBdr>
            <w:top w:val="none" w:sz="0" w:space="0" w:color="auto"/>
            <w:left w:val="none" w:sz="0" w:space="0" w:color="auto"/>
            <w:bottom w:val="none" w:sz="0" w:space="0" w:color="auto"/>
            <w:right w:val="none" w:sz="0" w:space="0" w:color="auto"/>
          </w:divBdr>
        </w:div>
        <w:div w:id="1409814739">
          <w:marLeft w:val="0"/>
          <w:marRight w:val="0"/>
          <w:marTop w:val="0"/>
          <w:marBottom w:val="0"/>
          <w:divBdr>
            <w:top w:val="none" w:sz="0" w:space="0" w:color="auto"/>
            <w:left w:val="none" w:sz="0" w:space="0" w:color="auto"/>
            <w:bottom w:val="none" w:sz="0" w:space="0" w:color="auto"/>
            <w:right w:val="none" w:sz="0" w:space="0" w:color="auto"/>
          </w:divBdr>
        </w:div>
        <w:div w:id="42876623">
          <w:marLeft w:val="0"/>
          <w:marRight w:val="0"/>
          <w:marTop w:val="0"/>
          <w:marBottom w:val="0"/>
          <w:divBdr>
            <w:top w:val="none" w:sz="0" w:space="0" w:color="auto"/>
            <w:left w:val="none" w:sz="0" w:space="0" w:color="auto"/>
            <w:bottom w:val="none" w:sz="0" w:space="0" w:color="auto"/>
            <w:right w:val="none" w:sz="0" w:space="0" w:color="auto"/>
          </w:divBdr>
        </w:div>
        <w:div w:id="575359890">
          <w:marLeft w:val="0"/>
          <w:marRight w:val="0"/>
          <w:marTop w:val="0"/>
          <w:marBottom w:val="0"/>
          <w:divBdr>
            <w:top w:val="none" w:sz="0" w:space="0" w:color="auto"/>
            <w:left w:val="none" w:sz="0" w:space="0" w:color="auto"/>
            <w:bottom w:val="none" w:sz="0" w:space="0" w:color="auto"/>
            <w:right w:val="none" w:sz="0" w:space="0" w:color="auto"/>
          </w:divBdr>
        </w:div>
        <w:div w:id="990670926">
          <w:marLeft w:val="0"/>
          <w:marRight w:val="0"/>
          <w:marTop w:val="0"/>
          <w:marBottom w:val="0"/>
          <w:divBdr>
            <w:top w:val="none" w:sz="0" w:space="0" w:color="auto"/>
            <w:left w:val="none" w:sz="0" w:space="0" w:color="auto"/>
            <w:bottom w:val="none" w:sz="0" w:space="0" w:color="auto"/>
            <w:right w:val="none" w:sz="0" w:space="0" w:color="auto"/>
          </w:divBdr>
        </w:div>
        <w:div w:id="121310981">
          <w:marLeft w:val="0"/>
          <w:marRight w:val="0"/>
          <w:marTop w:val="0"/>
          <w:marBottom w:val="0"/>
          <w:divBdr>
            <w:top w:val="none" w:sz="0" w:space="0" w:color="auto"/>
            <w:left w:val="none" w:sz="0" w:space="0" w:color="auto"/>
            <w:bottom w:val="none" w:sz="0" w:space="0" w:color="auto"/>
            <w:right w:val="none" w:sz="0" w:space="0" w:color="auto"/>
          </w:divBdr>
        </w:div>
      </w:divsChild>
    </w:div>
    <w:div w:id="489517796">
      <w:bodyDiv w:val="1"/>
      <w:marLeft w:val="0"/>
      <w:marRight w:val="0"/>
      <w:marTop w:val="0"/>
      <w:marBottom w:val="0"/>
      <w:divBdr>
        <w:top w:val="none" w:sz="0" w:space="0" w:color="auto"/>
        <w:left w:val="none" w:sz="0" w:space="0" w:color="auto"/>
        <w:bottom w:val="none" w:sz="0" w:space="0" w:color="auto"/>
        <w:right w:val="none" w:sz="0" w:space="0" w:color="auto"/>
      </w:divBdr>
    </w:div>
    <w:div w:id="497622964">
      <w:bodyDiv w:val="1"/>
      <w:marLeft w:val="0"/>
      <w:marRight w:val="0"/>
      <w:marTop w:val="0"/>
      <w:marBottom w:val="0"/>
      <w:divBdr>
        <w:top w:val="none" w:sz="0" w:space="0" w:color="auto"/>
        <w:left w:val="none" w:sz="0" w:space="0" w:color="auto"/>
        <w:bottom w:val="none" w:sz="0" w:space="0" w:color="auto"/>
        <w:right w:val="none" w:sz="0" w:space="0" w:color="auto"/>
      </w:divBdr>
    </w:div>
    <w:div w:id="528681906">
      <w:bodyDiv w:val="1"/>
      <w:marLeft w:val="0"/>
      <w:marRight w:val="0"/>
      <w:marTop w:val="0"/>
      <w:marBottom w:val="0"/>
      <w:divBdr>
        <w:top w:val="none" w:sz="0" w:space="0" w:color="auto"/>
        <w:left w:val="none" w:sz="0" w:space="0" w:color="auto"/>
        <w:bottom w:val="none" w:sz="0" w:space="0" w:color="auto"/>
        <w:right w:val="none" w:sz="0" w:space="0" w:color="auto"/>
      </w:divBdr>
    </w:div>
    <w:div w:id="541327751">
      <w:bodyDiv w:val="1"/>
      <w:marLeft w:val="0"/>
      <w:marRight w:val="0"/>
      <w:marTop w:val="0"/>
      <w:marBottom w:val="0"/>
      <w:divBdr>
        <w:top w:val="none" w:sz="0" w:space="0" w:color="auto"/>
        <w:left w:val="none" w:sz="0" w:space="0" w:color="auto"/>
        <w:bottom w:val="none" w:sz="0" w:space="0" w:color="auto"/>
        <w:right w:val="none" w:sz="0" w:space="0" w:color="auto"/>
      </w:divBdr>
      <w:divsChild>
        <w:div w:id="1685862392">
          <w:marLeft w:val="0"/>
          <w:marRight w:val="0"/>
          <w:marTop w:val="0"/>
          <w:marBottom w:val="0"/>
          <w:divBdr>
            <w:top w:val="none" w:sz="0" w:space="0" w:color="auto"/>
            <w:left w:val="none" w:sz="0" w:space="0" w:color="auto"/>
            <w:bottom w:val="none" w:sz="0" w:space="0" w:color="auto"/>
            <w:right w:val="none" w:sz="0" w:space="0" w:color="auto"/>
          </w:divBdr>
        </w:div>
        <w:div w:id="840776306">
          <w:marLeft w:val="0"/>
          <w:marRight w:val="0"/>
          <w:marTop w:val="0"/>
          <w:marBottom w:val="0"/>
          <w:divBdr>
            <w:top w:val="none" w:sz="0" w:space="0" w:color="auto"/>
            <w:left w:val="none" w:sz="0" w:space="0" w:color="auto"/>
            <w:bottom w:val="none" w:sz="0" w:space="0" w:color="auto"/>
            <w:right w:val="none" w:sz="0" w:space="0" w:color="auto"/>
          </w:divBdr>
        </w:div>
        <w:div w:id="931400733">
          <w:marLeft w:val="0"/>
          <w:marRight w:val="0"/>
          <w:marTop w:val="0"/>
          <w:marBottom w:val="0"/>
          <w:divBdr>
            <w:top w:val="none" w:sz="0" w:space="0" w:color="auto"/>
            <w:left w:val="none" w:sz="0" w:space="0" w:color="auto"/>
            <w:bottom w:val="none" w:sz="0" w:space="0" w:color="auto"/>
            <w:right w:val="none" w:sz="0" w:space="0" w:color="auto"/>
          </w:divBdr>
        </w:div>
        <w:div w:id="1256859629">
          <w:marLeft w:val="0"/>
          <w:marRight w:val="0"/>
          <w:marTop w:val="0"/>
          <w:marBottom w:val="0"/>
          <w:divBdr>
            <w:top w:val="none" w:sz="0" w:space="0" w:color="auto"/>
            <w:left w:val="none" w:sz="0" w:space="0" w:color="auto"/>
            <w:bottom w:val="none" w:sz="0" w:space="0" w:color="auto"/>
            <w:right w:val="none" w:sz="0" w:space="0" w:color="auto"/>
          </w:divBdr>
        </w:div>
        <w:div w:id="1156796070">
          <w:marLeft w:val="0"/>
          <w:marRight w:val="0"/>
          <w:marTop w:val="0"/>
          <w:marBottom w:val="0"/>
          <w:divBdr>
            <w:top w:val="none" w:sz="0" w:space="0" w:color="auto"/>
            <w:left w:val="none" w:sz="0" w:space="0" w:color="auto"/>
            <w:bottom w:val="none" w:sz="0" w:space="0" w:color="auto"/>
            <w:right w:val="none" w:sz="0" w:space="0" w:color="auto"/>
          </w:divBdr>
        </w:div>
        <w:div w:id="1254439256">
          <w:marLeft w:val="0"/>
          <w:marRight w:val="0"/>
          <w:marTop w:val="0"/>
          <w:marBottom w:val="0"/>
          <w:divBdr>
            <w:top w:val="none" w:sz="0" w:space="0" w:color="auto"/>
            <w:left w:val="none" w:sz="0" w:space="0" w:color="auto"/>
            <w:bottom w:val="none" w:sz="0" w:space="0" w:color="auto"/>
            <w:right w:val="none" w:sz="0" w:space="0" w:color="auto"/>
          </w:divBdr>
        </w:div>
        <w:div w:id="2021468231">
          <w:marLeft w:val="0"/>
          <w:marRight w:val="0"/>
          <w:marTop w:val="0"/>
          <w:marBottom w:val="0"/>
          <w:divBdr>
            <w:top w:val="none" w:sz="0" w:space="0" w:color="auto"/>
            <w:left w:val="none" w:sz="0" w:space="0" w:color="auto"/>
            <w:bottom w:val="none" w:sz="0" w:space="0" w:color="auto"/>
            <w:right w:val="none" w:sz="0" w:space="0" w:color="auto"/>
          </w:divBdr>
        </w:div>
        <w:div w:id="1256480879">
          <w:marLeft w:val="0"/>
          <w:marRight w:val="0"/>
          <w:marTop w:val="0"/>
          <w:marBottom w:val="0"/>
          <w:divBdr>
            <w:top w:val="none" w:sz="0" w:space="0" w:color="auto"/>
            <w:left w:val="none" w:sz="0" w:space="0" w:color="auto"/>
            <w:bottom w:val="none" w:sz="0" w:space="0" w:color="auto"/>
            <w:right w:val="none" w:sz="0" w:space="0" w:color="auto"/>
          </w:divBdr>
        </w:div>
        <w:div w:id="452478451">
          <w:marLeft w:val="0"/>
          <w:marRight w:val="0"/>
          <w:marTop w:val="0"/>
          <w:marBottom w:val="0"/>
          <w:divBdr>
            <w:top w:val="none" w:sz="0" w:space="0" w:color="auto"/>
            <w:left w:val="none" w:sz="0" w:space="0" w:color="auto"/>
            <w:bottom w:val="none" w:sz="0" w:space="0" w:color="auto"/>
            <w:right w:val="none" w:sz="0" w:space="0" w:color="auto"/>
          </w:divBdr>
        </w:div>
        <w:div w:id="316614628">
          <w:marLeft w:val="0"/>
          <w:marRight w:val="0"/>
          <w:marTop w:val="0"/>
          <w:marBottom w:val="0"/>
          <w:divBdr>
            <w:top w:val="none" w:sz="0" w:space="0" w:color="auto"/>
            <w:left w:val="none" w:sz="0" w:space="0" w:color="auto"/>
            <w:bottom w:val="none" w:sz="0" w:space="0" w:color="auto"/>
            <w:right w:val="none" w:sz="0" w:space="0" w:color="auto"/>
          </w:divBdr>
        </w:div>
        <w:div w:id="1602059739">
          <w:marLeft w:val="0"/>
          <w:marRight w:val="0"/>
          <w:marTop w:val="0"/>
          <w:marBottom w:val="0"/>
          <w:divBdr>
            <w:top w:val="none" w:sz="0" w:space="0" w:color="auto"/>
            <w:left w:val="none" w:sz="0" w:space="0" w:color="auto"/>
            <w:bottom w:val="none" w:sz="0" w:space="0" w:color="auto"/>
            <w:right w:val="none" w:sz="0" w:space="0" w:color="auto"/>
          </w:divBdr>
        </w:div>
      </w:divsChild>
    </w:div>
    <w:div w:id="599486077">
      <w:bodyDiv w:val="1"/>
      <w:marLeft w:val="0"/>
      <w:marRight w:val="0"/>
      <w:marTop w:val="0"/>
      <w:marBottom w:val="0"/>
      <w:divBdr>
        <w:top w:val="none" w:sz="0" w:space="0" w:color="auto"/>
        <w:left w:val="none" w:sz="0" w:space="0" w:color="auto"/>
        <w:bottom w:val="none" w:sz="0" w:space="0" w:color="auto"/>
        <w:right w:val="none" w:sz="0" w:space="0" w:color="auto"/>
      </w:divBdr>
    </w:div>
    <w:div w:id="730927897">
      <w:bodyDiv w:val="1"/>
      <w:marLeft w:val="0"/>
      <w:marRight w:val="0"/>
      <w:marTop w:val="0"/>
      <w:marBottom w:val="0"/>
      <w:divBdr>
        <w:top w:val="none" w:sz="0" w:space="0" w:color="auto"/>
        <w:left w:val="none" w:sz="0" w:space="0" w:color="auto"/>
        <w:bottom w:val="none" w:sz="0" w:space="0" w:color="auto"/>
        <w:right w:val="none" w:sz="0" w:space="0" w:color="auto"/>
      </w:divBdr>
    </w:div>
    <w:div w:id="851189179">
      <w:bodyDiv w:val="1"/>
      <w:marLeft w:val="0"/>
      <w:marRight w:val="0"/>
      <w:marTop w:val="0"/>
      <w:marBottom w:val="0"/>
      <w:divBdr>
        <w:top w:val="none" w:sz="0" w:space="0" w:color="auto"/>
        <w:left w:val="none" w:sz="0" w:space="0" w:color="auto"/>
        <w:bottom w:val="none" w:sz="0" w:space="0" w:color="auto"/>
        <w:right w:val="none" w:sz="0" w:space="0" w:color="auto"/>
      </w:divBdr>
    </w:div>
    <w:div w:id="883173401">
      <w:bodyDiv w:val="1"/>
      <w:marLeft w:val="0"/>
      <w:marRight w:val="0"/>
      <w:marTop w:val="0"/>
      <w:marBottom w:val="0"/>
      <w:divBdr>
        <w:top w:val="none" w:sz="0" w:space="0" w:color="auto"/>
        <w:left w:val="none" w:sz="0" w:space="0" w:color="auto"/>
        <w:bottom w:val="none" w:sz="0" w:space="0" w:color="auto"/>
        <w:right w:val="none" w:sz="0" w:space="0" w:color="auto"/>
      </w:divBdr>
      <w:divsChild>
        <w:div w:id="306786048">
          <w:marLeft w:val="0"/>
          <w:marRight w:val="0"/>
          <w:marTop w:val="0"/>
          <w:marBottom w:val="0"/>
          <w:divBdr>
            <w:top w:val="none" w:sz="0" w:space="0" w:color="auto"/>
            <w:left w:val="none" w:sz="0" w:space="0" w:color="auto"/>
            <w:bottom w:val="none" w:sz="0" w:space="0" w:color="auto"/>
            <w:right w:val="none" w:sz="0" w:space="0" w:color="auto"/>
          </w:divBdr>
        </w:div>
        <w:div w:id="441844801">
          <w:marLeft w:val="0"/>
          <w:marRight w:val="0"/>
          <w:marTop w:val="0"/>
          <w:marBottom w:val="0"/>
          <w:divBdr>
            <w:top w:val="none" w:sz="0" w:space="0" w:color="auto"/>
            <w:left w:val="none" w:sz="0" w:space="0" w:color="auto"/>
            <w:bottom w:val="none" w:sz="0" w:space="0" w:color="auto"/>
            <w:right w:val="none" w:sz="0" w:space="0" w:color="auto"/>
          </w:divBdr>
        </w:div>
        <w:div w:id="1085497477">
          <w:marLeft w:val="0"/>
          <w:marRight w:val="0"/>
          <w:marTop w:val="0"/>
          <w:marBottom w:val="0"/>
          <w:divBdr>
            <w:top w:val="none" w:sz="0" w:space="0" w:color="auto"/>
            <w:left w:val="none" w:sz="0" w:space="0" w:color="auto"/>
            <w:bottom w:val="none" w:sz="0" w:space="0" w:color="auto"/>
            <w:right w:val="none" w:sz="0" w:space="0" w:color="auto"/>
          </w:divBdr>
        </w:div>
        <w:div w:id="65688078">
          <w:marLeft w:val="0"/>
          <w:marRight w:val="0"/>
          <w:marTop w:val="0"/>
          <w:marBottom w:val="0"/>
          <w:divBdr>
            <w:top w:val="none" w:sz="0" w:space="0" w:color="auto"/>
            <w:left w:val="none" w:sz="0" w:space="0" w:color="auto"/>
            <w:bottom w:val="none" w:sz="0" w:space="0" w:color="auto"/>
            <w:right w:val="none" w:sz="0" w:space="0" w:color="auto"/>
          </w:divBdr>
        </w:div>
        <w:div w:id="257712321">
          <w:marLeft w:val="0"/>
          <w:marRight w:val="0"/>
          <w:marTop w:val="0"/>
          <w:marBottom w:val="0"/>
          <w:divBdr>
            <w:top w:val="none" w:sz="0" w:space="0" w:color="auto"/>
            <w:left w:val="none" w:sz="0" w:space="0" w:color="auto"/>
            <w:bottom w:val="none" w:sz="0" w:space="0" w:color="auto"/>
            <w:right w:val="none" w:sz="0" w:space="0" w:color="auto"/>
          </w:divBdr>
        </w:div>
        <w:div w:id="1992633469">
          <w:marLeft w:val="0"/>
          <w:marRight w:val="0"/>
          <w:marTop w:val="0"/>
          <w:marBottom w:val="0"/>
          <w:divBdr>
            <w:top w:val="none" w:sz="0" w:space="0" w:color="auto"/>
            <w:left w:val="none" w:sz="0" w:space="0" w:color="auto"/>
            <w:bottom w:val="none" w:sz="0" w:space="0" w:color="auto"/>
            <w:right w:val="none" w:sz="0" w:space="0" w:color="auto"/>
          </w:divBdr>
        </w:div>
        <w:div w:id="1430273649">
          <w:marLeft w:val="0"/>
          <w:marRight w:val="0"/>
          <w:marTop w:val="0"/>
          <w:marBottom w:val="0"/>
          <w:divBdr>
            <w:top w:val="none" w:sz="0" w:space="0" w:color="auto"/>
            <w:left w:val="none" w:sz="0" w:space="0" w:color="auto"/>
            <w:bottom w:val="none" w:sz="0" w:space="0" w:color="auto"/>
            <w:right w:val="none" w:sz="0" w:space="0" w:color="auto"/>
          </w:divBdr>
        </w:div>
        <w:div w:id="148711400">
          <w:marLeft w:val="0"/>
          <w:marRight w:val="0"/>
          <w:marTop w:val="0"/>
          <w:marBottom w:val="0"/>
          <w:divBdr>
            <w:top w:val="none" w:sz="0" w:space="0" w:color="auto"/>
            <w:left w:val="none" w:sz="0" w:space="0" w:color="auto"/>
            <w:bottom w:val="none" w:sz="0" w:space="0" w:color="auto"/>
            <w:right w:val="none" w:sz="0" w:space="0" w:color="auto"/>
          </w:divBdr>
        </w:div>
        <w:div w:id="68160931">
          <w:marLeft w:val="0"/>
          <w:marRight w:val="0"/>
          <w:marTop w:val="0"/>
          <w:marBottom w:val="0"/>
          <w:divBdr>
            <w:top w:val="none" w:sz="0" w:space="0" w:color="auto"/>
            <w:left w:val="none" w:sz="0" w:space="0" w:color="auto"/>
            <w:bottom w:val="none" w:sz="0" w:space="0" w:color="auto"/>
            <w:right w:val="none" w:sz="0" w:space="0" w:color="auto"/>
          </w:divBdr>
        </w:div>
        <w:div w:id="915280432">
          <w:marLeft w:val="0"/>
          <w:marRight w:val="0"/>
          <w:marTop w:val="0"/>
          <w:marBottom w:val="0"/>
          <w:divBdr>
            <w:top w:val="none" w:sz="0" w:space="0" w:color="auto"/>
            <w:left w:val="none" w:sz="0" w:space="0" w:color="auto"/>
            <w:bottom w:val="none" w:sz="0" w:space="0" w:color="auto"/>
            <w:right w:val="none" w:sz="0" w:space="0" w:color="auto"/>
          </w:divBdr>
        </w:div>
        <w:div w:id="969869883">
          <w:marLeft w:val="0"/>
          <w:marRight w:val="0"/>
          <w:marTop w:val="0"/>
          <w:marBottom w:val="0"/>
          <w:divBdr>
            <w:top w:val="none" w:sz="0" w:space="0" w:color="auto"/>
            <w:left w:val="none" w:sz="0" w:space="0" w:color="auto"/>
            <w:bottom w:val="none" w:sz="0" w:space="0" w:color="auto"/>
            <w:right w:val="none" w:sz="0" w:space="0" w:color="auto"/>
          </w:divBdr>
        </w:div>
        <w:div w:id="335159946">
          <w:marLeft w:val="0"/>
          <w:marRight w:val="0"/>
          <w:marTop w:val="0"/>
          <w:marBottom w:val="0"/>
          <w:divBdr>
            <w:top w:val="none" w:sz="0" w:space="0" w:color="auto"/>
            <w:left w:val="none" w:sz="0" w:space="0" w:color="auto"/>
            <w:bottom w:val="none" w:sz="0" w:space="0" w:color="auto"/>
            <w:right w:val="none" w:sz="0" w:space="0" w:color="auto"/>
          </w:divBdr>
        </w:div>
        <w:div w:id="183324672">
          <w:marLeft w:val="0"/>
          <w:marRight w:val="0"/>
          <w:marTop w:val="0"/>
          <w:marBottom w:val="0"/>
          <w:divBdr>
            <w:top w:val="none" w:sz="0" w:space="0" w:color="auto"/>
            <w:left w:val="none" w:sz="0" w:space="0" w:color="auto"/>
            <w:bottom w:val="none" w:sz="0" w:space="0" w:color="auto"/>
            <w:right w:val="none" w:sz="0" w:space="0" w:color="auto"/>
          </w:divBdr>
        </w:div>
        <w:div w:id="963929649">
          <w:marLeft w:val="0"/>
          <w:marRight w:val="0"/>
          <w:marTop w:val="0"/>
          <w:marBottom w:val="0"/>
          <w:divBdr>
            <w:top w:val="none" w:sz="0" w:space="0" w:color="auto"/>
            <w:left w:val="none" w:sz="0" w:space="0" w:color="auto"/>
            <w:bottom w:val="none" w:sz="0" w:space="0" w:color="auto"/>
            <w:right w:val="none" w:sz="0" w:space="0" w:color="auto"/>
          </w:divBdr>
        </w:div>
        <w:div w:id="193546851">
          <w:marLeft w:val="0"/>
          <w:marRight w:val="0"/>
          <w:marTop w:val="0"/>
          <w:marBottom w:val="0"/>
          <w:divBdr>
            <w:top w:val="none" w:sz="0" w:space="0" w:color="auto"/>
            <w:left w:val="none" w:sz="0" w:space="0" w:color="auto"/>
            <w:bottom w:val="none" w:sz="0" w:space="0" w:color="auto"/>
            <w:right w:val="none" w:sz="0" w:space="0" w:color="auto"/>
          </w:divBdr>
        </w:div>
        <w:div w:id="1193611414">
          <w:marLeft w:val="0"/>
          <w:marRight w:val="0"/>
          <w:marTop w:val="0"/>
          <w:marBottom w:val="0"/>
          <w:divBdr>
            <w:top w:val="none" w:sz="0" w:space="0" w:color="auto"/>
            <w:left w:val="none" w:sz="0" w:space="0" w:color="auto"/>
            <w:bottom w:val="none" w:sz="0" w:space="0" w:color="auto"/>
            <w:right w:val="none" w:sz="0" w:space="0" w:color="auto"/>
          </w:divBdr>
        </w:div>
        <w:div w:id="1551529138">
          <w:marLeft w:val="0"/>
          <w:marRight w:val="0"/>
          <w:marTop w:val="0"/>
          <w:marBottom w:val="0"/>
          <w:divBdr>
            <w:top w:val="none" w:sz="0" w:space="0" w:color="auto"/>
            <w:left w:val="none" w:sz="0" w:space="0" w:color="auto"/>
            <w:bottom w:val="none" w:sz="0" w:space="0" w:color="auto"/>
            <w:right w:val="none" w:sz="0" w:space="0" w:color="auto"/>
          </w:divBdr>
        </w:div>
        <w:div w:id="1786999961">
          <w:marLeft w:val="0"/>
          <w:marRight w:val="0"/>
          <w:marTop w:val="0"/>
          <w:marBottom w:val="0"/>
          <w:divBdr>
            <w:top w:val="none" w:sz="0" w:space="0" w:color="auto"/>
            <w:left w:val="none" w:sz="0" w:space="0" w:color="auto"/>
            <w:bottom w:val="none" w:sz="0" w:space="0" w:color="auto"/>
            <w:right w:val="none" w:sz="0" w:space="0" w:color="auto"/>
          </w:divBdr>
        </w:div>
        <w:div w:id="1097673363">
          <w:marLeft w:val="0"/>
          <w:marRight w:val="0"/>
          <w:marTop w:val="0"/>
          <w:marBottom w:val="0"/>
          <w:divBdr>
            <w:top w:val="none" w:sz="0" w:space="0" w:color="auto"/>
            <w:left w:val="none" w:sz="0" w:space="0" w:color="auto"/>
            <w:bottom w:val="none" w:sz="0" w:space="0" w:color="auto"/>
            <w:right w:val="none" w:sz="0" w:space="0" w:color="auto"/>
          </w:divBdr>
        </w:div>
        <w:div w:id="1500848952">
          <w:marLeft w:val="0"/>
          <w:marRight w:val="0"/>
          <w:marTop w:val="0"/>
          <w:marBottom w:val="0"/>
          <w:divBdr>
            <w:top w:val="none" w:sz="0" w:space="0" w:color="auto"/>
            <w:left w:val="none" w:sz="0" w:space="0" w:color="auto"/>
            <w:bottom w:val="none" w:sz="0" w:space="0" w:color="auto"/>
            <w:right w:val="none" w:sz="0" w:space="0" w:color="auto"/>
          </w:divBdr>
        </w:div>
        <w:div w:id="909464217">
          <w:marLeft w:val="0"/>
          <w:marRight w:val="0"/>
          <w:marTop w:val="0"/>
          <w:marBottom w:val="0"/>
          <w:divBdr>
            <w:top w:val="none" w:sz="0" w:space="0" w:color="auto"/>
            <w:left w:val="none" w:sz="0" w:space="0" w:color="auto"/>
            <w:bottom w:val="none" w:sz="0" w:space="0" w:color="auto"/>
            <w:right w:val="none" w:sz="0" w:space="0" w:color="auto"/>
          </w:divBdr>
        </w:div>
        <w:div w:id="1400982999">
          <w:marLeft w:val="0"/>
          <w:marRight w:val="0"/>
          <w:marTop w:val="0"/>
          <w:marBottom w:val="0"/>
          <w:divBdr>
            <w:top w:val="none" w:sz="0" w:space="0" w:color="auto"/>
            <w:left w:val="none" w:sz="0" w:space="0" w:color="auto"/>
            <w:bottom w:val="none" w:sz="0" w:space="0" w:color="auto"/>
            <w:right w:val="none" w:sz="0" w:space="0" w:color="auto"/>
          </w:divBdr>
        </w:div>
        <w:div w:id="1515607765">
          <w:marLeft w:val="0"/>
          <w:marRight w:val="0"/>
          <w:marTop w:val="0"/>
          <w:marBottom w:val="0"/>
          <w:divBdr>
            <w:top w:val="none" w:sz="0" w:space="0" w:color="auto"/>
            <w:left w:val="none" w:sz="0" w:space="0" w:color="auto"/>
            <w:bottom w:val="none" w:sz="0" w:space="0" w:color="auto"/>
            <w:right w:val="none" w:sz="0" w:space="0" w:color="auto"/>
          </w:divBdr>
        </w:div>
        <w:div w:id="1399595506">
          <w:marLeft w:val="0"/>
          <w:marRight w:val="0"/>
          <w:marTop w:val="0"/>
          <w:marBottom w:val="0"/>
          <w:divBdr>
            <w:top w:val="none" w:sz="0" w:space="0" w:color="auto"/>
            <w:left w:val="none" w:sz="0" w:space="0" w:color="auto"/>
            <w:bottom w:val="none" w:sz="0" w:space="0" w:color="auto"/>
            <w:right w:val="none" w:sz="0" w:space="0" w:color="auto"/>
          </w:divBdr>
        </w:div>
        <w:div w:id="1336033972">
          <w:marLeft w:val="0"/>
          <w:marRight w:val="0"/>
          <w:marTop w:val="0"/>
          <w:marBottom w:val="0"/>
          <w:divBdr>
            <w:top w:val="none" w:sz="0" w:space="0" w:color="auto"/>
            <w:left w:val="none" w:sz="0" w:space="0" w:color="auto"/>
            <w:bottom w:val="none" w:sz="0" w:space="0" w:color="auto"/>
            <w:right w:val="none" w:sz="0" w:space="0" w:color="auto"/>
          </w:divBdr>
        </w:div>
        <w:div w:id="174350269">
          <w:marLeft w:val="0"/>
          <w:marRight w:val="0"/>
          <w:marTop w:val="0"/>
          <w:marBottom w:val="0"/>
          <w:divBdr>
            <w:top w:val="none" w:sz="0" w:space="0" w:color="auto"/>
            <w:left w:val="none" w:sz="0" w:space="0" w:color="auto"/>
            <w:bottom w:val="none" w:sz="0" w:space="0" w:color="auto"/>
            <w:right w:val="none" w:sz="0" w:space="0" w:color="auto"/>
          </w:divBdr>
        </w:div>
        <w:div w:id="1806704538">
          <w:marLeft w:val="0"/>
          <w:marRight w:val="0"/>
          <w:marTop w:val="0"/>
          <w:marBottom w:val="0"/>
          <w:divBdr>
            <w:top w:val="none" w:sz="0" w:space="0" w:color="auto"/>
            <w:left w:val="none" w:sz="0" w:space="0" w:color="auto"/>
            <w:bottom w:val="none" w:sz="0" w:space="0" w:color="auto"/>
            <w:right w:val="none" w:sz="0" w:space="0" w:color="auto"/>
          </w:divBdr>
        </w:div>
        <w:div w:id="1903371286">
          <w:marLeft w:val="0"/>
          <w:marRight w:val="0"/>
          <w:marTop w:val="0"/>
          <w:marBottom w:val="0"/>
          <w:divBdr>
            <w:top w:val="none" w:sz="0" w:space="0" w:color="auto"/>
            <w:left w:val="none" w:sz="0" w:space="0" w:color="auto"/>
            <w:bottom w:val="none" w:sz="0" w:space="0" w:color="auto"/>
            <w:right w:val="none" w:sz="0" w:space="0" w:color="auto"/>
          </w:divBdr>
        </w:div>
        <w:div w:id="1974942852">
          <w:marLeft w:val="0"/>
          <w:marRight w:val="0"/>
          <w:marTop w:val="0"/>
          <w:marBottom w:val="0"/>
          <w:divBdr>
            <w:top w:val="none" w:sz="0" w:space="0" w:color="auto"/>
            <w:left w:val="none" w:sz="0" w:space="0" w:color="auto"/>
            <w:bottom w:val="none" w:sz="0" w:space="0" w:color="auto"/>
            <w:right w:val="none" w:sz="0" w:space="0" w:color="auto"/>
          </w:divBdr>
        </w:div>
        <w:div w:id="487208679">
          <w:marLeft w:val="0"/>
          <w:marRight w:val="0"/>
          <w:marTop w:val="0"/>
          <w:marBottom w:val="0"/>
          <w:divBdr>
            <w:top w:val="none" w:sz="0" w:space="0" w:color="auto"/>
            <w:left w:val="none" w:sz="0" w:space="0" w:color="auto"/>
            <w:bottom w:val="none" w:sz="0" w:space="0" w:color="auto"/>
            <w:right w:val="none" w:sz="0" w:space="0" w:color="auto"/>
          </w:divBdr>
        </w:div>
        <w:div w:id="1523788714">
          <w:marLeft w:val="0"/>
          <w:marRight w:val="0"/>
          <w:marTop w:val="0"/>
          <w:marBottom w:val="0"/>
          <w:divBdr>
            <w:top w:val="none" w:sz="0" w:space="0" w:color="auto"/>
            <w:left w:val="none" w:sz="0" w:space="0" w:color="auto"/>
            <w:bottom w:val="none" w:sz="0" w:space="0" w:color="auto"/>
            <w:right w:val="none" w:sz="0" w:space="0" w:color="auto"/>
          </w:divBdr>
        </w:div>
        <w:div w:id="500974440">
          <w:marLeft w:val="0"/>
          <w:marRight w:val="0"/>
          <w:marTop w:val="0"/>
          <w:marBottom w:val="0"/>
          <w:divBdr>
            <w:top w:val="none" w:sz="0" w:space="0" w:color="auto"/>
            <w:left w:val="none" w:sz="0" w:space="0" w:color="auto"/>
            <w:bottom w:val="none" w:sz="0" w:space="0" w:color="auto"/>
            <w:right w:val="none" w:sz="0" w:space="0" w:color="auto"/>
          </w:divBdr>
        </w:div>
        <w:div w:id="264196666">
          <w:marLeft w:val="0"/>
          <w:marRight w:val="0"/>
          <w:marTop w:val="0"/>
          <w:marBottom w:val="0"/>
          <w:divBdr>
            <w:top w:val="none" w:sz="0" w:space="0" w:color="auto"/>
            <w:left w:val="none" w:sz="0" w:space="0" w:color="auto"/>
            <w:bottom w:val="none" w:sz="0" w:space="0" w:color="auto"/>
            <w:right w:val="none" w:sz="0" w:space="0" w:color="auto"/>
          </w:divBdr>
        </w:div>
        <w:div w:id="268900287">
          <w:marLeft w:val="0"/>
          <w:marRight w:val="0"/>
          <w:marTop w:val="0"/>
          <w:marBottom w:val="0"/>
          <w:divBdr>
            <w:top w:val="none" w:sz="0" w:space="0" w:color="auto"/>
            <w:left w:val="none" w:sz="0" w:space="0" w:color="auto"/>
            <w:bottom w:val="none" w:sz="0" w:space="0" w:color="auto"/>
            <w:right w:val="none" w:sz="0" w:space="0" w:color="auto"/>
          </w:divBdr>
        </w:div>
        <w:div w:id="2004505799">
          <w:marLeft w:val="0"/>
          <w:marRight w:val="0"/>
          <w:marTop w:val="0"/>
          <w:marBottom w:val="0"/>
          <w:divBdr>
            <w:top w:val="none" w:sz="0" w:space="0" w:color="auto"/>
            <w:left w:val="none" w:sz="0" w:space="0" w:color="auto"/>
            <w:bottom w:val="none" w:sz="0" w:space="0" w:color="auto"/>
            <w:right w:val="none" w:sz="0" w:space="0" w:color="auto"/>
          </w:divBdr>
        </w:div>
        <w:div w:id="1772313143">
          <w:marLeft w:val="0"/>
          <w:marRight w:val="0"/>
          <w:marTop w:val="0"/>
          <w:marBottom w:val="0"/>
          <w:divBdr>
            <w:top w:val="none" w:sz="0" w:space="0" w:color="auto"/>
            <w:left w:val="none" w:sz="0" w:space="0" w:color="auto"/>
            <w:bottom w:val="none" w:sz="0" w:space="0" w:color="auto"/>
            <w:right w:val="none" w:sz="0" w:space="0" w:color="auto"/>
          </w:divBdr>
        </w:div>
        <w:div w:id="171797152">
          <w:marLeft w:val="0"/>
          <w:marRight w:val="0"/>
          <w:marTop w:val="0"/>
          <w:marBottom w:val="0"/>
          <w:divBdr>
            <w:top w:val="none" w:sz="0" w:space="0" w:color="auto"/>
            <w:left w:val="none" w:sz="0" w:space="0" w:color="auto"/>
            <w:bottom w:val="none" w:sz="0" w:space="0" w:color="auto"/>
            <w:right w:val="none" w:sz="0" w:space="0" w:color="auto"/>
          </w:divBdr>
        </w:div>
        <w:div w:id="592398126">
          <w:marLeft w:val="0"/>
          <w:marRight w:val="0"/>
          <w:marTop w:val="0"/>
          <w:marBottom w:val="0"/>
          <w:divBdr>
            <w:top w:val="none" w:sz="0" w:space="0" w:color="auto"/>
            <w:left w:val="none" w:sz="0" w:space="0" w:color="auto"/>
            <w:bottom w:val="none" w:sz="0" w:space="0" w:color="auto"/>
            <w:right w:val="none" w:sz="0" w:space="0" w:color="auto"/>
          </w:divBdr>
        </w:div>
        <w:div w:id="1127115990">
          <w:marLeft w:val="0"/>
          <w:marRight w:val="0"/>
          <w:marTop w:val="0"/>
          <w:marBottom w:val="0"/>
          <w:divBdr>
            <w:top w:val="none" w:sz="0" w:space="0" w:color="auto"/>
            <w:left w:val="none" w:sz="0" w:space="0" w:color="auto"/>
            <w:bottom w:val="none" w:sz="0" w:space="0" w:color="auto"/>
            <w:right w:val="none" w:sz="0" w:space="0" w:color="auto"/>
          </w:divBdr>
        </w:div>
        <w:div w:id="1775242222">
          <w:marLeft w:val="0"/>
          <w:marRight w:val="0"/>
          <w:marTop w:val="0"/>
          <w:marBottom w:val="0"/>
          <w:divBdr>
            <w:top w:val="none" w:sz="0" w:space="0" w:color="auto"/>
            <w:left w:val="none" w:sz="0" w:space="0" w:color="auto"/>
            <w:bottom w:val="none" w:sz="0" w:space="0" w:color="auto"/>
            <w:right w:val="none" w:sz="0" w:space="0" w:color="auto"/>
          </w:divBdr>
        </w:div>
        <w:div w:id="939945217">
          <w:marLeft w:val="0"/>
          <w:marRight w:val="0"/>
          <w:marTop w:val="0"/>
          <w:marBottom w:val="0"/>
          <w:divBdr>
            <w:top w:val="none" w:sz="0" w:space="0" w:color="auto"/>
            <w:left w:val="none" w:sz="0" w:space="0" w:color="auto"/>
            <w:bottom w:val="none" w:sz="0" w:space="0" w:color="auto"/>
            <w:right w:val="none" w:sz="0" w:space="0" w:color="auto"/>
          </w:divBdr>
        </w:div>
        <w:div w:id="1423720987">
          <w:marLeft w:val="0"/>
          <w:marRight w:val="0"/>
          <w:marTop w:val="0"/>
          <w:marBottom w:val="0"/>
          <w:divBdr>
            <w:top w:val="none" w:sz="0" w:space="0" w:color="auto"/>
            <w:left w:val="none" w:sz="0" w:space="0" w:color="auto"/>
            <w:bottom w:val="none" w:sz="0" w:space="0" w:color="auto"/>
            <w:right w:val="none" w:sz="0" w:space="0" w:color="auto"/>
          </w:divBdr>
        </w:div>
        <w:div w:id="495070127">
          <w:marLeft w:val="0"/>
          <w:marRight w:val="0"/>
          <w:marTop w:val="0"/>
          <w:marBottom w:val="0"/>
          <w:divBdr>
            <w:top w:val="none" w:sz="0" w:space="0" w:color="auto"/>
            <w:left w:val="none" w:sz="0" w:space="0" w:color="auto"/>
            <w:bottom w:val="none" w:sz="0" w:space="0" w:color="auto"/>
            <w:right w:val="none" w:sz="0" w:space="0" w:color="auto"/>
          </w:divBdr>
        </w:div>
        <w:div w:id="1671908189">
          <w:marLeft w:val="0"/>
          <w:marRight w:val="0"/>
          <w:marTop w:val="0"/>
          <w:marBottom w:val="0"/>
          <w:divBdr>
            <w:top w:val="none" w:sz="0" w:space="0" w:color="auto"/>
            <w:left w:val="none" w:sz="0" w:space="0" w:color="auto"/>
            <w:bottom w:val="none" w:sz="0" w:space="0" w:color="auto"/>
            <w:right w:val="none" w:sz="0" w:space="0" w:color="auto"/>
          </w:divBdr>
        </w:div>
        <w:div w:id="1434473258">
          <w:marLeft w:val="0"/>
          <w:marRight w:val="0"/>
          <w:marTop w:val="0"/>
          <w:marBottom w:val="0"/>
          <w:divBdr>
            <w:top w:val="none" w:sz="0" w:space="0" w:color="auto"/>
            <w:left w:val="none" w:sz="0" w:space="0" w:color="auto"/>
            <w:bottom w:val="none" w:sz="0" w:space="0" w:color="auto"/>
            <w:right w:val="none" w:sz="0" w:space="0" w:color="auto"/>
          </w:divBdr>
        </w:div>
        <w:div w:id="280305508">
          <w:marLeft w:val="0"/>
          <w:marRight w:val="0"/>
          <w:marTop w:val="0"/>
          <w:marBottom w:val="0"/>
          <w:divBdr>
            <w:top w:val="none" w:sz="0" w:space="0" w:color="auto"/>
            <w:left w:val="none" w:sz="0" w:space="0" w:color="auto"/>
            <w:bottom w:val="none" w:sz="0" w:space="0" w:color="auto"/>
            <w:right w:val="none" w:sz="0" w:space="0" w:color="auto"/>
          </w:divBdr>
        </w:div>
        <w:div w:id="1481380337">
          <w:marLeft w:val="0"/>
          <w:marRight w:val="0"/>
          <w:marTop w:val="0"/>
          <w:marBottom w:val="0"/>
          <w:divBdr>
            <w:top w:val="none" w:sz="0" w:space="0" w:color="auto"/>
            <w:left w:val="none" w:sz="0" w:space="0" w:color="auto"/>
            <w:bottom w:val="none" w:sz="0" w:space="0" w:color="auto"/>
            <w:right w:val="none" w:sz="0" w:space="0" w:color="auto"/>
          </w:divBdr>
        </w:div>
        <w:div w:id="1682658651">
          <w:marLeft w:val="0"/>
          <w:marRight w:val="0"/>
          <w:marTop w:val="0"/>
          <w:marBottom w:val="0"/>
          <w:divBdr>
            <w:top w:val="none" w:sz="0" w:space="0" w:color="auto"/>
            <w:left w:val="none" w:sz="0" w:space="0" w:color="auto"/>
            <w:bottom w:val="none" w:sz="0" w:space="0" w:color="auto"/>
            <w:right w:val="none" w:sz="0" w:space="0" w:color="auto"/>
          </w:divBdr>
        </w:div>
        <w:div w:id="746534195">
          <w:marLeft w:val="0"/>
          <w:marRight w:val="0"/>
          <w:marTop w:val="0"/>
          <w:marBottom w:val="0"/>
          <w:divBdr>
            <w:top w:val="none" w:sz="0" w:space="0" w:color="auto"/>
            <w:left w:val="none" w:sz="0" w:space="0" w:color="auto"/>
            <w:bottom w:val="none" w:sz="0" w:space="0" w:color="auto"/>
            <w:right w:val="none" w:sz="0" w:space="0" w:color="auto"/>
          </w:divBdr>
        </w:div>
        <w:div w:id="2003698567">
          <w:marLeft w:val="0"/>
          <w:marRight w:val="0"/>
          <w:marTop w:val="0"/>
          <w:marBottom w:val="0"/>
          <w:divBdr>
            <w:top w:val="none" w:sz="0" w:space="0" w:color="auto"/>
            <w:left w:val="none" w:sz="0" w:space="0" w:color="auto"/>
            <w:bottom w:val="none" w:sz="0" w:space="0" w:color="auto"/>
            <w:right w:val="none" w:sz="0" w:space="0" w:color="auto"/>
          </w:divBdr>
        </w:div>
        <w:div w:id="1534928443">
          <w:marLeft w:val="0"/>
          <w:marRight w:val="0"/>
          <w:marTop w:val="0"/>
          <w:marBottom w:val="0"/>
          <w:divBdr>
            <w:top w:val="none" w:sz="0" w:space="0" w:color="auto"/>
            <w:left w:val="none" w:sz="0" w:space="0" w:color="auto"/>
            <w:bottom w:val="none" w:sz="0" w:space="0" w:color="auto"/>
            <w:right w:val="none" w:sz="0" w:space="0" w:color="auto"/>
          </w:divBdr>
        </w:div>
        <w:div w:id="1248929792">
          <w:marLeft w:val="0"/>
          <w:marRight w:val="0"/>
          <w:marTop w:val="0"/>
          <w:marBottom w:val="0"/>
          <w:divBdr>
            <w:top w:val="none" w:sz="0" w:space="0" w:color="auto"/>
            <w:left w:val="none" w:sz="0" w:space="0" w:color="auto"/>
            <w:bottom w:val="none" w:sz="0" w:space="0" w:color="auto"/>
            <w:right w:val="none" w:sz="0" w:space="0" w:color="auto"/>
          </w:divBdr>
        </w:div>
        <w:div w:id="334458846">
          <w:marLeft w:val="0"/>
          <w:marRight w:val="0"/>
          <w:marTop w:val="0"/>
          <w:marBottom w:val="0"/>
          <w:divBdr>
            <w:top w:val="none" w:sz="0" w:space="0" w:color="auto"/>
            <w:left w:val="none" w:sz="0" w:space="0" w:color="auto"/>
            <w:bottom w:val="none" w:sz="0" w:space="0" w:color="auto"/>
            <w:right w:val="none" w:sz="0" w:space="0" w:color="auto"/>
          </w:divBdr>
        </w:div>
        <w:div w:id="792869507">
          <w:marLeft w:val="0"/>
          <w:marRight w:val="0"/>
          <w:marTop w:val="0"/>
          <w:marBottom w:val="0"/>
          <w:divBdr>
            <w:top w:val="none" w:sz="0" w:space="0" w:color="auto"/>
            <w:left w:val="none" w:sz="0" w:space="0" w:color="auto"/>
            <w:bottom w:val="none" w:sz="0" w:space="0" w:color="auto"/>
            <w:right w:val="none" w:sz="0" w:space="0" w:color="auto"/>
          </w:divBdr>
        </w:div>
        <w:div w:id="1411735599">
          <w:marLeft w:val="0"/>
          <w:marRight w:val="0"/>
          <w:marTop w:val="0"/>
          <w:marBottom w:val="0"/>
          <w:divBdr>
            <w:top w:val="none" w:sz="0" w:space="0" w:color="auto"/>
            <w:left w:val="none" w:sz="0" w:space="0" w:color="auto"/>
            <w:bottom w:val="none" w:sz="0" w:space="0" w:color="auto"/>
            <w:right w:val="none" w:sz="0" w:space="0" w:color="auto"/>
          </w:divBdr>
        </w:div>
        <w:div w:id="195969700">
          <w:marLeft w:val="0"/>
          <w:marRight w:val="0"/>
          <w:marTop w:val="0"/>
          <w:marBottom w:val="0"/>
          <w:divBdr>
            <w:top w:val="none" w:sz="0" w:space="0" w:color="auto"/>
            <w:left w:val="none" w:sz="0" w:space="0" w:color="auto"/>
            <w:bottom w:val="none" w:sz="0" w:space="0" w:color="auto"/>
            <w:right w:val="none" w:sz="0" w:space="0" w:color="auto"/>
          </w:divBdr>
        </w:div>
        <w:div w:id="624123005">
          <w:marLeft w:val="0"/>
          <w:marRight w:val="0"/>
          <w:marTop w:val="0"/>
          <w:marBottom w:val="0"/>
          <w:divBdr>
            <w:top w:val="none" w:sz="0" w:space="0" w:color="auto"/>
            <w:left w:val="none" w:sz="0" w:space="0" w:color="auto"/>
            <w:bottom w:val="none" w:sz="0" w:space="0" w:color="auto"/>
            <w:right w:val="none" w:sz="0" w:space="0" w:color="auto"/>
          </w:divBdr>
        </w:div>
        <w:div w:id="1395665662">
          <w:marLeft w:val="0"/>
          <w:marRight w:val="0"/>
          <w:marTop w:val="0"/>
          <w:marBottom w:val="0"/>
          <w:divBdr>
            <w:top w:val="none" w:sz="0" w:space="0" w:color="auto"/>
            <w:left w:val="none" w:sz="0" w:space="0" w:color="auto"/>
            <w:bottom w:val="none" w:sz="0" w:space="0" w:color="auto"/>
            <w:right w:val="none" w:sz="0" w:space="0" w:color="auto"/>
          </w:divBdr>
        </w:div>
        <w:div w:id="1530872226">
          <w:marLeft w:val="0"/>
          <w:marRight w:val="0"/>
          <w:marTop w:val="0"/>
          <w:marBottom w:val="0"/>
          <w:divBdr>
            <w:top w:val="none" w:sz="0" w:space="0" w:color="auto"/>
            <w:left w:val="none" w:sz="0" w:space="0" w:color="auto"/>
            <w:bottom w:val="none" w:sz="0" w:space="0" w:color="auto"/>
            <w:right w:val="none" w:sz="0" w:space="0" w:color="auto"/>
          </w:divBdr>
        </w:div>
        <w:div w:id="1905872701">
          <w:marLeft w:val="0"/>
          <w:marRight w:val="0"/>
          <w:marTop w:val="0"/>
          <w:marBottom w:val="0"/>
          <w:divBdr>
            <w:top w:val="none" w:sz="0" w:space="0" w:color="auto"/>
            <w:left w:val="none" w:sz="0" w:space="0" w:color="auto"/>
            <w:bottom w:val="none" w:sz="0" w:space="0" w:color="auto"/>
            <w:right w:val="none" w:sz="0" w:space="0" w:color="auto"/>
          </w:divBdr>
        </w:div>
        <w:div w:id="17198913">
          <w:marLeft w:val="0"/>
          <w:marRight w:val="0"/>
          <w:marTop w:val="0"/>
          <w:marBottom w:val="0"/>
          <w:divBdr>
            <w:top w:val="none" w:sz="0" w:space="0" w:color="auto"/>
            <w:left w:val="none" w:sz="0" w:space="0" w:color="auto"/>
            <w:bottom w:val="none" w:sz="0" w:space="0" w:color="auto"/>
            <w:right w:val="none" w:sz="0" w:space="0" w:color="auto"/>
          </w:divBdr>
        </w:div>
        <w:div w:id="811554423">
          <w:marLeft w:val="0"/>
          <w:marRight w:val="0"/>
          <w:marTop w:val="0"/>
          <w:marBottom w:val="0"/>
          <w:divBdr>
            <w:top w:val="none" w:sz="0" w:space="0" w:color="auto"/>
            <w:left w:val="none" w:sz="0" w:space="0" w:color="auto"/>
            <w:bottom w:val="none" w:sz="0" w:space="0" w:color="auto"/>
            <w:right w:val="none" w:sz="0" w:space="0" w:color="auto"/>
          </w:divBdr>
        </w:div>
        <w:div w:id="881597638">
          <w:marLeft w:val="0"/>
          <w:marRight w:val="0"/>
          <w:marTop w:val="0"/>
          <w:marBottom w:val="0"/>
          <w:divBdr>
            <w:top w:val="none" w:sz="0" w:space="0" w:color="auto"/>
            <w:left w:val="none" w:sz="0" w:space="0" w:color="auto"/>
            <w:bottom w:val="none" w:sz="0" w:space="0" w:color="auto"/>
            <w:right w:val="none" w:sz="0" w:space="0" w:color="auto"/>
          </w:divBdr>
        </w:div>
        <w:div w:id="1557621089">
          <w:marLeft w:val="0"/>
          <w:marRight w:val="0"/>
          <w:marTop w:val="0"/>
          <w:marBottom w:val="0"/>
          <w:divBdr>
            <w:top w:val="none" w:sz="0" w:space="0" w:color="auto"/>
            <w:left w:val="none" w:sz="0" w:space="0" w:color="auto"/>
            <w:bottom w:val="none" w:sz="0" w:space="0" w:color="auto"/>
            <w:right w:val="none" w:sz="0" w:space="0" w:color="auto"/>
          </w:divBdr>
        </w:div>
        <w:div w:id="1409503078">
          <w:marLeft w:val="0"/>
          <w:marRight w:val="0"/>
          <w:marTop w:val="0"/>
          <w:marBottom w:val="0"/>
          <w:divBdr>
            <w:top w:val="none" w:sz="0" w:space="0" w:color="auto"/>
            <w:left w:val="none" w:sz="0" w:space="0" w:color="auto"/>
            <w:bottom w:val="none" w:sz="0" w:space="0" w:color="auto"/>
            <w:right w:val="none" w:sz="0" w:space="0" w:color="auto"/>
          </w:divBdr>
        </w:div>
        <w:div w:id="628777987">
          <w:marLeft w:val="0"/>
          <w:marRight w:val="0"/>
          <w:marTop w:val="0"/>
          <w:marBottom w:val="0"/>
          <w:divBdr>
            <w:top w:val="none" w:sz="0" w:space="0" w:color="auto"/>
            <w:left w:val="none" w:sz="0" w:space="0" w:color="auto"/>
            <w:bottom w:val="none" w:sz="0" w:space="0" w:color="auto"/>
            <w:right w:val="none" w:sz="0" w:space="0" w:color="auto"/>
          </w:divBdr>
        </w:div>
        <w:div w:id="1709210747">
          <w:marLeft w:val="0"/>
          <w:marRight w:val="0"/>
          <w:marTop w:val="0"/>
          <w:marBottom w:val="0"/>
          <w:divBdr>
            <w:top w:val="none" w:sz="0" w:space="0" w:color="auto"/>
            <w:left w:val="none" w:sz="0" w:space="0" w:color="auto"/>
            <w:bottom w:val="none" w:sz="0" w:space="0" w:color="auto"/>
            <w:right w:val="none" w:sz="0" w:space="0" w:color="auto"/>
          </w:divBdr>
        </w:div>
        <w:div w:id="389813684">
          <w:marLeft w:val="0"/>
          <w:marRight w:val="0"/>
          <w:marTop w:val="0"/>
          <w:marBottom w:val="0"/>
          <w:divBdr>
            <w:top w:val="none" w:sz="0" w:space="0" w:color="auto"/>
            <w:left w:val="none" w:sz="0" w:space="0" w:color="auto"/>
            <w:bottom w:val="none" w:sz="0" w:space="0" w:color="auto"/>
            <w:right w:val="none" w:sz="0" w:space="0" w:color="auto"/>
          </w:divBdr>
        </w:div>
        <w:div w:id="853497717">
          <w:marLeft w:val="0"/>
          <w:marRight w:val="0"/>
          <w:marTop w:val="0"/>
          <w:marBottom w:val="0"/>
          <w:divBdr>
            <w:top w:val="none" w:sz="0" w:space="0" w:color="auto"/>
            <w:left w:val="none" w:sz="0" w:space="0" w:color="auto"/>
            <w:bottom w:val="none" w:sz="0" w:space="0" w:color="auto"/>
            <w:right w:val="none" w:sz="0" w:space="0" w:color="auto"/>
          </w:divBdr>
        </w:div>
        <w:div w:id="1480879046">
          <w:marLeft w:val="0"/>
          <w:marRight w:val="0"/>
          <w:marTop w:val="0"/>
          <w:marBottom w:val="0"/>
          <w:divBdr>
            <w:top w:val="none" w:sz="0" w:space="0" w:color="auto"/>
            <w:left w:val="none" w:sz="0" w:space="0" w:color="auto"/>
            <w:bottom w:val="none" w:sz="0" w:space="0" w:color="auto"/>
            <w:right w:val="none" w:sz="0" w:space="0" w:color="auto"/>
          </w:divBdr>
        </w:div>
        <w:div w:id="757017427">
          <w:marLeft w:val="0"/>
          <w:marRight w:val="0"/>
          <w:marTop w:val="0"/>
          <w:marBottom w:val="0"/>
          <w:divBdr>
            <w:top w:val="none" w:sz="0" w:space="0" w:color="auto"/>
            <w:left w:val="none" w:sz="0" w:space="0" w:color="auto"/>
            <w:bottom w:val="none" w:sz="0" w:space="0" w:color="auto"/>
            <w:right w:val="none" w:sz="0" w:space="0" w:color="auto"/>
          </w:divBdr>
        </w:div>
        <w:div w:id="906649511">
          <w:marLeft w:val="0"/>
          <w:marRight w:val="0"/>
          <w:marTop w:val="0"/>
          <w:marBottom w:val="0"/>
          <w:divBdr>
            <w:top w:val="none" w:sz="0" w:space="0" w:color="auto"/>
            <w:left w:val="none" w:sz="0" w:space="0" w:color="auto"/>
            <w:bottom w:val="none" w:sz="0" w:space="0" w:color="auto"/>
            <w:right w:val="none" w:sz="0" w:space="0" w:color="auto"/>
          </w:divBdr>
        </w:div>
        <w:div w:id="756828901">
          <w:marLeft w:val="0"/>
          <w:marRight w:val="0"/>
          <w:marTop w:val="0"/>
          <w:marBottom w:val="0"/>
          <w:divBdr>
            <w:top w:val="none" w:sz="0" w:space="0" w:color="auto"/>
            <w:left w:val="none" w:sz="0" w:space="0" w:color="auto"/>
            <w:bottom w:val="none" w:sz="0" w:space="0" w:color="auto"/>
            <w:right w:val="none" w:sz="0" w:space="0" w:color="auto"/>
          </w:divBdr>
        </w:div>
        <w:div w:id="1570072890">
          <w:marLeft w:val="0"/>
          <w:marRight w:val="0"/>
          <w:marTop w:val="0"/>
          <w:marBottom w:val="0"/>
          <w:divBdr>
            <w:top w:val="none" w:sz="0" w:space="0" w:color="auto"/>
            <w:left w:val="none" w:sz="0" w:space="0" w:color="auto"/>
            <w:bottom w:val="none" w:sz="0" w:space="0" w:color="auto"/>
            <w:right w:val="none" w:sz="0" w:space="0" w:color="auto"/>
          </w:divBdr>
        </w:div>
        <w:div w:id="1928422191">
          <w:marLeft w:val="0"/>
          <w:marRight w:val="0"/>
          <w:marTop w:val="0"/>
          <w:marBottom w:val="0"/>
          <w:divBdr>
            <w:top w:val="none" w:sz="0" w:space="0" w:color="auto"/>
            <w:left w:val="none" w:sz="0" w:space="0" w:color="auto"/>
            <w:bottom w:val="none" w:sz="0" w:space="0" w:color="auto"/>
            <w:right w:val="none" w:sz="0" w:space="0" w:color="auto"/>
          </w:divBdr>
        </w:div>
        <w:div w:id="983121256">
          <w:marLeft w:val="0"/>
          <w:marRight w:val="0"/>
          <w:marTop w:val="0"/>
          <w:marBottom w:val="0"/>
          <w:divBdr>
            <w:top w:val="none" w:sz="0" w:space="0" w:color="auto"/>
            <w:left w:val="none" w:sz="0" w:space="0" w:color="auto"/>
            <w:bottom w:val="none" w:sz="0" w:space="0" w:color="auto"/>
            <w:right w:val="none" w:sz="0" w:space="0" w:color="auto"/>
          </w:divBdr>
        </w:div>
        <w:div w:id="1773284980">
          <w:marLeft w:val="0"/>
          <w:marRight w:val="0"/>
          <w:marTop w:val="0"/>
          <w:marBottom w:val="0"/>
          <w:divBdr>
            <w:top w:val="none" w:sz="0" w:space="0" w:color="auto"/>
            <w:left w:val="none" w:sz="0" w:space="0" w:color="auto"/>
            <w:bottom w:val="none" w:sz="0" w:space="0" w:color="auto"/>
            <w:right w:val="none" w:sz="0" w:space="0" w:color="auto"/>
          </w:divBdr>
        </w:div>
        <w:div w:id="947812913">
          <w:marLeft w:val="0"/>
          <w:marRight w:val="0"/>
          <w:marTop w:val="0"/>
          <w:marBottom w:val="0"/>
          <w:divBdr>
            <w:top w:val="none" w:sz="0" w:space="0" w:color="auto"/>
            <w:left w:val="none" w:sz="0" w:space="0" w:color="auto"/>
            <w:bottom w:val="none" w:sz="0" w:space="0" w:color="auto"/>
            <w:right w:val="none" w:sz="0" w:space="0" w:color="auto"/>
          </w:divBdr>
        </w:div>
        <w:div w:id="1319847893">
          <w:marLeft w:val="0"/>
          <w:marRight w:val="0"/>
          <w:marTop w:val="0"/>
          <w:marBottom w:val="0"/>
          <w:divBdr>
            <w:top w:val="none" w:sz="0" w:space="0" w:color="auto"/>
            <w:left w:val="none" w:sz="0" w:space="0" w:color="auto"/>
            <w:bottom w:val="none" w:sz="0" w:space="0" w:color="auto"/>
            <w:right w:val="none" w:sz="0" w:space="0" w:color="auto"/>
          </w:divBdr>
        </w:div>
        <w:div w:id="1351763842">
          <w:marLeft w:val="0"/>
          <w:marRight w:val="0"/>
          <w:marTop w:val="0"/>
          <w:marBottom w:val="0"/>
          <w:divBdr>
            <w:top w:val="none" w:sz="0" w:space="0" w:color="auto"/>
            <w:left w:val="none" w:sz="0" w:space="0" w:color="auto"/>
            <w:bottom w:val="none" w:sz="0" w:space="0" w:color="auto"/>
            <w:right w:val="none" w:sz="0" w:space="0" w:color="auto"/>
          </w:divBdr>
        </w:div>
        <w:div w:id="1653632366">
          <w:marLeft w:val="0"/>
          <w:marRight w:val="0"/>
          <w:marTop w:val="0"/>
          <w:marBottom w:val="0"/>
          <w:divBdr>
            <w:top w:val="none" w:sz="0" w:space="0" w:color="auto"/>
            <w:left w:val="none" w:sz="0" w:space="0" w:color="auto"/>
            <w:bottom w:val="none" w:sz="0" w:space="0" w:color="auto"/>
            <w:right w:val="none" w:sz="0" w:space="0" w:color="auto"/>
          </w:divBdr>
        </w:div>
        <w:div w:id="974531254">
          <w:marLeft w:val="0"/>
          <w:marRight w:val="0"/>
          <w:marTop w:val="0"/>
          <w:marBottom w:val="0"/>
          <w:divBdr>
            <w:top w:val="none" w:sz="0" w:space="0" w:color="auto"/>
            <w:left w:val="none" w:sz="0" w:space="0" w:color="auto"/>
            <w:bottom w:val="none" w:sz="0" w:space="0" w:color="auto"/>
            <w:right w:val="none" w:sz="0" w:space="0" w:color="auto"/>
          </w:divBdr>
        </w:div>
        <w:div w:id="532961655">
          <w:marLeft w:val="0"/>
          <w:marRight w:val="0"/>
          <w:marTop w:val="0"/>
          <w:marBottom w:val="0"/>
          <w:divBdr>
            <w:top w:val="none" w:sz="0" w:space="0" w:color="auto"/>
            <w:left w:val="none" w:sz="0" w:space="0" w:color="auto"/>
            <w:bottom w:val="none" w:sz="0" w:space="0" w:color="auto"/>
            <w:right w:val="none" w:sz="0" w:space="0" w:color="auto"/>
          </w:divBdr>
        </w:div>
        <w:div w:id="1362197062">
          <w:marLeft w:val="0"/>
          <w:marRight w:val="0"/>
          <w:marTop w:val="0"/>
          <w:marBottom w:val="0"/>
          <w:divBdr>
            <w:top w:val="none" w:sz="0" w:space="0" w:color="auto"/>
            <w:left w:val="none" w:sz="0" w:space="0" w:color="auto"/>
            <w:bottom w:val="none" w:sz="0" w:space="0" w:color="auto"/>
            <w:right w:val="none" w:sz="0" w:space="0" w:color="auto"/>
          </w:divBdr>
        </w:div>
        <w:div w:id="1940479589">
          <w:marLeft w:val="0"/>
          <w:marRight w:val="0"/>
          <w:marTop w:val="0"/>
          <w:marBottom w:val="0"/>
          <w:divBdr>
            <w:top w:val="none" w:sz="0" w:space="0" w:color="auto"/>
            <w:left w:val="none" w:sz="0" w:space="0" w:color="auto"/>
            <w:bottom w:val="none" w:sz="0" w:space="0" w:color="auto"/>
            <w:right w:val="none" w:sz="0" w:space="0" w:color="auto"/>
          </w:divBdr>
        </w:div>
        <w:div w:id="1549222900">
          <w:marLeft w:val="0"/>
          <w:marRight w:val="0"/>
          <w:marTop w:val="0"/>
          <w:marBottom w:val="0"/>
          <w:divBdr>
            <w:top w:val="none" w:sz="0" w:space="0" w:color="auto"/>
            <w:left w:val="none" w:sz="0" w:space="0" w:color="auto"/>
            <w:bottom w:val="none" w:sz="0" w:space="0" w:color="auto"/>
            <w:right w:val="none" w:sz="0" w:space="0" w:color="auto"/>
          </w:divBdr>
        </w:div>
        <w:div w:id="1913351394">
          <w:marLeft w:val="0"/>
          <w:marRight w:val="0"/>
          <w:marTop w:val="0"/>
          <w:marBottom w:val="0"/>
          <w:divBdr>
            <w:top w:val="none" w:sz="0" w:space="0" w:color="auto"/>
            <w:left w:val="none" w:sz="0" w:space="0" w:color="auto"/>
            <w:bottom w:val="none" w:sz="0" w:space="0" w:color="auto"/>
            <w:right w:val="none" w:sz="0" w:space="0" w:color="auto"/>
          </w:divBdr>
        </w:div>
        <w:div w:id="951480056">
          <w:marLeft w:val="0"/>
          <w:marRight w:val="0"/>
          <w:marTop w:val="0"/>
          <w:marBottom w:val="0"/>
          <w:divBdr>
            <w:top w:val="none" w:sz="0" w:space="0" w:color="auto"/>
            <w:left w:val="none" w:sz="0" w:space="0" w:color="auto"/>
            <w:bottom w:val="none" w:sz="0" w:space="0" w:color="auto"/>
            <w:right w:val="none" w:sz="0" w:space="0" w:color="auto"/>
          </w:divBdr>
        </w:div>
        <w:div w:id="1514034224">
          <w:marLeft w:val="0"/>
          <w:marRight w:val="0"/>
          <w:marTop w:val="0"/>
          <w:marBottom w:val="0"/>
          <w:divBdr>
            <w:top w:val="none" w:sz="0" w:space="0" w:color="auto"/>
            <w:left w:val="none" w:sz="0" w:space="0" w:color="auto"/>
            <w:bottom w:val="none" w:sz="0" w:space="0" w:color="auto"/>
            <w:right w:val="none" w:sz="0" w:space="0" w:color="auto"/>
          </w:divBdr>
        </w:div>
        <w:div w:id="1583687075">
          <w:marLeft w:val="0"/>
          <w:marRight w:val="0"/>
          <w:marTop w:val="0"/>
          <w:marBottom w:val="0"/>
          <w:divBdr>
            <w:top w:val="none" w:sz="0" w:space="0" w:color="auto"/>
            <w:left w:val="none" w:sz="0" w:space="0" w:color="auto"/>
            <w:bottom w:val="none" w:sz="0" w:space="0" w:color="auto"/>
            <w:right w:val="none" w:sz="0" w:space="0" w:color="auto"/>
          </w:divBdr>
        </w:div>
        <w:div w:id="1860654558">
          <w:marLeft w:val="0"/>
          <w:marRight w:val="0"/>
          <w:marTop w:val="0"/>
          <w:marBottom w:val="0"/>
          <w:divBdr>
            <w:top w:val="none" w:sz="0" w:space="0" w:color="auto"/>
            <w:left w:val="none" w:sz="0" w:space="0" w:color="auto"/>
            <w:bottom w:val="none" w:sz="0" w:space="0" w:color="auto"/>
            <w:right w:val="none" w:sz="0" w:space="0" w:color="auto"/>
          </w:divBdr>
        </w:div>
        <w:div w:id="1280646967">
          <w:marLeft w:val="0"/>
          <w:marRight w:val="0"/>
          <w:marTop w:val="0"/>
          <w:marBottom w:val="0"/>
          <w:divBdr>
            <w:top w:val="none" w:sz="0" w:space="0" w:color="auto"/>
            <w:left w:val="none" w:sz="0" w:space="0" w:color="auto"/>
            <w:bottom w:val="none" w:sz="0" w:space="0" w:color="auto"/>
            <w:right w:val="none" w:sz="0" w:space="0" w:color="auto"/>
          </w:divBdr>
        </w:div>
        <w:div w:id="245893049">
          <w:marLeft w:val="0"/>
          <w:marRight w:val="0"/>
          <w:marTop w:val="0"/>
          <w:marBottom w:val="0"/>
          <w:divBdr>
            <w:top w:val="none" w:sz="0" w:space="0" w:color="auto"/>
            <w:left w:val="none" w:sz="0" w:space="0" w:color="auto"/>
            <w:bottom w:val="none" w:sz="0" w:space="0" w:color="auto"/>
            <w:right w:val="none" w:sz="0" w:space="0" w:color="auto"/>
          </w:divBdr>
        </w:div>
        <w:div w:id="1145973047">
          <w:marLeft w:val="0"/>
          <w:marRight w:val="0"/>
          <w:marTop w:val="0"/>
          <w:marBottom w:val="0"/>
          <w:divBdr>
            <w:top w:val="none" w:sz="0" w:space="0" w:color="auto"/>
            <w:left w:val="none" w:sz="0" w:space="0" w:color="auto"/>
            <w:bottom w:val="none" w:sz="0" w:space="0" w:color="auto"/>
            <w:right w:val="none" w:sz="0" w:space="0" w:color="auto"/>
          </w:divBdr>
        </w:div>
        <w:div w:id="782454885">
          <w:marLeft w:val="0"/>
          <w:marRight w:val="0"/>
          <w:marTop w:val="0"/>
          <w:marBottom w:val="0"/>
          <w:divBdr>
            <w:top w:val="none" w:sz="0" w:space="0" w:color="auto"/>
            <w:left w:val="none" w:sz="0" w:space="0" w:color="auto"/>
            <w:bottom w:val="none" w:sz="0" w:space="0" w:color="auto"/>
            <w:right w:val="none" w:sz="0" w:space="0" w:color="auto"/>
          </w:divBdr>
        </w:div>
        <w:div w:id="1429615269">
          <w:marLeft w:val="0"/>
          <w:marRight w:val="0"/>
          <w:marTop w:val="0"/>
          <w:marBottom w:val="0"/>
          <w:divBdr>
            <w:top w:val="none" w:sz="0" w:space="0" w:color="auto"/>
            <w:left w:val="none" w:sz="0" w:space="0" w:color="auto"/>
            <w:bottom w:val="none" w:sz="0" w:space="0" w:color="auto"/>
            <w:right w:val="none" w:sz="0" w:space="0" w:color="auto"/>
          </w:divBdr>
        </w:div>
        <w:div w:id="57829832">
          <w:marLeft w:val="0"/>
          <w:marRight w:val="0"/>
          <w:marTop w:val="0"/>
          <w:marBottom w:val="0"/>
          <w:divBdr>
            <w:top w:val="none" w:sz="0" w:space="0" w:color="auto"/>
            <w:left w:val="none" w:sz="0" w:space="0" w:color="auto"/>
            <w:bottom w:val="none" w:sz="0" w:space="0" w:color="auto"/>
            <w:right w:val="none" w:sz="0" w:space="0" w:color="auto"/>
          </w:divBdr>
        </w:div>
        <w:div w:id="1069959349">
          <w:marLeft w:val="0"/>
          <w:marRight w:val="0"/>
          <w:marTop w:val="0"/>
          <w:marBottom w:val="0"/>
          <w:divBdr>
            <w:top w:val="none" w:sz="0" w:space="0" w:color="auto"/>
            <w:left w:val="none" w:sz="0" w:space="0" w:color="auto"/>
            <w:bottom w:val="none" w:sz="0" w:space="0" w:color="auto"/>
            <w:right w:val="none" w:sz="0" w:space="0" w:color="auto"/>
          </w:divBdr>
        </w:div>
        <w:div w:id="1918203417">
          <w:marLeft w:val="0"/>
          <w:marRight w:val="0"/>
          <w:marTop w:val="0"/>
          <w:marBottom w:val="0"/>
          <w:divBdr>
            <w:top w:val="none" w:sz="0" w:space="0" w:color="auto"/>
            <w:left w:val="none" w:sz="0" w:space="0" w:color="auto"/>
            <w:bottom w:val="none" w:sz="0" w:space="0" w:color="auto"/>
            <w:right w:val="none" w:sz="0" w:space="0" w:color="auto"/>
          </w:divBdr>
        </w:div>
        <w:div w:id="1382100270">
          <w:marLeft w:val="0"/>
          <w:marRight w:val="0"/>
          <w:marTop w:val="0"/>
          <w:marBottom w:val="0"/>
          <w:divBdr>
            <w:top w:val="none" w:sz="0" w:space="0" w:color="auto"/>
            <w:left w:val="none" w:sz="0" w:space="0" w:color="auto"/>
            <w:bottom w:val="none" w:sz="0" w:space="0" w:color="auto"/>
            <w:right w:val="none" w:sz="0" w:space="0" w:color="auto"/>
          </w:divBdr>
        </w:div>
        <w:div w:id="1374036484">
          <w:marLeft w:val="0"/>
          <w:marRight w:val="0"/>
          <w:marTop w:val="0"/>
          <w:marBottom w:val="0"/>
          <w:divBdr>
            <w:top w:val="none" w:sz="0" w:space="0" w:color="auto"/>
            <w:left w:val="none" w:sz="0" w:space="0" w:color="auto"/>
            <w:bottom w:val="none" w:sz="0" w:space="0" w:color="auto"/>
            <w:right w:val="none" w:sz="0" w:space="0" w:color="auto"/>
          </w:divBdr>
        </w:div>
        <w:div w:id="91098507">
          <w:marLeft w:val="0"/>
          <w:marRight w:val="0"/>
          <w:marTop w:val="0"/>
          <w:marBottom w:val="0"/>
          <w:divBdr>
            <w:top w:val="none" w:sz="0" w:space="0" w:color="auto"/>
            <w:left w:val="none" w:sz="0" w:space="0" w:color="auto"/>
            <w:bottom w:val="none" w:sz="0" w:space="0" w:color="auto"/>
            <w:right w:val="none" w:sz="0" w:space="0" w:color="auto"/>
          </w:divBdr>
        </w:div>
        <w:div w:id="221062365">
          <w:marLeft w:val="0"/>
          <w:marRight w:val="0"/>
          <w:marTop w:val="0"/>
          <w:marBottom w:val="0"/>
          <w:divBdr>
            <w:top w:val="none" w:sz="0" w:space="0" w:color="auto"/>
            <w:left w:val="none" w:sz="0" w:space="0" w:color="auto"/>
            <w:bottom w:val="none" w:sz="0" w:space="0" w:color="auto"/>
            <w:right w:val="none" w:sz="0" w:space="0" w:color="auto"/>
          </w:divBdr>
        </w:div>
        <w:div w:id="947615163">
          <w:marLeft w:val="0"/>
          <w:marRight w:val="0"/>
          <w:marTop w:val="0"/>
          <w:marBottom w:val="0"/>
          <w:divBdr>
            <w:top w:val="none" w:sz="0" w:space="0" w:color="auto"/>
            <w:left w:val="none" w:sz="0" w:space="0" w:color="auto"/>
            <w:bottom w:val="none" w:sz="0" w:space="0" w:color="auto"/>
            <w:right w:val="none" w:sz="0" w:space="0" w:color="auto"/>
          </w:divBdr>
        </w:div>
        <w:div w:id="684207225">
          <w:marLeft w:val="0"/>
          <w:marRight w:val="0"/>
          <w:marTop w:val="0"/>
          <w:marBottom w:val="0"/>
          <w:divBdr>
            <w:top w:val="none" w:sz="0" w:space="0" w:color="auto"/>
            <w:left w:val="none" w:sz="0" w:space="0" w:color="auto"/>
            <w:bottom w:val="none" w:sz="0" w:space="0" w:color="auto"/>
            <w:right w:val="none" w:sz="0" w:space="0" w:color="auto"/>
          </w:divBdr>
        </w:div>
        <w:div w:id="796994535">
          <w:marLeft w:val="0"/>
          <w:marRight w:val="0"/>
          <w:marTop w:val="0"/>
          <w:marBottom w:val="0"/>
          <w:divBdr>
            <w:top w:val="none" w:sz="0" w:space="0" w:color="auto"/>
            <w:left w:val="none" w:sz="0" w:space="0" w:color="auto"/>
            <w:bottom w:val="none" w:sz="0" w:space="0" w:color="auto"/>
            <w:right w:val="none" w:sz="0" w:space="0" w:color="auto"/>
          </w:divBdr>
        </w:div>
        <w:div w:id="1308778986">
          <w:marLeft w:val="0"/>
          <w:marRight w:val="0"/>
          <w:marTop w:val="0"/>
          <w:marBottom w:val="0"/>
          <w:divBdr>
            <w:top w:val="none" w:sz="0" w:space="0" w:color="auto"/>
            <w:left w:val="none" w:sz="0" w:space="0" w:color="auto"/>
            <w:bottom w:val="none" w:sz="0" w:space="0" w:color="auto"/>
            <w:right w:val="none" w:sz="0" w:space="0" w:color="auto"/>
          </w:divBdr>
        </w:div>
        <w:div w:id="33433430">
          <w:marLeft w:val="0"/>
          <w:marRight w:val="0"/>
          <w:marTop w:val="0"/>
          <w:marBottom w:val="0"/>
          <w:divBdr>
            <w:top w:val="none" w:sz="0" w:space="0" w:color="auto"/>
            <w:left w:val="none" w:sz="0" w:space="0" w:color="auto"/>
            <w:bottom w:val="none" w:sz="0" w:space="0" w:color="auto"/>
            <w:right w:val="none" w:sz="0" w:space="0" w:color="auto"/>
          </w:divBdr>
        </w:div>
        <w:div w:id="251665461">
          <w:marLeft w:val="0"/>
          <w:marRight w:val="0"/>
          <w:marTop w:val="0"/>
          <w:marBottom w:val="0"/>
          <w:divBdr>
            <w:top w:val="none" w:sz="0" w:space="0" w:color="auto"/>
            <w:left w:val="none" w:sz="0" w:space="0" w:color="auto"/>
            <w:bottom w:val="none" w:sz="0" w:space="0" w:color="auto"/>
            <w:right w:val="none" w:sz="0" w:space="0" w:color="auto"/>
          </w:divBdr>
        </w:div>
        <w:div w:id="697048380">
          <w:marLeft w:val="0"/>
          <w:marRight w:val="0"/>
          <w:marTop w:val="0"/>
          <w:marBottom w:val="0"/>
          <w:divBdr>
            <w:top w:val="none" w:sz="0" w:space="0" w:color="auto"/>
            <w:left w:val="none" w:sz="0" w:space="0" w:color="auto"/>
            <w:bottom w:val="none" w:sz="0" w:space="0" w:color="auto"/>
            <w:right w:val="none" w:sz="0" w:space="0" w:color="auto"/>
          </w:divBdr>
        </w:div>
        <w:div w:id="329061601">
          <w:marLeft w:val="0"/>
          <w:marRight w:val="0"/>
          <w:marTop w:val="0"/>
          <w:marBottom w:val="0"/>
          <w:divBdr>
            <w:top w:val="none" w:sz="0" w:space="0" w:color="auto"/>
            <w:left w:val="none" w:sz="0" w:space="0" w:color="auto"/>
            <w:bottom w:val="none" w:sz="0" w:space="0" w:color="auto"/>
            <w:right w:val="none" w:sz="0" w:space="0" w:color="auto"/>
          </w:divBdr>
        </w:div>
      </w:divsChild>
    </w:div>
    <w:div w:id="921378929">
      <w:bodyDiv w:val="1"/>
      <w:marLeft w:val="0"/>
      <w:marRight w:val="0"/>
      <w:marTop w:val="0"/>
      <w:marBottom w:val="0"/>
      <w:divBdr>
        <w:top w:val="none" w:sz="0" w:space="0" w:color="auto"/>
        <w:left w:val="none" w:sz="0" w:space="0" w:color="auto"/>
        <w:bottom w:val="none" w:sz="0" w:space="0" w:color="auto"/>
        <w:right w:val="none" w:sz="0" w:space="0" w:color="auto"/>
      </w:divBdr>
    </w:div>
    <w:div w:id="987393518">
      <w:bodyDiv w:val="1"/>
      <w:marLeft w:val="0"/>
      <w:marRight w:val="0"/>
      <w:marTop w:val="0"/>
      <w:marBottom w:val="0"/>
      <w:divBdr>
        <w:top w:val="none" w:sz="0" w:space="0" w:color="auto"/>
        <w:left w:val="none" w:sz="0" w:space="0" w:color="auto"/>
        <w:bottom w:val="none" w:sz="0" w:space="0" w:color="auto"/>
        <w:right w:val="none" w:sz="0" w:space="0" w:color="auto"/>
      </w:divBdr>
    </w:div>
    <w:div w:id="1052460047">
      <w:bodyDiv w:val="1"/>
      <w:marLeft w:val="0"/>
      <w:marRight w:val="0"/>
      <w:marTop w:val="0"/>
      <w:marBottom w:val="0"/>
      <w:divBdr>
        <w:top w:val="none" w:sz="0" w:space="0" w:color="auto"/>
        <w:left w:val="none" w:sz="0" w:space="0" w:color="auto"/>
        <w:bottom w:val="none" w:sz="0" w:space="0" w:color="auto"/>
        <w:right w:val="none" w:sz="0" w:space="0" w:color="auto"/>
      </w:divBdr>
      <w:divsChild>
        <w:div w:id="1625428165">
          <w:marLeft w:val="0"/>
          <w:marRight w:val="0"/>
          <w:marTop w:val="0"/>
          <w:marBottom w:val="0"/>
          <w:divBdr>
            <w:top w:val="none" w:sz="0" w:space="0" w:color="auto"/>
            <w:left w:val="none" w:sz="0" w:space="0" w:color="auto"/>
            <w:bottom w:val="none" w:sz="0" w:space="0" w:color="auto"/>
            <w:right w:val="none" w:sz="0" w:space="0" w:color="auto"/>
          </w:divBdr>
        </w:div>
        <w:div w:id="1915890759">
          <w:marLeft w:val="0"/>
          <w:marRight w:val="0"/>
          <w:marTop w:val="0"/>
          <w:marBottom w:val="0"/>
          <w:divBdr>
            <w:top w:val="none" w:sz="0" w:space="0" w:color="auto"/>
            <w:left w:val="none" w:sz="0" w:space="0" w:color="auto"/>
            <w:bottom w:val="none" w:sz="0" w:space="0" w:color="auto"/>
            <w:right w:val="none" w:sz="0" w:space="0" w:color="auto"/>
          </w:divBdr>
        </w:div>
        <w:div w:id="1204907110">
          <w:marLeft w:val="0"/>
          <w:marRight w:val="0"/>
          <w:marTop w:val="0"/>
          <w:marBottom w:val="0"/>
          <w:divBdr>
            <w:top w:val="none" w:sz="0" w:space="0" w:color="auto"/>
            <w:left w:val="none" w:sz="0" w:space="0" w:color="auto"/>
            <w:bottom w:val="none" w:sz="0" w:space="0" w:color="auto"/>
            <w:right w:val="none" w:sz="0" w:space="0" w:color="auto"/>
          </w:divBdr>
        </w:div>
        <w:div w:id="1004473674">
          <w:marLeft w:val="0"/>
          <w:marRight w:val="0"/>
          <w:marTop w:val="0"/>
          <w:marBottom w:val="0"/>
          <w:divBdr>
            <w:top w:val="none" w:sz="0" w:space="0" w:color="auto"/>
            <w:left w:val="none" w:sz="0" w:space="0" w:color="auto"/>
            <w:bottom w:val="none" w:sz="0" w:space="0" w:color="auto"/>
            <w:right w:val="none" w:sz="0" w:space="0" w:color="auto"/>
          </w:divBdr>
        </w:div>
        <w:div w:id="1406949329">
          <w:marLeft w:val="0"/>
          <w:marRight w:val="0"/>
          <w:marTop w:val="0"/>
          <w:marBottom w:val="0"/>
          <w:divBdr>
            <w:top w:val="none" w:sz="0" w:space="0" w:color="auto"/>
            <w:left w:val="none" w:sz="0" w:space="0" w:color="auto"/>
            <w:bottom w:val="none" w:sz="0" w:space="0" w:color="auto"/>
            <w:right w:val="none" w:sz="0" w:space="0" w:color="auto"/>
          </w:divBdr>
        </w:div>
        <w:div w:id="197857977">
          <w:marLeft w:val="0"/>
          <w:marRight w:val="0"/>
          <w:marTop w:val="0"/>
          <w:marBottom w:val="0"/>
          <w:divBdr>
            <w:top w:val="none" w:sz="0" w:space="0" w:color="auto"/>
            <w:left w:val="none" w:sz="0" w:space="0" w:color="auto"/>
            <w:bottom w:val="none" w:sz="0" w:space="0" w:color="auto"/>
            <w:right w:val="none" w:sz="0" w:space="0" w:color="auto"/>
          </w:divBdr>
        </w:div>
        <w:div w:id="1490554815">
          <w:marLeft w:val="0"/>
          <w:marRight w:val="0"/>
          <w:marTop w:val="0"/>
          <w:marBottom w:val="0"/>
          <w:divBdr>
            <w:top w:val="none" w:sz="0" w:space="0" w:color="auto"/>
            <w:left w:val="none" w:sz="0" w:space="0" w:color="auto"/>
            <w:bottom w:val="none" w:sz="0" w:space="0" w:color="auto"/>
            <w:right w:val="none" w:sz="0" w:space="0" w:color="auto"/>
          </w:divBdr>
        </w:div>
        <w:div w:id="348801445">
          <w:marLeft w:val="0"/>
          <w:marRight w:val="0"/>
          <w:marTop w:val="0"/>
          <w:marBottom w:val="0"/>
          <w:divBdr>
            <w:top w:val="none" w:sz="0" w:space="0" w:color="auto"/>
            <w:left w:val="none" w:sz="0" w:space="0" w:color="auto"/>
            <w:bottom w:val="none" w:sz="0" w:space="0" w:color="auto"/>
            <w:right w:val="none" w:sz="0" w:space="0" w:color="auto"/>
          </w:divBdr>
        </w:div>
        <w:div w:id="1248615306">
          <w:marLeft w:val="0"/>
          <w:marRight w:val="0"/>
          <w:marTop w:val="0"/>
          <w:marBottom w:val="0"/>
          <w:divBdr>
            <w:top w:val="none" w:sz="0" w:space="0" w:color="auto"/>
            <w:left w:val="none" w:sz="0" w:space="0" w:color="auto"/>
            <w:bottom w:val="none" w:sz="0" w:space="0" w:color="auto"/>
            <w:right w:val="none" w:sz="0" w:space="0" w:color="auto"/>
          </w:divBdr>
        </w:div>
        <w:div w:id="1916475628">
          <w:marLeft w:val="0"/>
          <w:marRight w:val="0"/>
          <w:marTop w:val="0"/>
          <w:marBottom w:val="0"/>
          <w:divBdr>
            <w:top w:val="none" w:sz="0" w:space="0" w:color="auto"/>
            <w:left w:val="none" w:sz="0" w:space="0" w:color="auto"/>
            <w:bottom w:val="none" w:sz="0" w:space="0" w:color="auto"/>
            <w:right w:val="none" w:sz="0" w:space="0" w:color="auto"/>
          </w:divBdr>
        </w:div>
        <w:div w:id="871190835">
          <w:marLeft w:val="0"/>
          <w:marRight w:val="0"/>
          <w:marTop w:val="0"/>
          <w:marBottom w:val="0"/>
          <w:divBdr>
            <w:top w:val="none" w:sz="0" w:space="0" w:color="auto"/>
            <w:left w:val="none" w:sz="0" w:space="0" w:color="auto"/>
            <w:bottom w:val="none" w:sz="0" w:space="0" w:color="auto"/>
            <w:right w:val="none" w:sz="0" w:space="0" w:color="auto"/>
          </w:divBdr>
        </w:div>
      </w:divsChild>
    </w:div>
    <w:div w:id="1055202161">
      <w:bodyDiv w:val="1"/>
      <w:marLeft w:val="0"/>
      <w:marRight w:val="0"/>
      <w:marTop w:val="0"/>
      <w:marBottom w:val="0"/>
      <w:divBdr>
        <w:top w:val="none" w:sz="0" w:space="0" w:color="auto"/>
        <w:left w:val="none" w:sz="0" w:space="0" w:color="auto"/>
        <w:bottom w:val="none" w:sz="0" w:space="0" w:color="auto"/>
        <w:right w:val="none" w:sz="0" w:space="0" w:color="auto"/>
      </w:divBdr>
    </w:div>
    <w:div w:id="1114133085">
      <w:bodyDiv w:val="1"/>
      <w:marLeft w:val="0"/>
      <w:marRight w:val="0"/>
      <w:marTop w:val="0"/>
      <w:marBottom w:val="0"/>
      <w:divBdr>
        <w:top w:val="none" w:sz="0" w:space="0" w:color="auto"/>
        <w:left w:val="none" w:sz="0" w:space="0" w:color="auto"/>
        <w:bottom w:val="none" w:sz="0" w:space="0" w:color="auto"/>
        <w:right w:val="none" w:sz="0" w:space="0" w:color="auto"/>
      </w:divBdr>
    </w:div>
    <w:div w:id="1138181370">
      <w:bodyDiv w:val="1"/>
      <w:marLeft w:val="0"/>
      <w:marRight w:val="0"/>
      <w:marTop w:val="0"/>
      <w:marBottom w:val="0"/>
      <w:divBdr>
        <w:top w:val="none" w:sz="0" w:space="0" w:color="auto"/>
        <w:left w:val="none" w:sz="0" w:space="0" w:color="auto"/>
        <w:bottom w:val="none" w:sz="0" w:space="0" w:color="auto"/>
        <w:right w:val="none" w:sz="0" w:space="0" w:color="auto"/>
      </w:divBdr>
    </w:div>
    <w:div w:id="1233545374">
      <w:bodyDiv w:val="1"/>
      <w:marLeft w:val="0"/>
      <w:marRight w:val="0"/>
      <w:marTop w:val="0"/>
      <w:marBottom w:val="0"/>
      <w:divBdr>
        <w:top w:val="none" w:sz="0" w:space="0" w:color="auto"/>
        <w:left w:val="none" w:sz="0" w:space="0" w:color="auto"/>
        <w:bottom w:val="none" w:sz="0" w:space="0" w:color="auto"/>
        <w:right w:val="none" w:sz="0" w:space="0" w:color="auto"/>
      </w:divBdr>
    </w:div>
    <w:div w:id="1271595363">
      <w:bodyDiv w:val="1"/>
      <w:marLeft w:val="0"/>
      <w:marRight w:val="0"/>
      <w:marTop w:val="0"/>
      <w:marBottom w:val="0"/>
      <w:divBdr>
        <w:top w:val="none" w:sz="0" w:space="0" w:color="auto"/>
        <w:left w:val="none" w:sz="0" w:space="0" w:color="auto"/>
        <w:bottom w:val="none" w:sz="0" w:space="0" w:color="auto"/>
        <w:right w:val="none" w:sz="0" w:space="0" w:color="auto"/>
      </w:divBdr>
    </w:div>
    <w:div w:id="1279290541">
      <w:bodyDiv w:val="1"/>
      <w:marLeft w:val="0"/>
      <w:marRight w:val="0"/>
      <w:marTop w:val="0"/>
      <w:marBottom w:val="0"/>
      <w:divBdr>
        <w:top w:val="none" w:sz="0" w:space="0" w:color="auto"/>
        <w:left w:val="none" w:sz="0" w:space="0" w:color="auto"/>
        <w:bottom w:val="none" w:sz="0" w:space="0" w:color="auto"/>
        <w:right w:val="none" w:sz="0" w:space="0" w:color="auto"/>
      </w:divBdr>
    </w:div>
    <w:div w:id="1330208613">
      <w:bodyDiv w:val="1"/>
      <w:marLeft w:val="0"/>
      <w:marRight w:val="0"/>
      <w:marTop w:val="0"/>
      <w:marBottom w:val="0"/>
      <w:divBdr>
        <w:top w:val="none" w:sz="0" w:space="0" w:color="auto"/>
        <w:left w:val="none" w:sz="0" w:space="0" w:color="auto"/>
        <w:bottom w:val="none" w:sz="0" w:space="0" w:color="auto"/>
        <w:right w:val="none" w:sz="0" w:space="0" w:color="auto"/>
      </w:divBdr>
    </w:div>
    <w:div w:id="1349260043">
      <w:bodyDiv w:val="1"/>
      <w:marLeft w:val="0"/>
      <w:marRight w:val="0"/>
      <w:marTop w:val="0"/>
      <w:marBottom w:val="0"/>
      <w:divBdr>
        <w:top w:val="none" w:sz="0" w:space="0" w:color="auto"/>
        <w:left w:val="none" w:sz="0" w:space="0" w:color="auto"/>
        <w:bottom w:val="none" w:sz="0" w:space="0" w:color="auto"/>
        <w:right w:val="none" w:sz="0" w:space="0" w:color="auto"/>
      </w:divBdr>
    </w:div>
    <w:div w:id="1382751065">
      <w:bodyDiv w:val="1"/>
      <w:marLeft w:val="0"/>
      <w:marRight w:val="0"/>
      <w:marTop w:val="0"/>
      <w:marBottom w:val="0"/>
      <w:divBdr>
        <w:top w:val="none" w:sz="0" w:space="0" w:color="auto"/>
        <w:left w:val="none" w:sz="0" w:space="0" w:color="auto"/>
        <w:bottom w:val="none" w:sz="0" w:space="0" w:color="auto"/>
        <w:right w:val="none" w:sz="0" w:space="0" w:color="auto"/>
      </w:divBdr>
    </w:div>
    <w:div w:id="1459685927">
      <w:bodyDiv w:val="1"/>
      <w:marLeft w:val="0"/>
      <w:marRight w:val="0"/>
      <w:marTop w:val="0"/>
      <w:marBottom w:val="0"/>
      <w:divBdr>
        <w:top w:val="none" w:sz="0" w:space="0" w:color="auto"/>
        <w:left w:val="none" w:sz="0" w:space="0" w:color="auto"/>
        <w:bottom w:val="none" w:sz="0" w:space="0" w:color="auto"/>
        <w:right w:val="none" w:sz="0" w:space="0" w:color="auto"/>
      </w:divBdr>
      <w:divsChild>
        <w:div w:id="1975139156">
          <w:marLeft w:val="0"/>
          <w:marRight w:val="0"/>
          <w:marTop w:val="0"/>
          <w:marBottom w:val="0"/>
          <w:divBdr>
            <w:top w:val="none" w:sz="0" w:space="0" w:color="auto"/>
            <w:left w:val="none" w:sz="0" w:space="0" w:color="auto"/>
            <w:bottom w:val="none" w:sz="0" w:space="0" w:color="auto"/>
            <w:right w:val="none" w:sz="0" w:space="0" w:color="auto"/>
          </w:divBdr>
        </w:div>
        <w:div w:id="281228498">
          <w:marLeft w:val="0"/>
          <w:marRight w:val="0"/>
          <w:marTop w:val="0"/>
          <w:marBottom w:val="0"/>
          <w:divBdr>
            <w:top w:val="none" w:sz="0" w:space="0" w:color="auto"/>
            <w:left w:val="none" w:sz="0" w:space="0" w:color="auto"/>
            <w:bottom w:val="none" w:sz="0" w:space="0" w:color="auto"/>
            <w:right w:val="none" w:sz="0" w:space="0" w:color="auto"/>
          </w:divBdr>
        </w:div>
        <w:div w:id="1827210386">
          <w:marLeft w:val="0"/>
          <w:marRight w:val="0"/>
          <w:marTop w:val="0"/>
          <w:marBottom w:val="0"/>
          <w:divBdr>
            <w:top w:val="none" w:sz="0" w:space="0" w:color="auto"/>
            <w:left w:val="none" w:sz="0" w:space="0" w:color="auto"/>
            <w:bottom w:val="none" w:sz="0" w:space="0" w:color="auto"/>
            <w:right w:val="none" w:sz="0" w:space="0" w:color="auto"/>
          </w:divBdr>
        </w:div>
        <w:div w:id="1405369591">
          <w:marLeft w:val="0"/>
          <w:marRight w:val="0"/>
          <w:marTop w:val="0"/>
          <w:marBottom w:val="0"/>
          <w:divBdr>
            <w:top w:val="none" w:sz="0" w:space="0" w:color="auto"/>
            <w:left w:val="none" w:sz="0" w:space="0" w:color="auto"/>
            <w:bottom w:val="none" w:sz="0" w:space="0" w:color="auto"/>
            <w:right w:val="none" w:sz="0" w:space="0" w:color="auto"/>
          </w:divBdr>
        </w:div>
        <w:div w:id="1507162552">
          <w:marLeft w:val="0"/>
          <w:marRight w:val="0"/>
          <w:marTop w:val="0"/>
          <w:marBottom w:val="0"/>
          <w:divBdr>
            <w:top w:val="none" w:sz="0" w:space="0" w:color="auto"/>
            <w:left w:val="none" w:sz="0" w:space="0" w:color="auto"/>
            <w:bottom w:val="none" w:sz="0" w:space="0" w:color="auto"/>
            <w:right w:val="none" w:sz="0" w:space="0" w:color="auto"/>
          </w:divBdr>
        </w:div>
        <w:div w:id="645815399">
          <w:marLeft w:val="0"/>
          <w:marRight w:val="0"/>
          <w:marTop w:val="0"/>
          <w:marBottom w:val="0"/>
          <w:divBdr>
            <w:top w:val="none" w:sz="0" w:space="0" w:color="auto"/>
            <w:left w:val="none" w:sz="0" w:space="0" w:color="auto"/>
            <w:bottom w:val="none" w:sz="0" w:space="0" w:color="auto"/>
            <w:right w:val="none" w:sz="0" w:space="0" w:color="auto"/>
          </w:divBdr>
        </w:div>
        <w:div w:id="278070292">
          <w:marLeft w:val="0"/>
          <w:marRight w:val="0"/>
          <w:marTop w:val="0"/>
          <w:marBottom w:val="0"/>
          <w:divBdr>
            <w:top w:val="none" w:sz="0" w:space="0" w:color="auto"/>
            <w:left w:val="none" w:sz="0" w:space="0" w:color="auto"/>
            <w:bottom w:val="none" w:sz="0" w:space="0" w:color="auto"/>
            <w:right w:val="none" w:sz="0" w:space="0" w:color="auto"/>
          </w:divBdr>
        </w:div>
        <w:div w:id="2141917499">
          <w:marLeft w:val="0"/>
          <w:marRight w:val="0"/>
          <w:marTop w:val="0"/>
          <w:marBottom w:val="0"/>
          <w:divBdr>
            <w:top w:val="none" w:sz="0" w:space="0" w:color="auto"/>
            <w:left w:val="none" w:sz="0" w:space="0" w:color="auto"/>
            <w:bottom w:val="none" w:sz="0" w:space="0" w:color="auto"/>
            <w:right w:val="none" w:sz="0" w:space="0" w:color="auto"/>
          </w:divBdr>
        </w:div>
        <w:div w:id="2143569341">
          <w:marLeft w:val="0"/>
          <w:marRight w:val="0"/>
          <w:marTop w:val="0"/>
          <w:marBottom w:val="0"/>
          <w:divBdr>
            <w:top w:val="none" w:sz="0" w:space="0" w:color="auto"/>
            <w:left w:val="none" w:sz="0" w:space="0" w:color="auto"/>
            <w:bottom w:val="none" w:sz="0" w:space="0" w:color="auto"/>
            <w:right w:val="none" w:sz="0" w:space="0" w:color="auto"/>
          </w:divBdr>
        </w:div>
        <w:div w:id="2044357343">
          <w:marLeft w:val="0"/>
          <w:marRight w:val="0"/>
          <w:marTop w:val="0"/>
          <w:marBottom w:val="0"/>
          <w:divBdr>
            <w:top w:val="none" w:sz="0" w:space="0" w:color="auto"/>
            <w:left w:val="none" w:sz="0" w:space="0" w:color="auto"/>
            <w:bottom w:val="none" w:sz="0" w:space="0" w:color="auto"/>
            <w:right w:val="none" w:sz="0" w:space="0" w:color="auto"/>
          </w:divBdr>
        </w:div>
        <w:div w:id="205022132">
          <w:marLeft w:val="0"/>
          <w:marRight w:val="0"/>
          <w:marTop w:val="0"/>
          <w:marBottom w:val="0"/>
          <w:divBdr>
            <w:top w:val="none" w:sz="0" w:space="0" w:color="auto"/>
            <w:left w:val="none" w:sz="0" w:space="0" w:color="auto"/>
            <w:bottom w:val="none" w:sz="0" w:space="0" w:color="auto"/>
            <w:right w:val="none" w:sz="0" w:space="0" w:color="auto"/>
          </w:divBdr>
        </w:div>
      </w:divsChild>
    </w:div>
    <w:div w:id="1550150035">
      <w:bodyDiv w:val="1"/>
      <w:marLeft w:val="0"/>
      <w:marRight w:val="0"/>
      <w:marTop w:val="0"/>
      <w:marBottom w:val="0"/>
      <w:divBdr>
        <w:top w:val="none" w:sz="0" w:space="0" w:color="auto"/>
        <w:left w:val="none" w:sz="0" w:space="0" w:color="auto"/>
        <w:bottom w:val="none" w:sz="0" w:space="0" w:color="auto"/>
        <w:right w:val="none" w:sz="0" w:space="0" w:color="auto"/>
      </w:divBdr>
    </w:div>
    <w:div w:id="1729761004">
      <w:bodyDiv w:val="1"/>
      <w:marLeft w:val="0"/>
      <w:marRight w:val="0"/>
      <w:marTop w:val="0"/>
      <w:marBottom w:val="0"/>
      <w:divBdr>
        <w:top w:val="none" w:sz="0" w:space="0" w:color="auto"/>
        <w:left w:val="none" w:sz="0" w:space="0" w:color="auto"/>
        <w:bottom w:val="none" w:sz="0" w:space="0" w:color="auto"/>
        <w:right w:val="none" w:sz="0" w:space="0" w:color="auto"/>
      </w:divBdr>
      <w:divsChild>
        <w:div w:id="64954788">
          <w:marLeft w:val="0"/>
          <w:marRight w:val="0"/>
          <w:marTop w:val="0"/>
          <w:marBottom w:val="0"/>
          <w:divBdr>
            <w:top w:val="none" w:sz="0" w:space="0" w:color="auto"/>
            <w:left w:val="none" w:sz="0" w:space="0" w:color="auto"/>
            <w:bottom w:val="none" w:sz="0" w:space="0" w:color="auto"/>
            <w:right w:val="none" w:sz="0" w:space="0" w:color="auto"/>
          </w:divBdr>
        </w:div>
        <w:div w:id="887692458">
          <w:marLeft w:val="0"/>
          <w:marRight w:val="0"/>
          <w:marTop w:val="0"/>
          <w:marBottom w:val="0"/>
          <w:divBdr>
            <w:top w:val="none" w:sz="0" w:space="0" w:color="auto"/>
            <w:left w:val="none" w:sz="0" w:space="0" w:color="auto"/>
            <w:bottom w:val="none" w:sz="0" w:space="0" w:color="auto"/>
            <w:right w:val="none" w:sz="0" w:space="0" w:color="auto"/>
          </w:divBdr>
        </w:div>
        <w:div w:id="1074351040">
          <w:marLeft w:val="0"/>
          <w:marRight w:val="0"/>
          <w:marTop w:val="0"/>
          <w:marBottom w:val="0"/>
          <w:divBdr>
            <w:top w:val="none" w:sz="0" w:space="0" w:color="auto"/>
            <w:left w:val="none" w:sz="0" w:space="0" w:color="auto"/>
            <w:bottom w:val="none" w:sz="0" w:space="0" w:color="auto"/>
            <w:right w:val="none" w:sz="0" w:space="0" w:color="auto"/>
          </w:divBdr>
        </w:div>
        <w:div w:id="328103299">
          <w:marLeft w:val="0"/>
          <w:marRight w:val="0"/>
          <w:marTop w:val="0"/>
          <w:marBottom w:val="0"/>
          <w:divBdr>
            <w:top w:val="none" w:sz="0" w:space="0" w:color="auto"/>
            <w:left w:val="none" w:sz="0" w:space="0" w:color="auto"/>
            <w:bottom w:val="none" w:sz="0" w:space="0" w:color="auto"/>
            <w:right w:val="none" w:sz="0" w:space="0" w:color="auto"/>
          </w:divBdr>
        </w:div>
        <w:div w:id="1522666634">
          <w:marLeft w:val="0"/>
          <w:marRight w:val="0"/>
          <w:marTop w:val="0"/>
          <w:marBottom w:val="0"/>
          <w:divBdr>
            <w:top w:val="none" w:sz="0" w:space="0" w:color="auto"/>
            <w:left w:val="none" w:sz="0" w:space="0" w:color="auto"/>
            <w:bottom w:val="none" w:sz="0" w:space="0" w:color="auto"/>
            <w:right w:val="none" w:sz="0" w:space="0" w:color="auto"/>
          </w:divBdr>
        </w:div>
        <w:div w:id="555362740">
          <w:marLeft w:val="0"/>
          <w:marRight w:val="0"/>
          <w:marTop w:val="0"/>
          <w:marBottom w:val="0"/>
          <w:divBdr>
            <w:top w:val="none" w:sz="0" w:space="0" w:color="auto"/>
            <w:left w:val="none" w:sz="0" w:space="0" w:color="auto"/>
            <w:bottom w:val="none" w:sz="0" w:space="0" w:color="auto"/>
            <w:right w:val="none" w:sz="0" w:space="0" w:color="auto"/>
          </w:divBdr>
        </w:div>
        <w:div w:id="1982076080">
          <w:marLeft w:val="0"/>
          <w:marRight w:val="0"/>
          <w:marTop w:val="0"/>
          <w:marBottom w:val="0"/>
          <w:divBdr>
            <w:top w:val="none" w:sz="0" w:space="0" w:color="auto"/>
            <w:left w:val="none" w:sz="0" w:space="0" w:color="auto"/>
            <w:bottom w:val="none" w:sz="0" w:space="0" w:color="auto"/>
            <w:right w:val="none" w:sz="0" w:space="0" w:color="auto"/>
          </w:divBdr>
        </w:div>
        <w:div w:id="1056244661">
          <w:marLeft w:val="0"/>
          <w:marRight w:val="0"/>
          <w:marTop w:val="0"/>
          <w:marBottom w:val="0"/>
          <w:divBdr>
            <w:top w:val="none" w:sz="0" w:space="0" w:color="auto"/>
            <w:left w:val="none" w:sz="0" w:space="0" w:color="auto"/>
            <w:bottom w:val="none" w:sz="0" w:space="0" w:color="auto"/>
            <w:right w:val="none" w:sz="0" w:space="0" w:color="auto"/>
          </w:divBdr>
        </w:div>
        <w:div w:id="1022901841">
          <w:marLeft w:val="0"/>
          <w:marRight w:val="0"/>
          <w:marTop w:val="0"/>
          <w:marBottom w:val="0"/>
          <w:divBdr>
            <w:top w:val="none" w:sz="0" w:space="0" w:color="auto"/>
            <w:left w:val="none" w:sz="0" w:space="0" w:color="auto"/>
            <w:bottom w:val="none" w:sz="0" w:space="0" w:color="auto"/>
            <w:right w:val="none" w:sz="0" w:space="0" w:color="auto"/>
          </w:divBdr>
        </w:div>
        <w:div w:id="1013414547">
          <w:marLeft w:val="0"/>
          <w:marRight w:val="0"/>
          <w:marTop w:val="0"/>
          <w:marBottom w:val="0"/>
          <w:divBdr>
            <w:top w:val="none" w:sz="0" w:space="0" w:color="auto"/>
            <w:left w:val="none" w:sz="0" w:space="0" w:color="auto"/>
            <w:bottom w:val="none" w:sz="0" w:space="0" w:color="auto"/>
            <w:right w:val="none" w:sz="0" w:space="0" w:color="auto"/>
          </w:divBdr>
        </w:div>
        <w:div w:id="2031444474">
          <w:marLeft w:val="0"/>
          <w:marRight w:val="0"/>
          <w:marTop w:val="0"/>
          <w:marBottom w:val="0"/>
          <w:divBdr>
            <w:top w:val="none" w:sz="0" w:space="0" w:color="auto"/>
            <w:left w:val="none" w:sz="0" w:space="0" w:color="auto"/>
            <w:bottom w:val="none" w:sz="0" w:space="0" w:color="auto"/>
            <w:right w:val="none" w:sz="0" w:space="0" w:color="auto"/>
          </w:divBdr>
        </w:div>
      </w:divsChild>
    </w:div>
    <w:div w:id="1854298329">
      <w:bodyDiv w:val="1"/>
      <w:marLeft w:val="0"/>
      <w:marRight w:val="0"/>
      <w:marTop w:val="0"/>
      <w:marBottom w:val="0"/>
      <w:divBdr>
        <w:top w:val="none" w:sz="0" w:space="0" w:color="auto"/>
        <w:left w:val="none" w:sz="0" w:space="0" w:color="auto"/>
        <w:bottom w:val="none" w:sz="0" w:space="0" w:color="auto"/>
        <w:right w:val="none" w:sz="0" w:space="0" w:color="auto"/>
      </w:divBdr>
    </w:div>
    <w:div w:id="1887329617">
      <w:bodyDiv w:val="1"/>
      <w:marLeft w:val="0"/>
      <w:marRight w:val="0"/>
      <w:marTop w:val="0"/>
      <w:marBottom w:val="0"/>
      <w:divBdr>
        <w:top w:val="none" w:sz="0" w:space="0" w:color="auto"/>
        <w:left w:val="none" w:sz="0" w:space="0" w:color="auto"/>
        <w:bottom w:val="none" w:sz="0" w:space="0" w:color="auto"/>
        <w:right w:val="none" w:sz="0" w:space="0" w:color="auto"/>
      </w:divBdr>
    </w:div>
    <w:div w:id="1971590708">
      <w:bodyDiv w:val="1"/>
      <w:marLeft w:val="0"/>
      <w:marRight w:val="0"/>
      <w:marTop w:val="0"/>
      <w:marBottom w:val="0"/>
      <w:divBdr>
        <w:top w:val="none" w:sz="0" w:space="0" w:color="auto"/>
        <w:left w:val="none" w:sz="0" w:space="0" w:color="auto"/>
        <w:bottom w:val="none" w:sz="0" w:space="0" w:color="auto"/>
        <w:right w:val="none" w:sz="0" w:space="0" w:color="auto"/>
      </w:divBdr>
    </w:div>
    <w:div w:id="1996646107">
      <w:bodyDiv w:val="1"/>
      <w:marLeft w:val="0"/>
      <w:marRight w:val="0"/>
      <w:marTop w:val="0"/>
      <w:marBottom w:val="0"/>
      <w:divBdr>
        <w:top w:val="none" w:sz="0" w:space="0" w:color="auto"/>
        <w:left w:val="none" w:sz="0" w:space="0" w:color="auto"/>
        <w:bottom w:val="none" w:sz="0" w:space="0" w:color="auto"/>
        <w:right w:val="none" w:sz="0" w:space="0" w:color="auto"/>
      </w:divBdr>
    </w:div>
    <w:div w:id="2005206500">
      <w:bodyDiv w:val="1"/>
      <w:marLeft w:val="0"/>
      <w:marRight w:val="0"/>
      <w:marTop w:val="0"/>
      <w:marBottom w:val="0"/>
      <w:divBdr>
        <w:top w:val="none" w:sz="0" w:space="0" w:color="auto"/>
        <w:left w:val="none" w:sz="0" w:space="0" w:color="auto"/>
        <w:bottom w:val="none" w:sz="0" w:space="0" w:color="auto"/>
        <w:right w:val="none" w:sz="0" w:space="0" w:color="auto"/>
      </w:divBdr>
    </w:div>
    <w:div w:id="2086418547">
      <w:bodyDiv w:val="1"/>
      <w:marLeft w:val="0"/>
      <w:marRight w:val="0"/>
      <w:marTop w:val="0"/>
      <w:marBottom w:val="0"/>
      <w:divBdr>
        <w:top w:val="none" w:sz="0" w:space="0" w:color="auto"/>
        <w:left w:val="none" w:sz="0" w:space="0" w:color="auto"/>
        <w:bottom w:val="none" w:sz="0" w:space="0" w:color="auto"/>
        <w:right w:val="none" w:sz="0" w:space="0" w:color="auto"/>
      </w:divBdr>
    </w:div>
    <w:div w:id="212672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E06446-F7F4-4E1C-9679-F4CF11561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61</Pages>
  <Words>43140</Words>
  <Characters>245903</Characters>
  <Application>Microsoft Office Word</Application>
  <DocSecurity>0</DocSecurity>
  <Lines>2049</Lines>
  <Paragraphs>576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hlclipp@mix.wvu.edu</dc:creator>
  <cp:keywords/>
  <dc:description/>
  <cp:lastModifiedBy>Michael Strager</cp:lastModifiedBy>
  <cp:revision>3</cp:revision>
  <dcterms:created xsi:type="dcterms:W3CDTF">2023-06-04T19:09:00Z</dcterms:created>
  <dcterms:modified xsi:type="dcterms:W3CDTF">2023-06-04T20:05:00Z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http://www.zotero.org/styles/ecological-indicators</vt:lpwstr>
  </property>
  <property fmtid="{D5CDD505-2E9C-101B-9397-08002B2CF9AE}" pid="11" name="Mendeley Recent Style Name 4_1">
    <vt:lpwstr>Ecological Indicators</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http://www.zotero.org/styles/the-auk</vt:lpwstr>
  </property>
  <property fmtid="{D5CDD505-2E9C-101B-9397-08002B2CF9AE}" pid="19" name="Mendeley Recent Style Name 8_1">
    <vt:lpwstr>The Auk</vt:lpwstr>
  </property>
  <property fmtid="{D5CDD505-2E9C-101B-9397-08002B2CF9AE}" pid="20" name="Mendeley Recent Style Id 9_1">
    <vt:lpwstr>http://www.zotero.org/styles/the-journal-of-wildlife-management</vt:lpwstr>
  </property>
  <property fmtid="{D5CDD505-2E9C-101B-9397-08002B2CF9AE}" pid="21" name="Mendeley Recent Style Name 9_1">
    <vt:lpwstr>The Journal of Wildlife Management</vt:lpwstr>
  </property>
  <property fmtid="{D5CDD505-2E9C-101B-9397-08002B2CF9AE}" pid="22" name="Mendeley Document_1">
    <vt:lpwstr>True</vt:lpwstr>
  </property>
  <property fmtid="{D5CDD505-2E9C-101B-9397-08002B2CF9AE}" pid="23" name="Mendeley Unique User Id_1">
    <vt:lpwstr>582e0e9a-afe9-36e9-824d-0dabc13a819a</vt:lpwstr>
  </property>
  <property fmtid="{D5CDD505-2E9C-101B-9397-08002B2CF9AE}" pid="24" name="Mendeley Citation Style_1">
    <vt:lpwstr>http://www.zotero.org/styles/the-journal-of-wildlife-management</vt:lpwstr>
  </property>
</Properties>
</file>