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B0B58" w14:textId="6799D2F4" w:rsidR="00D71F98" w:rsidRPr="003808E1" w:rsidRDefault="00D71F98" w:rsidP="00E236EB">
      <w:pPr>
        <w:widowControl w:val="0"/>
        <w:spacing w:after="0" w:line="276" w:lineRule="auto"/>
        <w:jc w:val="center"/>
        <w:rPr>
          <w:rFonts w:ascii="Times New Roman" w:hAnsi="Times New Roman" w:cs="Times New Roman"/>
          <w:b/>
          <w:bCs/>
          <w:sz w:val="24"/>
          <w:szCs w:val="24"/>
        </w:rPr>
      </w:pPr>
      <w:r w:rsidRPr="003808E1">
        <w:rPr>
          <w:rFonts w:ascii="Times New Roman" w:hAnsi="Times New Roman" w:cs="Times New Roman"/>
          <w:b/>
          <w:bCs/>
          <w:sz w:val="24"/>
          <w:szCs w:val="24"/>
        </w:rPr>
        <w:t xml:space="preserve">CHAPTER </w:t>
      </w:r>
      <w:r w:rsidR="00A606EE" w:rsidRPr="003808E1">
        <w:rPr>
          <w:rFonts w:ascii="Times New Roman" w:hAnsi="Times New Roman" w:cs="Times New Roman"/>
          <w:b/>
          <w:bCs/>
          <w:sz w:val="24"/>
          <w:szCs w:val="24"/>
        </w:rPr>
        <w:t>3</w:t>
      </w:r>
    </w:p>
    <w:p w14:paraId="4EFF1E16" w14:textId="77777777" w:rsidR="00D71F98" w:rsidRPr="003808E1" w:rsidRDefault="00D71F98" w:rsidP="00E236EB">
      <w:pPr>
        <w:widowControl w:val="0"/>
        <w:spacing w:after="0" w:line="276" w:lineRule="auto"/>
        <w:jc w:val="center"/>
        <w:rPr>
          <w:rFonts w:ascii="Times New Roman" w:hAnsi="Times New Roman" w:cs="Times New Roman"/>
          <w:b/>
          <w:sz w:val="24"/>
          <w:szCs w:val="24"/>
        </w:rPr>
      </w:pPr>
    </w:p>
    <w:p w14:paraId="1924A339" w14:textId="20EF5E40" w:rsidR="00D71F98" w:rsidRPr="003808E1" w:rsidRDefault="008E46D6" w:rsidP="00E236EB">
      <w:pPr>
        <w:widowControl w:val="0"/>
        <w:spacing w:after="0" w:line="276" w:lineRule="auto"/>
        <w:jc w:val="center"/>
        <w:rPr>
          <w:rFonts w:ascii="Times New Roman" w:hAnsi="Times New Roman" w:cs="Times New Roman"/>
          <w:b/>
          <w:sz w:val="24"/>
          <w:szCs w:val="24"/>
        </w:rPr>
      </w:pPr>
      <w:r w:rsidRPr="003808E1">
        <w:rPr>
          <w:rFonts w:ascii="Times New Roman" w:hAnsi="Times New Roman" w:cs="Times New Roman"/>
          <w:b/>
          <w:sz w:val="24"/>
          <w:szCs w:val="24"/>
        </w:rPr>
        <w:t>Multi-species avian occupancy of wildlife openings in a heavily forested landscape</w:t>
      </w:r>
    </w:p>
    <w:p w14:paraId="2D96831F" w14:textId="77777777" w:rsidR="00D71F98" w:rsidRPr="003808E1" w:rsidRDefault="00D71F98" w:rsidP="00E236EB">
      <w:pPr>
        <w:widowControl w:val="0"/>
        <w:spacing w:after="0" w:line="276" w:lineRule="auto"/>
        <w:rPr>
          <w:rFonts w:ascii="Times New Roman" w:hAnsi="Times New Roman" w:cs="Times New Roman"/>
          <w:sz w:val="24"/>
          <w:szCs w:val="24"/>
        </w:rPr>
      </w:pPr>
    </w:p>
    <w:p w14:paraId="023105B2" w14:textId="77777777" w:rsidR="00D71F98" w:rsidRPr="003808E1" w:rsidRDefault="00D71F98" w:rsidP="00E236EB">
      <w:pPr>
        <w:widowControl w:val="0"/>
        <w:spacing w:after="0" w:line="276" w:lineRule="auto"/>
        <w:rPr>
          <w:rFonts w:ascii="Times New Roman" w:hAnsi="Times New Roman" w:cs="Times New Roman"/>
          <w:sz w:val="24"/>
          <w:szCs w:val="24"/>
        </w:rPr>
      </w:pPr>
    </w:p>
    <w:p w14:paraId="0C5BEF83" w14:textId="47D1B245" w:rsidR="009A04CF"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Introduction</w:t>
      </w:r>
    </w:p>
    <w:p w14:paraId="66A53E1F" w14:textId="36E2C0A0" w:rsidR="009A04CF" w:rsidRPr="003808E1" w:rsidRDefault="009A04CF"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Wildlife use of forest openings</w:t>
      </w:r>
    </w:p>
    <w:p w14:paraId="0E98DE79" w14:textId="3C822D51"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forested landscapes </w:t>
      </w:r>
      <w:r w:rsidR="00585607" w:rsidRPr="003808E1">
        <w:rPr>
          <w:rFonts w:ascii="Times New Roman" w:hAnsi="Times New Roman" w:cs="Times New Roman"/>
          <w:sz w:val="24"/>
          <w:szCs w:val="24"/>
        </w:rPr>
        <w:t>and</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extensive</w:t>
      </w:r>
      <w:r w:rsidRPr="003808E1">
        <w:rPr>
          <w:rFonts w:ascii="Times New Roman" w:hAnsi="Times New Roman" w:cs="Times New Roman"/>
          <w:sz w:val="24"/>
          <w:szCs w:val="24"/>
        </w:rPr>
        <w:t xml:space="preserve"> forest </w:t>
      </w:r>
      <w:r w:rsidR="00A96167" w:rsidRPr="003808E1">
        <w:rPr>
          <w:rFonts w:ascii="Times New Roman" w:hAnsi="Times New Roman" w:cs="Times New Roman"/>
          <w:sz w:val="24"/>
          <w:szCs w:val="24"/>
        </w:rPr>
        <w:t>stands</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the eastern United States, openings </w:t>
      </w:r>
      <w:r w:rsidR="00A96167" w:rsidRPr="003808E1">
        <w:rPr>
          <w:rFonts w:ascii="Times New Roman" w:hAnsi="Times New Roman" w:cs="Times New Roman"/>
          <w:sz w:val="24"/>
          <w:szCs w:val="24"/>
        </w:rPr>
        <w:t xml:space="preserve">(i.e., open patches of </w:t>
      </w:r>
      <w:r w:rsidR="00F13770" w:rsidRPr="003808E1">
        <w:rPr>
          <w:rFonts w:ascii="Times New Roman" w:hAnsi="Times New Roman" w:cs="Times New Roman"/>
          <w:sz w:val="24"/>
          <w:szCs w:val="24"/>
        </w:rPr>
        <w:t>generally low vegetation</w:t>
      </w:r>
      <w:r w:rsidR="00A96167" w:rsidRPr="003808E1">
        <w:rPr>
          <w:rFonts w:ascii="Times New Roman" w:hAnsi="Times New Roman" w:cs="Times New Roman"/>
          <w:sz w:val="24"/>
          <w:szCs w:val="24"/>
        </w:rPr>
        <w:t xml:space="preserve"> that do not contain mature forest) can serve as</w:t>
      </w:r>
      <w:r w:rsidRPr="003808E1">
        <w:rPr>
          <w:rFonts w:ascii="Times New Roman" w:hAnsi="Times New Roman" w:cs="Times New Roman"/>
          <w:sz w:val="24"/>
          <w:szCs w:val="24"/>
        </w:rPr>
        <w:t xml:space="preserve"> habitat and</w:t>
      </w:r>
      <w:r w:rsidR="00A96167" w:rsidRPr="003808E1">
        <w:rPr>
          <w:rFonts w:ascii="Times New Roman" w:hAnsi="Times New Roman" w:cs="Times New Roman"/>
          <w:sz w:val="24"/>
          <w:szCs w:val="24"/>
        </w:rPr>
        <w:t xml:space="preserve"> provide</w:t>
      </w:r>
      <w:r w:rsidRPr="003808E1">
        <w:rPr>
          <w:rFonts w:ascii="Times New Roman" w:hAnsi="Times New Roman" w:cs="Times New Roman"/>
          <w:sz w:val="24"/>
          <w:szCs w:val="24"/>
        </w:rPr>
        <w:t xml:space="preserve"> food resources for disturbance-dependent, early-successional forest-associated wildlife</w:t>
      </w:r>
      <w:r w:rsidR="00585607"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Insects and herbaceous vegetation (i.e., grasses and forbs), which is generally more nutritious and digestible than woody plants, can be more abundant in these openings than beneath a forest canopy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{"citationItems":[{"id":"ITEM-1","itemData":{"author":[{"dropping-particle":"","family":"Blake","given":"John G","non-dropping-particle":"","parse-names":false,"suffix":""},{"dropping-particle":"","family":"Hoppes","given":"William G","non-dropping-particle":"","parse-names":false,"suffix":""}],"container-title":"Source: The Auk","id":"ITEM-1","issued":{"date-parts":[["1986"]]},"page":"328-340","title":"Influence of resource abundance on use of tree-fall gaps by birds in an isolated woodlot","type":"article-journal","volume":"103"},"uris":["http://www.mendeley.com/documents/?uuid=8ed995b9-6998-3b2c-97d5-f0855bfe9cea"]},{"id":"ITEM-2","itemData":{"author":[{"dropping-particle":"","family":"Martin","given":"Thomas E","non-dropping-particle":"","parse-names":false,"suffix":""},{"dropping-particle":"","family":"Karr","given":"James R","non-dropping-particle":"","parse-names":false,"suffix":""}],"container-title":"Ornis Scandinavica","id":"ITEM-2","issue":"2","issued":{"date-parts":[["1986"]]},"page":"165-174","title":"Patch utilization by migrating birds: resource oriented?","type":"article-journal","volume":"17"},"uris":["http://www.mendeley.com/documents/?uuid=8975274f-1207-382f-b6c3-fb9f061dc49a"]},{"id":"ITEM-3","itemData":{"DOI":"10.1007/BF00317597","ISBN":"0029-8549","ISSN":"00298549","abstract":"Five sizes of canopy openings (0.016 ha to 10 ha) were established in the Southern Appalachian Mountains in early 1982 to examine the initial patterns of plant and arthropod establishment across a size range of forest disturbances. Vegetation standing crop after the first growing season was considerably higher in large than small openings in apparent response to greater re-source release (e.g., sunlight) in larger openings. Woody stump and root sprouts were the dominant mode of reve-getation in each patch size. Forest dominants such as Quercus rubra, Q. prinus and Carya spp. were less impor-tant as sprouters in openings than several minor forest components (e.g., Robinia pseudo-acacia, Acer rubrum, Halesia carolina and Cornus florida). Arthropod abun-dance and community composition varied across the size range of forest openings. Arthropods from the surround-ing forest readily utilized the smallest canopy openings (0.016 ha). All feeding guilds were well represented in these small openings and herbivore biomass and load (rag of herbivores/g of foliage) were much higher than in larger patches. In contrast, arthropod abundance and species richness were significantly lower in mid-size than smaller patches. The relatively sparse cover and high sunlight in mid-size openings may have promoted sur-face heat buildups or soil surface/litter moisture deficits which restricted arthropod entry from the surrounding forest. Arthropod abundance and species richness were higher in large than mid-size patches. The greater vegeta-tion cover in larger openings may have minimized the deleterious effects on arthropod populations. However, the absence of population increases among these arthro-pod species maintained herbivore loads at very low levels in large patches. Our results suggest that arthropod abundance and diversity in sprout-dominated forest openings are highly dependent on the extent of environ-mental differences between patch and surrounding for-est.","author":[{"dropping-particle":"","family":"Shure","given":"D. J.","non-dropping-particle":"","parse-names":false,"suffix":""},{"dropping-particle":"","family":"Phillips","given":"D. L.","non-dropping-particle":"","parse-names":false,"suffix":""}],"container-title":"Oecologia","id":"ITEM-3","issue":"3","issued":{"date-parts":[["1991"]]},"page":"325-334","publisher":"Springer-Verlag","title":"Patch size of forest openings and arthropod populations","type":"article-journal","volume":"86"},"uris":["http://www.mendeley.com/documents/?uuid=6e4893e8-3ab3-39b0-a561-ce12b8fe7d3f"]}],"mendeley":{"formattedCitation":"(Blake and Hoppes 1986, Martin and Karr 1986, Shure and Phillips 1991)","plainTextFormattedCitation":"(Blake and Hoppes 1986, Martin and Karr 1986, Shure and Phillips 1991)","previouslyFormattedCitation":"(Blake and Hoppes 1986, Martin and Karr 1986, Shure and Phillips 1991)"},"properties":{"noteIndex":0},"schema":"https://github.com/citation-style-language/schema/raw/master/csl-citation.json"}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(Blake and Hoppes 1986, Martin and Karr 1986, Shure and Phillips 1991)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Although forest openings do occur naturally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{"citationItems":[{"id":"ITEM-1","itemData":{"DOI":"10.1109/MILCOM.2011.6127455","ISBN":"0091-7648","ISSN":"00917648","PMID":"5","abstract":"probably native to the eastern forest region, originally depending on open that were widespread before settlement (Hunter et sional in a straightforward way by or re-introducing natural disturbances Certainly the loss of - forests and the degra","author":[{"dropping-particle":"","family":"Askins","given":"Robert A","non-dropping-particle":"","parse-names":false,"suffix":""}],"container-title":"Wildlife Society Bulletin","id":"ITEM-1","issue":"2","issued":{"date-parts":[["2001"]]},"page":"407-412","title":"Sustaining biological diversity in early successional communities: the challenge of managing unpopular habitats","type":"article-journal","volume":"29"},"uris":["http://www.mendeley.com/documents/?uuid=11c3f1dc-1f69-3dd0-a8b3-e744f3ec4d6d"]}],"mendeley":{"formattedCitation":"(Askins 2001)","plainTextFormattedCitation":"(Askins 2001)","previouslyFormattedCitation":"(Askins 2001)"},"properties":{"noteIndex":0},"schema":"https://github.com/citation-style-language/schema/raw/master/csl-citation.json"}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2001)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wildlife openings (i.e., </w:t>
      </w:r>
      <w:r w:rsidR="00A96167" w:rsidRPr="003808E1">
        <w:rPr>
          <w:rFonts w:ascii="Times New Roman" w:hAnsi="Times New Roman" w:cs="Times New Roman"/>
          <w:sz w:val="24"/>
          <w:szCs w:val="24"/>
        </w:rPr>
        <w:t xml:space="preserve">open or </w:t>
      </w:r>
      <w:r w:rsidRPr="003808E1">
        <w:rPr>
          <w:rFonts w:ascii="Times New Roman" w:hAnsi="Times New Roman" w:cs="Times New Roman"/>
          <w:sz w:val="24"/>
          <w:szCs w:val="24"/>
        </w:rPr>
        <w:t xml:space="preserve">early-successional forest habitat created incidentally or purposefully for target wildlife species) tend to be specifically created and maintained by land managers through timber harvest, grazing, or </w:t>
      </w:r>
      <w:r w:rsidR="00A96167" w:rsidRPr="003808E1">
        <w:rPr>
          <w:rFonts w:ascii="Times New Roman" w:hAnsi="Times New Roman" w:cs="Times New Roman"/>
          <w:sz w:val="24"/>
          <w:szCs w:val="24"/>
        </w:rPr>
        <w:t xml:space="preserve">other </w:t>
      </w:r>
      <w:r w:rsidRPr="003808E1">
        <w:rPr>
          <w:rFonts w:ascii="Times New Roman" w:hAnsi="Times New Roman" w:cs="Times New Roman"/>
          <w:sz w:val="24"/>
          <w:szCs w:val="24"/>
        </w:rPr>
        <w:t>active forest management</w:t>
      </w:r>
      <w:r w:rsidR="00A96167" w:rsidRPr="003808E1">
        <w:rPr>
          <w:rFonts w:ascii="Times New Roman" w:hAnsi="Times New Roman" w:cs="Times New Roman"/>
          <w:sz w:val="24"/>
          <w:szCs w:val="24"/>
        </w:rPr>
        <w:t xml:space="preserve"> </w:t>
      </w:r>
      <w:r w:rsidR="00D6689B" w:rsidRPr="003808E1">
        <w:rPr>
          <w:rFonts w:ascii="Times New Roman" w:hAnsi="Times New Roman" w:cs="Times New Roman"/>
          <w:sz w:val="24"/>
          <w:szCs w:val="24"/>
        </w:rPr>
        <w:t>strategies</w:t>
      </w:r>
      <w:r w:rsidRPr="003808E1">
        <w:rPr>
          <w:rFonts w:ascii="Times New Roman" w:hAnsi="Times New Roman" w:cs="Times New Roman"/>
          <w:sz w:val="24"/>
          <w:szCs w:val="24"/>
        </w:rPr>
        <w:t xml:space="preserve">. New wildlife openings are often created along or from log decks, log roads, and utility rights-of-way. To encourage and maintain the herbaceous community, managers use a variety of management actions, including mowing, liming, fertilizing, planting, and burning. In most cases, the purpose of these wildlife openings is to provide habitat specifically for game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{"citationItems":[{"id":"ITEM-1","itemData":{"author":[{"dropping-particle":"","family":"Overcash","given":"J. L.","non-dropping-particle":"","parse-names":false,"suffix":""},{"dropping-particle":"","family":"Roseberry","given":"J. L.","non-dropping-particle":"","parse-names":false,"suffix":""},{"dropping-particle":"","family":"Klimstra","given":"W. D.","non-dropping-particle":"","parse-names":false,"suffix":""}],"container-title":"Transactions of the Illinois Academy of Science","id":"ITEM-1","issued":{"date-parts":[["1989"]]},"page":"137-142","title":"Wildlife openings in the Shawnee National Forest and their contribution to habitat change","type":"article-journal","volume":"82"},"uris":["http://www.mendeley.com/documents/?uuid=faae5c7c-b0a6-4ad9-87c0-6031e6248d6b"]}],"mendeley":{"formattedCitation":"(Overcash et al. 1989)","plainTextFormattedCitation":"(Overcash et al. 1989)","previouslyFormattedCitation":"(Overcash et al. 1989)"},"properties":{"noteIndex":0},"schema":"https://github.com/citation-style-language/schema/raw/master/csl-citation.json"}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(Overcash et al. 1989)</w:t>
      </w:r>
      <w:r w:rsidRPr="003808E1">
        <w:rPr>
          <w:rFonts w:ascii="Times New Roman" w:hAnsi="Times New Roman" w:cs="Times New Roman"/>
          <w:sz w:val="24"/>
          <w:szCs w:val="24"/>
        </w:rPr>
        <w:fldChar w:fldCharType="end"/>
      </w:r>
      <w:r w:rsidR="00D6689B" w:rsidRPr="003808E1">
        <w:rPr>
          <w:rFonts w:ascii="Times New Roman" w:hAnsi="Times New Roman" w:cs="Times New Roman"/>
          <w:sz w:val="24"/>
          <w:szCs w:val="24"/>
        </w:rPr>
        <w:t>, including 3 popular game birds --- wild turkeys (</w:t>
      </w:r>
      <w:r w:rsidR="00D6689B" w:rsidRPr="003808E1">
        <w:rPr>
          <w:rFonts w:ascii="Times New Roman" w:hAnsi="Times New Roman" w:cs="Times New Roman"/>
          <w:i/>
          <w:iCs/>
          <w:sz w:val="24"/>
          <w:szCs w:val="24"/>
        </w:rPr>
        <w:t>Meleagris gallopavo</w:t>
      </w:r>
      <w:r w:rsidR="00D6689B" w:rsidRPr="003808E1">
        <w:rPr>
          <w:rFonts w:ascii="Times New Roman" w:hAnsi="Times New Roman" w:cs="Times New Roman"/>
          <w:sz w:val="24"/>
          <w:szCs w:val="24"/>
        </w:rPr>
        <w:t>), ruffed grouse (</w:t>
      </w:r>
      <w:r w:rsidR="00D6689B" w:rsidRPr="003808E1">
        <w:rPr>
          <w:rFonts w:ascii="Times New Roman" w:hAnsi="Times New Roman" w:cs="Times New Roman"/>
          <w:i/>
          <w:sz w:val="24"/>
          <w:szCs w:val="24"/>
        </w:rPr>
        <w:t>Bonasa umbellus</w:t>
      </w:r>
      <w:r w:rsidR="00D6689B" w:rsidRPr="003808E1">
        <w:rPr>
          <w:rFonts w:ascii="Times New Roman" w:hAnsi="Times New Roman" w:cs="Times New Roman"/>
          <w:sz w:val="24"/>
          <w:szCs w:val="24"/>
        </w:rPr>
        <w:t>), and American woodcocks (</w:t>
      </w:r>
      <w:r w:rsidR="00D6689B" w:rsidRPr="003808E1">
        <w:rPr>
          <w:rFonts w:ascii="Times New Roman" w:hAnsi="Times New Roman" w:cs="Times New Roman"/>
          <w:i/>
          <w:sz w:val="24"/>
          <w:szCs w:val="24"/>
        </w:rPr>
        <w:t>Scolopax minor</w:t>
      </w:r>
      <w:r w:rsidR="00D6689B" w:rsidRPr="003808E1">
        <w:rPr>
          <w:rFonts w:ascii="Times New Roman" w:hAnsi="Times New Roman" w:cs="Times New Roman"/>
          <w:sz w:val="24"/>
          <w:szCs w:val="24"/>
        </w:rPr>
        <w:t>)</w:t>
      </w:r>
      <w:r w:rsidRPr="003808E1">
        <w:rPr>
          <w:rFonts w:ascii="Times New Roman" w:hAnsi="Times New Roman" w:cs="Times New Roman"/>
          <w:sz w:val="24"/>
          <w:szCs w:val="24"/>
        </w:rPr>
        <w:t>.</w:t>
      </w:r>
    </w:p>
    <w:p w14:paraId="199B7FA2" w14:textId="11EA2C8B"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Wild turkeys, ruffed grouse, and American woodcocks vary slightly in their forested habitat preferences, but all three species are known to use herbaceous wildlife openings for mating displays, nesting, brood-rearing, or feeding. Wild turkeys tend to reside in open deciduous or mixed forests with interspersed clearings. Wildlife openings are commonly maintained to improve forest habitat for wild turkeys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as openings can be important to nest site selection and poult feeding activity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structure","type":"article-journal","volume":"49"},"uris":["http://www.mendeley.com/documents/?uuid=7fd412cd-2fc5-324f-a99e-7a8255e9a18e"]},{"id":"ITEM-2","itemData":{"DOI":"10.1674/0003-0031-170.1.95","ISBN":"0024-4066","ISSN":"0003-0031","PMID":"1824","abstract":"—Although extensively studied in upland landscapes, litde has been published regarding Eastern Wild Turkey (Meleagris gallopavo silvestris) nest site selection and reproductive ecology in bottomland systems. Wild Turkeys in these systems face unique conditions, such as persistent flooding, so facets of nesting ecology observed in primarily upland landscapes may not apply directly to Wild Turkeys in bottomland systems. We studied nesting ecology of radio-marked female Wild Turkeys during six nesting seasons (2002-2004, 2008-2010) in a bottomland hardwood system in south-central Louisiana. We studied landscape level nest site selection at three spatial scales (200 m, 400 m, and 800 m) and found Wild Turkeys selected nesting locations in areas that offered greater proportions of nonflooded bottomland forests and higher forest edge density than generally available across the study site at all scales. At smaller spatial scales, forest openings were also important to nest site selection, while at large scales, nest location was negadvely related to landscape diversity. All nests were located in dry higher elevation forests (n = 35) or forest openings (n = 6). These habitats were likely selected because they offered protection from flood-related nest mortality and access to brood-rearing habitat. At the micro habitat scale, ground level cover was important to nest site selection, and likely provided protection from ground predators. Nests were often associated with small recent breaks in the canopy, presumably as a response to the resulting growth in understory cover. Wild Turkeys avoided nesting in managed forest stands with large areas of open canopy, likely because rapid successional growth in these areas made understory growth too dense. Nest prédation was the greatest cause of nest failure (55%). Nesting rates (60%) and female success rates (24%) were among the lowest reported for the species, whereas nest success (39%) was near the range wide average. Reproductive performance may have been hampered by a scarcity of quality nesting habitat due to flooding and generally sparse understory vegetation, which left nests vulnerable to prédation. Despite low nesting rates and female success, there was no evidence of a declining population on our study area. We suspect this may be a result of either high poult survival due to high quality brood-rearing habitat or because high female survival rates allow individual birds multiple chances to successfully reproduce.…","author":[{"dropping-particle":"","family":"Byrne","given":"Michael E.","non-dropping-particle":"","parse-names":false,"suffix":""},{"dropping-particle":"","family":"Chamberlain","given":"Michael J","non-dropping-particle":"","parse-names":false,"suffix":""}],"container-title":"The American Midland Naturalist","id":"ITEM-2","issue":"1","issued":{"date-parts":[["2013"]]},"page":"95-110","title":"Nesting ecology of wild turkeys in a bottomland hardwood forest","type":"article-journal","volume":"170"},"uris":["http://www.mendeley.com/documents/?uuid=19a3c965-236b-3b76-82f3-44a6911f7bf4"]}],"mendeley":{"formattedCitation":"(Healy 1985, Byrne and Chamberlain 2013)","plainTextFormattedCitation":"(Healy 1985, Byrne and Chamberlain 2013)","previouslyFormattedCitation":"(Healy 1985, Byrne and Chamberlain 2013)"},"properties":{"noteIndex":0},"schema":"https://github.com/citation-style-language/schema/raw/master/csl-citation.json"}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1985, Byrne and Chamberlain 2013)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and American woodcocks are both associated with early-successional, shrubby deciduous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{"citationItems":[{"id":"ITEM-1","itemData":{"DOI":"10.1656/1092-6194(2005)012[0411:HSAHRS]2.0.CO;2","ISSN":"1092-6194","abstract":"Bonasa umbellus (Ruffed Grouse) are one of many wildlife species that require early successional forest and whose populations have declined as New England forests have matured. We studied habitat selection and home range size of Ruffed Grouse in oak-hickory forests in Rhode Island to determine the importance of different habitat types for grouse. Home range size did not significantly differ by age or gender (mean = 103 ± 24.91 ha). Habitat selection was assessed at two spatial scales: home range and study area scale. At the study area scale, grouse selected early successional forest, mixed deciduous-conifer stands, deciduous forest, and forested roads, whereas grouse avoided evergreen forests and developed areas. Given that grouse selected early successional forests at a relatively large spatial scale, we suggest that the conservation and restoration of early successional forested habitats will benefit Ruffed Grouse and many other associated wildlife.","author":[{"dropping-particle":"","family":"Endrulat","given":"Erik G.","non-dropping-particle":"","parse-names":false,"suffix":""},{"dropping-particle":"","family":"McWilliams","given":"Scott R.","non-dropping-particle":"","parse-names":false,"suffix":""},{"dropping-particle":"","family":"Tefft","given":"Brian C.","non-dropping-particle":"","parse-names":false,"suffix":""}],"container-title":"Northeastern Naturalist","id":"ITEM-1","issue":"4","issued":{"date-parts":[["2005","12"]]},"page":"411-424","title":"Habitat selection and home range size of ruffed grouse in Rhode Island","type":"article-journal","volume":"12"},"uris":["http://www.mendeley.com/documents/?uuid=0d57003e-889a-3154-bf04-5a45d081064f"]},{"id":"ITEM-2","itemData":{"DOI":"10.1073/pnas.0914069107/-/DCSupplemental.wvvw.pnas.org/cgi/doi/10.1073/pnas.0914069107","ISBN":"0091-7648","ISSN":"00917648","PMID":"180","abstract":"Ruffed grouse (Bonasa umbellus) and American woodcock (Scolopax minor) provide millions of days of recreation each year for people in the eastern United States (U.S). These popular game birds depend on early successional forest habitats throughout much of the year. Ruffed grouse and woodcock populations are declining in the eastern United States as an abundance of shrub-dominated and young forest habitats decrease in most of the region. Continued decreases in early successional forest habitats are likely on nonindustrial private forest lands as ownership fragmentation increases and tract size decreases and on public forest lands due to societal attitudes toward proactive forest management, especially even-age treatments.","author":[{"dropping-particle":"","family":"Dessecker","given":"Daniel R","non-dropping-particle":"","parse-names":false,"suffix":""},{"dropping-particle":"","family":"McAuley","given":"Daniel G.","non-dropping-particle":"","parse-names":false,"suffix":""}],"container-title":"Wildlife Society Bulletin","id":"ITEM-2","issue":"2","issued":{"date-parts":[["2001"]]},"page":"456-465","title":"Importance of early successional habitat to ruffed grouse and American woodcock","type":"article-journal","volume":"29"},"uris":["http://www.mendeley.com/documents/?uuid=fc972ff3-1585-32a3-a452-9847184ee330"]}],"mendeley":{"formattedCitation":"(Dessecker and McAuley 2001, Endrulat et al. 2005)","plainTextFormattedCitation":"(Dessecker and McAuley 2001, Endrulat et al. 2005)","previouslyFormattedCitation":"(Dessecker and McAuley 2001, Endrulat et al. 2005)"},"properties":{"noteIndex":0},"schema":"https://github.com/citation-style-language/schema/raw/master/csl-citation.json"}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(Dessecker and McAuley 2001, Endrulat et al. 2005)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tend to rely on young stands of trees for both cover and food, with wildlife openings providing brood cover and food for their chicks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1963)","manualFormatting":"(Bump et al. 1947, 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(Bump et al. 1947, 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American woodcocks use forest openings for mating displays in the spring and roosting in the summer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{"citationItems":[{"id":"ITEM-1","itemData":{"ISBN":"201804:25:13","abstract":"No abstract available.","author":[{"dropping-particle":"","family":"Roboski","given":"John C","non-dropping-particle":"","parse-names":false,"suffix":""},{"dropping-particle":"","family":"Causey","given":"M Keith","non-dropping-particle":"","parse-names":false,"suffix":""}],"container-title":"Journal of Wildlife Management","id":"ITEM-1","issue":"3","issued":{"date-parts":[["1981"]]},"page":"793-797","title":"Incidence, habitat use, and chronology of woodcock nesting in Alabama","type":"article-journal","volume":"45"},"uris":["http://www.mendeley.com/documents/?uuid=2d6c615e-ede3-3960-8c41-6df4f2d4cf4a"]}],"mendeley":{"formattedCitation":"(Roboski and Causey 1981)","plainTextFormattedCitation":"(Roboski and Causey 1981)","previouslyFormattedCitation":"(Roboski and Causey 1981)"},"properties":{"noteIndex":0},"schema":"https://github.com/citation-style-language/schema/raw/master/csl-citation.json"}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(Roboski and Causey 1981)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They also use wildlife openings and other open areas as nocturnal habitat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{"citationItems":[{"id":"ITEM-1","itemData":{"ISBN":"201919:02:57","author":[{"dropping-particle":"","family":"Krementz","given":"David G","non-dropping-particle":"","parse-names":false,"suffix":""},{"dropping-particle":"","family":"Seginak","given":"John T","non-dropping-particle":"","parse-names":false,"suffix":""},{"dropping-particle":"","family":"Pendleton","given":"Grey W","non-dropping-particle":"","parse-names":false,"suffix":""}],"container-title":"The Wilson Bulletin","id":"ITEM-1","issue":"4","issued":{"date-parts":[["1995"]]},"page":"686-697","title":"Habitat Use at Night by Wintering American Woodcock in Coastal Georgia and Virginia","type":"article-journal","volume":"107"},"uris":["http://www.mendeley.com/documents/?uuid=9bcf02a8-bbae-34e6-a7a0-da996785293d"]},{"id":"ITEM-2","itemData":{"DOI":"10.1111/gcb.14531","ISSN":"1354-1013","abstract":"Current climate models and observations indicate that atmospheric circulation is being affected by global climate change. To assess how these changes may affect nocturnally migrating bird populations, we need to determine how current patterns of wind assistance at migration altitudes will be enhanced or reduced under future atmospheric conditions. Here, we use information compiled from 143 weather surveillance radars stations within the contiguous United States to estimate the daily altitude, density, and direction of nocturnal migration during the spring and autumn. We intersected this information with wind projections to estimate how wind assistance is expected to change during this century at current migration altitudes. The prevailing westerlies at midlatitudes are projected to increase in strength during spring migration and decrease in strength to a lesser degree during autumn migration. Southerly winds will increase in strength across the continent during both spring and autumn migration, with the strongest gains occurring in the center of the continent. Wind assistance is projected to increase across the central (0.44 m/s; 10.1%) and eastern portions of the continent (0.32 m/s; 9.6%) during spring migration, and wind assistance is projected to decrease within the central (0.32 m/s; 19.3%) and eastern portions of the continent (0.17 m/s; 6.6%) during autumn migration. Thus, across a broad portion of the continent where migration intensity is greatest, the efficiency of nocturnal migration is projected to increase in the spring and decrease in the autumn, potentially affecting time and energy expenditures for many migratory bird species. These findings highlight the importance of placing climate change projections within a relevant ecological context informed through empirical observations, and the need to consider the possibility that climate change may generate both positive and negative implications for natural systems.","author":[{"dropping-particle":"","family":"Sorte","given":"Frank A.","non-dropping-particle":"La","parse-names":false,"suffix":""},{"dropping-particle":"","family":"Horton","given":"Kyle G.","non-dropping-particle":"","parse-names":false,"suffix":""},{"dropping-particle":"","family":"Nilsson","given":"Cecilia","non-dropping-particle":"","parse-names":false,"suffix":""},{"dropping-particle":"","family":"Dokter","given":"Adriaan M.","non-dropping-particle":"","parse-names":false,"suffix":""}],"container-title":"Global Change Biology","id":"ITEM-2","issue":"2","issued":{"date-parts":[["2019","2","9"]]},"page":"589-601","publisher":"Blackwell Publishing Ltd","title":"Projected changes in wind assistance under climate change for nocturnally migrating bird populations","type":"article-journal","volume":"25"},"uris":["http://www.mendeley.com/documents/?uuid=5299d372-6afe-390b-8078-032e6be49ab9"]}],"mendeley":{"formattedCitation":"(Krementz et al. 1995, La Sorte et al. 2019)","manualFormatting":"(Straw et al. 1994, Krementz et al. 1995)","plainTextFormattedCitation":"(Krementz et al. 1995, La Sorte et al. 2019)","previouslyFormattedCitation":"(Krementz et al. 1995, La Sorte et al. 2019)"},"properties":{"noteIndex":0},"schema":"https://github.com/citation-style-language/schema/raw/master/csl-citation.json"}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(Straw et al. 1994, Krementz et al.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It is widely believed that the loss of early-successional forest habitat is a primary reason for declines in American woodcock recruitment and in overall population status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PMID":"1188","author":[{"dropping-particle":"","family":"Kelley","given":"J.","non-dropping-particle":"","parse-names":false,"suffix":""},{"dropping-particle":"","family":"Williamson","given":"Scot","non-dropping-particle":"","parse-names":false,"suffix":""},{"dropping-particle":"","family":"Cooper","given":"T.R.","non-dropping-particle":"","parse-names":false,"suffix":""}],"container-title":"US Fish &amp; Wildlife Publications. Paper 430","id":"ITEM-1","issue":"February 2008","issued":{"date-parts":[["2008"]]},"page":"168 pp","title":"American woodcock conservation plan: a summary of and recommendations for woodcock conservation in North America","type":"article-journal"},"uris":["http://www.mendeley.com/documents/?uuid=c2977dc8-986e-31c1-930f-343f03fddb7f"]}],"mendeley":{"formattedCitation":"(Kelley et al. 2008)","plainTextFormattedCitation":"(Kelley et al. 2008)","previouslyFormattedCitation":"(Kelley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(Kelley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7D7C1BC0" w14:textId="3CEF2C22" w:rsidR="008E46D6" w:rsidRPr="003808E1" w:rsidRDefault="008E46D6" w:rsidP="00E236EB">
      <w:pPr>
        <w:widowControl w:val="0"/>
        <w:spacing w:line="276" w:lineRule="auto"/>
        <w:ind w:firstLine="720"/>
        <w:rPr>
          <w:rFonts w:ascii="Times New Roman" w:hAnsi="Times New Roman" w:cs="Times New Roman"/>
          <w:sz w:val="24"/>
          <w:szCs w:val="24"/>
        </w:rPr>
      </w:pPr>
      <w:bookmarkStart w:id="0" w:name="_Hlk134815711"/>
      <w:r w:rsidRPr="003808E1">
        <w:rPr>
          <w:rFonts w:ascii="Times New Roman" w:hAnsi="Times New Roman" w:cs="Times New Roman"/>
          <w:sz w:val="24"/>
          <w:szCs w:val="24"/>
        </w:rPr>
        <w:lastRenderedPageBreak/>
        <w:t xml:space="preserve">Despite plenty of evidence that wild turkeys, ruffed grouse, and American woodcocks use wildlife openings, there is a general lack of published studies for each species that explicitly focus on their responses to a combination of local habitat attributes, size, management, or landscape context of wildlife openings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woodcock","type":"report"},"uris":["http://www.mendeley.com/documents/?uuid=d9975d4b-80d8-3279-8ad8-0fe1dd9a565a"]}],"mendeley":{"formattedCitation":"(Shartell 2016)","manualFormatting":"(e.g., Shartell 2016)","plainTextFormattedCitation":"(Shartell 2016)","previouslyFormattedCitation":"(Shartell 2016)"},"properties":{"noteIndex":0},"schema":"https://github.com/citation-style-language/schema/raw/master/csl-citation.json"}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(e.g., Shartell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Results from the few existing studies suggest that local habitat attributes and management may have the greatest influence on species-specific use, but opening size was also mentioned frequently. For instance, wild turkey broods generally benefit from active management (e.g., mowing) that enhances the abundance of herbaceous vegetation in </w:t>
      </w:r>
      <w:r w:rsidR="001B7080" w:rsidRPr="003808E1">
        <w:rPr>
          <w:rFonts w:ascii="Times New Roman" w:hAnsi="Times New Roman" w:cs="Times New Roman"/>
          <w:sz w:val="24"/>
          <w:szCs w:val="24"/>
        </w:rPr>
        <w:t>openings that were</w:t>
      </w:r>
      <w:r w:rsidRPr="003808E1">
        <w:rPr>
          <w:rFonts w:ascii="Times New Roman" w:hAnsi="Times New Roman" w:cs="Times New Roman"/>
          <w:sz w:val="24"/>
          <w:szCs w:val="24"/>
        </w:rPr>
        <w:t xml:space="preserve"> &lt;0.5 ha</w:t>
      </w:r>
      <w:r w:rsidR="001B7080" w:rsidRPr="003808E1">
        <w:rPr>
          <w:rFonts w:ascii="Times New Roman" w:hAnsi="Times New Roman" w:cs="Times New Roman"/>
          <w:sz w:val="24"/>
          <w:szCs w:val="24"/>
        </w:rPr>
        <w:t xml:space="preserve"> in size</w:t>
      </w:r>
      <w:r w:rsidRPr="003808E1">
        <w:rPr>
          <w:rFonts w:ascii="Times New Roman" w:hAnsi="Times New Roman" w:cs="Times New Roman"/>
          <w:sz w:val="24"/>
          <w:szCs w:val="24"/>
        </w:rPr>
        <w:t xml:space="preserv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Similarly, ruffed grouse select for brood habitat with high amounts of herbaceous groundcover, which can be achieved by specific management actions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Management","id":"ITEM-1","issue":"10","issued":{"date-parts":[["2008","5","30"]]},"page":"3580-3588","publisher":"Elsevier","title":"Ruffed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Appalachians","type":"article-journal","volume":"255"},"uris":["http://www.mendeley.com/documents/?uuid=6178d1e6-f457-303b-a1e2-3c2b49ea9db2"]}],"mendeley":{"formattedCitation":"(Jones et al. 2008)","plainTextFormattedCitation":"(Jones et al. 2008)","previouslyFormattedCitation":"(Jones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(Jones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In the Cherokee National Forest in Tennessee, management of logging roads converted to linear wildlife openings resulted in greater arthropod availability to ruffed grouse chicks than logging roads not managed for wildlife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{"citationItems":[{"id":"ITEM-1","itemData":{"author":[{"dropping-particle":"","family":"Hollifield","given":"B Kip","non-dropping-particle":"","parse-names":false,"suffix":""},{"dropping-particle":"","family":"Dimmick","given":"Ralph W","non-dropping-particle":"","parse-names":false,"suffix":""}],"container-title":"Wildlife Society Bulletin","id":"ITEM-1","issue":"4","issued":{"date-parts":[["1995"]]},"page":"756-764","title":"Arthropod abundance relative to forest management practices benefiting ruffed grouse in the southern Appalachians","type":"article-journal","volume":"23"},"uris":["http://www.mendeley.com/documents/?uuid=4afb9b33-35ee-3688-a42a-e337b6d281c9"]}],"mendeley":{"formattedCitation":"(Hollifield and Dimmick 1995)","plainTextFormattedCitation":"(Hollifield and Dimmick 1995)","previouslyFormattedCitation":"(Hollifield and Dimmick 1995)"},"properties":{"noteIndex":0},"schema":"https://github.com/citation-style-language/schema/raw/master/csl-citation.json"}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(Hollifield and Dimmick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In the same study, the abundance of herbaceous vegetation was more important in determining arthropod availability than the successional age of clearcuts. However, forest succession played a role in the amount of herbaceous vegetation and ruffed grouse brood use in 0.1</w:t>
      </w:r>
      <w:r w:rsidRPr="003808E1">
        <w:rPr>
          <w:rFonts w:ascii="Times New Roman" w:hAnsi="Times New Roman" w:cs="Times New Roman"/>
        </w:rPr>
        <w:t>–</w:t>
      </w:r>
      <w:r w:rsidRPr="003808E1">
        <w:rPr>
          <w:rFonts w:ascii="Times New Roman" w:hAnsi="Times New Roman" w:cs="Times New Roman"/>
          <w:sz w:val="24"/>
          <w:szCs w:val="24"/>
        </w:rPr>
        <w:t xml:space="preserve">0.4 ha openings in Pennsylvania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Maintenance of permanent openings</w:t>
      </w:r>
      <w:r w:rsidR="001B7080" w:rsidRPr="003808E1">
        <w:rPr>
          <w:rFonts w:ascii="Times New Roman" w:hAnsi="Times New Roman" w:cs="Times New Roman"/>
          <w:sz w:val="24"/>
          <w:szCs w:val="24"/>
        </w:rPr>
        <w:t xml:space="preserve"> that are 0.1</w:t>
      </w:r>
      <w:r w:rsidR="001B7080" w:rsidRPr="003808E1">
        <w:rPr>
          <w:rFonts w:ascii="Times New Roman" w:hAnsi="Times New Roman" w:cs="Times New Roman"/>
        </w:rPr>
        <w:t>–</w:t>
      </w:r>
      <w:r w:rsidR="001B7080" w:rsidRPr="003808E1">
        <w:rPr>
          <w:rFonts w:ascii="Times New Roman" w:hAnsi="Times New Roman" w:cs="Times New Roman"/>
          <w:sz w:val="24"/>
          <w:szCs w:val="24"/>
        </w:rPr>
        <w:t>0.8 ha in size</w:t>
      </w:r>
      <w:r w:rsidRPr="003808E1">
        <w:rPr>
          <w:rFonts w:ascii="Times New Roman" w:hAnsi="Times New Roman" w:cs="Times New Roman"/>
          <w:sz w:val="24"/>
          <w:szCs w:val="24"/>
        </w:rPr>
        <w:t xml:space="preserve"> is recommended for food production for ruffed grouse in Manistee National Forest in Michigan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{"citationItems":[{"id":"ITEM-1","itemData":{"author":[{"dropping-particle":"","family":"Berner","given":"Alfred","non-dropping-particle":"","parse-names":false,"suffix":""},{"dropping-particle":"","family":"Gysel","given":"Leslie W","non-dropping-particle":"","parse-names":false,"suffix":""}],"container-title":"The Journal of Wildlife Management","id":"ITEM-1","issue":"4","issued":{"date-parts":[["1969"]]},"page":"769-778","title":"Habitat analysis and management considerations for ruffed grouse for a multiple use area in Michigan","type":"article-journal","volume":"33"},"uris":["http://www.mendeley.com/documents/?uuid=6d3a410b-8484-3537-9145-3a92098d0e66"]}],"mendeley":{"formattedCitation":"(Berner and Gysel 1969)","plainTextFormattedCitation":"(Berner and Gysel 1969)","previouslyFormattedCitation":"(Berner and Gysel 1969)"},"properties":{"noteIndex":0},"schema":"https://github.com/citation-style-language/schema/raw/master/csl-citation.json"}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(Berner and Gysel 1969)</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but in central hardwood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1997)","manualFormatting":"Thompson and Dessecker (1997)","plainTextFormattedCitation":"(Thompson and Dessecker 1997)","previouslyFormattedCitation":"(Thompson and Dessecker 1997)"},"properties":{"noteIndex":0},"schema":"https://github.com/citation-style-language/schema/raw/master/csl-citation.json"}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Thompson and Dessecker (1997)</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suggested that ruffed grouse would benefit most from 2</w:t>
      </w:r>
      <w:r w:rsidRPr="003808E1">
        <w:rPr>
          <w:rFonts w:ascii="Times New Roman" w:hAnsi="Times New Roman" w:cs="Times New Roman"/>
        </w:rPr>
        <w:t>–</w:t>
      </w:r>
      <w:r w:rsidRPr="003808E1">
        <w:rPr>
          <w:rFonts w:ascii="Times New Roman" w:hAnsi="Times New Roman" w:cs="Times New Roman"/>
          <w:sz w:val="24"/>
          <w:szCs w:val="24"/>
        </w:rPr>
        <w:t xml:space="preserve">16 ha patches of regenerating forest, with interspersion of habitats. For American woodcocks, habitat structure is important in the selection of display sites; opening size and distance to the nearest opening may also have influence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{"citationItems":[{"id":"ITEM-1","itemData":{"DOI":"10.2307/3808532","ISBN":"0022-541X","ISSN":"0022541X","abstract":"No abstract available","author":[{"dropping-particle":"","family":"Gutzwiller","given":"Kevin J","non-dropping-particle":"","parse-names":false,"suffix":""},{"dropping-particle":"","family":"Kinsley","given":"Kevin R","non-dropping-particle":"","parse-names":false,"suffix":""},{"dropping-particle":"","family":"Storm","given":"Gerald L","non-dropping-particle":"","parse-names":false,"suffix":""},{"dropping-particle":"","family":"Tzilkowski","given":"Walter M","non-dropping-particle":"","parse-names":false,"suffix":""},{"dropping-particle":"","family":"Wakeley","given":"James S","non-dropping-particle":"","parse-names":false,"suffix":""}],"container-title":"Journal of Wildlife Management","id":"ITEM-1","issue":"2","issued":{"date-parts":[["1983"]]},"page":"535-540","title":"Relative value of vegetation structure and species composition for identifying American woodcock breeding habitat","type":"article-journal","volume":"47"},"uris":["http://www.mendeley.com/documents/?uuid=22e66a42-ff64-31d1-b1b2-4e23710df0c5"]}],"mendeley":{"formattedCitation":"(Gutzwiller et al. 1983)","plainTextFormattedCitation":"(Gutzwiller et al. 1983)","previouslyFormattedCitation":"(Gutzwiller et al.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(Gutzwiller et al.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Regular disturbance (e.g., cutting trees) is likely important to maintain that structure and appears to increase American woodcock use of clearcut aspen areas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Wisconsin","type":"article-journal","volume":"4"},"uris":["http://www.mendeley.com/documents/?uuid=efae1069-d22f-3889-ade5-05088ee7dbc3"]}],"mendeley":{"formattedCitation":"(Hale and Gregg 1976)","plainTextFormattedCitation":"(Hale and Gregg 1976)","previouslyFormattedCitation":"(Hale and Gregg 1976)"},"properties":{"noteIndex":0},"schema":"https://github.com/citation-style-language/schema/raw/master/csl-citation.json"}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(Hale and Gregg 1976)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To best benefit American woodcocks,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{"citationItems":[{"id":"ITEM-1","itemData":{"DOI":"10.2307/3802048","ISBN":"0022-541X","ISSN":"0022541X","PMID":"621","abstract":"We measured characteristics of habitat near 89 nests of American woodcock (Scolopax minor) and 100 randomly selected points on Moosehorn National Wildlife Refuge, Calais, Maine, an area managed for woodcock. At nest sites, basal area was lower (P &lt; 0.001), densities of deciduous saplings were greater (P &lt; 0.001), densities of coniferous saplings were lower (P = 0.001), densities of shrub stems were greater (P = 0.002), and height of trees was shorter (P = 0.001) than at random sites. Nest sites were closer to openings (P &lt; 0.001) than were random sites. Nests were in 15 cover types. The aspen (Populus spp.), tamarack (Larix laricina), and alder (Alnus rugosa) types were used as nest sites more often than expected in relation to habitat types available at random sites (P &lt; 0.001). Fifty-eight percent (n = 89) of nests were in stands of aspen, 11% in alder or tamarack, and 10% in mature second-growth gray birch (Betula populifolia) and red maple (Acer rubrum). Forty-four percent (n = 89) of the nests were in clearcuts less than or equal to 10 years old. Habitat characteristics around sites of first nests were not different among years (P, 0.05) or between sites of successful nests and nests destroyed by predators, although the large variances of the variables reduced our power to detect differences. Habitat around sites of renests differed from sites of first nests. Sites around first nests had lower basal area of dead trees (P = 0.05) and higher stem densities of aspen (P = 0.03) and cherry saplings (Prunus spp.) (P = 0.001), and viburnum (Viburnum spp.) (P = 0.05), while renest sites had taller trees (P = 0.02). The change from nest sites in areas dominated by alders and tree-size gray birch used in 1977-80 to sites dominated by sapling trees, especially aspen, used during 1987-90 suggests that woodcock in the expanding population at the refuge are selecting nest sites created by habitat management since 1979.","author":[{"dropping-particle":"","family":"McAuley","given":"D G","non-dropping-particle":"","parse-names":false,"suffix":""},{"dropping-particle":"","family":"Longcore","given":"Jerry R","non-dropping-particle":"","parse-names":false,"suffix":""},{"dropping-particle":"","family":"Sepik","given":"Greg F","non-dropping-particle":"","parse-names":false,"suffix":""},{"dropping-particle":"","family":"Pendleton","given":"Grey W","non-dropping-particle":"","parse-names":false,"suffix":""}],"container-title":"Journal of Wildlife Management","id":"ITEM-1","issue":"1","issued":{"date-parts":[["1996"]]},"page":"138-148","title":"Habitat characteristics of American woodcock nest sites on a managed area in Maine","type":"article-journal","volume":"60"},"uris":["http://www.mendeley.com/documents/?uuid=8d542f69-c5f1-36d4-8d89-afec2dd16fe0"]}],"mendeley":{"formattedCitation":"(McAuley et al. 1996)","manualFormatting":"McAuley et al. (1996)","plainTextFormattedCitation":"(McAuley et al. 1996)","previouslyFormattedCitation":"(McAuley et al. 1996)"},"properties":{"noteIndex":0},"schema":"https://github.com/citation-style-language/schema/raw/master/csl-citation.json"}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McAuley et al. (1996)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and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{"citationItems":[{"id":"ITEM-1","itemData":{"DOI":"10.1016/J.FORECO.2014.03.054","ISSN":"0378-1127","abstract":"Declines of young forest and associated populations of wildlife are major conservation concerns in the Northeast, USA. Active forest management is required to conserve declining populations of young forest wildlife and investigating habitat selection by target species can help inform management decision-making. The American woodcock (Scolopax minor) is a key indicator species of young forest whose populations have declined significantly since 1968. We investigated multiscale habitat selection by woodcock in Rhode Island, USA in order to characterize daytime habitat, and to predict state-wide relative probability of use by woodcock of forested land. We used radio-telemetry to monitor the daytime locations of woodcock at three state wildlife management areas from 23 May–25 August 2011 and 2012. Compared to random sites, woodcock selected younger forest where the biomass of preferred food (i.e., earthworms [Haplotaxida]) was 46–67% greater and the density of shrub and sapling stems was about two times greater. Most woodcock home ranges were &lt;50ha and usually comprised wetland forests and deciduous or mixed upland forests on flatter slopes that were closer to streams, agricultural openings, upland young forests, and moist soils. Using resource selection functions, we found that the majority of forested land in Rhode Island was in the low-moderate classes of relative use, but 92% of older second-growth upland forest in the state is located where woodcock habitat management would be beneficial for increasing relative use. We illustrate how land managers can use resource selection functions to compare expected responses of woodcock to alternative forest management scenarios and so maximize conservation benefits.","author":[{"dropping-particle":"","family":"Masse","given":"Roger J.","non-dropping-particle":"","parse-names":false,"suffix":""},{"dropping-particle":"","family":"Tefft","given":"Brian C.","non-dropping-particle":"","parse-names":false,"suffix":""},{"dropping-particle":"","family":"McWilliams","given":"Scott R.","non-dropping-particle":"","parse-names":false,"suffix":""}],"container-title":"Forest Ecology and Management","id":"ITEM-1","issued":{"date-parts":[["2014","8","1"]]},"page":"37-48","publisher":"Elsevier","title":"Multiscale habitat selection by a forest-dwelling shorebird, the American woodcock: Implications for forest management in southern New England, USA","type":"article-journal","volume":"325"},"uris":["http://www.mendeley.com/documents/?uuid=3fe5d565-de81-3d38-a365-7ba20be8e052"]}],"mendeley":{"formattedCitation":"(Masse et al. 2014)","manualFormatting":"Masse et al. (2014)","plainTextFormattedCitation":"(Masse et al. 2014)","previouslyFormattedCitation":"(Masse et al. 2014)"},"properties":{"noteIndex":0},"schema":"https://github.com/citation-style-language/schema/raw/master/csl-citation.json"}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Masse et al. (2014)</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recommend actively maintaining &gt;25% of the landscape as early-successional habitat, with approximately eight &gt;0.2-ha wildlife openings per 40 ha.</w:t>
      </w:r>
    </w:p>
    <w:bookmarkEnd w:id="0"/>
    <w:p w14:paraId="1D4193E8" w14:textId="35C12D1A"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r>
      <w:bookmarkStart w:id="1" w:name="_Hlk134815738"/>
      <w:r w:rsidRPr="003808E1">
        <w:rPr>
          <w:rFonts w:ascii="Times New Roman" w:hAnsi="Times New Roman" w:cs="Times New Roman"/>
        </w:rPr>
        <w:t xml:space="preserve">In addition to game birds, wildlife openings potentially benefit songbird species associated with grasslands, shrub-scrub habitats, and disturbed areas in forested habitats, a habitat guild that has experienced widespread population declines in eastern North America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{"citationItems":[{"id":"ITEM-1","itemData":{"abstract":"Populations of most bird species associated with grassland, shrub-scrub habitats, and disturbed areas in forested habitats (hereafter all referred to as disturbance-dependent species) have declined steeply. However, a widespread perception exists that disturbance-dependent species are merely returning to population levels likely found by the first European explorers and settlers. The fact that many disturbance -ciependent bird species and subspecies are now extinct, globally rare, threatened , or endangered challenges that perception and raises the question of balance between conservation efforts for birds dependent upon disturbances and birds more closely associated with mature forests. An overall understanding of the status and trends for these disturbance-del:,ellclent species requires reconstruction of at least thousands of years of Native American land use followed by 500 years of post-European settlement. Interpretations herein on how to manage for these distur-hance-dependent species slmuld support efforts to conserve all landbirds in eastern North America.","author":[{"dropping-particle":"","family":"Hunter","given":"William C","non-dropping-particle":"","parse-names":false,"suffix":""},{"dropping-particle":"","family":"Buehler","given":"David A","non-dropping-particle":"","parse-names":false,"suffix":""},{"dropping-particle":"","family":"Canterbury","given":"Ronald A","non-dropping-particle":"","parse-names":false,"suffix":""},{"dropping-particle":"","family":"Confer","given":"John L","non-dropping-particle":"","parse-names":false,"suffix":""},{"dropping-particle":"","family":"Hamel","given":"Paul B","non-dropping-particle":"","parse-names":false,"suffix":""}],"container-title":"Wildlife Society Bulletin","id":"ITEM-1","issue":"2","issued":{"date-parts":[["2001"]]},"page":"440-455","title":"Conservation of disturbance-dependent birds in eastern North America","type":"article-journal","volume":"29"},"uris":["http://www.mendeley.com/documents/?uuid=cd0c05fc-2f4d-3024-9024-125b31afb04f"]},{"id":"ITEM-2","itemData":{"DOI":"10.1016/S0378-1127(03)00254-8","ISSN":"0378-1127","abstract":"Historically,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Management","id":"ITEM-2","issue":"1-2","issued":{"date-parts":[["2003","11","3"]]},"page":"179-191","title":"Options for managing early-successional forest and shrubland bird habitats in the northeastern United States","type":"article-journal","volume":"185"},"uris":["http://www.mendeley.com/documents/?uuid=0861cb75-9fc8-3416-8814-8f7dedf6424e"]}],"mendeley":{"formattedCitation":"(Hunter et al. 2001, DeGraaf and Yamasaki 2003)","plainTextFormattedCitation":"(Hunter et al. 2001, DeGraaf and Yamasaki 2003)","previouslyFormattedCitation":"(Hunter et al. 2001, DeGraaf and Yamasaki 2003)"},"properties":{"noteIndex":0},"schema":"https://github.com/citation-style-language/schema/raw/master/csl-citation.json"}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(Hunter et al. 2001, DeGraaf and Yamasaki 2003)</w:t>
      </w:r>
      <w:r w:rsidRPr="003808E1">
        <w:rPr>
          <w:rFonts w:ascii="Times New Roman" w:hAnsi="Times New Roman" w:cs="Times New Roman"/>
        </w:rPr>
        <w:fldChar w:fldCharType="end"/>
      </w:r>
      <w:r w:rsidRPr="003808E1">
        <w:rPr>
          <w:rFonts w:ascii="Times New Roman" w:hAnsi="Times New Roman" w:cs="Times New Roman"/>
        </w:rPr>
        <w:t>. However, several attributes of wildlife openings, including size, time since disturbance, and treatment regime, may affect their suitability as early-successional bird habitat.</w:t>
      </w:r>
      <w:r w:rsidR="005832F6" w:rsidRPr="003808E1">
        <w:rPr>
          <w:rFonts w:ascii="Times New Roman" w:hAnsi="Times New Roman" w:cs="Times New Roman"/>
        </w:rPr>
        <w:t xml:space="preserve"> Bird species that breed in early-successional habitat are often restricted by the area of wildlife openings</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w:t>
      </w:r>
      <w:r w:rsidRPr="003808E1">
        <w:rPr>
          <w:rFonts w:ascii="Times New Roman" w:hAnsi="Times New Roman" w:cs="Times New Roman"/>
        </w:rPr>
        <w:t xml:space="preserve"> In a study of the effects of group-selection opening size on breeding bird habitat use in a bottomland forest, species richness in 0.06-, 0.13-, 0.26-, and 0.5-ha openings increased as opening size increased, due to the increased use of larger openings by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{"citationItems":[{"id":"ITEM-1","itemData":{"DOI":"10.1890/1051-0761(2001)011[1680:EOGSOS]2.0.CO;2","ISSN":"1939-5582","author":[{"dropping-particle":"","family":"Moorman","given":"Christopher E.","non-dropping-particle":"","parse-names":false,"suffix":""},{"dropping-particle":"","family":"Guynn, Jr.","given":"David C.","non-dropping-particle":"","parse-names":false,"suffix":""}],"container-title":"Ecological Applications","id":"ITEM-1","issue":"6","issued":{"date-parts":[["2015","12","1"]]},"page":"1680-1691","title":"Effects of group-selection opening size on breeding bird habitat use in bottomland forest","type":"article-journal","volume":"11"},"uris":["http://www.mendeley.com/documents/?uuid=597efa15-8f73-3a78-a609-6d79f4ff8c28"]}],"mendeley":{"formattedCitation":"(Moorman and Guynn, Jr. 2015)","plainTextFormattedCitation":"(Moorman and Guynn, Jr. 2015)","previouslyFormattedCitation":"(Moorman and Guynn, Jr. 2015)"},"properties":{"noteIndex":0},"schema":"https://github.com/citation-style-language/schema/raw/master/csl-citation.json"}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(Moorman and Guynn, Jr. 2015)</w:t>
      </w:r>
      <w:r w:rsidRPr="003808E1">
        <w:rPr>
          <w:rFonts w:ascii="Times New Roman" w:hAnsi="Times New Roman" w:cs="Times New Roman"/>
        </w:rPr>
        <w:fldChar w:fldCharType="end"/>
      </w:r>
      <w:r w:rsidRPr="003808E1">
        <w:rPr>
          <w:rFonts w:ascii="Times New Roman" w:hAnsi="Times New Roman" w:cs="Times New Roman"/>
        </w:rPr>
        <w:t xml:space="preserve">. Shrubland bird density may also be related to patch size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Management","id":"ITEM-1","issue":"11","issued":{"date-parts":[["2009","5","10"]]},"page":"2308-2316","publisher":"Elsevier","title":"Investigating area-sensitivity in shrubland birds: responses to patch size in a forested landscape","type":"article-journal","volume":"257"},"uris":["http://www.mendeley.com/documents/?uuid=984c630c-640b-3f58-b0f1-23c3161ca270"]}],"mendeley":{"formattedCitation":"(Lehnen and Rodewald 2009)","plainTextFormattedCitation":"(Lehnen and Rodewald 2009)","previouslyFormattedCitation":"(Lehnen and Rodewald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(Lehnen and Rodewald 2009)</w:t>
      </w:r>
      <w:r w:rsidRPr="003808E1">
        <w:rPr>
          <w:rFonts w:ascii="Times New Roman" w:hAnsi="Times New Roman" w:cs="Times New Roman"/>
        </w:rPr>
        <w:fldChar w:fldCharType="end"/>
      </w:r>
      <w:r w:rsidRPr="003808E1">
        <w:rPr>
          <w:rFonts w:ascii="Times New Roman" w:hAnsi="Times New Roman" w:cs="Times New Roman"/>
        </w:rPr>
        <w:t xml:space="preserve">. To best manage for early-successional forest and shrubland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2003)","manualFormatting":"DeGraaf and Yamasaki (2003)","plainTextFormattedCitation":"(DeGraaf and Yamasaki 2003)","previouslyFormattedCitation":"(DeGraaf and Yamasaki 2003)"},"properties":{"noteIndex":0},"schema":"https://github.com/citation-style-language/schema/raw/master/csl-citation.json"}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DeGraaf and Yamasaki (2003)</w:t>
      </w:r>
      <w:r w:rsidRPr="003808E1">
        <w:rPr>
          <w:rFonts w:ascii="Times New Roman" w:hAnsi="Times New Roman" w:cs="Times New Roman"/>
        </w:rPr>
        <w:fldChar w:fldCharType="end"/>
      </w:r>
      <w:r w:rsidRPr="003808E1">
        <w:rPr>
          <w:rFonts w:ascii="Times New Roman" w:hAnsi="Times New Roman" w:cs="Times New Roman"/>
        </w:rPr>
        <w:t xml:space="preserve"> recommend that group selection and patch cuts should be at least </w:t>
      </w:r>
      <w:r w:rsidRPr="003808E1">
        <w:rPr>
          <w:rFonts w:ascii="Times New Roman" w:hAnsi="Times New Roman" w:cs="Times New Roman"/>
        </w:rPr>
        <w:lastRenderedPageBreak/>
        <w:t xml:space="preserve">0.8 ha, while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2009)","manualFormatting":"Chandler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suggest a minimum size of 1.2 ha and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2012)","manualFormatting":"Shake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propose &gt;5.5 ha. Opening size may also determine the magnitude of corresponding effects on forest-interior songbirds. One study reported that openings of 0.02–0.04 ha had a minor effect on the forest bird community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1999)","plainTextFormattedCitation":"(Robinson and Robinson 1999)","previouslyFormattedCitation":"(Robinson and Robinson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(Robinson and Robinson 1999)</w:t>
      </w:r>
      <w:r w:rsidRPr="003808E1">
        <w:rPr>
          <w:rFonts w:ascii="Times New Roman" w:hAnsi="Times New Roman" w:cs="Times New Roman"/>
        </w:rPr>
        <w:fldChar w:fldCharType="end"/>
      </w:r>
      <w:r w:rsidRPr="003808E1">
        <w:rPr>
          <w:rFonts w:ascii="Times New Roman" w:hAnsi="Times New Roman" w:cs="Times New Roman"/>
        </w:rPr>
        <w:t xml:space="preserve">, while another found that 0.4-ha clearcut openings resulted in the movement of several forest-interior species away from openings and subsequently decreased abundance in and adjacent to openings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forest","type":"article-journal","volume":"99"},"uris":["http://www.mendeley.com/documents/?uuid=503b1ad2-6dbe-3866-8cf5-64c3ccd0fba1"]}],"mendeley":{"formattedCitation":"(Germaine et al. 1997)","plainTextFormattedCitation":"(Germaine et al. 1997)","previouslyFormattedCitation":"(Germaine et al. 1997)"},"properties":{"noteIndex":0},"schema":"https://github.com/citation-style-language/schema/raw/master/csl-citation.json"}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(Germaine et al. 1997)</w:t>
      </w:r>
      <w:r w:rsidRPr="003808E1">
        <w:rPr>
          <w:rFonts w:ascii="Times New Roman" w:hAnsi="Times New Roman" w:cs="Times New Roman"/>
        </w:rPr>
        <w:fldChar w:fldCharType="end"/>
      </w:r>
      <w:r w:rsidRPr="003808E1">
        <w:rPr>
          <w:rFonts w:ascii="Times New Roman" w:hAnsi="Times New Roman" w:cs="Times New Roman"/>
        </w:rPr>
        <w:t>.</w:t>
      </w:r>
      <w:r w:rsidR="00BC1EFF" w:rsidRPr="003808E1">
        <w:rPr>
          <w:rFonts w:ascii="Times New Roman" w:hAnsi="Times New Roman" w:cs="Times New Roman"/>
        </w:rPr>
        <w:t xml:space="preserve"> </w:t>
      </w:r>
      <w:r w:rsidR="005832F6" w:rsidRPr="003808E1">
        <w:rPr>
          <w:rFonts w:ascii="Times New Roman" w:hAnsi="Times New Roman" w:cs="Times New Roman"/>
        </w:rPr>
        <w:t xml:space="preserve">Within forest-dominated landscapes in West Virginia, the width of rights-of-ways and wildlife openings had a negative influence on forest-interior bird species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 xml:space="preserve">. </w:t>
      </w:r>
      <w:r w:rsidR="00BC1EFF" w:rsidRPr="003808E1">
        <w:rPr>
          <w:rFonts w:ascii="Times New Roman" w:hAnsi="Times New Roman" w:cs="Times New Roman"/>
        </w:rPr>
        <w:t xml:space="preserve">However, McDermott et al. (2011) documented </w:t>
      </w:r>
      <w:r w:rsidR="002F0F93" w:rsidRPr="003808E1">
        <w:rPr>
          <w:rFonts w:ascii="Times New Roman" w:hAnsi="Times New Roman" w:cs="Times New Roman"/>
        </w:rPr>
        <w:t>an increase in</w:t>
      </w:r>
      <w:r w:rsidR="00BC1EFF" w:rsidRPr="003808E1">
        <w:rPr>
          <w:rFonts w:ascii="Times New Roman" w:hAnsi="Times New Roman" w:cs="Times New Roman"/>
        </w:rPr>
        <w:t xml:space="preserve"> late-successional bird diversity with size</w:t>
      </w:r>
      <w:r w:rsidR="007733F1" w:rsidRPr="003808E1">
        <w:rPr>
          <w:rFonts w:ascii="Times New Roman" w:hAnsi="Times New Roman" w:cs="Times New Roman"/>
        </w:rPr>
        <w:t xml:space="preserve"> of stands that ranged in age from 15–40 years</w:t>
      </w:r>
      <w:r w:rsidR="00BC1EFF" w:rsidRPr="003808E1">
        <w:rPr>
          <w:rFonts w:ascii="Times New Roman" w:hAnsi="Times New Roman" w:cs="Times New Roman"/>
        </w:rPr>
        <w:t>, such that the highest species diversity was found in the largest stands within their study.</w:t>
      </w:r>
      <w:r w:rsidRPr="003808E1">
        <w:rPr>
          <w:rFonts w:ascii="Times New Roman" w:hAnsi="Times New Roman" w:cs="Times New Roman"/>
        </w:rPr>
        <w:t xml:space="preserve"> In addition to opening size, time since disturbance likely influences breeding songbird abundance and community composition in wildlife openings</w:t>
      </w:r>
      <w:r w:rsidR="005B0082" w:rsidRPr="003808E1">
        <w:rPr>
          <w:rFonts w:ascii="Times New Roman" w:hAnsi="Times New Roman" w:cs="Times New Roman"/>
        </w:rPr>
        <w:t>; if not regularly maintained, then an opening created by timber harvest may cease to provide suitable habitat for early successional breeding specialists after a certain period of time</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Management","id":"ITEM-1","issue":"3","issued":{"date-parts":[["2011"]]},"page":"373-380","title":"Predicting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et al. 2011)","plainTextFormattedCitation":"(McDermott et al. 2011)","previouslyFormattedCitation":"(McDermott et al. 2011)"},"properties":{"noteIndex":0},"schema":"https://github.com/citation-style-language/schema/raw/master/csl-citation.json"}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(McDermott et al. 2011)</w:t>
      </w:r>
      <w:r w:rsidR="009151E8">
        <w:rPr>
          <w:rFonts w:ascii="Times New Roman" w:hAnsi="Times New Roman" w:cs="Times New Roman"/>
        </w:rPr>
        <w:fldChar w:fldCharType="end"/>
      </w:r>
      <w:r w:rsidRPr="003808E1">
        <w:rPr>
          <w:rFonts w:ascii="Times New Roman" w:hAnsi="Times New Roman" w:cs="Times New Roman"/>
        </w:rPr>
        <w:t xml:space="preserve">. </w:t>
      </w:r>
      <w:r w:rsidR="005B0082" w:rsidRPr="003808E1">
        <w:rPr>
          <w:rFonts w:ascii="Times New Roman" w:hAnsi="Times New Roman" w:cs="Times New Roman"/>
        </w:rPr>
        <w:t xml:space="preserve">For example, </w:t>
      </w:r>
      <w:r w:rsidR="005B0082" w:rsidRPr="003808E1">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1999)","manualFormatting":"Robinson and Robinson (1999)","plainTextFormattedCitation":"(Robinson and Robinson 1999)","previouslyFormattedCitation":"(Robinson and Robinson 1999)"},"properties":{"noteIndex":0},"schema":"https://github.com/citation-style-language/schema/raw/master/csl-citation.json"}</w:instrText>
      </w:r>
      <w:r w:rsidR="005B0082" w:rsidRPr="003808E1">
        <w:rPr>
          <w:rFonts w:ascii="Times New Roman" w:hAnsi="Times New Roman" w:cs="Times New Roman"/>
        </w:rPr>
        <w:fldChar w:fldCharType="separate"/>
      </w:r>
      <w:r w:rsidR="005B0082" w:rsidRPr="003808E1">
        <w:rPr>
          <w:rFonts w:ascii="Times New Roman" w:hAnsi="Times New Roman" w:cs="Times New Roman"/>
          <w:noProof/>
        </w:rPr>
        <w:t>Robinson and Robinson (1999)</w:t>
      </w:r>
      <w:r w:rsidR="005B0082" w:rsidRPr="003808E1">
        <w:rPr>
          <w:rFonts w:ascii="Times New Roman" w:hAnsi="Times New Roman" w:cs="Times New Roman"/>
        </w:rPr>
        <w:fldChar w:fldCharType="end"/>
      </w:r>
      <w:r w:rsidR="005B0082" w:rsidRPr="003808E1">
        <w:rPr>
          <w:rFonts w:ascii="Times New Roman" w:hAnsi="Times New Roman" w:cs="Times New Roman"/>
        </w:rPr>
        <w:t xml:space="preserve"> found that p</w:t>
      </w:r>
      <w:r w:rsidRPr="003808E1">
        <w:rPr>
          <w:rFonts w:ascii="Times New Roman" w:hAnsi="Times New Roman" w:cs="Times New Roman"/>
        </w:rPr>
        <w:t>opulations of gap-dependent species reached a peak 2–3 years after the creation of 0.02–0.04 ha openings but declined to population levels comparable to those in uncut forest after 5–10 years.</w:t>
      </w:r>
      <w:r w:rsidR="005B0082" w:rsidRPr="003808E1">
        <w:rPr>
          <w:rFonts w:ascii="Times New Roman" w:hAnsi="Times New Roman" w:cs="Times New Roman"/>
        </w:rPr>
        <w:t xml:space="preserve"> </w:t>
      </w:r>
      <w:r w:rsidRPr="003808E1">
        <w:rPr>
          <w:rFonts w:ascii="Times New Roman" w:hAnsi="Times New Roman" w:cs="Times New Roman"/>
        </w:rPr>
        <w:t xml:space="preserve">Different successional stages are generally associated with distinct vegetation characteristics and thus local habitat attributes, such as vegetation structure and shrub density, which has been shown to be a primary factor affecting abundance of early-successional bird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{"citationItems":[{"id":"ITEM-1","itemData":{"DOI":"10.1016/J.FORECO.2006.08.337","ISSN":"0378-1127","abstract":"The importance of early successional habitats for breeding and post-breeding birds has received recent attention. Common early successional habitats in the eastern United States are regeneration after timber harvests, utility right-of ways and reclaimed surface mines. Few studies, however, have compared the characteristics of these with regard to avian habitat use. We conducted a passive mist-netting study to assess the breeding and post-breeding avian communities associated with these land uses in the Cumberland Mountains of eastern Tennessee. We used analysis of variance to compare the vegetation structure among these habitat types and discriminant function analyses to illustrate differences in vegetation structure and bird abundance among habitats. We banded 1562 individuals of 40 species (1.08birds/net-hour). The percent cover of saplings, forbs and grass differed among habitat types, but there was no detectable difference in shrub cover. Vegetation structure allowed good discrimination between habitat types (Wilks’ λ=0.16), specifically in differentiating clearcuts from surface mines and right-of-ways. Although the three habitat types had several avian species in common, the abundance of 12 species differed substantially among habitat types, and their species abundance patterns allowed for excellent discrimination between these habitat types (Wilks’ λ=0.08). We conclude that these three early successional habitat types are different with regard to vegetation structure and avian community assemblage. These differences are important for local and landscape-scale conservation planning for both early and late successional avian species.","author":[{"dropping-particle":"","family":"Bulluck","given":"Lesley P.","non-dropping-particle":"","parse-names":false,"suffix":""},{"dropping-particle":"","family":"Buehler","given":"David A.","non-dropping-particle":"","parse-names":false,"suffix":""}],"container-title":"Forest Ecology and Management","id":"ITEM-1","issue":"1","issued":{"date-parts":[["2006","11","15"]]},"page":"76-84","title":"Avian use of early successional habitats: are regenerating forests, utility right-of-ways and reclaimed surface mines the same?","type":"article-journal","volume":"236"},"uris":["http://www.mendeley.com/documents/?uuid=2ea9986a-14db-3c0a-831a-a64eb3455d7f"]},{"id":"ITEM-2","itemData":{"DOI":"10.1016/J.FORECO.2007.05.009","ISSN":"0378-1127","abstract":"Early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Management","id":"ITEM-2","issue":"3","issued":{"date-parts":[["2007","10","20"]]},"page":"137-147","title":"Do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England?","type":"article-journal","volume":"250"},"uris":["http://www.mendeley.com/documents/?uuid=f45e3218-240a-328a-8e44-b9064c24b2bf"]},{"id":"ITEM-3","itemData":{"DOI":"10.1016/j.foreco.2008.09.014","ISSN":"03781127","abstract":"Many conservationists are concerned about reports of declining populations of scrub-shrub birds. Wildlife opening management, involving repeatedly burning or mechanically treating early-successional stands, is one strategy for creating habitat for these species, but this practice is costly. Some silvicultural treatments also create scrub-shrub habitat and have the advantage of potentially generating revenue, but the relative effectiveness of wildlife opening management and silviculture for creating bird habitat is not known. During 2004 and 2005, we compared scrub-shrub bird abundance, nest success, and habitat characteristics between wildlife and silvicultural openings in western Massachusetts to determine whether the habitats created by these practices are equivalent for birds. We recorded 1927 detections of 31 scrub-shrub bird species during the course of the study and monitored 368 nests. We found that although most species were present in both treatments, many differed in abundance between wildlife and silvicultural openings, including several species of high conservation concern. These differences were attributable to differences in habitat characteristics between treatments. The overall probability of a nest surviving to fledging was 0.43, and did not differ between wildlife and silvicultural openings. Our results indicate that the habitat quality of wildlife and silvicultural openings is not equivalent for scrub-shrub birds, but the two management approaches serve as complementary strategies for maintaining these declining species.","author":[{"dropping-particle":"","family":"King","given":"David I.","non-dropping-particle":"","parse-names":false,"suffix":""},{"dropping-particle":"","family":"Chandler","given":"Richard B.","non-dropping-particle":"","parse-names":false,"suffix":""},{"dropping-particle":"","family":"Schlossberg","given":"Scott","non-dropping-particle":"","parse-names":false,"suffix":""},{"dropping-particle":"","family":"Chandler","given":"Carlin C.","non-dropping-particle":"","parse-names":false,"suffix":""}],"container-title":"Forest Ecology and Management","id":"ITEM-3","issue":"2","issued":{"date-parts":[["2009","1","31"]]},"page":"421-426","title":"Habitat use and nest success of scrub-shrub birds in wildlife and silvicultural openings in western Massachusetts, USA","type":"article-journal","volume":"257"},"uris":["http://www.mendeley.com/documents/?uuid=7ee09ebe-eb79-3397-87d8-cd5c5e99733d"]},{"id":"ITEM-4","itemData":{"DOI":"10.1016/j.foreco.2010.10.020","ISBN":"03781127","ISSN":"03781127","abstract":"Spatial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Management","id":"ITEM-4","issue":"3","issued":{"date-parts":[["2011"]]},"page":"373-380","title":"Predicting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Appalachians","type":"article-journal","volume":"261"},"uris":["http://www.mendeley.com/documents/?uuid=52cdb83f-51fc-44e7-bbe2-1f51f4667e09"]}],"mendeley":{"formattedCitation":"(Bulluck and Buehler 2006, Askins et al. 2007, King et al. 2009, McDermott et al. 2011)","plainTextFormattedCitation":"(Bulluck and Buehler 2006, Askins et al. 2007, King et al. 2009, McDermott et al. 2011)","previouslyFormattedCitation":"(Bulluck and Buehler 2006, Askins et al. 2007, King et al. 2009, McDermott et al.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(Bulluck and Buehler 2006, Askins et al. 2007, King et al. 2009, McDermott et al. 2011)</w:t>
      </w:r>
      <w:r w:rsidRPr="003808E1">
        <w:rPr>
          <w:rFonts w:ascii="Times New Roman" w:hAnsi="Times New Roman" w:cs="Times New Roman"/>
        </w:rPr>
        <w:fldChar w:fldCharType="end"/>
      </w:r>
      <w:r w:rsidRPr="003808E1">
        <w:rPr>
          <w:rFonts w:ascii="Times New Roman" w:hAnsi="Times New Roman" w:cs="Times New Roman"/>
        </w:rPr>
        <w:t xml:space="preserve">. Management regime (e.g., burning, mowing) may also affect shrubland bird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with an optimum post-treatment time of 10–15 years suggested by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{"citationItems":[{"id":"ITEM-1","itemData":{"DOI":"10.2193/2007-518","ISBN":"0022-541X","ISSN":"0022-541X","abstract":"In the first decades after logging, the vegetation structure of harvested areas changes rapidly due to succession. For shrubland birds, many of which specialize on regeneration of specific ages, the changing vegetation structure makes determining how much habitat is available for individual species difficult. We conducted a meta-analysis to determine how populations of shrubland birds in the eastern United States and Canada respond to succession in the first 20 years after timber harvest. Based on those results, we used the area under the abundance–time regression curves to estimate the proportion of regenerating forest actually used by each bird species. Of the 28 species for which we had sufficient data, 14 showed significant changes in abundance over time. For 6 species, abundance was highest immediately after logging and decreased thereafter. Abundances of 7 other species were initially low, peaked roughly 10 years after harvest, and declined thereafter. Based on these results, shrubland birds would be expected to occupy a mean of just 53%(SD¼17%) of regenerating forests up to 20 years old. Thus, current estimates of habitat availability for shrubland birds may be too high by a factor of 2. Our findings also suggest that managed openings should be maintained on longer rotations than are currently used, providing habitat for birds that prefer older regeneration.","author":[{"dropping-particle":"","family":"Schlossberg","given":"Scott","non-dropping-particle":"","parse-names":false,"suffix":""},{"dropping-particle":"","family":"King","given":"David I.","non-dropping-particle":"","parse-names":false,"suffix":""}],"container-title":"Journal of Wildlife Management","id":"ITEM-1","issue":"2","issued":{"date-parts":[["2009","2","1"]]},"page":"226-231","publisher":"John Wiley &amp; Sons, Ltd","title":"Postlogging Succession and Habitat Usage of Shrubland Birds","type":"article-journal","volume":"73"},"uris":["http://www.mendeley.com/documents/?uuid=93a47e4a-50af-35fd-a7c6-2f3c0516f3b0"]}],"mendeley":{"formattedCitation":"(Schlossberg and King 2009)","manualFormatting":"Schlossberg and King (2009)","plainTextFormattedCitation":"(Schlossberg and King 2009)","previouslyFormattedCitation":"(Schlossberg and King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Schlossberg and King (2009)</w:t>
      </w:r>
      <w:r w:rsidRPr="003808E1">
        <w:rPr>
          <w:rFonts w:ascii="Times New Roman" w:hAnsi="Times New Roman" w:cs="Times New Roman"/>
        </w:rPr>
        <w:fldChar w:fldCharType="end"/>
      </w:r>
      <w:r w:rsidRPr="003808E1">
        <w:rPr>
          <w:rFonts w:ascii="Times New Roman" w:hAnsi="Times New Roman" w:cs="Times New Roman"/>
        </w:rPr>
        <w:t xml:space="preserve"> for shrubland birds in the eastern United States. Although very few studies have addressed the effect of landscape context on use of wildlife openings by early-successional bird species, landscape-level variables such as distance to the nearest opening and land cover composition within 1 km have been found to influence shrubland generalists more than shrubland specialists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or to have little influence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Despite the paucity of studies and corresponding evidence, it is likely that landscape-level factors affect avian use of wildlife openings, as they have been found to explain mature forest songbird occupancy and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10.1034/j.1600-0706.2002.960112.x","ISSN":"0030-1299","author":[{"dropping-particle":"","family":"Lee","given":"Michelle","non-dropping-particle":"","parse-names":false,"suffix":""},{"dropping-particle":"","family":"Fahrig","given":"Lenore","non-dropping-particle":"","parse-names":false,"suffix":""},{"dropping-particle":"","family":"Freemark","given":"Kathryn","non-dropping-particle":"","parse-names":false,"suffix":""},{"dropping-particle":"","family":"Currie","given":"David J.","non-dropping-particle":"","parse-names":false,"suffix":""}],"container-title":"Oikos","id":"ITEM-1","issue":"1","issued":{"date-parts":[["2002","1","1"]]},"page":"110-118","publisher":"John Wiley &amp; Sons, Ltd (10.1111)","title":"Importance of patch scale vs landscape scale on selected forest birds","type":"article-journal","volume":"96"},"uris":["http://www.mendeley.com/documents/?uuid=17782363-65ce-3918-8a34-bdae6301c661"]},{"id":"ITEM-2","itemData":{"DOI":"10.1046/j.1523-1739.1999.98059.x","ISBN":"0888-8892","ISSN":"08888892","PMID":"81771200011","abstract":"Habitat fragmentation has been shown to influence the abundance, movements, and persistence of many species. We asked the following questions: (I) Do species respond mainly to habitat loss or to the changes in habitat configuration resulting from this loss? (2) Do species exhibit sharp thresholds in their response to forest cover or configuration? We compared the relative influence offorest cover and configuration on 15 bird species in 33 landscapes (625 km2) in eastern Ontario, Canada. Forest cover in these landscapes varied between 3.4% and 66.8%. The metrics we used to quantify forest configuration were correlated to forest cover, so we regressed these configuration metrics against cover and used the residuals in logistic regression models. Of the 15 forest bird species included in the analyses, the presence of only 3 (Downy Woodpecker [Picoides pubescens], Brown Creeper [Certhia americana], and White-breasted Nuthtatch [Sitta carolinensis]) was not signzificantly related to either cover or configuration of woodland. Forest cover and configuration each were significant predictors of the presence of 6 species in landscapes occupied in both years, and 3 species responded both to cover and configuration. Models based on single years showed variability in the landscape characteristics that were significant predictors of the presence of each species. These results indicate that (1) landscape structure was an important predictor of bird distribution, (2) both forest cover and configuration were important predictors of species presence, and (3) responses were species-specific. Effects offorest cover and configuration on species presence generally were not characterized by sharp) thresholds, preventing the application of simple management rules. Although forest cover is an important feature of landscape structure, our results indicate that woodland configuration is a far from negligible component that should also be incorporated in conservation strategies.","author":[{"dropping-particle":"","family":"Villard","given":"Marc André","non-dropping-particle":"","parse-names":false,"suffix":""},{"dropping-particle":"","family":"Kurtis Trzcinski","given":"M.","non-dropping-particle":"","parse-names":false,"suffix":""},{"dropping-particle":"","family":"Merriam","given":"Gray","non-dropping-particle":"","parse-names":false,"suffix":""}],"container-title":"Conservation Biology","id":"ITEM-2","issue":"4","issued":{"date-parts":[["1999","8","1"]]},"page":"774-783","title":"Fragmentation effects on forest birds: relative influence of woodland cover and configuration on landscape occupancy","type":"article-journal","volume":"13"},"uris":["http://www.mendeley.com/documents/?uuid=d6ca875f-c759-376b-b6f7-1a9cc78a6171"]},{"id":"ITEM-3","itemData":{"DOI":"10.1890/1051-0761(2001)011[1709:IOPALL]2.0.CO;2","ISSN":"1939-5582","author":[{"dropping-particle":"","family":"Graham","given":"Catherine H.","non-dropping-particle":"","parse-names":false,"suffix":""},{"dropping-particle":"","family":"Blake","given":"John G.","non-dropping-particle":"","parse-names":false,"suffix":""}],"container-title":"Ecological Applications","id":"ITEM-3","issue":"6","issued":{"date-parts":[["2001","12","1"]]},"page":"1709-1721","publisher":"John Wiley &amp; Sons, Ltd","title":"INFLUENCE OF PATCH‐ AND LANDSCAPE‐LEVEL FACTORS ON BIRD ASSEMBLAGES IN A FRAGMENTED TROPICAL LANDSCAPE","type":"article-journal","volume":"11"},"uris":["http://www.mendeley.com/documents/?uuid=92fa4b12-ff95-3dcf-86fa-f7a3b17efe86"]}],"mendeley":{"formattedCitation":"(Villard et al. 1999, Graham and Blake 2001, Lee et al. 2002)","plainTextFormattedCitation":"(Villard et al. 1999, Graham and Blake 2001, Lee et al. 2002)","previouslyFormattedCitation":"(Villard et al. 1999, Graham and Blake 2001, Lee et al. 2002)"},"properties":{"noteIndex":0},"schema":"https://github.com/citation-style-language/schema/raw/master/csl-citation.json"}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(Villard et al. 1999, Graham and Blake 2001, Lee et al. 2002)</w:t>
      </w:r>
      <w:r w:rsidRPr="003808E1">
        <w:rPr>
          <w:rFonts w:ascii="Times New Roman" w:hAnsi="Times New Roman" w:cs="Times New Roman"/>
        </w:rPr>
        <w:fldChar w:fldCharType="end"/>
      </w:r>
      <w:r w:rsidRPr="003808E1">
        <w:rPr>
          <w:rFonts w:ascii="Times New Roman" w:hAnsi="Times New Roman" w:cs="Times New Roman"/>
        </w:rPr>
        <w:t xml:space="preserve">, grassland bird species richness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{"citationItems":[{"id":"ITEM-1","itemData":{"DOI":"10.1007/s10980-005-2167-5","ISSN":"0921-2973","author":[{"dropping-particle":"","family":"Hamer","given":"Tammy L.","non-dropping-particle":"","parse-names":false,"suffix":""},{"dropping-particle":"","family":"Flather","given":"Curtis H.","non-dropping-particle":"","parse-names":false,"suffix":""},{"dropping-particle":"","family":"Noon","given":"Barry R.","non-dropping-particle":"","parse-names":false,"suffix":""}],"container-title":"Landscape Ecology","id":"ITEM-1","issue":"4","issued":{"date-parts":[["2006","5"]]},"page":"569-583","publisher":"Kluwer Academic Publishers","title":"Factors Associated with Grassland Bird Species Richness: The Relative Roles of Grassland Area, Landscape Structure, and Prey","type":"article-journal","volume":"21"},"uris":["http://www.mendeley.com/documents/?uuid=97b81453-0d5b-362e-9a22-d0f872c3e5b7"]}],"mendeley":{"formattedCitation":"(Hamer et al. 2006)","plainTextFormattedCitation":"(Hamer et al. 2006)","previouslyFormattedCitation":"(Hamer et al.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(Hamer et al. 2006)</w:t>
      </w:r>
      <w:r w:rsidRPr="003808E1">
        <w:rPr>
          <w:rFonts w:ascii="Times New Roman" w:hAnsi="Times New Roman" w:cs="Times New Roman"/>
        </w:rPr>
        <w:fldChar w:fldCharType="end"/>
      </w:r>
      <w:r w:rsidRPr="003808E1">
        <w:rPr>
          <w:rFonts w:ascii="Times New Roman" w:hAnsi="Times New Roman" w:cs="Times New Roman"/>
        </w:rPr>
        <w:t xml:space="preserve">, saltmarsh bird species diversity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{"citationItems":[{"id":"ITEM-1","itemData":{"DOI":"10.1016/j.biocon.2004.01.016","ISSN":"00063207","abstract":"We evaluated the contributions of spatial distribution, juxtaposition, and quality of salt marsh habitat to salt marsh breeding birds along the New England coast, USA. We divided the region into two landscapes, Long Island Sound and the Gulf of Maine, based on latitude, geologic and human land use histories, and physical characteristics (tidal amplitude, wave energy). Species richness in both landscapes was at least 20% greater on larger salt marshes. Response to marsh isolation and human development varied regionally, with bird species more sensitive to marsh isolation and road proximity in the more pristine (Gulf of Maine) than altered (Long Island Sound) region. Relatively little overlap was evident between regions in predictors of occurrence and effects of marsh area on particular species. These results indicate that: (1) salt marsh bird communities show similar associations with habitat area and isolation as do forest, grassland, and freshwater wetland bird communities, and (2) landscape context mediates the influence of these parameters on the avian community and should be considered when defining the habitat requirements of salt marsh breeding birds. © 2004 Elsevier Ltd. All rights reserved.","author":[{"dropping-particle":"","family":"Shriver","given":"W. Gregory","non-dropping-particle":"","parse-names":false,"suffix":""},{"dropping-particle":"","family":"Hodgman","given":"Thomas P.","non-dropping-particle":"","parse-names":false,"suffix":""},{"dropping-particle":"","family":"Gibbs","given":"James P.","non-dropping-particle":"","parse-names":false,"suffix":""},{"dropping-particle":"","family":"Vickery","given":"Peter D.","non-dropping-particle":"","parse-names":false,"suffix":""}],"container-title":"Biological Conservation","id":"ITEM-1","issue":"4","issued":{"date-parts":[["2004","10","1"]]},"page":"545-553","publisher":"Elsevier","title":"Landscape context influences salt marsh bird diversity and area requirements in New England","type":"article-journal","volume":"119"},"uris":["http://www.mendeley.com/documents/?uuid=9da4290c-bee3-30ee-8ef5-269cc871cc6d"]}],"mendeley":{"formattedCitation":"(Shriver et al. 2004)","plainTextFormattedCitation":"(Shriver et al. 2004)","previouslyFormattedCitation":"(Shriver et al. 2004)"},"properties":{"noteIndex":0},"schema":"https://github.com/citation-style-language/schema/raw/master/csl-citation.json"}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(Shriver et al. 2004)</w:t>
      </w:r>
      <w:r w:rsidRPr="003808E1">
        <w:rPr>
          <w:rFonts w:ascii="Times New Roman" w:hAnsi="Times New Roman" w:cs="Times New Roman"/>
        </w:rPr>
        <w:fldChar w:fldCharType="end"/>
      </w:r>
      <w:r w:rsidRPr="003808E1">
        <w:rPr>
          <w:rFonts w:ascii="Times New Roman" w:hAnsi="Times New Roman" w:cs="Times New Roman"/>
        </w:rPr>
        <w:t xml:space="preserve">, and waterbird species richness and occurrence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{"citationItems":[{"id":"ITEM-1","itemData":{"DOI":"10.1007/978-1-4020-6320-6_27","author":[{"dropping-particle":"","family":"Guadagnin","given":"Demetrio Luis","non-dropping-particle":"","parse-names":false,"suffix":""},{"dropping-particle":"","family":"Maltchik","given":"Leonardo","non-dropping-particle":"","parse-names":false,"suffix":""}],"container-title":"Vertebrate Conservation and Biodiversity","id":"ITEM-1","issued":{"date-parts":[["2006"]]},"page":"405-418","publisher":"Springer Netherlands","publisher-place":"Dordrecht","title":"Habitat and landscape factors associated with neotropical waterbird occurrence and richness in wetland fragments","type":"chapter"},"uris":["http://www.mendeley.com/documents/?uuid=ecb9b44a-bbec-38e9-a5e3-fe0a4eead100"]}],"mendeley":{"formattedCitation":"(Guadagnin and Maltchik 2006)","plainTextFormattedCitation":"(Guadagnin and Maltchik 2006)","previouslyFormattedCitation":"(Guadagnin and Maltchik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(Guadagnin and Maltchik 2006)</w:t>
      </w:r>
      <w:r w:rsidRPr="003808E1">
        <w:rPr>
          <w:rFonts w:ascii="Times New Roman" w:hAnsi="Times New Roman" w:cs="Times New Roman"/>
        </w:rPr>
        <w:fldChar w:fldCharType="end"/>
      </w:r>
      <w:r w:rsidRPr="003808E1">
        <w:rPr>
          <w:rFonts w:ascii="Times New Roman" w:hAnsi="Times New Roman" w:cs="Times New Roman"/>
        </w:rPr>
        <w:t>. Based on the effect of landscape characteristics on these other avian species and guilds, I would expect occupancy and species richness of early-successional bird species in a wildlife opening in a landscape with multiple other wildlife openings nearby to be higher than in a landscape with a single isolated wildlife opening.</w:t>
      </w:r>
    </w:p>
    <w:p w14:paraId="77D3E832" w14:textId="1948203F"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t xml:space="preserve">Use of wildlife openings may not be restricted to early-successional and shrubland birds. Certain songbirds that breed in mature forest shift their habitat use to early-successional areas after nesting but before migration (i.e., during the post-breeding period).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{"citationItems":[{"id":"ITEM-1","itemData":{"ISBN":"201802:23:34","abstract":"JSTOR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about","author":[{"dropping-particle":"","family":"Rappole","given":"John H","non-dropping-particle":"","parse-names":false,"suffix":""},{"dropping-particle":"","family":"Ballard","given":"Kevin","non-dropping-particle":"","parse-names":false,"suffix":""}],"container-title":"The Wilson Bulletin","id":"ITEM-1","issue":"3","issued":{"date-parts":[["1987"]]},"page":"475-480","title":"Postbreeding movements of selected species of birds in Athens","type":"article-journal","volume":"99"},"uris":["http://www.mendeley.com/documents/?uuid=f1bfb25f-4142-31fc-b724-35c60ecc4f7e"]}],"mendeley":{"formattedCitation":"(Rappole and Ballard 1987)","manualFormatting":"Rappole and Ballard (1987)","plainTextFormattedCitation":"(Rappole and Ballard 1987)","previouslyFormattedCitation":"(Rappole and Ballard 1987)"},"properties":{"noteIndex":0},"schema":"https://github.com/citation-style-language/schema/raw/master/csl-citation.json"}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 xml:space="preserve">Rappole and Ballard </w:t>
      </w:r>
      <w:r w:rsidRPr="003808E1">
        <w:rPr>
          <w:rFonts w:ascii="Times New Roman" w:hAnsi="Times New Roman" w:cs="Times New Roman"/>
          <w:noProof/>
        </w:rPr>
        <w:lastRenderedPageBreak/>
        <w:t>(1987)</w:t>
      </w:r>
      <w:r w:rsidRPr="003808E1">
        <w:rPr>
          <w:rFonts w:ascii="Times New Roman" w:hAnsi="Times New Roman" w:cs="Times New Roman"/>
        </w:rPr>
        <w:fldChar w:fldCharType="end"/>
      </w:r>
      <w:r w:rsidRPr="003808E1">
        <w:rPr>
          <w:rFonts w:ascii="Times New Roman" w:hAnsi="Times New Roman" w:cs="Times New Roman"/>
        </w:rPr>
        <w:t xml:space="preserve"> were perhaps the first to report both post-breeding adult and juvenile forest birds moving into early-successional habitats. Since then, a number of mist-netting studies have found that forest-interior songbird species are frequently captured in regenerating clearcuts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Ozarks","type":"article-journal","volume":"102"},"uris":["http://www.mendeley.com/documents/?uuid=6886c441-b783-3929-a4e0-efeec1e154e5"]},{"id":"ITEM-2","itemData":{"DOI":"10.1016/S0378-1127(03)00101-4","ISBN":"0378-1127","ISSN":"03781127","PMID":"1017","abstract":"From 1995 to 1999, we mist-netted birds in regenerating clearcuts within a primarily forested landscape of West Virginia and Virginia to determine the extent that both resident and migrant birds and their young use this type of early-successional habitat during the post-fledging period. Our primary objective was to document whether or not birds typically considered mature or late-successional forest breeders were present in the clearcuts and if they were there with their young. Four mist-nets were located in each of six different forest clearcuts ranging in age from 1 to 7 years post-cut (at time of study initiation) and in size from 8.2 to 13.4 ha. We caught 613 adult birds and 206 juvenile birds of 46 different species within these six different sites. Species typically associated with mature forest, such as the Worm-eating Warbler (Helmitheros vermivorus), Red-eyed Vireo (Vireo olivaceus), Black-and-white Warbler (Mniotilta varia), Wood Thrush (Hylocichla mustelina), and Ovenbird (Seiurus aurocapillus) were among the most commonly captured (adults, juveniles, and family groups). Seven Worm-eating Warblers originally color-banded on territories in adjacent mature forest were recaptured in clearcuts during the post-fledging period, four with dependent young. Although it was apparent that both the adults and young of species of forest-interior breeders were using regenerating clearcuts during the post-fledging period, we are unsure as to the exact reasons why, and, more importantly, whether these habitats enhance their survival. © 2003 Elsevier Science B.V. All rights reserved.","author":[{"dropping-particle":"","family":"Marshall","given":"Matthew R.","non-dropping-particle":"","parse-names":false,"suffix":""},{"dropping-particle":"","family":"DeCecco","given":"Jennifer A.","non-dropping-particle":"","parse-names":false,"suffix":""},{"dropping-particle":"","family":"Williams","given":"Alan B.","non-dropping-particle":"","parse-names":false,"suffix":""},{"dropping-particle":"","family":"Gale","given":"George A.","non-dropping-particle":"","parse-names":false,"suffix":""},{"dropping-particle":"","family":"Cooper","given":"Robert J.","non-dropping-particle":"","parse-names":false,"suffix":""}],"container-title":"Forest Ecology and Management","id":"ITEM-2","issue":"1-3","issued":{"date-parts":[["2003","9","15"]]},"page":"127-135","title":"Use of regenerating clearcuts by late-successional bird species and their young during the post-fledging period","type":"article-journal","volume":"183"},"uris":["http://www.mendeley.com/documents/?uuid=6b454b66-815b-31a3-8d56-22888b3550ad"]},{"id":"ITEM-3","itemData":{"DOI":"10.1016/J.BIOCON.2005.09.011","ISSN":"0006-3207","abstract":"Although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ecology","type":"article-journal","volume":"127"},"uris":["http://www.mendeley.com/documents/?uuid=06113ffb-c65f-3de6-a628-c7709af843c5"]},{"id":"ITEM-4","itemData":{"DOI":"10.1676/09-050.1","ISBN":"1559-4491","ISSN":"1559-4491","PMID":"1573","abstract":"We investigated avian use of clearcuts and two-age harvests during the post-breeding period in 2006 in the central Appalachians, West Virginia, USA with an information-theoretic approach to model selection. Cover variables appeared to be most important; e.g., vegetative vertical complexity had a strong positive relation with capture rates of mature forest birds and molting adults, as well as physical condition which supports a predator-avoidance hypothesis for habitat use. Basal area was a poor predictor of captures; residual trees near nets tended to depress capture rates. Food variables best explained capture rates for some species groups (e.g., early-successional insectivores and granivores, mature forest nesting adults, molting birds), but post-breeding habitat quality was based primarily on vegetative cover. Habitat use may depend on the bird's physical condition and molt status, and we found evidence for age-specific differences which may impact survival. Our study suggests important links between post-breeding habitat quality, molt status, physical condition, and bird age, and indicates a variety of response variables (relative abundance, survival, body condition) should be measured to assess avian habitat quality during the post-breeding period.","author":[{"dropping-particle":"","family":"McDermott","given":"Molly E.","non-dropping-particle":"","parse-names":false,"suffix":""},{"dropping-particle":"","family":"Wood","given":"Petra Bohall","non-dropping-particle":"","parse-names":false,"suffix":""}],"container-title":"The Wilson Journal of Ornithology","id":"ITEM-4","issue":"3","issued":{"date-parts":[["2010"]]},"page":"545-555","title":"Influence of cover and food resource variation on post-breeding bird use of timber harvests with residual canopy trees","type":"article-journal","volume":"122"},"uris":["http://www.mendeley.com/documents/?uuid=e072d122-4d34-4a6f-a338-e8dbb7cd7816"]},{"id":"ITEM-5","itemData":{"DOI":"10.1525/cond.2011.110012","ISBN":"1938-5129(Electronic);0010-5422(Print)","ISSN":"00105422","abstract":"In eastern North America, after the young fledge, both adult and juvenile mature-forest birds may use regenerating clearcuts, although which species frequent early-successional forest and during which life stages is not well documented. To assess whether birds nesting in mature forest in north-central Minnesota use regenerating clearcuts 2–10 years old, we netted after birds fledged (2006–2009) and during the breeding season (2009). In addition, we moni- tored Ovenbird (Seiurus aurocapilla) nests and banded nestlings in adjacent mature forest and estimated the age at which juveniles used regenerating clearcuts. While banding, we also recorded nests of any species encountered oppor- tunistically in regenerating clearcuts as evidence of breeding in this cover type. During July and August, we captured 4556 birds of 62 species, of which 1746 (38%) were of 28 mature-forest species. As reported elsewhere, most (76%) mature-forest birds we captured were of only a few species: Ovenbird, American Redstart (Setophaga ruticilla), Least Flycatcher (Empidonax minimus), and Black-and-white Warbler (Mniotilta varia). In 2009, 21% of captures during the nesting period were of mature-forest birds. Comparing dates of fledging from monitored nests to dates of capture in clearcuts implies that nearly all (95%) hatch-year Ovenbirds using clearcuts were independent of adult care. Capture dates of juveniles of other mature-forest species were similar. Although we captured 340 hatch-year Ovenbirds in regen- erating clearcuts, we captured only one of 424 Ovenbirds we had banded as nestlings in adjacent mature forest. Within the clearcuts, we encountered nests of five species that typically nest in mature forest.","author":[{"dropping-particle":"","family":"Streby","given":"Henry M","non-dropping-particle":"","parse-names":false,"suffix":""},{"dropping-particle":"","family":"Peterson","given":"Sean M","non-dropping-particle":"","parse-names":false,"suffix":""},{"dropping-particle":"","family":"McAllister","given":"Tara L.","non-dropping-particle":"","parse-names":false,"suffix":""},{"dropping-particle":"","family":"Andersen","given":"David E","non-dropping-particle":"","parse-names":false,"suffix":""}],"container-title":"The Condor","id":"ITEM-5","issue":"4","issued":{"date-parts":[["2011"]]},"page":"817-824","title":"Use of early-successional managed northern forest by mature-forest species during the post-fledging period","type":"article-journal","volume":"113"},"uris":["http://www.mendeley.com/documents/?uuid=b44fc7f6-e358-3fd5-9beb-3a9410d88180"]},{"id":"ITEM-6","itemData":{"DOI":"10.1016/j.foreco.2011.09.018","ISBN":"03781127","ISSN":"03781127","abstract":"Recent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Management","id":"ITEM-6","issued":{"date-parts":[["2012","1","15"]]},"page":"1-9","publisher":"Elsevier","title":"Do mature forest birds prefer early-successional habitat during the post-fledging period?","type":"article-journal","volume":"264"},"uris":["http://www.mendeley.com/documents/?uuid=cd52ee7c-a8fe-3a80-8bde-93eb8225b90c"]},{"id":"ITEM-7","itemData":{"DOI":"10.1525/auk.2012.11184","ISBN":"3","ISSN":"00048038","PMID":"22088528","abstract":"ABSTRACT. The postbreeding period is critical for many forest birds and especially for juveniles, which must learn to forage on their own before the fall migration. During this period, many birds of the boreal forest are found in early-successional stands (ESS), where fruit abundance is typically high. Boreal forest birds may use ESS to exploit fruit or for reasons other than access to fruit, namely to forage along forest edges or simply to transit through clearcuts between patches of mature forest. We tested whether frugivory, edge use, and transit through small (&lt;65 ha) clearcuts between mature-forest patches accounted for bird abundance in ESS in a boreal forest of Quebec during the summers 2007 and 2008. Fifteen of the 33 species captured in ESS were postbreeding frugivores. Removal of all fruits from Sambucus racemosa, a dominant fruiting plant, within 10 m of mist-netting sites reduced the number of frugivores captured by 45% but did not affect nonfrugivores. Numbers of birds captured were independe...","author":[{"dropping-particle":"","family":"Major","given":"Melanie","non-dropping-particle":"","parse-names":false,"suffix":""},{"dropping-particle":"","family":"Desrochers","given":"André","non-dropping-particle":"","parse-names":false,"suffix":""}],"container-title":"The Auk","id":"ITEM-7","issue":"3","issued":{"date-parts":[["2012"]]},"page":"419-426","title":"Avian use of early-successional boreal forests in the postbreeding period","type":"article-journal","volume":"129"},"uris":["http://www.mendeley.com/documents/?uuid=57368135-77bf-3f91-a640-372565a103da"]},{"id":"ITEM-8","itemData":{"DOI":"10.1525/auk.2013.12214","ISBN":"0004-8038","ISSN":"00048038","abstract":"Many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Auk","id":"ITEM-8","issue":"3","issued":{"date-parts":[["2013"]]},"page":"417-428","title":"Condition varies with habitat choice in postbreeding forest birds","type":"article-journal","volume":"130"},"uris":["http://www.mendeley.com/documents/?uuid=73330134-cbc7-3f87-80a7-814f1bf055fd"]}],"mendeley":{"formattedCitation":"(Pagen et al. 2000, Marshall et al. 2003, Vitz and Rodewald 2006, McDermott and Wood 2010, Streby et al. 2011, Chandler et al. 2012, Major and Desrochers 2012, Stoleson 2013)","manualFormatting":"(e.g., Pagen et al. 2000, Marshall et al. 2003, Vitz and Rodewald 2006, McDermott and Wood 2010, Streby et al. 2011, Chandler et al. 2012, Major and Desrochers 2012, Stoleson 2013)","plainTextFormattedCitation":"(Pagen et al. 2000, Marshall et al. 2003, Vitz and Rodewald 2006, McDermott and Wood 2010, Streby et al. 2011, Chandler et al. 2012, Major and Desrochers 2012, Stoleson 2013)","previouslyFormattedCitation":"(Pagen et al. 2000, Marshall et al. 2003, Vitz and Rodewald 2006, McDermott and Wood 2010, Streby et al. 2011, Chandler et al. 2012, Major and Desrochers 2012, Stoleson 2013)"},"properties":{"noteIndex":0},"schema":"https://github.com/citation-style-language/schema/raw/master/csl-citation.json"}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Pagen et al. 2000, Marshall et al. 2003, Vitz and Rodewald 2006, McDermott and Wood 2010, Streby et al. 2011, Chandler et al. 2012, Major and Desrochers 2012, Stoleson 2013)</w:t>
      </w:r>
      <w:r w:rsidRPr="003808E1">
        <w:rPr>
          <w:rFonts w:ascii="Times New Roman" w:hAnsi="Times New Roman" w:cs="Times New Roman"/>
        </w:rPr>
        <w:fldChar w:fldCharType="end"/>
      </w:r>
      <w:r w:rsidRPr="003808E1">
        <w:rPr>
          <w:rFonts w:ascii="Times New Roman" w:hAnsi="Times New Roman" w:cs="Times New Roman"/>
        </w:rPr>
        <w:t>. Radio-tagging of ovenbirds (</w:t>
      </w:r>
      <w:proofErr w:type="spellStart"/>
      <w:r w:rsidRPr="003808E1">
        <w:rPr>
          <w:rFonts w:ascii="Times New Roman" w:hAnsi="Times New Roman" w:cs="Times New Roman"/>
          <w:i/>
        </w:rPr>
        <w:t>Seiurus</w:t>
      </w:r>
      <w:proofErr w:type="spellEnd"/>
      <w:r w:rsidRPr="003808E1">
        <w:rPr>
          <w:rFonts w:ascii="Times New Roman" w:hAnsi="Times New Roman" w:cs="Times New Roman"/>
          <w:i/>
        </w:rPr>
        <w:t xml:space="preserve"> </w:t>
      </w:r>
      <w:proofErr w:type="spellStart"/>
      <w:r w:rsidRPr="003808E1">
        <w:rPr>
          <w:rFonts w:ascii="Times New Roman" w:hAnsi="Times New Roman" w:cs="Times New Roman"/>
          <w:i/>
        </w:rPr>
        <w:t>aurocapilla</w:t>
      </w:r>
      <w:proofErr w:type="spellEnd"/>
      <w:r w:rsidRPr="003808E1">
        <w:rPr>
          <w:rFonts w:ascii="Times New Roman" w:hAnsi="Times New Roman" w:cs="Times New Roman"/>
        </w:rPr>
        <w:t>), wood thrushes (</w:t>
      </w:r>
      <w:r w:rsidRPr="003808E1">
        <w:rPr>
          <w:rFonts w:ascii="Times New Roman" w:hAnsi="Times New Roman" w:cs="Times New Roman"/>
          <w:i/>
        </w:rPr>
        <w:t>Hylocichla mustelina</w:t>
      </w:r>
      <w:r w:rsidRPr="003808E1">
        <w:rPr>
          <w:rFonts w:ascii="Times New Roman" w:hAnsi="Times New Roman" w:cs="Times New Roman"/>
        </w:rPr>
        <w:t>), and scarlet tanagers (</w:t>
      </w:r>
      <w:r w:rsidRPr="003808E1">
        <w:rPr>
          <w:rFonts w:ascii="Times New Roman" w:hAnsi="Times New Roman" w:cs="Times New Roman"/>
          <w:i/>
        </w:rPr>
        <w:t>Piranga olivacea</w:t>
      </w:r>
      <w:r w:rsidRPr="003808E1">
        <w:rPr>
          <w:rFonts w:ascii="Times New Roman" w:hAnsi="Times New Roman" w:cs="Times New Roman"/>
        </w:rPr>
        <w:t xml:space="preserve">) have also shown that fledglings and adults of these species tend to move into edge and early-successional habitats after breeding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{"citationItems":[{"id":"ITEM-1","itemData":{"author":[{"dropping-particle":"","family":"Dellinger","given":"Tim A","non-dropping-particle":"","parse-names":false,"suffix":""}],"id":"ITEM-1","issued":{"date-parts":[["2007"]]},"publisher":"West Virginia University","title":"Post-fledging ecology and survival of Neotropical migratory songbirds on a managed Appalachian forest","type":"thesis"},"uris":["http://www.mendeley.com/documents/?uuid=78f686de-61cc-4fbb-93b6-66bf3c3300a2"]},{"id":"ITEM-2","itemData":{"DOI":"10.2307/4089193","ISBN":"0004-8038","ISSN":"00048038","PMID":"460","abstract":"Although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Auk","id":"ITEM-2","issue":"2","issued":{"date-parts":[["1998"]]},"page":"349-358","title":"Postfledging dispersal, habitat use, and home-range size of juvenile Wood Thrushes","type":"article-journal","volume":"115"},"uris":["http://www.mendeley.com/documents/?uuid=b20cc827-0950-39ca-a0bb-d791dee54210"]},{"id":"ITEM-3","itemData":{"DOI":"10.2307/1369898","ISBN":"0010-5422","ISSN":"00105422","PMID":"1328","abstract":"We monitored 42 radio-tagged, fledgling Wood Thrushes (Hylocichla muste-lina) to investigate movement and habitat use during the postfledging period. Fledglings' mean (? SE) age at dispersal from the natal sites was 32.5 5 0.6 days post hatching. First dispersal sites were located 1.5 ? 0.3 km from the natal site. All young joined flocks of juveniles, except three birds that remained solitary. Sixteen birds stayed at the first dispersal site until departure on migration, whereas nine visited additional dispersal sites. On 40 occasions, 15 fledglings moved up to 6 km from their dispersal sites. Before late August, 96.7% of fledglings' locations occurred in: (1) second growth scrub/deciduous sapling sites located along forest borders and abandoned farms (59.4%), (2) gypsy moth (Lymantria dispar) damaged deciduous forest (24.4%) and (3) Virginia pine (Pinus virginianus) forest with heavy deciduous understory (12.8%). Fruiting trees and shrubs used as food sources by juveniles fruit earlier in these habitats. After late August, an increased number of fledgling locations (14.1%) occurred in mature deciduous or mixed forest, possibly tracking the later fruiting cycles of understory plants in these habitats. Twenty-four of 33 fledglings left the study area in September. Mean age at departure was 81 ? 5 days post hatching. We suggest that postfledging movements in Wood Thrushes are keyed by the availability of food re-sources and the presence of conspecifics, although other factors may play a role. We con-clude that successful conservation of migratory species requires protection of habitats used during the postfledging period as well as those used during the nesting portion of the life cycle.","author":[{"dropping-particle":"","family":"Vega Rivera","given":"J. H.","non-dropping-particle":"","parse-names":false,"suffix":""},{"dropping-particle":"","family":"Rappole","given":"J. H.","non-dropping-particle":"","parse-names":false,"suffix":""},{"dropping-particle":"","family":"McShea","given":"W. J.","non-dropping-particle":"","parse-names":false,"suffix":""},{"dropping-particle":"","family":"Haas","given":"C A","non-dropping-particle":"","parse-names":false,"suffix":""}],"container-title":"The Condor","id":"ITEM-3","issue":"1","issued":{"date-parts":[["1998"]]},"page":"69-78","title":"Wood thrush postfledging movements and habitat use in northern Virginia","type":"article-journal","volume":"100"},"uris":["http://www.mendeley.com/documents/?uuid=12c7f0bf-5718-3906-a97e-2e0e734b08f0"]},{"id":"ITEM-4","itemData":{"author":[{"dropping-particle":"","family":"Vega Rivera","given":"J. H.","non-dropping-particle":"","parse-names":false,"suffix":""},{"dropping-particle":"","family":"McShea","given":"W. J.","non-dropping-particle":"","parse-names":false,"suffix":""},{"dropping-particle":"","family":"Rappole","given":"J. H.","non-dropping-particle":"","parse-names":false,"suffix":""}],"container-title":"he Auk","id":"ITEM-4","issue":"3","issued":{"date-parts":[["2003"]]},"page":"632-644","title":"Comparison of breeding and postbreeding movements and habitat requirements for the scarlet tanager (Piranga olivacea) in Virginia","type":"article-journal","volume":"120"},"uris":["http://www.mendeley.com/documents/?uuid=c4baae5f-8758-339f-adf9-6c6cdc74366c"]},{"id":"ITEM-5","itemData":{"DOI":"10.1111/j.1469-7998.2006.00158.x","ISBN":"1469-7998","ISSN":"09528369","abstract":"Patterns of habitat use by some passerines change after the young leave the nest, and thus our understanding of habitat selection derived from counts of singing males earlier in the nesting cycle may not adequately represent the breeding habitat requirements of these species. Post-fledging changes in habitat use may have important conservation implications if the survival of fledglings is affected by characteristics of the habitat; however, there have been relatively few systematic studies of the post-fledging ecology of forest passerines and, of these, even fewer have incorporated analyses of the relationship between habitat characteristics and fledgling survival. We studied the post-fledging habitat selection and survival of ovenbirds Seiurus aurocapilla in northern New Hampshire, USA during two breeding seasons using radio telemetry. Habitat at sites used by radio-marked fledgling ovenbirds was characterized by fewer large trees and greater vertical structure 0–3m above ground than ovenbird nest sites. Similarly, habitat at sites used by fledgling ovenbirds was characterized by fewer large trees and greater vertical structure than unused sites. Most (80%) of the 15 mortalities that we observed were due to predation. Nine (70%) of these occurred within the first 3 days of fledging, resulting in a significant drop in survival during this period. Fledgling survival increased significantly with increased vegetation structure. Our observations that fledgling ovenbirds are selective in their habitat use, that they select different habitat features than adult ovenbirds select for nesting and that fledgling survival is positively associated with these habitat features suggest that the use of habitatmodels based on counts of singingmales before fledging does not adequately represent the habitat needs of this species. Conceivably, mortalit</w:instrText>
      </w:r>
      <w:r w:rsidR="00EB7B09" w:rsidRPr="000B5CE2">
        <w:rPr>
          <w:rFonts w:ascii="Times New Roman" w:hAnsi="Times New Roman" w:cs="Times New Roman"/>
          <w:lang w:val="fr-FR"/>
          <w:rPrChange w:id="2" w:author="hlclipp@mix.wvu.edu" w:date="2023-06-08T19:18:00Z">
            <w:rPr>
              <w:rFonts w:ascii="Times New Roman" w:hAnsi="Times New Roman" w:cs="Times New Roman"/>
            </w:rPr>
          </w:rPrChange>
        </w:rPr>
        <w:instrText>y during the postfledging period could limit recruitment to levels insufficient to maintain the viability of ovenbird population even if adequate nesting habitat were available.","author":[{"dropping-particle":"","family":"King","given":"D. I.","non-dropping-particle":"","parse-names":false,"suffix":""},{"dropping-particle":"","family":"Degraaf","given":"R. M.","non-dropping-particle":"","parse-names":false,"suffix":""},{"dropping-particle":"","family":"Smith","given":"M. L.","non-dropping-particle":"","parse-names":false,"suffix":""},{"dropping-particle":"","family":"Buonaccorsi","given":"J. P.","non-dropping-particle":"","parse-names":false,"suffix":""}],"container-title":"Journal of Zoology","id":"ITEM-5","issue":"4","issued":{"date-parts":[["2006","8","1"]]},"page":"414-421","title":"Habitat selection and habitat-specific survival of fledgling ovenbirds (Seiurus aurocapilla)","type":"article-journal","volume":"269"},"uris":["http://www.mendeley.com/documents/?uuid=55721501-ba1d-356e-af22-740748e0453e"]}],"mendeley":{"formattedCitation":"(Anders et al. 1998, Vega Rivera et al. 1998, 2003, King et al. 2006, Dellinger 2007)","plainTextFormattedCitation":"(Anders et al. 1998, Vega Rivera et al. 1998, 2003, King et al. 2006, Dellinger 2007)","previouslyFormattedCitation":"(Anders et al. 1998, Vega Rivera et al. 1998, 2003, King et al. 2006, Dellinger 2007)"},"properties":{"noteIndex":0},"schema":"https://github.com/citation-style-language/schema/raw/master/csl-citation.json"}</w:instrText>
      </w:r>
      <w:r w:rsidRPr="003808E1">
        <w:rPr>
          <w:rFonts w:ascii="Times New Roman" w:hAnsi="Times New Roman" w:cs="Times New Roman"/>
        </w:rPr>
        <w:fldChar w:fldCharType="separate"/>
      </w:r>
      <w:r w:rsidR="00EB7B09" w:rsidRPr="000B5CE2">
        <w:rPr>
          <w:rFonts w:ascii="Times New Roman" w:hAnsi="Times New Roman" w:cs="Times New Roman"/>
          <w:noProof/>
          <w:lang w:val="fr-FR"/>
          <w:rPrChange w:id="3" w:author="hlclipp@mix.wvu.edu" w:date="2023-06-08T19:18:00Z">
            <w:rPr>
              <w:rFonts w:ascii="Times New Roman" w:hAnsi="Times New Roman" w:cs="Times New Roman"/>
              <w:noProof/>
            </w:rPr>
          </w:rPrChange>
        </w:rPr>
        <w:t>(Anders et al. 1998, Vega Rivera et al. 1998, 2003, King et al. 2006, Dellinger 2007)</w:t>
      </w:r>
      <w:r w:rsidRPr="003808E1">
        <w:rPr>
          <w:rFonts w:ascii="Times New Roman" w:hAnsi="Times New Roman" w:cs="Times New Roman"/>
        </w:rPr>
        <w:fldChar w:fldCharType="end"/>
      </w:r>
      <w:r w:rsidRPr="000B5CE2">
        <w:rPr>
          <w:rFonts w:ascii="Times New Roman" w:hAnsi="Times New Roman" w:cs="Times New Roman"/>
          <w:lang w:val="fr-FR"/>
          <w:rPrChange w:id="4" w:author="hlclipp@mix.wvu.edu" w:date="2023-06-08T19:18:00Z">
            <w:rPr>
              <w:rFonts w:ascii="Times New Roman" w:hAnsi="Times New Roman" w:cs="Times New Roman"/>
            </w:rPr>
          </w:rPrChange>
        </w:rPr>
        <w:t xml:space="preserve">. </w:t>
      </w:r>
      <w:r w:rsidRPr="003808E1">
        <w:rPr>
          <w:rFonts w:ascii="Times New Roman" w:hAnsi="Times New Roman" w:cs="Times New Roman"/>
        </w:rPr>
        <w:t xml:space="preserve">Contrary to formerly prevailing assumptions, a subset of forest-interior birds are present in significantly higher densities in early-successional habitats than in surrounding mature forest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Ozarks","type":"article-journal","volume":"102"},"uris":["http://www.mendeley.com/documents/?uuid=6886c441-b783-3929-a4e0-efeec1e154e5"]},{"id":"ITEM-2","itemData":{"DOI":"10.1676/05-091.1","ISBN":"1559-4491","ISSN":"1559-4491","abstract":"Bird use of small canopy gaps within rtiature forests has not been well studied, particularly across multiple seasons. We investigated seasonal differences in bird use of gap and forest habitat within a bottomland hardwood forest in the Upper Coastal Plain of South Carolina. Gaps were 0.13- to 0.5-ha, 7- to 8-year-old group-selection timber harvest openings. Our study occurred during four bird-use periods (spring migration, breeding, postbreeding, and fall migration) in 2001 and 2002. We used plot counts and mist netting to estimate bird abundance in canopy gaps and surrounding mature forest habitats. Using both survey methods, we observed more birds, including forest-interior species, forest-edge species, field-edge species, and several individual species in canopy gap and gap-edge habitats than in surrounding mature forest during all periods. Interactions between period and habitat type often were significant in models, suggesting a seasonal shift in habitat use. Bird activity generally shifted between the interior of canopy gaps and the immediate gap edge, but many species increased their use of forested habitat during the breeding period. This suggests that many species of birds selectively choose gap and gap-edge habitat over surrounding mature forest during the non-breeding period. Creation of small canopy gaps within a mature forest may increase local bird species richness. The reasons for increased bird activity in gaps remain unclear.","author":[{"dropping-particle":"","family":"Bowen","given":"LIESSA T.","non-dropping-particle":"","parse-names":false,"suffix":""},{"dropping-particle":"","family":"Moorman","given":"CHRISTOPHER E.","non-dropping-particle":"","parse-names":false,"suffix":""},{"dropping-particle":"","family":"Kilgo","given":"JOHN C.","non-dropping-particle":"","parse-names":false,"suffix":""}],"container-title":"The Wilson Journal of Ornithology","id":"ITEM-2","issue":"1","issued":{"date-parts":[["2007"]]},"page":"77-88","title":"Seasonal bird use of canopy gaps in a bottomland forest","type":"article-journal","volume":"119"},"uris":["http://www.mendeley.com/documents/?uuid=27f7912c-9af2-3682-a0e2-095102bb8866"]},{"id":"ITEM-3","itemData":{"DOI":"10.1016/j.foreco.2011.09.018","ISBN":"03781127","ISSN":"03781127","abstract":"Recent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Management","id":"ITEM-3","issued":{"date-parts":[["2012","1","15"]]},"page":"1-9","publisher":"Elsevier","title":"Do mature forest birds prefer early-successional habitat during the post-fledging period?","type":"article-journal","volume":"264"},"uris":["http://www.mendeley.com/documents/?uuid=cd52ee7c-a8fe-3a80-8bde-93eb8225b90c"]}],"mendeley":{"formattedCitation":"(Pagen et al. 2000, Bowen et al. 2007, Chandler et al. 2012)","plainTextFormattedCitation":"(Pagen et al. 2000, Bowen et al. 2007, Chandler et al. 2012)","previouslyFormattedCitation":"(Pagen et al. 2000, Bowen et al. 2007,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(Pagen et al. 2000, Bowen et al. 2007, Chandler et al. 2012)</w:t>
      </w:r>
      <w:r w:rsidRPr="003808E1">
        <w:rPr>
          <w:rFonts w:ascii="Times New Roman" w:hAnsi="Times New Roman" w:cs="Times New Roman"/>
        </w:rPr>
        <w:fldChar w:fldCharType="end"/>
      </w:r>
      <w:r w:rsidRPr="003808E1">
        <w:rPr>
          <w:rFonts w:ascii="Times New Roman" w:hAnsi="Times New Roman" w:cs="Times New Roman"/>
        </w:rPr>
        <w:t xml:space="preserve">. Thus, early-successional habitat within forested landscapes, such as wildlife openings, may benefit post-breeding forest-interior species in addition to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Auk","id":"ITEM-1","issue":"2","issued":{"date-parts":[["1998"]]},"page":"349-358","title":"Postfledging dispersal, habitat use, and home-range size of juvenile Wood Thrushes","type":"article-journal","volume":"115"},"uris":["http://www.mendeley.com/documents/?uuid=b20cc827-0950-39ca-a0bb-d791dee54210"]},{"id":"ITEM-2","itemData":{"DOI":"10.1650/0010-5422(2000)102[0738:BAPBHU]2.0.CO;2","abstract":"Abstract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Condor","id":"ITEM-2","issue":"4","issued":{"date-parts":[["2000","1","19"]]},"page":"738-747","title":"Breeding and post-breeding habitat use by forest migrant songbirds in the Missouri Ozarks","type":"article-journal","volume":"102"},"uris":["http://www.mendeley.com/documents/?uuid=6886c441-b783-3929-a4e0-efeec1e154e5"]},{"id":"ITEM-3","itemData":{"DOI":"10.1016/J.BIOCON.2005.09.011","ISSN":"0006-3207","abstract":"Although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Management","id":"ITEM-4","issued":{"date-parts":[["2012","1","15"]]},"page":"1-9","publisher":"Elsevier","title":"Do mature forest birds prefer early-successional habitat during the post-fledging period?","type":"article-journal","volume":"264"},"uris":["http://www.mendeley.com/documents/?uuid=cd52ee7c-a8fe-3a80-8bde-93eb8225b90c"]}],"mendeley":{"formattedCitation":"(Anders et al. 1998, Pagen et al. 2000, Vitz and Rodewald 2006, Chandler et al. 2012)","plainTextFormattedCitation":"(Anders et al. 1998, Pagen et al. 2000, Vitz and Rodewald 2006, Chandler et al. 2012)","previouslyFormattedCitation":"(Anders et al. 1998, Pagen et al. 2000, Vitz and Rodewald 2006,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(Anders et al. 1998, Pagen et al. 2000, Vitz and Rodewald 2006, Chandler et al. 2012)</w:t>
      </w:r>
      <w:r w:rsidRPr="003808E1">
        <w:rPr>
          <w:rFonts w:ascii="Times New Roman" w:hAnsi="Times New Roman" w:cs="Times New Roman"/>
        </w:rPr>
        <w:fldChar w:fldCharType="end"/>
      </w:r>
      <w:r w:rsidRPr="003808E1">
        <w:rPr>
          <w:rFonts w:ascii="Times New Roman" w:hAnsi="Times New Roman" w:cs="Times New Roman"/>
        </w:rPr>
        <w:t xml:space="preserve">. Supporting this recommendation, forest-interior birds captured in regenerating clearcuts were more advanced in molt and in better condition than those captured in forests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Auk","id":"ITEM-1","issue":"3","issued":{"date-parts":[["2013"]]},"page":"417-428","title":"Condition varies with habitat choice in postbreeding forest birds","type":"article-journal","volume":"130"},"uris":["http://www.mendeley.com/documents/?uuid=73330134-cbc7-3f87-80a7-814f1bf055fd"]}],"mendeley":{"formattedCitation":"(Stoleson 2013)","plainTextFormattedCitation":"(Stoleson 2013)","previouslyFormattedCitation":"(Stoleson 2013)"},"properties":{"noteIndex":0},"schema":"https://github.com/citation-style-language/schema/raw/master/csl-citation.json"}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(Stoleson 2013)</w:t>
      </w:r>
      <w:r w:rsidRPr="003808E1">
        <w:rPr>
          <w:rFonts w:ascii="Times New Roman" w:hAnsi="Times New Roman" w:cs="Times New Roman"/>
        </w:rPr>
        <w:fldChar w:fldCharType="end"/>
      </w:r>
      <w:r w:rsidRPr="003808E1">
        <w:rPr>
          <w:rFonts w:ascii="Times New Roman" w:hAnsi="Times New Roman" w:cs="Times New Roman"/>
        </w:rPr>
        <w:t xml:space="preserve">. In addition, evidence suggests that food availability is equivalent or greater in early-successional habitats than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{"citationItems":[{"id":"ITEM-1","itemData":{"DOI":"10.1016/S0378-1127(02)00074-9","ISSN":"0378-1127","abstract":"We surveyed breeding birds for an average of 4 years on 23 primarily even-aged successional stands ranging from 2 to 120 years old to observe changes in species richness and density following clearcutting in central New York. An initial sharp increase in richness and density from post-cut years 2–6 preceded a steep decline by year 25. Cubic functions best fit this (P&lt;0.0007) and a second, smaller increase and decline in richness and density between years 25 and 120 (P&lt;0.03). The rapid initial increases in richness and density were highly correlated with leaf area which, on plots that were heavily stocked prior to cutting, returned to precut levels by year 6 or 7. Species richness on 6-year-old clearcuts was more than twice that of any mature stand sampled. Similarly, 6-year-old clearcuts exhibited a mean avian density (501pr/40ha), more than 2.5 times that of any mature stand (184pr/40ha). The decline in avian populations from years 7 to 25 accompanied canopy closure and was likely associated with the loss of foraging and nesting sites near ground level. The second, less pronounced increase in avian richness and density from years 25 to 100 was associated with (1) the redistribution of foliage to all vertical layers of the forest resulting from the increasing size and duration of canopy gaps caused by tree deaths; and (2) the increasing size and bark complexity of tree boles, which provided new foraging and nesting substrates. Overall, avian successional trends appear to be determined by the development and decline of vegetation patch types appropriate to specific guilds of birds. We suggest that, while lacking the vertical heterogeneity and bole-related substrates traditionally cited as correlates of avian richness and density in older forests, early successional stages of northeastern forests support significantly higher avifaunal richness and density due to a combination of high productivity of leaves and insects along with increased horizontal structural complexity. Even-aged stand management, carefully implemented through clearcutting, has the potential to increase the species richness of forested landscapes and provide important habitat for early successional Neotropical migrants, while effectively meeting demands for marketable timber.","author":[{"dropping-particle":"","family":"Keller","given":"J. K.","non-dropping-particle":"","parse-names":false,"suffix":""},{"dropping-particle":"","family":"Richmond","given":"M..E.","non-dropping-particle":"","parse-names":false,"suffix":""},{"dropping-particle":"","family":"Smith","given":"C. R.","non-dropping-particle":"","parse-names":false,"suffix":""}],"container-title":"Forest Ecology and Management","id":"ITEM-1","issue":"1-3","issued":{"date-parts":[["2003","2","17"]]},"page":"541-564","title":"An explanation of patterns of breeding bird species richness and density following clearcutting in northeastern USA forests","type":"article-journal","volume":"174"},"uris":["http://www.mendeley.com/documents/?uuid=a492ccbb-55d4-3bc1-996d-b126cdee515c"]},{"id":"ITEM-2","itemData":{"DOI":"10.1016/J.BIOCON.2005.09.011","ISSN":"0006-3207","abstract":"Although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Conservation","id":"ITEM-2","issue":"4","issued":{"date-parts":[["2006","2","1"]]},"page":"477-486","title":"Can regenerating clearcuts benefit mature-forest songbirds? An examination of post-breeding ecology","type":"article-journal","volume":"127"},"uris":["http://www.mendeley.com/documents/?uuid=06113ffb-c65f-3de6-a628-c7709af843c5"]}],"mendeley":{"formattedCitation":"(Keller et al. 2003, Vitz and Rodewald 2006)","plainTextFormattedCitation":"(Keller et al. 2003, Vitz and Rodewald 2006)","previouslyFormattedCitation":"(Keller et al. 2003, 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(Keller et al. 2003, Vitz and Rodewald 2006)</w:t>
      </w:r>
      <w:r w:rsidRPr="003808E1">
        <w:rPr>
          <w:rFonts w:ascii="Times New Roman" w:hAnsi="Times New Roman" w:cs="Times New Roman"/>
        </w:rPr>
        <w:fldChar w:fldCharType="end"/>
      </w:r>
      <w:r w:rsidRPr="003808E1">
        <w:rPr>
          <w:rFonts w:ascii="Times New Roman" w:hAnsi="Times New Roman" w:cs="Times New Roman"/>
        </w:rPr>
        <w:t xml:space="preserve">, and vertical structure may provide protection from predators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{"citationItems":[{"id":"ITEM-1","itemData":{"DOI":"10.1642/0004-8038(2007)124[494:vafrad]2.0.co;2","ISBN":"0004-8038","ISSN":"0004-8038","abstract":"Recent studies have demonstrated that many birds of mature forests heavily use early-successional habitat during the postbreeding period. Two frequently invoked hypotheses to explain these shifts are that postbreeding birds select (1) dense cover to reduce risk of predation and (2) abundant fruit resources to facilitate foraging. Using mist nets between 15 June and 16 August in 2002 and 2003, we captured mature-forest birds during the postbreeding period in 12 regenerating hardwood clearcuts (three to seven years old) in southeast Ohio. Vegetation structure and fruit resources were measured at nine net locations within each clearcut. We applied an information-theoretic approach, where we used vegetative and fruit variables as predictors in seven a priori models to evaluate how habitat factors might explain capture rates. In two seasons, we captured 1,089 hatch-year (HY) and 445 after-hatch-year (AHY) postbreeding birds of 32 mature-forest species. In general, models reflecting habitat structure (density of low vegetation, canopy height) best explained variation in capture rates, which were negatively related to the density of low vegetation (&lt;1.5 m) and positively related to canopy height. Extremely dense low vegetation may be disadvantageous if it inhibits movements and provides cryptic locations for ground predators. Instead, habitats with greater vertical structure (e.g., taller vegetation) and relatively less dense low vegetation below may provide better protection from aerial and ground predators. Overall, results suggest that vegetation structure may explain high use of early-successional forests by many birds during the postbreeding period, though fruit may be the most important factor for seasonal frugivores.","author":[{"dropping-particle":"","family":"Vitz","given":"Andrew C.","non-dropping-particle":"","parse-names":false,"suffix":""},{"dropping-particle":"","family":"Rodewald","given":"Amanda D.","non-dropping-particle":"","parse-names":false,"suffix":""}],"container-title":"The Auk","id":"ITEM-1","issue":"2","issued":{"date-parts":[["2007","4","1"]]},"page":"494-507","publisher":"American Ornithological Society","title":"Vegetative and fruit resources as determinants of habitat use by mature-forest birds during the postbreeding period","type":"article-journal","volume":"124"},"uris":["http://www.mendeley.com/documents/?uuid=0f024b1f-5e4d-3e65-9a3f-9a92cc0b11e9"]}],"mendeley":{"formattedCitation":"(Vitz and Rodewald 2007)","plainTextFormattedCitation":"(Vitz and Rodewald 2007)","previouslyFormattedCitation":"(Vitz and Rodewald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2007)</w:t>
      </w:r>
      <w:r w:rsidRPr="003808E1">
        <w:rPr>
          <w:rFonts w:ascii="Times New Roman" w:hAnsi="Times New Roman" w:cs="Times New Roman"/>
        </w:rPr>
        <w:fldChar w:fldCharType="end"/>
      </w:r>
      <w:r w:rsidRPr="003808E1">
        <w:rPr>
          <w:rFonts w:ascii="Times New Roman" w:hAnsi="Times New Roman" w:cs="Times New Roman"/>
        </w:rPr>
        <w:t xml:space="preserve">. Specifically, post-breeding forest-interior songbirds achieve the highest densities in early-successional habitats with tall, complex vegetation structure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However, the shape and size of wildlife openings may also affect use by post-breeding songbirds. One study found that post-breeding individuals avoid the edges and appear to prefer smaller regenerating clearcuts (4–9 ha) over large clearcuts (13–18 ha)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Conservation","id":"ITEM-1","issue":"4","issued":{"date-parts":[["2006","2","1"]]},"page":"477-486","title":"Can regenerating clearcuts benefit mature-forest songbirds? An examination of post-breeding ecology","type":"article-journal","volume":"127"},"uris":["http://www.mendeley.com/documents/?uuid=06113ffb-c65f-3de6-a628-c7709af843c5"]}],"mendeley":{"formattedCitation":"(Vitz and Rodewald 2006)","plainTextFormattedCitation":"(Vitz and Rodewald 2006)","previouslyFormattedCitation":"(Vitz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2006)</w:t>
      </w:r>
      <w:r w:rsidRPr="003808E1">
        <w:rPr>
          <w:rFonts w:ascii="Times New Roman" w:hAnsi="Times New Roman" w:cs="Times New Roman"/>
        </w:rPr>
        <w:fldChar w:fldCharType="end"/>
      </w:r>
      <w:r w:rsidRPr="003808E1">
        <w:rPr>
          <w:rFonts w:ascii="Times New Roman" w:hAnsi="Times New Roman" w:cs="Times New Roman"/>
        </w:rPr>
        <w:t xml:space="preserve">. Furthermore, post-breeding early-successional, edge-associated, and forest-interior species may exhibit </w:t>
      </w:r>
      <w:r w:rsidR="000A2B65" w:rsidRPr="003808E1">
        <w:rPr>
          <w:rFonts w:ascii="Times New Roman" w:hAnsi="Times New Roman" w:cs="Times New Roman"/>
        </w:rPr>
        <w:t xml:space="preserve">habitat </w:t>
      </w:r>
      <w:r w:rsidRPr="003808E1">
        <w:rPr>
          <w:rFonts w:ascii="Times New Roman" w:hAnsi="Times New Roman" w:cs="Times New Roman"/>
        </w:rPr>
        <w:t xml:space="preserve">guild-specific responses to wildlife openings created with timber harvest, based on size, amount of edge, and retained basal area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stands","type":"article-journal","volume":"262"},"uris":["http://www.mendeley.com/documents/?uuid=f18484e3-63e5-4b83-a9d7-8138eb090412"]}],"mendeley":{"formattedCitation":"(McDermott and Wood 2011)","plainTextFormattedCitation":"(McDermott and Wood 2011)","previouslyFormattedCitation":"(McDermott and Wood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(McDermott and Wood 2011)</w:t>
      </w:r>
      <w:r w:rsidRPr="003808E1">
        <w:rPr>
          <w:rFonts w:ascii="Times New Roman" w:hAnsi="Times New Roman" w:cs="Times New Roman"/>
        </w:rPr>
        <w:fldChar w:fldCharType="end"/>
      </w:r>
      <w:r w:rsidRPr="003808E1">
        <w:rPr>
          <w:rFonts w:ascii="Times New Roman" w:hAnsi="Times New Roman" w:cs="Times New Roman"/>
        </w:rPr>
        <w:t xml:space="preserve">. Overall, these handful of studies on the post-breeding songbird use of forest and wildlife openings emphasize the importance of size and vegetation structure, but they fail to address the potential effects of management or landscape context, despite the value of examining both patch- and landscape-level characteristics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{"citationItems":[{"id":"ITEM-1","itemData":{"DOI":"10.1080/11956860.1999.11952204","ISSN":"1195-6860","abstract":"AbstractAn increasing proportion of ecological studies examine landscape effects on the phenomena they address. We reviewed studies which simultaneously considered landscape-scale and patch-scale effects in order to answer the following question: does the inclusion of landscape characteristics as explanatory variables increase our ability to predict species presence and abundance when local (i.e., habitat patch) conditions are known? The 61 studies selected cover a wide array of taxa, landscape types, and explanatory variables, but many (36%) focused on avian communities in forests fragmented by agriculture. Patch-scale variables (e.g., habitat characteristics) had a significant effect on invertebrates, amphibians, reptiles, birds, and mammals in all landscape types. Landscape-scale characteristics (e.g., area of suitable habitat within a certain radius of a patch) also were significant predictors of species presence and abundance for vertebrates, but not for the majority of invertebrates in the studies w...","author":[{"dropping-particle":"","family":"Mazerolle","given":"Marc J.","non-dropping-particle":"","parse-names":false,"suffix":""},{"dropping-particle":"","family":"Villard","given":"Marc-André","non-dropping-particle":"","parse-names":false,"suffix":""}],"container-title":"Écoscience","id":"ITEM-1","issue":"1","issued":{"date-parts":[["1999","1","17"]]},"page":"117-124","publisher":"Taylor &amp; Francis","title":"Patch characteristics and landscape context as predictors of species presence and abundance: A review &lt;sup&gt;1&lt;/sup&gt;","type":"article-journal","volume":"6"},"uris":["http://www.mendeley.com/documents/?uuid=e9836ff1-de80-39ff-b621-fd6791c0ccd0"]}],"mendeley":{"formattedCitation":"(Mazerolle and Villard 1999)","plainTextFormattedCitation":"(Mazerolle and Villard 1999)","previouslyFormattedCitation":"(Mazerolle and Villard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(Mazerolle and Villard 1999)</w:t>
      </w:r>
      <w:r w:rsidRPr="003808E1">
        <w:rPr>
          <w:rFonts w:ascii="Times New Roman" w:hAnsi="Times New Roman" w:cs="Times New Roman"/>
        </w:rPr>
        <w:fldChar w:fldCharType="end"/>
      </w:r>
      <w:r w:rsidRPr="003808E1">
        <w:rPr>
          <w:rFonts w:ascii="Times New Roman" w:hAnsi="Times New Roman" w:cs="Times New Roman"/>
        </w:rPr>
        <w:t>.</w:t>
      </w:r>
    </w:p>
    <w:bookmarkEnd w:id="1"/>
    <w:p w14:paraId="7B68A71B" w14:textId="3657C931" w:rsidR="008E46D6" w:rsidRPr="003808E1" w:rsidRDefault="00BD0450" w:rsidP="00E236EB">
      <w:pPr>
        <w:widowControl w:val="0"/>
        <w:spacing w:line="276" w:lineRule="auto"/>
        <w:rPr>
          <w:rFonts w:ascii="Times New Roman" w:hAnsi="Times New Roman" w:cs="Times New Roman"/>
          <w:b/>
          <w:bCs/>
          <w:iCs/>
          <w:sz w:val="24"/>
          <w:szCs w:val="24"/>
        </w:rPr>
      </w:pPr>
      <w:r w:rsidRPr="003808E1">
        <w:rPr>
          <w:rFonts w:ascii="Times New Roman" w:hAnsi="Times New Roman" w:cs="Times New Roman"/>
          <w:b/>
          <w:bCs/>
          <w:iCs/>
          <w:sz w:val="24"/>
          <w:szCs w:val="24"/>
        </w:rPr>
        <w:t>Knowledge gap</w:t>
      </w:r>
    </w:p>
    <w:p w14:paraId="78DFAD1E" w14:textId="5CF837AA" w:rsidR="008E46D6" w:rsidRPr="003808E1" w:rsidRDefault="008E46D6" w:rsidP="00E236EB">
      <w:pPr>
        <w:pStyle w:val="Normal2"/>
        <w:widowControl w:val="0"/>
        <w:spacing w:after="240" w:line="276" w:lineRule="auto"/>
        <w:ind w:firstLine="720"/>
        <w:rPr>
          <w:rFonts w:ascii="Times New Roman" w:hAnsi="Times New Roman" w:cs="Times New Roman"/>
        </w:rPr>
      </w:pPr>
      <w:r w:rsidRPr="003808E1">
        <w:rPr>
          <w:rFonts w:ascii="Times New Roman" w:hAnsi="Times New Roman" w:cs="Times New Roman"/>
        </w:rPr>
        <w:t xml:space="preserve">Although wildlife openings are primarily meant to provide habitat and food resources for disturbance-dependent, early-successional game species, they may also benefit a myriad of forest-associated avifauna, including species of high regional conservation concern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Yet those benefits are likely dependent upon certain wildlife opening attributes and </w:t>
      </w:r>
      <w:r w:rsidR="005D6C31" w:rsidRPr="003808E1">
        <w:rPr>
          <w:rFonts w:ascii="Times New Roman" w:hAnsi="Times New Roman" w:cs="Times New Roman"/>
        </w:rPr>
        <w:t xml:space="preserve">likely </w:t>
      </w:r>
      <w:r w:rsidRPr="003808E1">
        <w:rPr>
          <w:rFonts w:ascii="Times New Roman" w:hAnsi="Times New Roman" w:cs="Times New Roman"/>
        </w:rPr>
        <w:t xml:space="preserve">vary among species and guilds. A research question that has been frequently addressed is the size of an opening needed to provide habitat for early-successional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w:t>
      </w:r>
      <w:r w:rsidRPr="003808E1">
        <w:rPr>
          <w:rFonts w:ascii="Times New Roman" w:hAnsi="Times New Roman" w:cs="Times New Roman"/>
        </w:rPr>
        <w:lastRenderedPageBreak/>
        <w:t xml:space="preserve">However, there is a clear knowledge gap concerning which other wildlife opening attributes are important considerations for holistic management for entire avian communities. Most studies consider a limited number of local-scale characteristics of openings created incidentally by timber harvest operations and their corresponding effects on species-specific and, to a lesser extent, community-level responses of breeding songbirds. Only a handful of additional studies focus on the use of openings by game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turkeys","type":"article-journal","volume":"11"},"uris":["http://www.mendeley.com/documents/?uuid=f2f37bb2-3f34-368d-9983-34c0a3d7c371"]}],"mendeley":{"formattedCitation":"(Healy and Nenno 1983, Shartell 2016)","manualFormatting":"(e.g., Sharp 1963, Healy and Nenno 1983, Shartell 2016)","plainTextFormattedCitation":"(Healy and Nenno 1983, Shartell 2016)","previouslyFormattedCitation":"(Healy and Nenno 1983, Shartell 2016)"},"properties":{"noteIndex":0},"schema":"https://github.com/citation-style-language/schema/raw/master/csl-citation.json"}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Sharp 1963, Healy and Nenno 1983, Shartell 2016)</w:t>
      </w:r>
      <w:r w:rsidRPr="003808E1">
        <w:rPr>
          <w:rFonts w:ascii="Times New Roman" w:hAnsi="Times New Roman" w:cs="Times New Roman"/>
        </w:rPr>
        <w:fldChar w:fldCharType="end"/>
      </w:r>
      <w:r w:rsidRPr="003808E1">
        <w:rPr>
          <w:rFonts w:ascii="Times New Roman" w:hAnsi="Times New Roman" w:cs="Times New Roman"/>
        </w:rPr>
        <w:t xml:space="preserve"> or post-breeding songbirds (e.g.,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2012)","manualFormatting":"Chandler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but never both simultaneously and rarely in conjunction with breeding songbirds. Instead of approaching the question of management piecemeal by season, species, guild, taxon group, or opening characteristic, we need to comprehensively investigate how to optimize wildlife openings to attract a full spectrum of avian species throughout spring and summer, maximize richness across guilds and taxa groups, and minimize negative effects to the forest-interior breeding bird community. </w:t>
      </w:r>
      <w:r w:rsidR="000A2B65" w:rsidRPr="003808E1">
        <w:rPr>
          <w:rFonts w:ascii="Times New Roman" w:hAnsi="Times New Roman" w:cs="Times New Roman"/>
        </w:rPr>
        <w:t>Understanding</w:t>
      </w:r>
      <w:r w:rsidRPr="003808E1">
        <w:rPr>
          <w:rFonts w:ascii="Times New Roman" w:hAnsi="Times New Roman" w:cs="Times New Roman"/>
        </w:rPr>
        <w:t xml:space="preserve"> the sympatric use of wildlife openings by game birds, breeding songbirds, and post-breeding songbirds in response to site-level and landscape-level wildlife opening attributes</w:t>
      </w:r>
      <w:r w:rsidR="000A2B65" w:rsidRPr="003808E1">
        <w:rPr>
          <w:rFonts w:ascii="Times New Roman" w:hAnsi="Times New Roman" w:cs="Times New Roman"/>
        </w:rPr>
        <w:t xml:space="preserve"> is critical for land managers </w:t>
      </w:r>
      <w:r w:rsidRPr="003808E1">
        <w:rPr>
          <w:rFonts w:ascii="Times New Roman" w:hAnsi="Times New Roman" w:cs="Times New Roman"/>
        </w:rPr>
        <w:t>to design and maintain wildlife openings that simultaneously support game bird populations and promote a diverse suite of songbirds.</w:t>
      </w:r>
    </w:p>
    <w:p w14:paraId="21425BAA" w14:textId="77777777" w:rsidR="00D71F98" w:rsidRPr="003808E1" w:rsidRDefault="00D71F98" w:rsidP="00E236EB">
      <w:pPr>
        <w:widowControl w:val="0"/>
        <w:spacing w:line="276" w:lineRule="auto"/>
        <w:rPr>
          <w:rFonts w:ascii="Times New Roman" w:hAnsi="Times New Roman" w:cs="Times New Roman"/>
          <w:b/>
          <w:sz w:val="24"/>
          <w:szCs w:val="24"/>
        </w:rPr>
      </w:pPr>
      <w:r w:rsidRPr="003808E1">
        <w:rPr>
          <w:rFonts w:ascii="Times New Roman" w:hAnsi="Times New Roman" w:cs="Times New Roman"/>
          <w:b/>
          <w:sz w:val="24"/>
          <w:szCs w:val="24"/>
        </w:rPr>
        <w:t>Purpose, objectives, and hypotheses</w:t>
      </w:r>
    </w:p>
    <w:p w14:paraId="7375E065" w14:textId="5FCA2EE1" w:rsidR="000F0AAC" w:rsidRPr="003808E1" w:rsidRDefault="004159A9" w:rsidP="00E236EB">
      <w:pPr>
        <w:widowControl w:val="0"/>
        <w:spacing w:line="276" w:lineRule="auto"/>
        <w:ind w:firstLine="720"/>
        <w:rPr>
          <w:rFonts w:ascii="Times New Roman" w:hAnsi="Times New Roman" w:cs="Times New Roman"/>
          <w:sz w:val="24"/>
          <w:szCs w:val="24"/>
        </w:rPr>
      </w:pPr>
      <w:bookmarkStart w:id="5" w:name="_Hlk134404031"/>
      <w:r w:rsidRPr="003808E1">
        <w:rPr>
          <w:rFonts w:ascii="Times New Roman" w:hAnsi="Times New Roman" w:cs="Times New Roman"/>
          <w:sz w:val="24"/>
          <w:szCs w:val="24"/>
        </w:rPr>
        <w:t xml:space="preserve">The purpose of this research </w:t>
      </w:r>
      <w:r w:rsidR="000F0AAC" w:rsidRPr="003808E1">
        <w:rPr>
          <w:rFonts w:ascii="Times New Roman" w:hAnsi="Times New Roman" w:cs="Times New Roman"/>
          <w:sz w:val="24"/>
          <w:szCs w:val="24"/>
        </w:rPr>
        <w:t>was</w:t>
      </w:r>
      <w:r w:rsidRPr="003808E1">
        <w:rPr>
          <w:rFonts w:ascii="Times New Roman" w:hAnsi="Times New Roman" w:cs="Times New Roman"/>
          <w:sz w:val="24"/>
          <w:szCs w:val="24"/>
        </w:rPr>
        <w:t xml:space="preserve"> to identify the characteristics of wildlife openings that support </w:t>
      </w:r>
      <w:r w:rsidR="000F0AAC" w:rsidRPr="003808E1">
        <w:rPr>
          <w:rFonts w:ascii="Times New Roman" w:hAnsi="Times New Roman" w:cs="Times New Roman"/>
          <w:sz w:val="24"/>
          <w:szCs w:val="24"/>
        </w:rPr>
        <w:t>target</w:t>
      </w:r>
      <w:r w:rsidRPr="003808E1">
        <w:rPr>
          <w:rFonts w:ascii="Times New Roman" w:hAnsi="Times New Roman" w:cs="Times New Roman"/>
          <w:sz w:val="24"/>
          <w:szCs w:val="24"/>
        </w:rPr>
        <w:t xml:space="preserve"> game birds</w:t>
      </w:r>
      <w:r w:rsidR="000F0AAC" w:rsidRPr="003808E1">
        <w:rPr>
          <w:rFonts w:ascii="Times New Roman" w:hAnsi="Times New Roman" w:cs="Times New Roman"/>
          <w:sz w:val="24"/>
          <w:szCs w:val="24"/>
        </w:rPr>
        <w:t xml:space="preserve"> and a diversity of</w:t>
      </w:r>
      <w:r w:rsidRPr="003808E1">
        <w:rPr>
          <w:rFonts w:ascii="Times New Roman" w:hAnsi="Times New Roman" w:cs="Times New Roman"/>
          <w:sz w:val="24"/>
          <w:szCs w:val="24"/>
        </w:rPr>
        <w:t xml:space="preserve"> breeding </w:t>
      </w:r>
      <w:r w:rsidR="000F0AAC" w:rsidRPr="003808E1">
        <w:rPr>
          <w:rFonts w:ascii="Times New Roman" w:hAnsi="Times New Roman" w:cs="Times New Roman"/>
          <w:sz w:val="24"/>
          <w:szCs w:val="24"/>
        </w:rPr>
        <w:t>and</w:t>
      </w:r>
      <w:r w:rsidRPr="003808E1">
        <w:rPr>
          <w:rFonts w:ascii="Times New Roman" w:hAnsi="Times New Roman" w:cs="Times New Roman"/>
          <w:sz w:val="24"/>
          <w:szCs w:val="24"/>
        </w:rPr>
        <w:t xml:space="preserve"> post-breeding songbirds. My objectives </w:t>
      </w:r>
      <w:r w:rsidR="000F0AAC"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to quantify how </w:t>
      </w:r>
      <w:r w:rsidR="007764C0" w:rsidRPr="003808E1">
        <w:rPr>
          <w:rFonts w:ascii="Times New Roman" w:hAnsi="Times New Roman" w:cs="Times New Roman"/>
          <w:sz w:val="24"/>
          <w:szCs w:val="24"/>
        </w:rPr>
        <w:t xml:space="preserve">a suite of site-level and landscape-level </w:t>
      </w:r>
      <w:r w:rsidRPr="003808E1">
        <w:rPr>
          <w:rFonts w:ascii="Times New Roman" w:hAnsi="Times New Roman" w:cs="Times New Roman"/>
          <w:sz w:val="24"/>
          <w:szCs w:val="24"/>
        </w:rPr>
        <w:t>wildlife opening attributes</w:t>
      </w:r>
      <w:r w:rsidR="007764C0"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relate to</w:t>
      </w:r>
      <w:r w:rsidR="000F0AAC" w:rsidRPr="003808E1">
        <w:rPr>
          <w:rFonts w:ascii="Times New Roman" w:hAnsi="Times New Roman" w:cs="Times New Roman"/>
          <w:sz w:val="24"/>
          <w:szCs w:val="24"/>
        </w:rPr>
        <w:t xml:space="preserve"> multi-species occupancy of 3 game birds (wild turkey, ruffed grouse, and American woodcock) </w:t>
      </w:r>
      <w:r w:rsidR="00B71D87" w:rsidRPr="003808E1">
        <w:rPr>
          <w:rFonts w:ascii="Times New Roman" w:hAnsi="Times New Roman" w:cs="Times New Roman"/>
          <w:sz w:val="24"/>
          <w:szCs w:val="24"/>
        </w:rPr>
        <w:t xml:space="preserve">during the game bird courtship season </w:t>
      </w:r>
      <w:r w:rsidR="000F0AAC" w:rsidRPr="003808E1">
        <w:rPr>
          <w:rFonts w:ascii="Times New Roman" w:hAnsi="Times New Roman" w:cs="Times New Roman"/>
          <w:sz w:val="24"/>
          <w:szCs w:val="24"/>
        </w:rPr>
        <w:t>and songbird guild richness during the breeding and post-breeding seasons.</w:t>
      </w:r>
    </w:p>
    <w:p w14:paraId="3505A599" w14:textId="7876FD97" w:rsidR="007764C0"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this study, I </w:t>
      </w:r>
      <w:r w:rsidR="000A11FB" w:rsidRPr="003808E1">
        <w:rPr>
          <w:rFonts w:ascii="Times New Roman" w:hAnsi="Times New Roman" w:cs="Times New Roman"/>
          <w:sz w:val="24"/>
          <w:szCs w:val="24"/>
        </w:rPr>
        <w:t xml:space="preserve">first </w:t>
      </w:r>
      <w:r w:rsidRPr="003808E1">
        <w:rPr>
          <w:rFonts w:ascii="Times New Roman" w:hAnsi="Times New Roman" w:cs="Times New Roman"/>
          <w:sz w:val="24"/>
          <w:szCs w:val="24"/>
        </w:rPr>
        <w:t>tested</w:t>
      </w:r>
      <w:r w:rsidR="004159A9" w:rsidRPr="003808E1">
        <w:rPr>
          <w:rFonts w:ascii="Times New Roman" w:hAnsi="Times New Roman" w:cs="Times New Roman"/>
          <w:sz w:val="24"/>
          <w:szCs w:val="24"/>
        </w:rPr>
        <w:t xml:space="preserve"> competing hypotheses </w:t>
      </w:r>
      <w:r w:rsidR="0049418D" w:rsidRPr="003808E1">
        <w:rPr>
          <w:rFonts w:ascii="Times New Roman" w:hAnsi="Times New Roman" w:cs="Times New Roman"/>
          <w:sz w:val="24"/>
          <w:szCs w:val="24"/>
        </w:rPr>
        <w:t>to determine whether local habitat attributes, opening size, management, landscape context, or a combination of site-level and landscape-level factors best explain</w:t>
      </w:r>
      <w:r w:rsidR="002B353C" w:rsidRPr="003808E1">
        <w:rPr>
          <w:rFonts w:ascii="Times New Roman" w:hAnsi="Times New Roman" w:cs="Times New Roman"/>
          <w:sz w:val="24"/>
          <w:szCs w:val="24"/>
        </w:rPr>
        <w:t>ed</w:t>
      </w:r>
      <w:r w:rsidR="0049418D" w:rsidRPr="003808E1">
        <w:rPr>
          <w:rFonts w:ascii="Times New Roman" w:hAnsi="Times New Roman" w:cs="Times New Roman"/>
          <w:sz w:val="24"/>
          <w:szCs w:val="24"/>
        </w:rPr>
        <w:t xml:space="preserve"> game bird species occupancy </w:t>
      </w:r>
      <w:r w:rsidR="00F9315A" w:rsidRPr="003808E1">
        <w:rPr>
          <w:rFonts w:ascii="Times New Roman" w:hAnsi="Times New Roman" w:cs="Times New Roman"/>
          <w:sz w:val="24"/>
          <w:szCs w:val="24"/>
        </w:rPr>
        <w:t>in</w:t>
      </w:r>
      <w:r w:rsidR="0049418D" w:rsidRPr="003808E1">
        <w:rPr>
          <w:rFonts w:ascii="Times New Roman" w:hAnsi="Times New Roman" w:cs="Times New Roman"/>
          <w:sz w:val="24"/>
          <w:szCs w:val="24"/>
        </w:rPr>
        <w:t xml:space="preserve"> wildlife openings</w:t>
      </w:r>
      <w:r w:rsidR="002605A1" w:rsidRPr="003808E1">
        <w:rPr>
          <w:rFonts w:ascii="Times New Roman" w:hAnsi="Times New Roman" w:cs="Times New Roman"/>
          <w:sz w:val="24"/>
          <w:szCs w:val="24"/>
        </w:rPr>
        <w:t xml:space="preserve"> (Table </w:t>
      </w:r>
      <w:r w:rsidR="00CD17F2" w:rsidRPr="003808E1">
        <w:rPr>
          <w:rFonts w:ascii="Times New Roman" w:hAnsi="Times New Roman" w:cs="Times New Roman"/>
          <w:sz w:val="24"/>
          <w:szCs w:val="24"/>
        </w:rPr>
        <w:t>2</w:t>
      </w:r>
      <w:r w:rsidR="002605A1" w:rsidRPr="003808E1">
        <w:rPr>
          <w:rFonts w:ascii="Times New Roman" w:hAnsi="Times New Roman" w:cs="Times New Roman"/>
          <w:sz w:val="24"/>
          <w:szCs w:val="24"/>
        </w:rPr>
        <w:t>)</w:t>
      </w:r>
      <w:r w:rsidR="0049418D" w:rsidRPr="003808E1">
        <w:rPr>
          <w:rFonts w:ascii="Times New Roman" w:hAnsi="Times New Roman" w:cs="Times New Roman"/>
          <w:sz w:val="24"/>
          <w:szCs w:val="24"/>
        </w:rPr>
        <w:t xml:space="preserve">. After identifying which wildlife opening attributes </w:t>
      </w:r>
      <w:r w:rsidR="002B353C" w:rsidRPr="003808E1">
        <w:rPr>
          <w:rFonts w:ascii="Times New Roman" w:hAnsi="Times New Roman" w:cs="Times New Roman"/>
          <w:sz w:val="24"/>
          <w:szCs w:val="24"/>
        </w:rPr>
        <w:t>were</w:t>
      </w:r>
      <w:r w:rsidR="0049418D" w:rsidRPr="003808E1">
        <w:rPr>
          <w:rFonts w:ascii="Times New Roman" w:hAnsi="Times New Roman" w:cs="Times New Roman"/>
          <w:sz w:val="24"/>
          <w:szCs w:val="24"/>
        </w:rPr>
        <w:t xml:space="preserve"> important for the 3 target game bird species, I then evaluated the effects of those variables on breeding and post-breeding songbird communities within the wildlife openings and on breeding songbird communities in mature forest habitat adjacent to the wildlife openings. To holistically assess impacts on songbird diversity, I considered 4 habitat guilds (Appendix A): early-successional and edge-associated species, forest-interior species, forest-gap species, and forest generalist species.</w:t>
      </w:r>
    </w:p>
    <w:bookmarkEnd w:id="5"/>
    <w:p w14:paraId="2E3C1507" w14:textId="77777777" w:rsidR="007764C0" w:rsidRPr="003808E1" w:rsidRDefault="007764C0" w:rsidP="00E236EB">
      <w:pPr>
        <w:widowControl w:val="0"/>
        <w:rPr>
          <w:rFonts w:ascii="Times New Roman" w:hAnsi="Times New Roman" w:cs="Times New Roman"/>
          <w:sz w:val="24"/>
          <w:szCs w:val="24"/>
        </w:rPr>
      </w:pPr>
    </w:p>
    <w:p w14:paraId="2F488E31"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METHODS</w:t>
      </w:r>
    </w:p>
    <w:p w14:paraId="0D83B49D"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Study area</w:t>
      </w:r>
    </w:p>
    <w:p w14:paraId="657B7146" w14:textId="14E5FD28" w:rsidR="00E63F8B" w:rsidRPr="003808E1" w:rsidRDefault="0016689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szCs w:val="24"/>
        </w:rPr>
        <w:t>Sampling</w:t>
      </w:r>
      <w:r w:rsidR="00E63F8B" w:rsidRPr="003808E1">
        <w:rPr>
          <w:rFonts w:ascii="Times New Roman" w:hAnsi="Times New Roman" w:cs="Times New Roman"/>
          <w:sz w:val="24"/>
          <w:szCs w:val="24"/>
        </w:rPr>
        <w:t xml:space="preserve"> sites </w:t>
      </w:r>
      <w:r w:rsidRPr="003808E1">
        <w:rPr>
          <w:rFonts w:ascii="Times New Roman" w:hAnsi="Times New Roman" w:cs="Times New Roman"/>
          <w:sz w:val="24"/>
          <w:szCs w:val="24"/>
        </w:rPr>
        <w:t>for this study were</w:t>
      </w:r>
      <w:r w:rsidR="00E63F8B" w:rsidRPr="003808E1">
        <w:rPr>
          <w:rFonts w:ascii="Times New Roman" w:hAnsi="Times New Roman" w:cs="Times New Roman"/>
          <w:sz w:val="24"/>
          <w:szCs w:val="24"/>
        </w:rPr>
        <w:t xml:space="preserve"> located throughout the Monongahela National Forest</w:t>
      </w:r>
      <w:r w:rsidRPr="003808E1">
        <w:rPr>
          <w:rFonts w:ascii="Times New Roman" w:hAnsi="Times New Roman" w:cs="Times New Roman"/>
          <w:sz w:val="24"/>
          <w:szCs w:val="24"/>
        </w:rPr>
        <w:t xml:space="preserve"> (MNF)</w:t>
      </w:r>
      <w:r w:rsidR="00E63F8B" w:rsidRPr="003808E1">
        <w:rPr>
          <w:rFonts w:ascii="Times New Roman" w:hAnsi="Times New Roman" w:cs="Times New Roman"/>
          <w:sz w:val="24"/>
          <w:szCs w:val="24"/>
        </w:rPr>
        <w:t xml:space="preserve">, which encompasses portions of nine counties (Preston, Tucker, Grant, Randolph, </w:t>
      </w:r>
      <w:r w:rsidR="00E63F8B" w:rsidRPr="003808E1">
        <w:rPr>
          <w:rFonts w:ascii="Times New Roman" w:hAnsi="Times New Roman" w:cs="Times New Roman"/>
          <w:sz w:val="24"/>
          <w:szCs w:val="24"/>
        </w:rPr>
        <w:lastRenderedPageBreak/>
        <w:t xml:space="preserve">Pendleton, Pocahontas, Webster, Nicholas, and Greenbrier) in eastern West Virginia (Figure </w:t>
      </w:r>
      <w:r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This area was placed under federal protection in 1920 and </w:t>
      </w:r>
      <w:r w:rsidR="00E63F8B" w:rsidRPr="003808E1">
        <w:rPr>
          <w:rFonts w:ascii="Times New Roman" w:hAnsi="Times New Roman" w:cs="Times New Roman"/>
          <w:sz w:val="24"/>
          <w:szCs w:val="24"/>
        </w:rPr>
        <w:t xml:space="preserve">encompasses nearly 688,000 ha, of which 54% (371,906 ha) </w:t>
      </w:r>
      <w:r w:rsidR="00E63F8B" w:rsidRPr="003808E1">
        <w:rPr>
          <w:rFonts w:ascii="Times New Roman" w:hAnsi="Times New Roman" w:cs="Times New Roman"/>
          <w:sz w:val="24"/>
        </w:rPr>
        <w:t xml:space="preserve">is owned and overseen by the U.S. Forest Service.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stretches across a latitudinal range of nearly 200 km and lies within two physiographic provinces, the Central Appalachians (Allegheny Mountains) and the Ridge and Valley. The eastern section of the </w:t>
      </w:r>
      <w:r w:rsidR="00E63F8B" w:rsidRPr="003808E1">
        <w:rPr>
          <w:rFonts w:ascii="Times New Roman" w:hAnsi="Times New Roman" w:cs="Times New Roman"/>
          <w:sz w:val="24"/>
          <w:szCs w:val="24"/>
        </w:rPr>
        <w:t>Monongahela National Forest</w:t>
      </w:r>
      <w:r w:rsidR="00E63F8B" w:rsidRPr="003808E1">
        <w:rPr>
          <w:rFonts w:ascii="Times New Roman" w:hAnsi="Times New Roman" w:cs="Times New Roman"/>
          <w:sz w:val="24"/>
        </w:rPr>
        <w:t>, which overlaps the Ridge and Valley physiographic province, lies in the rain shadow of the Allegheny Mountains, so it receives significantly less precipitation (~75 cm/year) compared to the rest of the forest, which experiences 115–150 cm/year</w:t>
      </w:r>
      <w:r w:rsidR="009151E8">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{"citationItems":[{"id":"ITEM-1","itemData":{"author":[{"dropping-particle":"","family":"Clarkson","given":"Roy B","non-dropping-particle":"","parse-names":false,"suffix":""}],"id":"ITEM-1","issue":"1","issued":{"date-parts":[["1966"]]},"page":"1-119","title":"The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(Clarkson 1966)</w:t>
      </w:r>
      <w:r w:rsidR="009151E8">
        <w:rPr>
          <w:rFonts w:ascii="Times New Roman" w:hAnsi="Times New Roman" w:cs="Times New Roman"/>
          <w:sz w:val="24"/>
        </w:rPr>
        <w:fldChar w:fldCharType="end"/>
      </w:r>
      <w:r w:rsidR="00E63F8B" w:rsidRPr="003808E1">
        <w:rPr>
          <w:rFonts w:ascii="Times New Roman" w:hAnsi="Times New Roman" w:cs="Times New Roman"/>
          <w:sz w:val="24"/>
        </w:rPr>
        <w:t xml:space="preserve">. Elevation within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ranges from 275–1,480 m.</w:t>
      </w:r>
    </w:p>
    <w:p w14:paraId="4BB57833" w14:textId="320C57BA" w:rsidR="00E63F8B" w:rsidRPr="003808E1" w:rsidRDefault="00E63F8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 xml:space="preserve">The </w:t>
      </w:r>
      <w:r w:rsidR="0016689B" w:rsidRPr="003808E1">
        <w:rPr>
          <w:rFonts w:ascii="Times New Roman" w:hAnsi="Times New Roman" w:cs="Times New Roman"/>
          <w:sz w:val="24"/>
          <w:szCs w:val="24"/>
        </w:rPr>
        <w:t>MNF</w:t>
      </w:r>
      <w:r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is comprised primarily of 70–100 year-old stands with high regional tree diversity and </w:t>
      </w:r>
      <w:r w:rsidR="0016689B" w:rsidRPr="003808E1">
        <w:rPr>
          <w:rFonts w:ascii="Times New Roman" w:hAnsi="Times New Roman" w:cs="Times New Roman"/>
          <w:sz w:val="24"/>
        </w:rPr>
        <w:t>4</w:t>
      </w:r>
      <w:r w:rsidRPr="003808E1">
        <w:rPr>
          <w:rFonts w:ascii="Times New Roman" w:hAnsi="Times New Roman" w:cs="Times New Roman"/>
          <w:sz w:val="24"/>
        </w:rPr>
        <w:t xml:space="preserve"> major forest zones (mixed mesophytic, northern hardwoods, red spruce, and dry oaks</w:t>
      </w:r>
      <w:r w:rsidR="009151E8">
        <w:rPr>
          <w:rFonts w:ascii="Times New Roman" w:hAnsi="Times New Roman" w:cs="Times New Roman"/>
          <w:sz w:val="24"/>
        </w:rPr>
        <w:t>)</w:t>
      </w:r>
      <w:r w:rsidR="00DD69D6" w:rsidRPr="003808E1">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(McCay et al. 1997, DeMeo 1999)</w:t>
      </w:r>
      <w:r w:rsidR="009151E8">
        <w:rPr>
          <w:rFonts w:ascii="Times New Roman" w:hAnsi="Times New Roman" w:cs="Times New Roman"/>
          <w:sz w:val="24"/>
        </w:rPr>
        <w:fldChar w:fldCharType="end"/>
      </w:r>
      <w:r w:rsidRPr="003808E1">
        <w:rPr>
          <w:rFonts w:ascii="Times New Roman" w:hAnsi="Times New Roman" w:cs="Times New Roman"/>
          <w:sz w:val="24"/>
        </w:rPr>
        <w:t>. Mixed mesophytic forests are present at low elevations (&lt;900 m), with</w:t>
      </w:r>
      <w:r w:rsidR="0016689B" w:rsidRPr="003808E1">
        <w:rPr>
          <w:rFonts w:ascii="Times New Roman" w:hAnsi="Times New Roman" w:cs="Times New Roman"/>
          <w:sz w:val="24"/>
        </w:rPr>
        <w:t xml:space="preserve"> northern</w:t>
      </w:r>
      <w:r w:rsidRPr="003808E1">
        <w:rPr>
          <w:rFonts w:ascii="Times New Roman" w:hAnsi="Times New Roman" w:cs="Times New Roman"/>
          <w:sz w:val="24"/>
        </w:rPr>
        <w:t xml:space="preserve"> red oak (</w:t>
      </w:r>
      <w:r w:rsidRPr="003808E1">
        <w:rPr>
          <w:rFonts w:ascii="Times New Roman" w:hAnsi="Times New Roman" w:cs="Times New Roman"/>
          <w:i/>
          <w:sz w:val="24"/>
        </w:rPr>
        <w:t>Quercus rubra</w:t>
      </w:r>
      <w:r w:rsidRPr="003808E1">
        <w:rPr>
          <w:rFonts w:ascii="Times New Roman" w:hAnsi="Times New Roman" w:cs="Times New Roman"/>
          <w:sz w:val="24"/>
        </w:rPr>
        <w:t>), hickory (</w:t>
      </w:r>
      <w:r w:rsidRPr="003808E1">
        <w:rPr>
          <w:rFonts w:ascii="Times New Roman" w:hAnsi="Times New Roman" w:cs="Times New Roman"/>
          <w:i/>
          <w:sz w:val="24"/>
        </w:rPr>
        <w:t>Carya</w:t>
      </w:r>
      <w:r w:rsidRPr="003808E1">
        <w:rPr>
          <w:rFonts w:ascii="Times New Roman" w:hAnsi="Times New Roman" w:cs="Times New Roman"/>
          <w:sz w:val="24"/>
        </w:rPr>
        <w:t xml:space="preserve"> spp.), and yellow-poplar (</w:t>
      </w:r>
      <w:r w:rsidRPr="003808E1">
        <w:rPr>
          <w:rFonts w:ascii="Times New Roman" w:hAnsi="Times New Roman" w:cs="Times New Roman"/>
          <w:i/>
          <w:sz w:val="24"/>
        </w:rPr>
        <w:t>Liriodendron tulipifera</w:t>
      </w:r>
      <w:r w:rsidRPr="003808E1">
        <w:rPr>
          <w:rFonts w:ascii="Times New Roman" w:hAnsi="Times New Roman" w:cs="Times New Roman"/>
          <w:sz w:val="24"/>
        </w:rPr>
        <w:t>) as the dominant species</w:t>
      </w:r>
      <w:r w:rsidR="009151E8">
        <w:rPr>
          <w:rFonts w:ascii="Times New Roman" w:hAnsi="Times New Roman" w:cs="Times New Roman"/>
          <w:sz w:val="24"/>
        </w:rPr>
        <w:t xml:space="preserve"> </w:t>
      </w:r>
      <w:r w:rsidR="00CA51A8" w:rsidRPr="003808E1">
        <w:rPr>
          <w:rFonts w:ascii="Times New Roman" w:hAnsi="Times New Roman" w:cs="Times New Roman"/>
          <w:sz w:val="24"/>
        </w:rPr>
        <w:t>(Madarish et al. 2002)</w:t>
      </w:r>
      <w:r w:rsidRPr="003808E1">
        <w:rPr>
          <w:rFonts w:ascii="Times New Roman" w:hAnsi="Times New Roman" w:cs="Times New Roman"/>
          <w:sz w:val="24"/>
        </w:rPr>
        <w:t>. At increasing elevations, there is a transition in stand dominance to northern hardwoods, including American beech (</w:t>
      </w:r>
      <w:r w:rsidRPr="003808E1">
        <w:rPr>
          <w:rFonts w:ascii="Times New Roman" w:hAnsi="Times New Roman" w:cs="Times New Roman"/>
          <w:i/>
          <w:sz w:val="24"/>
        </w:rPr>
        <w:t>Fagus grandifolia</w:t>
      </w:r>
      <w:r w:rsidRPr="003808E1">
        <w:rPr>
          <w:rFonts w:ascii="Times New Roman" w:hAnsi="Times New Roman" w:cs="Times New Roman"/>
          <w:sz w:val="24"/>
        </w:rPr>
        <w:t>), sugar maple (</w:t>
      </w:r>
      <w:r w:rsidRPr="003808E1">
        <w:rPr>
          <w:rFonts w:ascii="Times New Roman" w:hAnsi="Times New Roman" w:cs="Times New Roman"/>
          <w:i/>
          <w:sz w:val="24"/>
        </w:rPr>
        <w:t>Acer saccharum</w:t>
      </w:r>
      <w:r w:rsidRPr="003808E1">
        <w:rPr>
          <w:rFonts w:ascii="Times New Roman" w:hAnsi="Times New Roman" w:cs="Times New Roman"/>
          <w:sz w:val="24"/>
        </w:rPr>
        <w:t>), and black cherry (</w:t>
      </w:r>
      <w:r w:rsidRPr="003808E1">
        <w:rPr>
          <w:rFonts w:ascii="Times New Roman" w:hAnsi="Times New Roman" w:cs="Times New Roman"/>
          <w:i/>
          <w:sz w:val="24"/>
        </w:rPr>
        <w:t>Prunus serotina</w:t>
      </w:r>
      <w:r w:rsidRPr="003808E1">
        <w:rPr>
          <w:rFonts w:ascii="Times New Roman" w:hAnsi="Times New Roman" w:cs="Times New Roman"/>
          <w:sz w:val="24"/>
        </w:rPr>
        <w:t>)</w:t>
      </w:r>
      <w:r w:rsidR="00CA51A8" w:rsidRPr="003808E1">
        <w:rPr>
          <w:rFonts w:ascii="Times New Roman" w:hAnsi="Times New Roman" w:cs="Times New Roman"/>
          <w:sz w:val="24"/>
        </w:rPr>
        <w:t xml:space="preserve"> (Stephenson 1993)</w:t>
      </w:r>
      <w:r w:rsidRPr="003808E1">
        <w:rPr>
          <w:rFonts w:ascii="Times New Roman" w:hAnsi="Times New Roman" w:cs="Times New Roman"/>
          <w:sz w:val="24"/>
        </w:rPr>
        <w:t>. At the highest elevations (&gt;1,150 m), remnant boreal forest ecosystems are dominated by red spruce (</w:t>
      </w:r>
      <w:r w:rsidRPr="003808E1">
        <w:rPr>
          <w:rFonts w:ascii="Times New Roman" w:hAnsi="Times New Roman" w:cs="Times New Roman"/>
          <w:i/>
          <w:sz w:val="24"/>
        </w:rPr>
        <w:t>Picea rubens</w:t>
      </w:r>
      <w:r w:rsidRPr="003808E1">
        <w:rPr>
          <w:rFonts w:ascii="Times New Roman" w:hAnsi="Times New Roman" w:cs="Times New Roman"/>
          <w:sz w:val="24"/>
        </w:rPr>
        <w:t xml:space="preserve">). In the eastern </w:t>
      </w:r>
      <w:r w:rsidRPr="003808E1">
        <w:rPr>
          <w:rFonts w:ascii="Times New Roman" w:hAnsi="Times New Roman" w:cs="Times New Roman"/>
          <w:sz w:val="24"/>
          <w:szCs w:val="24"/>
        </w:rPr>
        <w:t>M</w:t>
      </w:r>
      <w:r w:rsidR="0016689B" w:rsidRPr="003808E1">
        <w:rPr>
          <w:rFonts w:ascii="Times New Roman" w:hAnsi="Times New Roman" w:cs="Times New Roman"/>
          <w:sz w:val="24"/>
          <w:szCs w:val="24"/>
        </w:rPr>
        <w:t>NF</w:t>
      </w:r>
      <w:r w:rsidRPr="003808E1">
        <w:rPr>
          <w:rFonts w:ascii="Times New Roman" w:hAnsi="Times New Roman" w:cs="Times New Roman"/>
          <w:sz w:val="24"/>
        </w:rPr>
        <w:t>, dry oaks are common in the Ridge and Valley area, consisting of white (</w:t>
      </w:r>
      <w:r w:rsidRPr="003808E1">
        <w:rPr>
          <w:rFonts w:ascii="Times New Roman" w:hAnsi="Times New Roman" w:cs="Times New Roman"/>
          <w:i/>
          <w:sz w:val="24"/>
        </w:rPr>
        <w:t>Quercus alba</w:t>
      </w:r>
      <w:r w:rsidRPr="003808E1">
        <w:rPr>
          <w:rFonts w:ascii="Times New Roman" w:hAnsi="Times New Roman" w:cs="Times New Roman"/>
          <w:sz w:val="24"/>
        </w:rPr>
        <w:t>), chestnut (</w:t>
      </w:r>
      <w:r w:rsidRPr="003808E1">
        <w:rPr>
          <w:rFonts w:ascii="Times New Roman" w:hAnsi="Times New Roman" w:cs="Times New Roman"/>
          <w:i/>
          <w:sz w:val="24"/>
        </w:rPr>
        <w:t>Q. prinus</w:t>
      </w:r>
      <w:r w:rsidRPr="003808E1">
        <w:rPr>
          <w:rFonts w:ascii="Times New Roman" w:hAnsi="Times New Roman" w:cs="Times New Roman"/>
          <w:sz w:val="24"/>
        </w:rPr>
        <w:t>), scarlet (</w:t>
      </w:r>
      <w:r w:rsidRPr="003808E1">
        <w:rPr>
          <w:rFonts w:ascii="Times New Roman" w:hAnsi="Times New Roman" w:cs="Times New Roman"/>
          <w:i/>
          <w:sz w:val="24"/>
        </w:rPr>
        <w:t>Q. coccinea</w:t>
      </w:r>
      <w:r w:rsidRPr="003808E1">
        <w:rPr>
          <w:rFonts w:ascii="Times New Roman" w:hAnsi="Times New Roman" w:cs="Times New Roman"/>
          <w:sz w:val="24"/>
        </w:rPr>
        <w:t>), and black (</w:t>
      </w:r>
      <w:r w:rsidRPr="003808E1">
        <w:rPr>
          <w:rFonts w:ascii="Times New Roman" w:hAnsi="Times New Roman" w:cs="Times New Roman"/>
          <w:i/>
          <w:sz w:val="24"/>
        </w:rPr>
        <w:t>Q. velutina</w:t>
      </w:r>
      <w:r w:rsidRPr="003808E1">
        <w:rPr>
          <w:rFonts w:ascii="Times New Roman" w:hAnsi="Times New Roman" w:cs="Times New Roman"/>
          <w:sz w:val="24"/>
        </w:rPr>
        <w:t>) oaks, as well as pines (</w:t>
      </w:r>
      <w:r w:rsidRPr="003808E1">
        <w:rPr>
          <w:rFonts w:ascii="Times New Roman" w:hAnsi="Times New Roman" w:cs="Times New Roman"/>
          <w:i/>
          <w:sz w:val="24"/>
        </w:rPr>
        <w:t>Pinus</w:t>
      </w:r>
      <w:r w:rsidRPr="003808E1">
        <w:rPr>
          <w:rFonts w:ascii="Times New Roman" w:hAnsi="Times New Roman" w:cs="Times New Roman"/>
          <w:sz w:val="24"/>
        </w:rPr>
        <w:t xml:space="preserve"> spp</w:t>
      </w:r>
      <w:r w:rsidR="00CA3FD4" w:rsidRPr="003808E1">
        <w:rPr>
          <w:rFonts w:ascii="Times New Roman" w:hAnsi="Times New Roman" w:cs="Times New Roman"/>
          <w:sz w:val="24"/>
        </w:rPr>
        <w:t>.</w:t>
      </w:r>
      <w:r w:rsidRPr="003808E1">
        <w:rPr>
          <w:rFonts w:ascii="Times New Roman" w:hAnsi="Times New Roman" w:cs="Times New Roman"/>
          <w:sz w:val="24"/>
        </w:rPr>
        <w:t>).</w:t>
      </w:r>
    </w:p>
    <w:p w14:paraId="6FEC3EF7" w14:textId="27D36785" w:rsidR="00E63F8B" w:rsidRPr="003808E1" w:rsidRDefault="00765861" w:rsidP="00E236EB">
      <w:pPr>
        <w:widowControl w:val="0"/>
        <w:spacing w:line="276" w:lineRule="auto"/>
        <w:rPr>
          <w:rFonts w:ascii="Times New Roman" w:hAnsi="Times New Roman" w:cs="Times New Roman"/>
          <w:b/>
          <w:bCs/>
          <w:sz w:val="24"/>
        </w:rPr>
      </w:pPr>
      <w:r w:rsidRPr="003808E1">
        <w:rPr>
          <w:rFonts w:ascii="Times New Roman" w:hAnsi="Times New Roman" w:cs="Times New Roman"/>
          <w:b/>
          <w:bCs/>
          <w:sz w:val="24"/>
        </w:rPr>
        <w:t>Sampling</w:t>
      </w:r>
      <w:r w:rsidR="00E63F8B" w:rsidRPr="003808E1">
        <w:rPr>
          <w:rFonts w:ascii="Times New Roman" w:hAnsi="Times New Roman" w:cs="Times New Roman"/>
          <w:b/>
          <w:bCs/>
          <w:sz w:val="24"/>
        </w:rPr>
        <w:t xml:space="preserve"> design</w:t>
      </w:r>
    </w:p>
    <w:p w14:paraId="1F3B603A" w14:textId="7842140D" w:rsidR="00E63F8B" w:rsidRPr="003808E1" w:rsidRDefault="00FC790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w:t>
      </w:r>
      <w:r w:rsidR="00E63F8B" w:rsidRPr="003808E1">
        <w:rPr>
          <w:rFonts w:ascii="Times New Roman" w:hAnsi="Times New Roman" w:cs="Times New Roman"/>
          <w:sz w:val="24"/>
          <w:szCs w:val="24"/>
        </w:rPr>
        <w:t>here are</w:t>
      </w:r>
      <w:r w:rsidR="00AE43F7" w:rsidRPr="003808E1">
        <w:rPr>
          <w:rFonts w:ascii="Times New Roman" w:hAnsi="Times New Roman" w:cs="Times New Roman"/>
          <w:sz w:val="24"/>
          <w:szCs w:val="24"/>
        </w:rPr>
        <w:t xml:space="preserve"> records of</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w:t>
      </w:r>
      <w:r w:rsidR="00E63F8B" w:rsidRPr="003808E1">
        <w:rPr>
          <w:rFonts w:ascii="Times New Roman" w:hAnsi="Times New Roman" w:cs="Times New Roman"/>
          <w:sz w:val="24"/>
          <w:szCs w:val="24"/>
        </w:rPr>
        <w:t>2,200 individual openings</w:t>
      </w:r>
      <w:r w:rsidR="004167C7" w:rsidRPr="003808E1">
        <w:rPr>
          <w:rFonts w:ascii="Times New Roman" w:hAnsi="Times New Roman" w:cs="Times New Roman"/>
          <w:sz w:val="24"/>
          <w:szCs w:val="24"/>
        </w:rPr>
        <w:t xml:space="preserve"> </w:t>
      </w:r>
      <w:r w:rsidR="00AE43F7"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in the </w:t>
      </w:r>
      <w:r w:rsidR="00AE43F7"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(Figure </w:t>
      </w:r>
      <w:r w:rsidR="00AE43F7" w:rsidRPr="003808E1">
        <w:rPr>
          <w:rFonts w:ascii="Times New Roman" w:hAnsi="Times New Roman" w:cs="Times New Roman"/>
          <w:sz w:val="24"/>
          <w:szCs w:val="24"/>
        </w:rPr>
        <w:t>2</w:t>
      </w:r>
      <w:r w:rsidR="00E63F8B" w:rsidRPr="003808E1">
        <w:rPr>
          <w:rFonts w:ascii="Times New Roman" w:hAnsi="Times New Roman" w:cs="Times New Roman"/>
          <w:sz w:val="24"/>
          <w:szCs w:val="24"/>
        </w:rPr>
        <w:t xml:space="preserve">), ranging </w:t>
      </w:r>
      <w:r w:rsidR="00AE43F7" w:rsidRPr="003808E1">
        <w:rPr>
          <w:rFonts w:ascii="Times New Roman" w:hAnsi="Times New Roman" w:cs="Times New Roman"/>
          <w:sz w:val="24"/>
          <w:szCs w:val="24"/>
        </w:rPr>
        <w:t xml:space="preserve">in size from </w:t>
      </w:r>
      <w:r w:rsidR="00E63F8B" w:rsidRPr="003808E1">
        <w:rPr>
          <w:rFonts w:ascii="Times New Roman" w:hAnsi="Times New Roman" w:cs="Times New Roman"/>
          <w:sz w:val="24"/>
          <w:szCs w:val="24"/>
        </w:rPr>
        <w:t>0.0</w:t>
      </w:r>
      <w:r w:rsidR="00AE43F7" w:rsidRPr="003808E1">
        <w:rPr>
          <w:rFonts w:ascii="Times New Roman" w:hAnsi="Times New Roman" w:cs="Times New Roman"/>
          <w:sz w:val="24"/>
          <w:szCs w:val="24"/>
        </w:rPr>
        <w:t>1 ha former log landings to 113 ha former mine lands</w:t>
      </w:r>
      <w:r w:rsidR="004167C7" w:rsidRPr="003808E1">
        <w:rPr>
          <w:rFonts w:ascii="Times New Roman" w:hAnsi="Times New Roman" w:cs="Times New Roman"/>
          <w:sz w:val="24"/>
          <w:szCs w:val="24"/>
        </w:rPr>
        <w:t xml:space="preserve"> and ranging in shape from linear cuts to sprawling grazing allotments</w:t>
      </w:r>
      <w:r w:rsidR="00BB5430" w:rsidRPr="003808E1">
        <w:rPr>
          <w:rFonts w:ascii="Times New Roman" w:hAnsi="Times New Roman" w:cs="Times New Roman"/>
          <w:sz w:val="24"/>
          <w:szCs w:val="24"/>
        </w:rPr>
        <w:t xml:space="preserve"> (USDA Forest Service 2006)</w:t>
      </w:r>
      <w:r w:rsidR="00AE43F7"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A subset of these openings, generally 0.02–20 ha (mean = 2.0 ha), </w:t>
      </w:r>
      <w:r w:rsidR="00BC29A7" w:rsidRPr="003808E1">
        <w:rPr>
          <w:rFonts w:ascii="Times New Roman" w:hAnsi="Times New Roman" w:cs="Times New Roman"/>
          <w:sz w:val="24"/>
          <w:szCs w:val="24"/>
        </w:rPr>
        <w:t>were</w:t>
      </w:r>
      <w:r w:rsidR="004167C7" w:rsidRPr="003808E1">
        <w:rPr>
          <w:rFonts w:ascii="Times New Roman" w:hAnsi="Times New Roman" w:cs="Times New Roman"/>
          <w:sz w:val="24"/>
          <w:szCs w:val="24"/>
        </w:rPr>
        <w:t xml:space="preserve"> created or managed to benefit target wildlife species. </w:t>
      </w:r>
      <w:r w:rsidR="000A6FBD" w:rsidRPr="003808E1">
        <w:rPr>
          <w:rFonts w:ascii="Times New Roman" w:hAnsi="Times New Roman" w:cs="Times New Roman"/>
          <w:sz w:val="24"/>
          <w:szCs w:val="24"/>
        </w:rPr>
        <w:t>Within the past several decades, m</w:t>
      </w:r>
      <w:r w:rsidR="004167C7" w:rsidRPr="003808E1">
        <w:rPr>
          <w:rFonts w:ascii="Times New Roman" w:hAnsi="Times New Roman" w:cs="Times New Roman"/>
          <w:sz w:val="24"/>
          <w:szCs w:val="24"/>
        </w:rPr>
        <w:t>any of the wildlife</w:t>
      </w:r>
      <w:r w:rsidR="00E63F8B" w:rsidRPr="003808E1">
        <w:rPr>
          <w:rFonts w:ascii="Times New Roman" w:hAnsi="Times New Roman" w:cs="Times New Roman"/>
          <w:sz w:val="24"/>
          <w:szCs w:val="24"/>
        </w:rPr>
        <w:t xml:space="preserve"> openings were </w:t>
      </w:r>
      <w:r w:rsidR="000A6FBD" w:rsidRPr="003808E1">
        <w:rPr>
          <w:rFonts w:ascii="Times New Roman" w:hAnsi="Times New Roman" w:cs="Times New Roman"/>
          <w:sz w:val="24"/>
          <w:szCs w:val="24"/>
        </w:rPr>
        <w:t xml:space="preserve">constructed either opportunistically or systematically </w:t>
      </w:r>
      <w:r w:rsidR="00E63F8B" w:rsidRPr="003808E1">
        <w:rPr>
          <w:rFonts w:ascii="Times New Roman" w:hAnsi="Times New Roman" w:cs="Times New Roman"/>
          <w:sz w:val="24"/>
          <w:szCs w:val="24"/>
        </w:rPr>
        <w:t>following timber harvest</w:t>
      </w:r>
      <w:r w:rsidR="004167C7" w:rsidRPr="003808E1">
        <w:rPr>
          <w:rFonts w:ascii="Times New Roman" w:hAnsi="Times New Roman" w:cs="Times New Roman"/>
          <w:sz w:val="24"/>
          <w:szCs w:val="24"/>
        </w:rPr>
        <w:t>, gas well activity, or other human disturbances</w:t>
      </w:r>
      <w:r w:rsidR="000A6FBD"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and </w:t>
      </w:r>
      <w:r w:rsidR="004167C7" w:rsidRPr="003808E1">
        <w:rPr>
          <w:rFonts w:ascii="Times New Roman" w:hAnsi="Times New Roman" w:cs="Times New Roman"/>
          <w:sz w:val="24"/>
          <w:szCs w:val="24"/>
        </w:rPr>
        <w:t>then</w:t>
      </w:r>
      <w:r w:rsidR="00E63F8B" w:rsidRPr="003808E1">
        <w:rPr>
          <w:rFonts w:ascii="Times New Roman" w:hAnsi="Times New Roman" w:cs="Times New Roman"/>
          <w:sz w:val="24"/>
          <w:szCs w:val="24"/>
        </w:rPr>
        <w:t xml:space="preserve"> subsequently managed</w:t>
      </w:r>
      <w:r w:rsidR="00E30EB9" w:rsidRPr="003808E1">
        <w:rPr>
          <w:rFonts w:ascii="Times New Roman" w:hAnsi="Times New Roman" w:cs="Times New Roman"/>
          <w:sz w:val="24"/>
          <w:szCs w:val="24"/>
        </w:rPr>
        <w:t xml:space="preserve"> or maintained</w:t>
      </w:r>
      <w:r w:rsidR="00E63F8B" w:rsidRPr="003808E1">
        <w:rPr>
          <w:rFonts w:ascii="Times New Roman" w:hAnsi="Times New Roman" w:cs="Times New Roman"/>
          <w:sz w:val="24"/>
          <w:szCs w:val="24"/>
        </w:rPr>
        <w:t xml:space="preserve"> by </w:t>
      </w:r>
      <w:r w:rsidR="00E30EB9" w:rsidRPr="003808E1">
        <w:rPr>
          <w:rFonts w:ascii="Times New Roman" w:hAnsi="Times New Roman" w:cs="Times New Roman"/>
          <w:sz w:val="24"/>
          <w:szCs w:val="24"/>
        </w:rPr>
        <w:t xml:space="preserve">MNF or </w:t>
      </w:r>
      <w:r w:rsidR="00E63F8B" w:rsidRPr="003808E1">
        <w:rPr>
          <w:rFonts w:ascii="Times New Roman" w:hAnsi="Times New Roman" w:cs="Times New Roman"/>
          <w:sz w:val="24"/>
          <w:szCs w:val="24"/>
        </w:rPr>
        <w:t>W</w:t>
      </w:r>
      <w:r w:rsidR="00E30EB9" w:rsidRPr="003808E1">
        <w:rPr>
          <w:rFonts w:ascii="Times New Roman" w:hAnsi="Times New Roman" w:cs="Times New Roman"/>
          <w:sz w:val="24"/>
          <w:szCs w:val="24"/>
        </w:rPr>
        <w:t xml:space="preserve">est </w:t>
      </w:r>
      <w:r w:rsidR="00E63F8B" w:rsidRPr="003808E1">
        <w:rPr>
          <w:rFonts w:ascii="Times New Roman" w:hAnsi="Times New Roman" w:cs="Times New Roman"/>
          <w:sz w:val="24"/>
          <w:szCs w:val="24"/>
        </w:rPr>
        <w:t>V</w:t>
      </w:r>
      <w:r w:rsidR="00E30EB9" w:rsidRPr="003808E1">
        <w:rPr>
          <w:rFonts w:ascii="Times New Roman" w:hAnsi="Times New Roman" w:cs="Times New Roman"/>
          <w:sz w:val="24"/>
          <w:szCs w:val="24"/>
        </w:rPr>
        <w:t xml:space="preserve">irginia </w:t>
      </w:r>
      <w:r w:rsidR="00E63F8B" w:rsidRPr="003808E1">
        <w:rPr>
          <w:rFonts w:ascii="Times New Roman" w:hAnsi="Times New Roman" w:cs="Times New Roman"/>
          <w:sz w:val="24"/>
          <w:szCs w:val="24"/>
        </w:rPr>
        <w:t>D</w:t>
      </w:r>
      <w:r w:rsidR="00E30EB9" w:rsidRPr="003808E1">
        <w:rPr>
          <w:rFonts w:ascii="Times New Roman" w:hAnsi="Times New Roman" w:cs="Times New Roman"/>
          <w:sz w:val="24"/>
          <w:szCs w:val="24"/>
        </w:rPr>
        <w:t xml:space="preserve">ivision of </w:t>
      </w:r>
      <w:r w:rsidR="00E63F8B" w:rsidRPr="003808E1">
        <w:rPr>
          <w:rFonts w:ascii="Times New Roman" w:hAnsi="Times New Roman" w:cs="Times New Roman"/>
          <w:sz w:val="24"/>
          <w:szCs w:val="24"/>
        </w:rPr>
        <w:t>N</w:t>
      </w:r>
      <w:r w:rsidR="00E30EB9" w:rsidRPr="003808E1">
        <w:rPr>
          <w:rFonts w:ascii="Times New Roman" w:hAnsi="Times New Roman" w:cs="Times New Roman"/>
          <w:sz w:val="24"/>
          <w:szCs w:val="24"/>
        </w:rPr>
        <w:t xml:space="preserve">atural </w:t>
      </w:r>
      <w:r w:rsidR="00E63F8B" w:rsidRPr="003808E1">
        <w:rPr>
          <w:rFonts w:ascii="Times New Roman" w:hAnsi="Times New Roman" w:cs="Times New Roman"/>
          <w:sz w:val="24"/>
          <w:szCs w:val="24"/>
        </w:rPr>
        <w:t>R</w:t>
      </w:r>
      <w:r w:rsidR="00E30EB9" w:rsidRPr="003808E1">
        <w:rPr>
          <w:rFonts w:ascii="Times New Roman" w:hAnsi="Times New Roman" w:cs="Times New Roman"/>
          <w:sz w:val="24"/>
          <w:szCs w:val="24"/>
        </w:rPr>
        <w:t>esources staff</w:t>
      </w:r>
      <w:r w:rsidR="00E63F8B" w:rsidRPr="003808E1">
        <w:rPr>
          <w:rFonts w:ascii="Times New Roman" w:hAnsi="Times New Roman" w:cs="Times New Roman"/>
          <w:sz w:val="24"/>
          <w:szCs w:val="24"/>
        </w:rPr>
        <w:t xml:space="preserve">. The purpose of the wildlife openings is </w:t>
      </w:r>
      <w:r w:rsidR="00E30EB9" w:rsidRPr="003808E1">
        <w:rPr>
          <w:rFonts w:ascii="Times New Roman" w:hAnsi="Times New Roman" w:cs="Times New Roman"/>
          <w:sz w:val="24"/>
          <w:szCs w:val="24"/>
        </w:rPr>
        <w:t xml:space="preserve">generally </w:t>
      </w:r>
      <w:r w:rsidR="00E63F8B" w:rsidRPr="003808E1">
        <w:rPr>
          <w:rFonts w:ascii="Times New Roman" w:hAnsi="Times New Roman" w:cs="Times New Roman"/>
          <w:sz w:val="24"/>
          <w:szCs w:val="24"/>
        </w:rPr>
        <w:t>to provide habitat to regionally important game species associated with early-successional or open habitat, including white-tailed deer</w:t>
      </w:r>
      <w:r w:rsidR="00A5345E" w:rsidRPr="003808E1">
        <w:rPr>
          <w:rFonts w:ascii="Times New Roman" w:hAnsi="Times New Roman" w:cs="Times New Roman"/>
          <w:sz w:val="24"/>
          <w:szCs w:val="24"/>
        </w:rPr>
        <w:t xml:space="preserve"> (</w:t>
      </w:r>
      <w:r w:rsidR="00A5345E" w:rsidRPr="003808E1">
        <w:rPr>
          <w:rFonts w:ascii="Times New Roman" w:hAnsi="Times New Roman" w:cs="Times New Roman"/>
          <w:i/>
          <w:iCs/>
          <w:sz w:val="24"/>
          <w:szCs w:val="24"/>
        </w:rPr>
        <w:t>Odocoileus virginianus</w:t>
      </w:r>
      <w:r w:rsidR="00A5345E" w:rsidRPr="003808E1">
        <w:rPr>
          <w:rFonts w:ascii="Times New Roman" w:hAnsi="Times New Roman" w:cs="Times New Roman"/>
          <w:sz w:val="24"/>
          <w:szCs w:val="24"/>
        </w:rPr>
        <w:t>)</w:t>
      </w:r>
      <w:r w:rsidR="00E63F8B" w:rsidRPr="003808E1">
        <w:rPr>
          <w:rFonts w:ascii="Times New Roman" w:hAnsi="Times New Roman" w:cs="Times New Roman"/>
          <w:sz w:val="24"/>
          <w:szCs w:val="24"/>
        </w:rPr>
        <w:t>, wild turkey, and American woodcock. The majority (</w:t>
      </w:r>
      <w:r w:rsidR="00A5345E" w:rsidRPr="003808E1">
        <w:rPr>
          <w:rFonts w:ascii="Times New Roman" w:hAnsi="Times New Roman" w:cs="Times New Roman"/>
          <w:sz w:val="24"/>
          <w:szCs w:val="24"/>
        </w:rPr>
        <w:t>&gt;96</w:t>
      </w:r>
      <w:r w:rsidR="00E63F8B" w:rsidRPr="003808E1">
        <w:rPr>
          <w:rFonts w:ascii="Times New Roman" w:hAnsi="Times New Roman" w:cs="Times New Roman"/>
          <w:sz w:val="24"/>
          <w:szCs w:val="24"/>
        </w:rPr>
        <w:t>%)</w:t>
      </w:r>
      <w:r w:rsidR="000A6FBD" w:rsidRPr="003808E1">
        <w:rPr>
          <w:rFonts w:ascii="Times New Roman" w:hAnsi="Times New Roman" w:cs="Times New Roman"/>
          <w:sz w:val="24"/>
          <w:szCs w:val="24"/>
        </w:rPr>
        <w:t xml:space="preserve"> of these wildlife openings</w:t>
      </w:r>
      <w:r w:rsidR="00E63F8B" w:rsidRPr="003808E1">
        <w:rPr>
          <w:rFonts w:ascii="Times New Roman" w:hAnsi="Times New Roman" w:cs="Times New Roman"/>
          <w:sz w:val="24"/>
          <w:szCs w:val="24"/>
        </w:rPr>
        <w:t xml:space="preserve"> are ≤5 ha in size</w:t>
      </w:r>
      <w:r w:rsidR="000A6FBD" w:rsidRPr="003808E1">
        <w:rPr>
          <w:rFonts w:ascii="Times New Roman" w:hAnsi="Times New Roman" w:cs="Times New Roman"/>
          <w:sz w:val="24"/>
          <w:szCs w:val="24"/>
        </w:rPr>
        <w:t>, and a</w:t>
      </w:r>
      <w:r w:rsidR="007679C9" w:rsidRPr="003808E1">
        <w:rPr>
          <w:rFonts w:ascii="Times New Roman" w:hAnsi="Times New Roman" w:cs="Times New Roman"/>
          <w:sz w:val="24"/>
          <w:szCs w:val="24"/>
        </w:rPr>
        <w:t>pproximately</w:t>
      </w:r>
      <w:r w:rsidR="00E63F8B" w:rsidRPr="003808E1">
        <w:rPr>
          <w:rFonts w:ascii="Times New Roman" w:hAnsi="Times New Roman" w:cs="Times New Roman"/>
          <w:sz w:val="24"/>
          <w:szCs w:val="24"/>
        </w:rPr>
        <w:t xml:space="preserve"> 80% of the openings are </w:t>
      </w:r>
      <w:r w:rsidR="007679C9" w:rsidRPr="003808E1">
        <w:rPr>
          <w:rFonts w:ascii="Times New Roman" w:hAnsi="Times New Roman" w:cs="Times New Roman"/>
          <w:sz w:val="24"/>
          <w:szCs w:val="24"/>
        </w:rPr>
        <w:t xml:space="preserve">actively </w:t>
      </w:r>
      <w:r w:rsidR="00E63F8B" w:rsidRPr="003808E1">
        <w:rPr>
          <w:rFonts w:ascii="Times New Roman" w:hAnsi="Times New Roman" w:cs="Times New Roman"/>
          <w:sz w:val="24"/>
          <w:szCs w:val="24"/>
        </w:rPr>
        <w:t>maintained or ha</w:t>
      </w:r>
      <w:r w:rsidR="007679C9" w:rsidRPr="003808E1">
        <w:rPr>
          <w:rFonts w:ascii="Times New Roman" w:hAnsi="Times New Roman" w:cs="Times New Roman"/>
          <w:sz w:val="24"/>
          <w:szCs w:val="24"/>
        </w:rPr>
        <w:t>ve</w:t>
      </w:r>
      <w:r w:rsidR="00E63F8B" w:rsidRPr="003808E1">
        <w:rPr>
          <w:rFonts w:ascii="Times New Roman" w:hAnsi="Times New Roman" w:cs="Times New Roman"/>
          <w:sz w:val="24"/>
          <w:szCs w:val="24"/>
        </w:rPr>
        <w:t xml:space="preserve"> a history of maintenance. Active management of wildlife openings consists primarily of mowing, although applying herbicides, liming, fertilizing, planting</w:t>
      </w:r>
      <w:r w:rsidR="00D32A8A" w:rsidRPr="003808E1">
        <w:rPr>
          <w:rFonts w:ascii="Times New Roman" w:hAnsi="Times New Roman" w:cs="Times New Roman"/>
          <w:sz w:val="24"/>
          <w:szCs w:val="24"/>
        </w:rPr>
        <w:t>, and grazing</w:t>
      </w:r>
      <w:r w:rsidR="00E63F8B" w:rsidRPr="003808E1">
        <w:rPr>
          <w:rFonts w:ascii="Times New Roman" w:hAnsi="Times New Roman" w:cs="Times New Roman"/>
          <w:sz w:val="24"/>
          <w:szCs w:val="24"/>
        </w:rPr>
        <w:t xml:space="preserve"> are also implemented in select wildlife openings. The density of wildlife openings within the landscape varies, but many wildlife openings are located </w:t>
      </w:r>
      <w:r w:rsidR="000A6FBD" w:rsidRPr="003808E1">
        <w:rPr>
          <w:rFonts w:ascii="Times New Roman" w:hAnsi="Times New Roman" w:cs="Times New Roman"/>
          <w:sz w:val="24"/>
          <w:szCs w:val="24"/>
        </w:rPr>
        <w:t>&lt;</w:t>
      </w:r>
      <w:r w:rsidR="00E63F8B" w:rsidRPr="003808E1">
        <w:rPr>
          <w:rFonts w:ascii="Times New Roman" w:hAnsi="Times New Roman" w:cs="Times New Roman"/>
          <w:sz w:val="24"/>
          <w:szCs w:val="24"/>
        </w:rPr>
        <w:t>1 km from the nearest neighboring opening.</w:t>
      </w:r>
    </w:p>
    <w:p w14:paraId="4D2D7DE1" w14:textId="35E12952" w:rsidR="003461C5"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this </w:t>
      </w:r>
      <w:r w:rsidR="003461C5" w:rsidRPr="003808E1">
        <w:rPr>
          <w:rFonts w:ascii="Times New Roman" w:hAnsi="Times New Roman" w:cs="Times New Roman"/>
          <w:sz w:val="24"/>
          <w:szCs w:val="24"/>
        </w:rPr>
        <w:t>study</w:t>
      </w:r>
      <w:r w:rsidRPr="003808E1">
        <w:rPr>
          <w:rFonts w:ascii="Times New Roman" w:hAnsi="Times New Roman" w:cs="Times New Roman"/>
          <w:sz w:val="24"/>
          <w:szCs w:val="24"/>
        </w:rPr>
        <w:t xml:space="preserve">, I </w:t>
      </w:r>
      <w:r w:rsidR="003461C5" w:rsidRPr="003808E1">
        <w:rPr>
          <w:rFonts w:ascii="Times New Roman" w:hAnsi="Times New Roman" w:cs="Times New Roman"/>
          <w:sz w:val="24"/>
          <w:szCs w:val="24"/>
        </w:rPr>
        <w:t xml:space="preserve">used stratified random sampling based on size and maintenance status to </w:t>
      </w:r>
      <w:r w:rsidR="003461C5" w:rsidRPr="003808E1">
        <w:rPr>
          <w:rFonts w:ascii="Times New Roman" w:hAnsi="Times New Roman" w:cs="Times New Roman"/>
          <w:sz w:val="24"/>
          <w:szCs w:val="24"/>
        </w:rPr>
        <w:lastRenderedPageBreak/>
        <w:t xml:space="preserve">select </w:t>
      </w:r>
      <w:r w:rsidRPr="003808E1">
        <w:rPr>
          <w:rFonts w:ascii="Times New Roman" w:hAnsi="Times New Roman" w:cs="Times New Roman"/>
          <w:sz w:val="24"/>
          <w:szCs w:val="24"/>
        </w:rPr>
        <w:t xml:space="preserve">a total of </w:t>
      </w:r>
      <w:r w:rsidR="003461C5" w:rsidRPr="003808E1">
        <w:rPr>
          <w:rFonts w:ascii="Times New Roman" w:hAnsi="Times New Roman" w:cs="Times New Roman"/>
          <w:sz w:val="24"/>
          <w:szCs w:val="24"/>
        </w:rPr>
        <w:t>335</w:t>
      </w:r>
      <w:r w:rsidRPr="003808E1">
        <w:rPr>
          <w:rFonts w:ascii="Times New Roman" w:hAnsi="Times New Roman" w:cs="Times New Roman"/>
          <w:sz w:val="24"/>
          <w:szCs w:val="24"/>
        </w:rPr>
        <w:t xml:space="preserve"> wildlife openings as </w:t>
      </w:r>
      <w:r w:rsidR="003461C5" w:rsidRPr="003808E1">
        <w:rPr>
          <w:rFonts w:ascii="Times New Roman" w:hAnsi="Times New Roman" w:cs="Times New Roman"/>
          <w:sz w:val="24"/>
          <w:szCs w:val="24"/>
        </w:rPr>
        <w:t>sampling</w:t>
      </w:r>
      <w:r w:rsidRPr="003808E1">
        <w:rPr>
          <w:rFonts w:ascii="Times New Roman" w:hAnsi="Times New Roman" w:cs="Times New Roman"/>
          <w:sz w:val="24"/>
          <w:szCs w:val="24"/>
        </w:rPr>
        <w:t xml:space="preserve"> sites</w:t>
      </w:r>
      <w:r w:rsidR="003461C5"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(Figure </w:t>
      </w:r>
      <w:r w:rsidR="003461C5" w:rsidRPr="003808E1">
        <w:rPr>
          <w:rFonts w:ascii="Times New Roman" w:hAnsi="Times New Roman" w:cs="Times New Roman"/>
          <w:sz w:val="24"/>
          <w:szCs w:val="24"/>
        </w:rPr>
        <w:t>2</w:t>
      </w:r>
      <w:r w:rsidRPr="003808E1">
        <w:rPr>
          <w:rFonts w:ascii="Times New Roman" w:hAnsi="Times New Roman" w:cs="Times New Roman"/>
          <w:sz w:val="24"/>
          <w:szCs w:val="24"/>
        </w:rPr>
        <w:t xml:space="preserve">). </w:t>
      </w:r>
      <w:r w:rsidR="003461C5" w:rsidRPr="003808E1">
        <w:rPr>
          <w:rFonts w:ascii="Times New Roman" w:hAnsi="Times New Roman" w:cs="Times New Roman"/>
          <w:sz w:val="24"/>
          <w:szCs w:val="24"/>
        </w:rPr>
        <w:t>They ranged in size from 0.04 ha to 21.53 ha</w:t>
      </w:r>
      <w:r w:rsidR="0036138D" w:rsidRPr="003808E1">
        <w:rPr>
          <w:rFonts w:ascii="Times New Roman" w:hAnsi="Times New Roman" w:cs="Times New Roman"/>
          <w:sz w:val="24"/>
          <w:szCs w:val="24"/>
        </w:rPr>
        <w:t xml:space="preserve"> (mean = 1.56 ha), with 236 small (&lt;1 ha) wildlife openings, 71 mid-sized (1–5 ha) wildlife openings, and 28 large (&gt;5 ha) wildlife openings. Of those, 76 of the small wildlife openings, 28 of the mid-sized wildlife openings, and 18 of the large wildlife openings were not maintained or had no history of maintenance.</w:t>
      </w:r>
    </w:p>
    <w:p w14:paraId="32547517" w14:textId="737B9CDE"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Focal </w:t>
      </w:r>
      <w:r w:rsidR="00DA58B5" w:rsidRPr="003808E1">
        <w:rPr>
          <w:rFonts w:ascii="Times New Roman" w:hAnsi="Times New Roman" w:cs="Times New Roman"/>
          <w:b/>
          <w:bCs/>
          <w:sz w:val="24"/>
          <w:szCs w:val="24"/>
        </w:rPr>
        <w:t xml:space="preserve">game bird </w:t>
      </w:r>
      <w:r w:rsidRPr="003808E1">
        <w:rPr>
          <w:rFonts w:ascii="Times New Roman" w:hAnsi="Times New Roman" w:cs="Times New Roman"/>
          <w:b/>
          <w:bCs/>
          <w:sz w:val="24"/>
          <w:szCs w:val="24"/>
        </w:rPr>
        <w:t>species</w:t>
      </w:r>
      <w:r w:rsidR="00DA58B5" w:rsidRPr="003808E1">
        <w:rPr>
          <w:rFonts w:ascii="Times New Roman" w:hAnsi="Times New Roman" w:cs="Times New Roman"/>
          <w:b/>
          <w:bCs/>
          <w:sz w:val="24"/>
          <w:szCs w:val="24"/>
        </w:rPr>
        <w:t xml:space="preserve"> and songbird guild designations</w:t>
      </w:r>
    </w:p>
    <w:p w14:paraId="4DA97896" w14:textId="1FBA53DF" w:rsidR="00931EC6" w:rsidRPr="003808E1" w:rsidRDefault="00FA1FC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Taking land manager goals into consideration, my research</w:t>
      </w:r>
      <w:r w:rsidR="00931EC6" w:rsidRPr="003808E1">
        <w:rPr>
          <w:rFonts w:ascii="Times New Roman" w:hAnsi="Times New Roman" w:cs="Times New Roman"/>
          <w:sz w:val="24"/>
          <w:szCs w:val="24"/>
        </w:rPr>
        <w:t xml:space="preserve"> primarily</w:t>
      </w:r>
      <w:r w:rsidRPr="003808E1">
        <w:rPr>
          <w:rFonts w:ascii="Times New Roman" w:hAnsi="Times New Roman" w:cs="Times New Roman"/>
          <w:sz w:val="24"/>
          <w:szCs w:val="24"/>
        </w:rPr>
        <w:t xml:space="preserve"> focused on </w:t>
      </w:r>
      <w:r w:rsidR="00E6733C" w:rsidRPr="003808E1">
        <w:rPr>
          <w:rFonts w:ascii="Times New Roman" w:hAnsi="Times New Roman" w:cs="Times New Roman"/>
          <w:sz w:val="24"/>
          <w:szCs w:val="24"/>
        </w:rPr>
        <w:t xml:space="preserve">the 3 regionally important </w:t>
      </w:r>
      <w:r w:rsidR="00DA58B5" w:rsidRPr="003808E1">
        <w:rPr>
          <w:rFonts w:ascii="Times New Roman" w:hAnsi="Times New Roman" w:cs="Times New Roman"/>
          <w:sz w:val="24"/>
          <w:szCs w:val="24"/>
        </w:rPr>
        <w:t>upland game bird</w:t>
      </w:r>
      <w:r w:rsidRPr="003808E1">
        <w:rPr>
          <w:rFonts w:ascii="Times New Roman" w:hAnsi="Times New Roman" w:cs="Times New Roman"/>
          <w:sz w:val="24"/>
          <w:szCs w:val="24"/>
        </w:rPr>
        <w:t xml:space="preserve"> species</w:t>
      </w:r>
      <w:r w:rsidR="00E6733C" w:rsidRPr="003808E1">
        <w:rPr>
          <w:rFonts w:ascii="Times New Roman" w:hAnsi="Times New Roman" w:cs="Times New Roman"/>
          <w:sz w:val="24"/>
          <w:szCs w:val="24"/>
        </w:rPr>
        <w:t xml:space="preserve"> in the Central Appalachians region: wild turkey, ruffed grouse, and American woodcock.</w:t>
      </w:r>
      <w:r w:rsidRPr="003808E1">
        <w:rPr>
          <w:rFonts w:ascii="Times New Roman" w:hAnsi="Times New Roman" w:cs="Times New Roman"/>
          <w:sz w:val="24"/>
          <w:szCs w:val="24"/>
        </w:rPr>
        <w:t xml:space="preserve"> To </w:t>
      </w:r>
      <w:r w:rsidR="00931EC6" w:rsidRPr="003808E1">
        <w:rPr>
          <w:rFonts w:ascii="Times New Roman" w:hAnsi="Times New Roman" w:cs="Times New Roman"/>
          <w:sz w:val="24"/>
          <w:szCs w:val="24"/>
        </w:rPr>
        <w:t>assess additional impacts on</w:t>
      </w:r>
      <w:r w:rsidRPr="003808E1">
        <w:rPr>
          <w:rFonts w:ascii="Times New Roman" w:hAnsi="Times New Roman" w:cs="Times New Roman"/>
          <w:sz w:val="24"/>
          <w:szCs w:val="24"/>
        </w:rPr>
        <w:t xml:space="preserve"> </w:t>
      </w:r>
      <w:r w:rsidR="00931EC6" w:rsidRPr="003808E1">
        <w:rPr>
          <w:rFonts w:ascii="Times New Roman" w:hAnsi="Times New Roman" w:cs="Times New Roman"/>
          <w:sz w:val="24"/>
          <w:szCs w:val="24"/>
        </w:rPr>
        <w:t>songbird</w:t>
      </w:r>
      <w:r w:rsidRPr="003808E1">
        <w:rPr>
          <w:rFonts w:ascii="Times New Roman" w:hAnsi="Times New Roman" w:cs="Times New Roman"/>
          <w:sz w:val="24"/>
          <w:szCs w:val="24"/>
        </w:rPr>
        <w:t xml:space="preserve"> diversity, </w:t>
      </w:r>
      <w:r w:rsidR="00931EC6" w:rsidRPr="003808E1">
        <w:rPr>
          <w:rFonts w:ascii="Times New Roman" w:hAnsi="Times New Roman" w:cs="Times New Roman"/>
          <w:sz w:val="24"/>
          <w:szCs w:val="24"/>
        </w:rPr>
        <w:t>I considered a subset of passerine</w:t>
      </w:r>
      <w:r w:rsidR="00342D23" w:rsidRPr="003808E1">
        <w:rPr>
          <w:rFonts w:ascii="Times New Roman" w:hAnsi="Times New Roman" w:cs="Times New Roman"/>
          <w:sz w:val="24"/>
          <w:szCs w:val="24"/>
        </w:rPr>
        <w:t xml:space="preserve"> and near-passerine</w:t>
      </w:r>
      <w:r w:rsidR="00931EC6" w:rsidRPr="003808E1">
        <w:rPr>
          <w:rFonts w:ascii="Times New Roman" w:hAnsi="Times New Roman" w:cs="Times New Roman"/>
          <w:sz w:val="24"/>
          <w:szCs w:val="24"/>
        </w:rPr>
        <w:t xml:space="preserve"> species. Although a total of 116 avian species were detected across all surveys, I limited the richness analyses to 66 species (see Appendix A for full list) with breeding ranges that encompassed the study area</w:t>
      </w:r>
      <w:r w:rsidR="003F4B2E" w:rsidRPr="003808E1">
        <w:rPr>
          <w:rFonts w:ascii="Times New Roman" w:hAnsi="Times New Roman" w:cs="Times New Roman"/>
          <w:sz w:val="24"/>
          <w:szCs w:val="24"/>
        </w:rPr>
        <w:t xml:space="preserve"> and that had </w:t>
      </w:r>
      <w:r w:rsidR="00EF521F" w:rsidRPr="003808E1">
        <w:rPr>
          <w:rFonts w:ascii="Times New Roman" w:hAnsi="Times New Roman" w:cs="Times New Roman"/>
          <w:sz w:val="24"/>
          <w:szCs w:val="24"/>
        </w:rPr>
        <w:t>≥</w:t>
      </w:r>
      <w:r w:rsidR="003F4B2E" w:rsidRPr="003808E1">
        <w:rPr>
          <w:rFonts w:ascii="Times New Roman" w:hAnsi="Times New Roman" w:cs="Times New Roman"/>
          <w:sz w:val="24"/>
          <w:szCs w:val="24"/>
        </w:rPr>
        <w:t>5 detections</w:t>
      </w:r>
      <w:r w:rsidR="00931EC6" w:rsidRPr="003808E1">
        <w:rPr>
          <w:rFonts w:ascii="Times New Roman" w:hAnsi="Times New Roman" w:cs="Times New Roman"/>
          <w:sz w:val="24"/>
          <w:szCs w:val="24"/>
        </w:rPr>
        <w:t>. I also excluded wetland-associated songbirds because they were incidental to the focal habitat types</w:t>
      </w:r>
      <w:r w:rsidR="003F4B2E" w:rsidRPr="003808E1">
        <w:rPr>
          <w:rFonts w:ascii="Times New Roman" w:hAnsi="Times New Roman" w:cs="Times New Roman"/>
          <w:sz w:val="24"/>
          <w:szCs w:val="24"/>
        </w:rPr>
        <w:t xml:space="preserve">, as well as </w:t>
      </w:r>
      <w:r w:rsidR="00931EC6" w:rsidRPr="003808E1">
        <w:rPr>
          <w:rFonts w:ascii="Times New Roman" w:hAnsi="Times New Roman" w:cs="Times New Roman"/>
          <w:sz w:val="24"/>
          <w:szCs w:val="24"/>
        </w:rPr>
        <w:t>corvids</w:t>
      </w:r>
      <w:r w:rsidR="003F4B2E" w:rsidRPr="003808E1">
        <w:rPr>
          <w:rFonts w:ascii="Times New Roman" w:hAnsi="Times New Roman" w:cs="Times New Roman"/>
          <w:sz w:val="24"/>
          <w:szCs w:val="24"/>
        </w:rPr>
        <w:t xml:space="preserve"> and waterthrushes</w:t>
      </w:r>
      <w:r w:rsidR="00931EC6" w:rsidRPr="003808E1">
        <w:rPr>
          <w:rFonts w:ascii="Times New Roman" w:hAnsi="Times New Roman" w:cs="Times New Roman"/>
          <w:sz w:val="24"/>
          <w:szCs w:val="24"/>
        </w:rPr>
        <w:t xml:space="preserve"> because they </w:t>
      </w:r>
      <w:r w:rsidR="003F4B2E" w:rsidRPr="003808E1">
        <w:rPr>
          <w:rFonts w:ascii="Times New Roman" w:hAnsi="Times New Roman" w:cs="Times New Roman"/>
          <w:sz w:val="24"/>
          <w:szCs w:val="24"/>
        </w:rPr>
        <w:t>are not well-sampled with breeding songbird point count surveys.</w:t>
      </w:r>
    </w:p>
    <w:p w14:paraId="1ACD56F3" w14:textId="36A075F6" w:rsidR="00FA1FCB" w:rsidRPr="003808E1" w:rsidRDefault="00644D3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Habitat-related guild designations for</w:t>
      </w:r>
      <w:r w:rsidR="00FA1FCB" w:rsidRPr="003808E1">
        <w:rPr>
          <w:rFonts w:ascii="Times New Roman" w:hAnsi="Times New Roman" w:cs="Times New Roman"/>
          <w:sz w:val="24"/>
          <w:szCs w:val="24"/>
        </w:rPr>
        <w:t xml:space="preserve"> </w:t>
      </w:r>
      <w:r w:rsidR="00EA2163" w:rsidRPr="003808E1">
        <w:rPr>
          <w:rFonts w:ascii="Times New Roman" w:hAnsi="Times New Roman" w:cs="Times New Roman"/>
          <w:sz w:val="24"/>
          <w:szCs w:val="24"/>
        </w:rPr>
        <w:t xml:space="preserve">the 66 </w:t>
      </w:r>
      <w:r w:rsidRPr="003808E1">
        <w:rPr>
          <w:rFonts w:ascii="Times New Roman" w:hAnsi="Times New Roman" w:cs="Times New Roman"/>
          <w:sz w:val="24"/>
          <w:szCs w:val="24"/>
        </w:rPr>
        <w:t>songbird</w:t>
      </w:r>
      <w:r w:rsidR="00FA1FCB"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were assigned based on breeding habitat and comprised</w:t>
      </w:r>
      <w:r w:rsidR="00FA1FCB" w:rsidRPr="003808E1">
        <w:rPr>
          <w:rFonts w:ascii="Times New Roman" w:hAnsi="Times New Roman" w:cs="Times New Roman"/>
          <w:sz w:val="24"/>
          <w:szCs w:val="24"/>
        </w:rPr>
        <w:t xml:space="preserve"> 4 </w:t>
      </w:r>
      <w:r w:rsidR="00BC3F06" w:rsidRPr="003808E1">
        <w:rPr>
          <w:rFonts w:ascii="Times New Roman" w:hAnsi="Times New Roman" w:cs="Times New Roman"/>
          <w:sz w:val="24"/>
          <w:szCs w:val="24"/>
        </w:rPr>
        <w:t xml:space="preserve">categories </w:t>
      </w:r>
      <w:r w:rsidR="00560F4E" w:rsidRPr="003808E1">
        <w:rPr>
          <w:rFonts w:ascii="Times New Roman" w:hAnsi="Times New Roman" w:cs="Times New Roman"/>
          <w:sz w:val="24"/>
          <w:szCs w:val="24"/>
        </w:rPr>
        <w:t>(Appendix A)</w:t>
      </w:r>
      <w:r w:rsidR="00FA1FCB"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(1) </w:t>
      </w:r>
      <w:r w:rsidR="00FA1FCB" w:rsidRPr="003808E1">
        <w:rPr>
          <w:rFonts w:ascii="Times New Roman" w:hAnsi="Times New Roman" w:cs="Times New Roman"/>
          <w:sz w:val="24"/>
          <w:szCs w:val="24"/>
        </w:rPr>
        <w:t>early-successional and edge-</w:t>
      </w:r>
      <w:r w:rsidR="00F76B0A" w:rsidRPr="003808E1">
        <w:rPr>
          <w:rFonts w:ascii="Times New Roman" w:hAnsi="Times New Roman" w:cs="Times New Roman"/>
          <w:sz w:val="24"/>
          <w:szCs w:val="24"/>
        </w:rPr>
        <w:t>a</w:t>
      </w:r>
      <w:r w:rsidR="00FA1FCB" w:rsidRPr="003808E1">
        <w:rPr>
          <w:rFonts w:ascii="Times New Roman" w:hAnsi="Times New Roman" w:cs="Times New Roman"/>
          <w:sz w:val="24"/>
          <w:szCs w:val="24"/>
        </w:rPr>
        <w:t>ssociated (i.e., primarily breed or found in grasslands, shrub/scrub, or young forest; or along forest edges, such as the interface of early-successional and mature forest)</w:t>
      </w:r>
      <w:r w:rsidRPr="003808E1">
        <w:rPr>
          <w:rFonts w:ascii="Times New Roman" w:hAnsi="Times New Roman" w:cs="Times New Roman"/>
          <w:sz w:val="24"/>
          <w:szCs w:val="24"/>
        </w:rPr>
        <w:t xml:space="preserve">; (2) </w:t>
      </w:r>
      <w:r w:rsidR="00FA1FCB" w:rsidRPr="003808E1">
        <w:rPr>
          <w:rFonts w:ascii="Times New Roman" w:hAnsi="Times New Roman" w:cs="Times New Roman"/>
          <w:sz w:val="24"/>
          <w:szCs w:val="24"/>
        </w:rPr>
        <w:t>forest-interior (i.e., generally breed or found in the core area of mature forest)</w:t>
      </w:r>
      <w:r w:rsidRPr="003808E1">
        <w:rPr>
          <w:rFonts w:ascii="Times New Roman" w:hAnsi="Times New Roman" w:cs="Times New Roman"/>
          <w:sz w:val="24"/>
          <w:szCs w:val="24"/>
        </w:rPr>
        <w:t xml:space="preserve">; (3) </w:t>
      </w:r>
      <w:r w:rsidR="00FA1FCB" w:rsidRPr="003808E1">
        <w:rPr>
          <w:rFonts w:ascii="Times New Roman" w:hAnsi="Times New Roman" w:cs="Times New Roman"/>
          <w:sz w:val="24"/>
          <w:szCs w:val="24"/>
        </w:rPr>
        <w:t>forest-gap (i.e., generally breed or found in or near small forest gaps within the core area of mature forest)</w:t>
      </w:r>
      <w:r w:rsidRPr="003808E1">
        <w:rPr>
          <w:rFonts w:ascii="Times New Roman" w:hAnsi="Times New Roman" w:cs="Times New Roman"/>
          <w:sz w:val="24"/>
          <w:szCs w:val="24"/>
        </w:rPr>
        <w:t>;</w:t>
      </w:r>
      <w:r w:rsidR="00FA1FCB" w:rsidRPr="003808E1">
        <w:rPr>
          <w:rFonts w:ascii="Times New Roman" w:hAnsi="Times New Roman" w:cs="Times New Roman"/>
          <w:sz w:val="24"/>
          <w:szCs w:val="24"/>
        </w:rPr>
        <w:t xml:space="preserve"> and </w:t>
      </w:r>
      <w:r w:rsidRPr="003808E1">
        <w:rPr>
          <w:rFonts w:ascii="Times New Roman" w:hAnsi="Times New Roman" w:cs="Times New Roman"/>
          <w:sz w:val="24"/>
          <w:szCs w:val="24"/>
        </w:rPr>
        <w:t xml:space="preserve">(4) </w:t>
      </w:r>
      <w:r w:rsidR="00FA1FCB" w:rsidRPr="003808E1">
        <w:rPr>
          <w:rFonts w:ascii="Times New Roman" w:hAnsi="Times New Roman" w:cs="Times New Roman"/>
          <w:sz w:val="24"/>
          <w:szCs w:val="24"/>
        </w:rPr>
        <w:t>forest generalist (i.e., associated with forest but no preference for early-successional vs. mature forest).</w:t>
      </w:r>
      <w:r w:rsidR="00BC3F06" w:rsidRPr="003808E1">
        <w:rPr>
          <w:rFonts w:ascii="Times New Roman" w:hAnsi="Times New Roman" w:cs="Times New Roman"/>
          <w:sz w:val="24"/>
          <w:szCs w:val="24"/>
        </w:rPr>
        <w:t xml:space="preserve"> For early-successional and edge-associated species, the presence of a </w:t>
      </w:r>
      <w:r w:rsidR="00E5390D" w:rsidRPr="003808E1">
        <w:rPr>
          <w:rFonts w:ascii="Times New Roman" w:hAnsi="Times New Roman" w:cs="Times New Roman"/>
          <w:sz w:val="24"/>
          <w:szCs w:val="24"/>
        </w:rPr>
        <w:t>wildlife opening is required, and for forest-gap species, the presence of gaps in the forest canopy is required.</w:t>
      </w:r>
    </w:p>
    <w:p w14:paraId="5402041A" w14:textId="76AACB99" w:rsidR="00D71F98" w:rsidRPr="003808E1" w:rsidRDefault="00D976AD"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Field d</w:t>
      </w:r>
      <w:r w:rsidR="00E63F8B" w:rsidRPr="003808E1">
        <w:rPr>
          <w:rFonts w:ascii="Times New Roman" w:hAnsi="Times New Roman" w:cs="Times New Roman"/>
          <w:b/>
          <w:bCs/>
          <w:sz w:val="24"/>
          <w:szCs w:val="24"/>
        </w:rPr>
        <w:t>ata collection</w:t>
      </w:r>
      <w:r w:rsidR="00AB0418" w:rsidRPr="003808E1">
        <w:rPr>
          <w:rFonts w:ascii="Times New Roman" w:hAnsi="Times New Roman" w:cs="Times New Roman"/>
          <w:b/>
          <w:bCs/>
          <w:sz w:val="24"/>
          <w:szCs w:val="24"/>
        </w:rPr>
        <w:t xml:space="preserve"> </w:t>
      </w:r>
    </w:p>
    <w:p w14:paraId="7E40E740" w14:textId="5A98E71A" w:rsidR="000C099A" w:rsidRPr="003808E1" w:rsidRDefault="000C099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In-person sampling</w:t>
      </w:r>
      <w:r w:rsidR="000625EA" w:rsidRPr="003808E1">
        <w:rPr>
          <w:rFonts w:ascii="Times New Roman" w:hAnsi="Times New Roman" w:cs="Times New Roman"/>
          <w:i/>
          <w:iCs/>
          <w:sz w:val="24"/>
          <w:szCs w:val="24"/>
        </w:rPr>
        <w:t xml:space="preserve"> methods </w:t>
      </w:r>
      <w:r w:rsidRPr="003808E1">
        <w:rPr>
          <w:rFonts w:ascii="Times New Roman" w:hAnsi="Times New Roman" w:cs="Times New Roman"/>
          <w:i/>
          <w:iCs/>
          <w:sz w:val="24"/>
          <w:szCs w:val="24"/>
        </w:rPr>
        <w:t>for game bird species</w:t>
      </w:r>
    </w:p>
    <w:p w14:paraId="66B7ED03" w14:textId="472AEC6F" w:rsidR="000C099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conducted in-person game bird surveys at 6</w:t>
      </w:r>
      <w:r w:rsidR="00643CDC" w:rsidRPr="003808E1">
        <w:rPr>
          <w:rFonts w:ascii="Times New Roman" w:hAnsi="Times New Roman" w:cs="Times New Roman"/>
          <w:sz w:val="24"/>
          <w:szCs w:val="24"/>
        </w:rPr>
        <w:t>4</w:t>
      </w:r>
      <w:r w:rsidRPr="003808E1">
        <w:rPr>
          <w:rFonts w:ascii="Times New Roman" w:hAnsi="Times New Roman" w:cs="Times New Roman"/>
          <w:sz w:val="24"/>
          <w:szCs w:val="24"/>
        </w:rPr>
        <w:t xml:space="preserve"> wildlife openings in 2019 and 251 wildlife openings in 2021</w:t>
      </w:r>
      <w:r w:rsidR="00B920C2" w:rsidRPr="003808E1">
        <w:rPr>
          <w:rFonts w:ascii="Times New Roman" w:hAnsi="Times New Roman" w:cs="Times New Roman"/>
          <w:sz w:val="24"/>
          <w:szCs w:val="24"/>
        </w:rPr>
        <w:t>, for a total of 315 wildlife openings (Table 3)</w:t>
      </w:r>
      <w:r w:rsidR="00D5556D" w:rsidRPr="003808E1">
        <w:rPr>
          <w:rFonts w:ascii="Times New Roman" w:hAnsi="Times New Roman" w:cs="Times New Roman"/>
          <w:sz w:val="24"/>
          <w:szCs w:val="24"/>
        </w:rPr>
        <w:t>; sampling occurred</w:t>
      </w:r>
      <w:r w:rsidRPr="003808E1">
        <w:rPr>
          <w:rFonts w:ascii="Times New Roman" w:hAnsi="Times New Roman" w:cs="Times New Roman"/>
          <w:sz w:val="24"/>
          <w:szCs w:val="24"/>
        </w:rPr>
        <w:t xml:space="preserve"> between </w:t>
      </w:r>
      <w:r w:rsidR="00D5556D" w:rsidRPr="003808E1">
        <w:rPr>
          <w:rFonts w:ascii="Times New Roman" w:hAnsi="Times New Roman" w:cs="Times New Roman"/>
          <w:sz w:val="24"/>
          <w:szCs w:val="24"/>
        </w:rPr>
        <w:t xml:space="preserve">15 </w:t>
      </w:r>
      <w:r w:rsidRPr="003808E1">
        <w:rPr>
          <w:rFonts w:ascii="Times New Roman" w:hAnsi="Times New Roman" w:cs="Times New Roman"/>
          <w:sz w:val="24"/>
          <w:szCs w:val="24"/>
        </w:rPr>
        <w:t xml:space="preserve">April and </w:t>
      </w:r>
      <w:r w:rsidR="00D5556D" w:rsidRPr="003808E1">
        <w:rPr>
          <w:rFonts w:ascii="Times New Roman" w:hAnsi="Times New Roman" w:cs="Times New Roman"/>
          <w:sz w:val="24"/>
          <w:szCs w:val="24"/>
        </w:rPr>
        <w:t xml:space="preserve">10 </w:t>
      </w:r>
      <w:r w:rsidRPr="003808E1">
        <w:rPr>
          <w:rFonts w:ascii="Times New Roman" w:hAnsi="Times New Roman" w:cs="Times New Roman"/>
          <w:sz w:val="24"/>
          <w:szCs w:val="24"/>
        </w:rPr>
        <w:t xml:space="preserve">May to overlap with the peak courtship / breeding period for the 3 game bird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{"citationItems":[{"id":"ITEM-1","itemData":{"author":[{"dropping-particle":"","family":"Schumacher","given":"Carrie","non-dropping-particle":"","parse-names":false,"suffix":""}],"container-title":"Masters Theses","id":"ITEM-1","issued":{"date-parts":[["2002","5","1"]]},"title":"Ruffed Grouse Habitat Use in Western North Carolina","type":"thesis"},"uris":["http://www.mendeley.com/documents/?uuid=a9621fe4-413c-3f27-898c-5edff8dd4c0d"]}],"mendeley":{"formattedCitation":"(Schumacher 2002)","manualFormatting":"(Schumacher 2002, US Fish and Wildlife Service 2011)","plainTextFormattedCitation":"(Schumacher 2002)","previouslyFormattedCitation":"(Schumacher 2002)"},"properties":{"noteIndex":0},"schema":"https://github.com/citation-style-language/schema/raw/master/csl-citation.json"}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(Schumacher 2002, US Fish and Wildlife Service 2011)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For the in-person game bird surveys, I randomly generated a single sampling point within each wildlife opening that was &gt;80 m from the forest edge (if possible); for the smallest wildlife openings (&lt;1 ha), the point was located in the approximate center of the opening</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w:t>
      </w:r>
    </w:p>
    <w:p w14:paraId="597DD622" w14:textId="35B35831" w:rsidR="00B23EC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Wild turkeys and ruffed grouse were sampled simultaneously</w:t>
      </w:r>
      <w:r w:rsidR="00802AAB" w:rsidRPr="003808E1">
        <w:rPr>
          <w:rFonts w:ascii="Times New Roman" w:hAnsi="Times New Roman" w:cs="Times New Roman"/>
          <w:sz w:val="24"/>
          <w:szCs w:val="24"/>
        </w:rPr>
        <w:t xml:space="preserve"> at</w:t>
      </w:r>
      <w:r w:rsidR="0040552A" w:rsidRPr="003808E1">
        <w:rPr>
          <w:rFonts w:ascii="Times New Roman" w:hAnsi="Times New Roman" w:cs="Times New Roman"/>
          <w:sz w:val="24"/>
          <w:szCs w:val="24"/>
        </w:rPr>
        <w:t xml:space="preserve"> 315</w:t>
      </w:r>
      <w:r w:rsidRPr="003808E1">
        <w:rPr>
          <w:rFonts w:ascii="Times New Roman" w:hAnsi="Times New Roman" w:cs="Times New Roman"/>
          <w:sz w:val="24"/>
          <w:szCs w:val="24"/>
        </w:rPr>
        <w:t xml:space="preserve"> </w:t>
      </w:r>
      <w:r w:rsidR="0040552A" w:rsidRPr="003808E1">
        <w:rPr>
          <w:rFonts w:ascii="Times New Roman" w:hAnsi="Times New Roman" w:cs="Times New Roman"/>
          <w:sz w:val="24"/>
          <w:szCs w:val="24"/>
        </w:rPr>
        <w:t xml:space="preserve">wildlife openings </w:t>
      </w:r>
      <w:r w:rsidRPr="003808E1">
        <w:rPr>
          <w:rFonts w:ascii="Times New Roman" w:hAnsi="Times New Roman" w:cs="Times New Roman"/>
          <w:sz w:val="24"/>
          <w:szCs w:val="24"/>
        </w:rPr>
        <w:t xml:space="preserve">with repeated 10-minute morning modified drumming </w:t>
      </w:r>
      <w:r w:rsidR="0072167C"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{"citationItems":[{"id":"ITEM-1","itemData":{"DOI":"10.1002/jwmg.21","ISSN":"0022541X","author":[{"dropping-particle":"","family":"Hansen","given":"Christopher P.","non-dropping-particle":"","parse-names":false,"suffix":""},{"dropping-particle":"","family":"Millspaugh","given":"Joshua J.","non-dropping-particle":"","parse-names":false,"suffix":""},{"dropping-particle":"","family":"Rumble","given":"Mark A.","non-dropping-particle":"","parse-names":false,"suffix":""}],"container-title":"The Journal of Wildlife Management","id":"ITEM-1","issue":"1","issued":{"date-parts":[["2011","1","1"]]},"page":"71-77","title":"Occupancy modeling of ruffed grouse in the Black Hills National Forest","type":"article-journal","volume":"75"},"uris":["http://www.mendeley.com/documents/?uuid=36e9dbd1-91fb-3f86-a218-1e686c7f7a33"]}],"mendeley":{"formattedCitation":"(Hansen et al. 2011)","plainTextFormattedCitation":"(Hansen et al. 2011)","previouslyFormattedCitation":"(Hansen et al. 2011)"},"properties":{"noteIndex":0},"schema":"https://github.com/citation-style-language/schema/raw/master/csl-citation.json"}</w:instrText>
      </w:r>
      <w:r w:rsidR="0072167C"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(Hansen et al. 2011)</w:t>
      </w:r>
      <w:r w:rsidR="0072167C" w:rsidRPr="003808E1">
        <w:rPr>
          <w:rFonts w:ascii="Times New Roman" w:hAnsi="Times New Roman" w:cs="Times New Roman"/>
          <w:sz w:val="24"/>
          <w:szCs w:val="24"/>
        </w:rPr>
        <w:fldChar w:fldCharType="end"/>
      </w:r>
      <w:r w:rsidR="0072167C" w:rsidRPr="003808E1">
        <w:rPr>
          <w:rFonts w:ascii="Times New Roman" w:hAnsi="Times New Roman" w:cs="Times New Roman"/>
          <w:sz w:val="24"/>
          <w:szCs w:val="24"/>
        </w:rPr>
        <w:t xml:space="preserve"> </w:t>
      </w:r>
      <w:r w:rsidRPr="003808E1">
        <w:rPr>
          <w:rFonts w:ascii="Times New Roman" w:hAnsi="Times New Roman" w:cs="Times New Roman"/>
          <w:sz w:val="24"/>
          <w:szCs w:val="24"/>
        </w:rPr>
        <w:t>/ gobbling surveys</w:t>
      </w:r>
      <w:r w:rsidR="0072167C" w:rsidRPr="003808E1">
        <w:rPr>
          <w:rFonts w:ascii="Times New Roman" w:hAnsi="Times New Roman" w:cs="Times New Roman"/>
          <w:sz w:val="24"/>
          <w:szCs w:val="24"/>
        </w:rPr>
        <w:t xml:space="preserve"> (Table </w:t>
      </w:r>
      <w:r w:rsidR="006018B6" w:rsidRPr="003808E1">
        <w:rPr>
          <w:rFonts w:ascii="Times New Roman" w:hAnsi="Times New Roman" w:cs="Times New Roman"/>
          <w:sz w:val="24"/>
          <w:szCs w:val="24"/>
        </w:rPr>
        <w:t>3</w:t>
      </w:r>
      <w:r w:rsidR="003D78AD" w:rsidRPr="003808E1">
        <w:rPr>
          <w:rFonts w:ascii="Times New Roman" w:hAnsi="Times New Roman" w:cs="Times New Roman"/>
          <w:sz w:val="24"/>
          <w:szCs w:val="24"/>
        </w:rPr>
        <w:t>)</w:t>
      </w:r>
      <w:r w:rsidRPr="003808E1">
        <w:rPr>
          <w:rFonts w:ascii="Times New Roman" w:hAnsi="Times New Roman" w:cs="Times New Roman"/>
          <w:sz w:val="24"/>
          <w:szCs w:val="24"/>
        </w:rPr>
        <w:t xml:space="preserve">. Each wildlife opening was surveyed twice during the game bird courtship period within a single sampling year (2019 or 2021). Surveys commenced at sunrise and were </w:t>
      </w:r>
      <w:r w:rsidRPr="003808E1">
        <w:rPr>
          <w:rFonts w:ascii="Times New Roman" w:hAnsi="Times New Roman" w:cs="Times New Roman"/>
          <w:sz w:val="24"/>
          <w:szCs w:val="24"/>
        </w:rPr>
        <w:lastRenderedPageBreak/>
        <w:t xml:space="preserve">concluded within 4 hours after sunrise. </w:t>
      </w:r>
      <w:r w:rsidR="00B23ECA" w:rsidRPr="003808E1">
        <w:rPr>
          <w:rFonts w:ascii="Times New Roman" w:hAnsi="Times New Roman" w:cs="Times New Roman"/>
          <w:sz w:val="24"/>
          <w:szCs w:val="24"/>
        </w:rPr>
        <w:t xml:space="preserve">The 10-minute survey was split into 2 </w:t>
      </w:r>
      <w:r w:rsidR="00DF63A2" w:rsidRPr="003808E1">
        <w:rPr>
          <w:rFonts w:ascii="Times New Roman" w:hAnsi="Times New Roman" w:cs="Times New Roman"/>
          <w:sz w:val="24"/>
          <w:szCs w:val="24"/>
        </w:rPr>
        <w:t xml:space="preserve">equal time </w:t>
      </w:r>
      <w:r w:rsidR="00B23ECA" w:rsidRPr="003808E1">
        <w:rPr>
          <w:rFonts w:ascii="Times New Roman" w:hAnsi="Times New Roman" w:cs="Times New Roman"/>
          <w:sz w:val="24"/>
          <w:szCs w:val="24"/>
        </w:rPr>
        <w:t xml:space="preserve">intervals: 0–5 minutes and &gt;5–10 minutes. For each </w:t>
      </w:r>
      <w:r w:rsidR="00DF63A2" w:rsidRPr="003808E1">
        <w:rPr>
          <w:rFonts w:ascii="Times New Roman" w:hAnsi="Times New Roman" w:cs="Times New Roman"/>
          <w:sz w:val="24"/>
          <w:szCs w:val="24"/>
        </w:rPr>
        <w:t>wild turkey or ruffed grouse</w:t>
      </w:r>
      <w:r w:rsidR="00B23ECA" w:rsidRPr="003808E1">
        <w:rPr>
          <w:rFonts w:ascii="Times New Roman" w:hAnsi="Times New Roman" w:cs="Times New Roman"/>
          <w:sz w:val="24"/>
          <w:szCs w:val="24"/>
        </w:rPr>
        <w:t xml:space="preserve">, the observer noted the species and time interval(s) during which it was detected. Observers also recorded the survey date, start time, temperature, </w:t>
      </w:r>
      <w:r w:rsidR="00D43E9D" w:rsidRPr="003808E1">
        <w:rPr>
          <w:rFonts w:ascii="Times New Roman" w:hAnsi="Times New Roman" w:cs="Times New Roman"/>
          <w:sz w:val="24"/>
          <w:szCs w:val="24"/>
        </w:rPr>
        <w:t xml:space="preserve">maximum wind speed, maximum </w:t>
      </w:r>
      <w:r w:rsidR="00B23ECA" w:rsidRPr="003808E1">
        <w:rPr>
          <w:rFonts w:ascii="Times New Roman" w:hAnsi="Times New Roman" w:cs="Times New Roman"/>
          <w:sz w:val="24"/>
          <w:szCs w:val="24"/>
        </w:rPr>
        <w:t xml:space="preserve">ambient noise level (dB), precipitation status, </w:t>
      </w:r>
      <w:r w:rsidR="00D43E9D" w:rsidRPr="003808E1">
        <w:rPr>
          <w:rFonts w:ascii="Times New Roman" w:hAnsi="Times New Roman" w:cs="Times New Roman"/>
          <w:sz w:val="24"/>
          <w:szCs w:val="24"/>
        </w:rPr>
        <w:t xml:space="preserve">and </w:t>
      </w:r>
      <w:r w:rsidR="00B23ECA" w:rsidRPr="003808E1">
        <w:rPr>
          <w:rFonts w:ascii="Times New Roman" w:hAnsi="Times New Roman" w:cs="Times New Roman"/>
          <w:sz w:val="24"/>
          <w:szCs w:val="24"/>
        </w:rPr>
        <w:t xml:space="preserve">sky code. Maximum wind speed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Kestrel 1000 anemometer, and maximum ambient noise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sound level meter for </w:t>
      </w:r>
      <w:r w:rsidR="00D43E9D" w:rsidRPr="003808E1">
        <w:rPr>
          <w:rFonts w:ascii="Times New Roman" w:hAnsi="Times New Roman" w:cs="Times New Roman"/>
          <w:sz w:val="24"/>
          <w:szCs w:val="24"/>
        </w:rPr>
        <w:t>1</w:t>
      </w:r>
      <w:r w:rsidR="00B23ECA" w:rsidRPr="003808E1">
        <w:rPr>
          <w:rFonts w:ascii="Times New Roman" w:hAnsi="Times New Roman" w:cs="Times New Roman"/>
          <w:sz w:val="24"/>
          <w:szCs w:val="24"/>
        </w:rPr>
        <w:t xml:space="preserve"> minute. Sky codes range</w:t>
      </w:r>
      <w:r w:rsidR="00D43E9D" w:rsidRPr="003808E1">
        <w:rPr>
          <w:rFonts w:ascii="Times New Roman" w:hAnsi="Times New Roman" w:cs="Times New Roman"/>
          <w:sz w:val="24"/>
          <w:szCs w:val="24"/>
        </w:rPr>
        <w:t>d</w:t>
      </w:r>
      <w:r w:rsidR="00B23ECA" w:rsidRPr="003808E1">
        <w:rPr>
          <w:rFonts w:ascii="Times New Roman" w:hAnsi="Times New Roman" w:cs="Times New Roman"/>
          <w:sz w:val="24"/>
          <w:szCs w:val="24"/>
        </w:rPr>
        <w:t xml:space="preserve"> from 0 to 4 and </w:t>
      </w:r>
      <w:r w:rsidR="00D43E9D" w:rsidRPr="003808E1">
        <w:rPr>
          <w:rFonts w:ascii="Times New Roman" w:hAnsi="Times New Roman" w:cs="Times New Roman"/>
          <w:sz w:val="24"/>
          <w:szCs w:val="24"/>
        </w:rPr>
        <w:t>were</w:t>
      </w:r>
      <w:r w:rsidR="00B23ECA" w:rsidRPr="003808E1">
        <w:rPr>
          <w:rFonts w:ascii="Times New Roman" w:hAnsi="Times New Roman" w:cs="Times New Roman"/>
          <w:sz w:val="24"/>
          <w:szCs w:val="24"/>
        </w:rPr>
        <w:t xml:space="preserve"> adapted from the U.S. Weather Bureau and Breeding Bird Survey protocols (U.S. Geological Survey 1998) to measure general sky conditions.</w:t>
      </w:r>
      <w:r w:rsidR="00D43E9D" w:rsidRPr="003808E1">
        <w:rPr>
          <w:rFonts w:ascii="Times New Roman" w:hAnsi="Times New Roman" w:cs="Times New Roman"/>
          <w:sz w:val="24"/>
          <w:szCs w:val="24"/>
        </w:rPr>
        <w:t xml:space="preserve"> </w:t>
      </w:r>
      <w:r w:rsidRPr="003808E1">
        <w:rPr>
          <w:rFonts w:ascii="Times New Roman" w:hAnsi="Times New Roman" w:cs="Times New Roman"/>
          <w:sz w:val="24"/>
          <w:szCs w:val="24"/>
        </w:rPr>
        <w:t>No surveys were conducted during mornings with moderate to heavy precipitation or consistent high wind speed (&gt;</w:t>
      </w:r>
      <w:r w:rsidR="00B23ECA" w:rsidRPr="003808E1">
        <w:rPr>
          <w:rFonts w:ascii="Times New Roman" w:hAnsi="Times New Roman" w:cs="Times New Roman"/>
          <w:sz w:val="24"/>
          <w:szCs w:val="24"/>
        </w:rPr>
        <w:t>5.8 m/s</w:t>
      </w:r>
      <w:r w:rsidRPr="003808E1">
        <w:rPr>
          <w:rFonts w:ascii="Times New Roman" w:hAnsi="Times New Roman" w:cs="Times New Roman"/>
          <w:sz w:val="24"/>
          <w:szCs w:val="24"/>
        </w:rPr>
        <w:t xml:space="preserve">). </w:t>
      </w:r>
    </w:p>
    <w:p w14:paraId="34B5AADC" w14:textId="18732475" w:rsidR="00DF63A2"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American woodcocks </w:t>
      </w:r>
      <w:r w:rsidR="00802AAB"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sampled </w:t>
      </w:r>
      <w:r w:rsidR="0040552A" w:rsidRPr="003808E1">
        <w:rPr>
          <w:rFonts w:ascii="Times New Roman" w:hAnsi="Times New Roman" w:cs="Times New Roman"/>
          <w:sz w:val="24"/>
          <w:szCs w:val="24"/>
        </w:rPr>
        <w:t xml:space="preserve">at 211 wildlife openings </w:t>
      </w:r>
      <w:r w:rsidRPr="003808E1">
        <w:rPr>
          <w:rFonts w:ascii="Times New Roman" w:hAnsi="Times New Roman" w:cs="Times New Roman"/>
          <w:sz w:val="24"/>
          <w:szCs w:val="24"/>
        </w:rPr>
        <w:t>with</w:t>
      </w:r>
      <w:r w:rsidR="00802AAB" w:rsidRPr="003808E1">
        <w:rPr>
          <w:rFonts w:ascii="Times New Roman" w:hAnsi="Times New Roman" w:cs="Times New Roman"/>
          <w:sz w:val="24"/>
          <w:szCs w:val="24"/>
        </w:rPr>
        <w:t xml:space="preserve"> a single</w:t>
      </w:r>
      <w:r w:rsidRPr="003808E1">
        <w:rPr>
          <w:rFonts w:ascii="Times New Roman" w:hAnsi="Times New Roman" w:cs="Times New Roman"/>
          <w:sz w:val="24"/>
          <w:szCs w:val="24"/>
        </w:rPr>
        <w:t xml:space="preserve"> 6-minute evening modified singing-ground survey</w:t>
      </w:r>
      <w:r w:rsidR="0069279A" w:rsidRPr="003808E1">
        <w:rPr>
          <w:rFonts w:ascii="Times New Roman" w:hAnsi="Times New Roman" w:cs="Times New Roman"/>
          <w:sz w:val="24"/>
          <w:szCs w:val="24"/>
        </w:rPr>
        <w:t xml:space="preserve"> (Table 3)</w:t>
      </w:r>
      <w:r w:rsidR="0040552A" w:rsidRPr="003808E1">
        <w:rPr>
          <w:rFonts w:ascii="Times New Roman" w:hAnsi="Times New Roman" w:cs="Times New Roman"/>
          <w:sz w:val="24"/>
          <w:szCs w:val="24"/>
        </w:rPr>
        <w:t xml:space="preserve">, </w:t>
      </w:r>
      <w:bookmarkStart w:id="6" w:name="_Hlk5364025"/>
      <w:r w:rsidR="0040552A" w:rsidRPr="003808E1">
        <w:rPr>
          <w:rFonts w:ascii="Times New Roman" w:hAnsi="Times New Roman" w:cs="Times New Roman"/>
          <w:sz w:val="24"/>
          <w:szCs w:val="24"/>
        </w:rPr>
        <w:t xml:space="preserve">following the </w:t>
      </w:r>
      <w:r w:rsidR="00BB4F3C" w:rsidRPr="003808E1">
        <w:rPr>
          <w:rFonts w:ascii="Times New Roman" w:hAnsi="Times New Roman" w:cs="Times New Roman"/>
          <w:sz w:val="24"/>
          <w:szCs w:val="24"/>
        </w:rPr>
        <w:t>U.S. Fish and Wildlife Service American Woodcock Singing Ground Survey</w:t>
      </w:r>
      <w:r w:rsidR="0040552A" w:rsidRPr="003808E1">
        <w:rPr>
          <w:rFonts w:ascii="Times New Roman" w:hAnsi="Times New Roman" w:cs="Times New Roman"/>
          <w:sz w:val="24"/>
          <w:szCs w:val="24"/>
        </w:rPr>
        <w:t xml:space="preserve"> protocols</w:t>
      </w:r>
      <w:r w:rsidR="009151E8">
        <w:rPr>
          <w:rFonts w:ascii="Times New Roman" w:hAnsi="Times New Roman" w:cs="Times New Roman"/>
          <w:sz w:val="24"/>
          <w:szCs w:val="24"/>
        </w:rPr>
        <w:t xml:space="preserve"> </w:t>
      </w:r>
      <w:r w:rsidR="009151E8">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{"citationItems":[{"id":"ITEM-1","itemData":{"DOI":"10.24926/AWS.0126","abstract":"The Singing-ground Survey (SGS) was designed to exploit the conspicuous breeding-season display of male American woodcock (Scolopax minor; hereafter, woodcock) to monitor these otherwise inconspicuous birds. The SGS was standardized in 1968 and has since been conducted annually to derive an index of abundance and population trend. Counts of singing male woodcock on the SGS have generally declined through time, but without knowledge of the relationship among counts, woodcock abundance, and the factors affecting detection, considerable uncertainty remains in interpretation of SGS data. Using modified SGS protocols, we surveyed SGS routes in Pine County, Minnesota, in 2009 and 2010 and developed models to assess factors associated with detection probability and estimated occupancy. The intercept-only model (i.e., constant detection and occupancy probabilities across sites and no covariates) included overall detection probability of 0.59 (SE = 0.018) in 2009 and 0.66 (SE = 0.017) in 2010 with an occupancy estimate of 0.74 (SE = 0.049) in 2009 and 0.81 (SE = 0.044) in 2010. The best-supported model of detection probability for both years combined included detection as a function of woodcock abundance, observer, date, disturbance level (i.e., ambient noise that interfered with detecting woodcock), and wind speed. High wind speeds were negatively related to detection, different observers had different detection probabilities, date was quadratically related to detection (indicating a mid-period peak in detection), and high woodcock abundance and low disturbance levels were positively related to detection. We provide suggestions for incorporating these resulting into SGS protocol and analyses.","author":[{"dropping-particle":"","family":"Bergh","given":"Stefanie M.","non-dropping-particle":"","parse-names":false,"suffix":""},{"dropping-particle":"","family":"Andersen","given":"David E.","non-dropping-particle":"","parse-names":false,"suffix":""}],"container-title":"American Woodcock Symposium","id":"ITEM-1","issued":{"date-parts":[["2019","12","3"]]},"page":"200-208","publisher":"University of Minnesota","title":"Detection Probability and Occupancy of American Woodcock during Singing-ground Surveys","type":"article-journal","volume":"11"},"uris":["http://www.mendeley.com/documents/?uuid=46e70bea-d398-34f4-a236-e676373540f3"]}],"mendeley":{"formattedCitation":"(Bergh and Andersen 2019)","plainTextFormattedCitation":"(Bergh and Andersen 2019)","previouslyFormattedCitation":"(Bergh and Andersen 2019)"},"properties":{"noteIndex":0},"schema":"https://github.com/citation-style-language/schema/raw/master/csl-citation.json"}</w:instrText>
      </w:r>
      <w:r w:rsidR="009151E8">
        <w:rPr>
          <w:rFonts w:ascii="Times New Roman" w:hAnsi="Times New Roman" w:cs="Times New Roman"/>
          <w:sz w:val="24"/>
          <w:szCs w:val="24"/>
        </w:rPr>
        <w:fldChar w:fldCharType="separate"/>
      </w:r>
      <w:r w:rsidR="009151E8" w:rsidRPr="009151E8">
        <w:rPr>
          <w:rFonts w:ascii="Times New Roman" w:hAnsi="Times New Roman" w:cs="Times New Roman"/>
          <w:noProof/>
          <w:sz w:val="24"/>
          <w:szCs w:val="24"/>
        </w:rPr>
        <w:t>(Bergh and Andersen 2019)</w:t>
      </w:r>
      <w:r w:rsidR="009151E8">
        <w:rPr>
          <w:rFonts w:ascii="Times New Roman" w:hAnsi="Times New Roman" w:cs="Times New Roman"/>
          <w:sz w:val="24"/>
          <w:szCs w:val="24"/>
        </w:rPr>
        <w:fldChar w:fldCharType="end"/>
      </w:r>
      <w:r w:rsidR="0040552A" w:rsidRPr="003808E1">
        <w:rPr>
          <w:rFonts w:ascii="Times New Roman" w:hAnsi="Times New Roman" w:cs="Times New Roman"/>
          <w:sz w:val="24"/>
          <w:szCs w:val="24"/>
        </w:rPr>
        <w:t xml:space="preserve">. Surveys </w:t>
      </w:r>
      <w:r w:rsidR="00DF63A2" w:rsidRPr="003808E1">
        <w:rPr>
          <w:rFonts w:ascii="Times New Roman" w:hAnsi="Times New Roman" w:cs="Times New Roman"/>
          <w:sz w:val="24"/>
          <w:szCs w:val="24"/>
        </w:rPr>
        <w:t>began</w:t>
      </w:r>
      <w:r w:rsidR="0040552A" w:rsidRPr="003808E1">
        <w:rPr>
          <w:rFonts w:ascii="Times New Roman" w:hAnsi="Times New Roman" w:cs="Times New Roman"/>
          <w:sz w:val="24"/>
          <w:szCs w:val="24"/>
        </w:rPr>
        <w:t xml:space="preserve"> 22 minutes after sunset when the sky </w:t>
      </w:r>
      <w:r w:rsidR="00DF63A2" w:rsidRPr="003808E1">
        <w:rPr>
          <w:rFonts w:ascii="Times New Roman" w:hAnsi="Times New Roman" w:cs="Times New Roman"/>
          <w:sz w:val="24"/>
          <w:szCs w:val="24"/>
        </w:rPr>
        <w:t>had</w:t>
      </w:r>
      <w:r w:rsidR="0040552A" w:rsidRPr="003808E1">
        <w:rPr>
          <w:rFonts w:ascii="Times New Roman" w:hAnsi="Times New Roman" w:cs="Times New Roman"/>
          <w:sz w:val="24"/>
          <w:szCs w:val="24"/>
        </w:rPr>
        <w:t xml:space="preserve"> &lt;75% cloud cover and 15 minutes after sunset when the sky </w:t>
      </w:r>
      <w:r w:rsidR="00DF63A2" w:rsidRPr="003808E1">
        <w:rPr>
          <w:rFonts w:ascii="Times New Roman" w:hAnsi="Times New Roman" w:cs="Times New Roman"/>
          <w:sz w:val="24"/>
          <w:szCs w:val="24"/>
        </w:rPr>
        <w:t>was</w:t>
      </w:r>
      <w:r w:rsidR="0040552A" w:rsidRPr="003808E1">
        <w:rPr>
          <w:rFonts w:ascii="Times New Roman" w:hAnsi="Times New Roman" w:cs="Times New Roman"/>
          <w:sz w:val="24"/>
          <w:szCs w:val="24"/>
        </w:rPr>
        <w:t xml:space="preserve"> overcast (</w:t>
      </w:r>
      <w:r w:rsidR="00DF63A2" w:rsidRPr="003808E1">
        <w:rPr>
          <w:rFonts w:ascii="Times New Roman" w:hAnsi="Times New Roman" w:cs="Times New Roman"/>
          <w:sz w:val="24"/>
          <w:szCs w:val="24"/>
        </w:rPr>
        <w:t>≥</w:t>
      </w:r>
      <w:r w:rsidR="0040552A" w:rsidRPr="003808E1">
        <w:rPr>
          <w:rFonts w:ascii="Times New Roman" w:hAnsi="Times New Roman" w:cs="Times New Roman"/>
          <w:sz w:val="24"/>
          <w:szCs w:val="24"/>
        </w:rPr>
        <w:t xml:space="preserve">75% cloud cover). All surveys </w:t>
      </w:r>
      <w:r w:rsidR="00DF63A2" w:rsidRPr="003808E1">
        <w:rPr>
          <w:rFonts w:ascii="Times New Roman" w:hAnsi="Times New Roman" w:cs="Times New Roman"/>
          <w:sz w:val="24"/>
          <w:szCs w:val="24"/>
        </w:rPr>
        <w:t>were</w:t>
      </w:r>
      <w:r w:rsidR="0040552A" w:rsidRPr="003808E1">
        <w:rPr>
          <w:rFonts w:ascii="Times New Roman" w:hAnsi="Times New Roman" w:cs="Times New Roman"/>
          <w:sz w:val="24"/>
          <w:szCs w:val="24"/>
        </w:rPr>
        <w:t xml:space="preserve"> completed by 38 minutes after the start time. </w:t>
      </w:r>
      <w:r w:rsidR="00DF63A2" w:rsidRPr="003808E1">
        <w:rPr>
          <w:rFonts w:ascii="Times New Roman" w:hAnsi="Times New Roman" w:cs="Times New Roman"/>
          <w:sz w:val="24"/>
          <w:szCs w:val="24"/>
        </w:rPr>
        <w:t>The 6-minute survey was split into 3 equal time intervals: 0–2 minutes, &gt;2–4 minutes, and &gt;4–6 minutes. For each American woodcock, the observer noted the time interval(s) during which it was detected. Observers also recorded the survey date, start time, temperature, maximum wind speed, maximum ambient noise level (dB), precipitation status, and sky condition (percent cloud cover). No surveys were conducted during evenings with precipitation, consistent high wind speed is high (&gt;5.8 m/s), or temperatures below 4° C.</w:t>
      </w:r>
    </w:p>
    <w:p w14:paraId="13167228" w14:textId="767C6385" w:rsidR="000625EA" w:rsidRPr="003808E1" w:rsidRDefault="000625E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Remote sampling methods for game bird species</w:t>
      </w:r>
    </w:p>
    <w:p w14:paraId="4A7C2827" w14:textId="752F629C" w:rsidR="00DF63A2" w:rsidRPr="003808E1" w:rsidRDefault="005B3A1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increase overall detection probabilities of the 3 game bird species, I deployed game cameras and autonomous recording units (ARUs) for up to 11 days during the game bird courtship period in a total of 145 wildlife openings</w:t>
      </w:r>
      <w:r w:rsidR="0069279A"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w:t>
      </w:r>
      <w:r w:rsidR="004D216A" w:rsidRPr="003808E1">
        <w:rPr>
          <w:rFonts w:ascii="Times New Roman" w:hAnsi="Times New Roman" w:cs="Times New Roman"/>
          <w:sz w:val="24"/>
          <w:szCs w:val="24"/>
        </w:rPr>
        <w:t xml:space="preserve">Together, game cameras and ARUs can collect large amounts of comparable data to in-person surveys in a cost‐effective, efficient, and standardized manner </w:t>
      </w:r>
      <w:r w:rsidR="004D216A"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{"citationItems":[{"id":"ITEM-1","itemData":{"DOI":"10.1111/2041-210X.12060","ISBN":"2041-210X","ISSN":"2041210X","PMID":"4053121","abstract":"1. Autonomous acoustic recorders are widely available and can provide a highly efficient method of species monitoring, especially when coupled with software to automate data processing. However, the adoption of these techniques is restricted by a lack of direct comparisons with existing manual field surveys. 2. We assessed the performance of autonomous methods by comparing manual and automated examination of acoustic recordings with a field-listening survey, using commercially available autonomous recorders and custom call detection and classification software. We compared the detection capability, time requirements, areal coverage and weather condition bias of these three methods using an established call monitoring programme for a nocturnal bird, the little spotted kiwi (Apteryx owenii). 3. The autonomous recorder methods had very high precision (&gt;98%) and required &lt;3% of the time needed for the field survey. They were less sensitive, with visual spectrogram inspection recovering 80% of the total calls detected and automated call detection 40%, although this recall increased with signal strength. The areal coverage of the spectrogram inspection and automatic detection methods were 85% and 42% of the field survey. The methods using autonomous recorders were more adversely affected by wind and did not show a positive association between ground moisture and call rates that was apparent from the field counts. However, all methods produced the same results for the most important conservation information from the survey: the annual change in calling activity. 4. Autonomous monitoring techniques incur different biases to manual surveys and so can yield different ecological conclusions if sampling is not adjusted accordingly. Nevertheless, the sensitivity, robustness and high accuracy of automated acoustic methods demonstrate that they offer a suitable and extremely efficient alternative to field observer point counts for species monitoring.","author":[{"dropping-particle":"","family":"Digby","given":"Andrew","non-dropping-particle":"","parse-names":false,"suffix":""},{"dropping-particle":"","family":"Towsey","given":"Michael","non-dropping-particle":"","parse-names":false,"suffix":""},{"dropping-particle":"","family":"Bell","given":"Ben D.","non-dropping-particle":"","parse-names":false,"suffix":""},{"dropping-particle":"","family":"Teal","given":"Paul D.","non-dropping-particle":"","parse-names":false,"suffix":""}],"container-title":"Methods in Ecology and Evolution","id":"ITEM-1","issue":"7","issued":{"date-parts":[["2013","7","1"]]},"page":"675-683","title":"A practical comparison of manual and autonomous methods for acoustic monitoring","type":"article-journal","volume":"4"},"uris":["http://www.mendeley.com/documents/?uuid=a3175e5e-ad88-3b16-a657-64ce7e2182b4"]},{"id":"ITEM-2","itemData":{"DOI":"10.1111/1365-2664.13229","ISBN":"0000000205","ISSN":"13652664","abstract":"&lt;section class=\"article-section article-section__abstract\" lang=\"en\" data-lang=\"en\" id=\"section-1-en\"&gt; &lt;h3 class=\"article-section__header main main\"&gt;Abstract&lt;/h3&gt; &lt;div class=\"article-section__content en main\"&gt; &lt;p&gt;1.Autonomous sound recording is a promising sampling method for birds and other vocalising terrestrial wildlife. However, while there are clear advantages of passive acoustic monitoring methods over classical point counts conducted by humans, it has been difficult to quantitatively assess how they compare in their sampling performance. Quantitative comparisons of species richness between acoustic recorders and human point counts in bird surveys have previously been hampered by the differing and often unknown detection ranges or sound detection spaces among sampling methods. &lt;/p&gt; &lt;p&gt;2.We performed two meta‐analyses based on 28 studies where bird point counts were paired with sound recordings at the same sampling sites. We compared alpha and gamma richness estimated by both survey methods after equalizing their effective detection ranges. We further assessed the influence of technical sound recording specifications (microphone signal‐to‐noise ratio, height, and number) on the bird sampling performance of sound recorders compared to unlimited radius point counts. &lt;/p&gt; &lt;p&gt;3.We show that after standardizing detection ranges, alpha and gamma richness from both methods are statistically indistinguishable, while there might be an avoidance effect in point counts. Furthermore, we show that microphone signal‐to‐noise ratio (a measure of its quality), height and number positively affect performance through increasing the detection range, allowing sound recorders to match the performance of human point counts. &lt;/p&gt; &lt;p&gt;4 &lt;i&gt;Synthesis and applications&lt;/i&gt;: We demonstrate that when used properly, high‐end sound recording systems can sample terrestrial wildlife just as well as human observers conducting point counts. Correspondingly, we suggest a first standard methodology for sampling birds with autonomous sound recorders, to obtain results comparable to point counts and enable practical sampling. We also give recommendations for carrying out effective surveys and making the most out of autonomous sound recorders. &lt;/p&gt; &lt;p&gt;This article is protected by copyright. All rights reserved.&lt;/p&gt;","author":[{"dropping-particle":"","family":"Darras","given":"Kevin","non-dropping-particle":"","parse-names":false,"suffix":""},{"dropping-particle":"","family":"Batáry","given":"Péter","non-dropping-particle":"","parse-names":false,"suffix":""},{"dropping-particle":"","family":"Furnas","given":"Brett","non-dropping-particle":"","parse-names":false,"suffix":""},{"dropping-particle":"","family":"Celis-Murillo","given":"Antonio","non-dropping-particle":"","parse-names":false,"suffix":""},{"dropping-particle":"","family":"Wilgenburg","given":"Steven L.","non-dropping-particle":"Van","parse-names":false,"suffix":""},{"dropping-particle":"","family":"Mulyani","given":"Yeni A.","non-dropping-particle":"","parse-names":false,"suffix":""},{"dropping-particle":"","family":"Tscharntke","given":"Teja","non-dropping-particle":"","parse-names":false,"suffix":""}],"container-title":"Journal of Applied Ecology","id":"ITEM-2","issue":"6","issued":{"date-parts":[["2018","11","1"]]},"page":"2575-2586","title":"Comparing the sampling performance of sound recorders versus point counts in bird surveys: A meta-analysis","type":"article-journal","volume":"55"},"uris":["http://www.mendeley.com/documents/?uuid=ecb6423f-c208-3bc2-b8c0-8fb01b864ff7"]}],"mendeley":{"formattedCitation":"(Digby et al. 2013, Darras et al. 2018)","plainTextFormattedCitation":"(Digby et al. 2013, Darras et al. 2018)","previouslyFormattedCitation":"(Digby et al. 2013, Darras et al. 2018)"},"properties":{"noteIndex":0},"schema":"https://github.com/citation-style-language/schema/raw/master/csl-citation.json"}</w:instrText>
      </w:r>
      <w:r w:rsidR="004D216A"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(Digby et al. 2013, Darras et al. 2018)</w:t>
      </w:r>
      <w:r w:rsidR="004D216A" w:rsidRPr="003808E1">
        <w:rPr>
          <w:rFonts w:ascii="Times New Roman" w:hAnsi="Times New Roman" w:cs="Times New Roman"/>
          <w:sz w:val="24"/>
          <w:szCs w:val="24"/>
        </w:rPr>
        <w:fldChar w:fldCharType="end"/>
      </w:r>
      <w:r w:rsidR="004D216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At each </w:t>
      </w:r>
      <w:r w:rsidR="00625C13" w:rsidRPr="003808E1">
        <w:rPr>
          <w:rFonts w:ascii="Times New Roman" w:hAnsi="Times New Roman" w:cs="Times New Roman"/>
          <w:sz w:val="24"/>
          <w:szCs w:val="24"/>
        </w:rPr>
        <w:t>wild opening</w:t>
      </w:r>
      <w:r w:rsidRPr="003808E1">
        <w:rPr>
          <w:rFonts w:ascii="Times New Roman" w:hAnsi="Times New Roman" w:cs="Times New Roman"/>
          <w:sz w:val="24"/>
          <w:szCs w:val="24"/>
        </w:rPr>
        <w:t>, a single game camera (Bushnell Trophy Cam HD or Reconyx Hyperfire)  and a single ARU (Wildlife Acoustics SongMeter SM2+, Wildlife Acoustics SongMeter SM3+, or Wildlife Acoustics SongMeter SM4+) were set up together within 50 m of the in-person game bird survey point</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 The ARUs were attached at a height of ~1.5 m to a tree or shrub and pointed in a direction that faced the in-person game bird survey point, minimized auditory obstruction, and maximized potential auditory detections (Darras et al. 2018). Game cameras were secured to the same tree or shrub at ~40 cm above the ground. They were oriented parallel with the ground and pointed in a direction that faced the in-person game bird survey point, minimized visual obstruction, and maximized potential visual detections.</w:t>
      </w:r>
      <w:r w:rsidR="00565B72" w:rsidRPr="003808E1">
        <w:rPr>
          <w:rFonts w:ascii="Times New Roman" w:hAnsi="Times New Roman" w:cs="Times New Roman"/>
          <w:sz w:val="24"/>
          <w:szCs w:val="24"/>
        </w:rPr>
        <w:t xml:space="preserve"> For every game camera and ARU pair, I noted the type of game camera and ARU, and measured the distance (m) to the central game bird survey point.</w:t>
      </w:r>
    </w:p>
    <w:p w14:paraId="79984731" w14:textId="4D5DFE1A" w:rsidR="004D216A" w:rsidRPr="003808E1" w:rsidRDefault="005B3A17"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All game cameras were equipped with an infrared flash; with highly sensitive trigger times and quick trigger times, the game cameras were able to record animals passing in front of them without the addition of bait. Each game camera was set on maximum trigger sensitivity and recorded multiple photographs per trigger, re‐triggering immediately if the animal was still in view.</w:t>
      </w:r>
      <w:r w:rsidR="004D216A" w:rsidRPr="003808E1">
        <w:rPr>
          <w:rFonts w:ascii="Times New Roman" w:hAnsi="Times New Roman" w:cs="Times New Roman"/>
          <w:sz w:val="24"/>
          <w:szCs w:val="24"/>
        </w:rPr>
        <w:t xml:space="preserve"> The ARUs were programmed to </w:t>
      </w:r>
      <w:bookmarkStart w:id="7" w:name="_Hlk5359933"/>
      <w:bookmarkEnd w:id="6"/>
      <w:r w:rsidR="00E63F8B" w:rsidRPr="003808E1">
        <w:rPr>
          <w:rFonts w:ascii="Times New Roman" w:hAnsi="Times New Roman" w:cs="Times New Roman"/>
          <w:sz w:val="24"/>
          <w:szCs w:val="24"/>
        </w:rPr>
        <w:t xml:space="preserve">record from </w:t>
      </w:r>
      <w:r w:rsidR="004D216A" w:rsidRPr="003808E1">
        <w:rPr>
          <w:rFonts w:ascii="Times New Roman" w:hAnsi="Times New Roman" w:cs="Times New Roman"/>
          <w:sz w:val="24"/>
          <w:szCs w:val="24"/>
        </w:rPr>
        <w:t>3</w:t>
      </w:r>
      <w:r w:rsidR="00E63F8B" w:rsidRPr="003808E1">
        <w:rPr>
          <w:rFonts w:ascii="Times New Roman" w:hAnsi="Times New Roman" w:cs="Times New Roman"/>
          <w:sz w:val="24"/>
          <w:szCs w:val="24"/>
        </w:rPr>
        <w:t xml:space="preserve"> hours before sunset to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after sunset and from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before sunrise to 6 hours after sunrise, which encompasses the time that &gt;90% of all wild turkey gobbles occur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{"citationItems":[{"id":"ITEM-1","itemData":{"DOI":"10.1002/wsb.577","ISSN":"19385463","author":[{"dropping-particle":"","family":"Colbert","given":"Derek S.","non-dropping-particle":"","parse-names":false,"suffix":""},{"dropping-particle":"","family":"Ruttinger","given":"James A.","non-dropping-particle":"","parse-names":false,"suffix":""},{"dropping-particle":"","family":"Streich","given":"Mary","non-dropping-particle":"","parse-names":false,"suffix":""},{"dropping-particle":"","family":"Chamberlain","given":"Michael","non-dropping-particle":"","parse-names":false,"suffix":""},{"dropping-particle":"","family":"Conner","given":"L. Mike","non-dropping-particle":"","parse-names":false,"suffix":""},{"dropping-particle":"","family":"Warren","given":"Robert J.","non-dropping-particle":"","parse-names":false,"suffix":""}],"container-title":"Wildlife Society Bulletin","id":"ITEM-1","issue":"4","issued":{"date-parts":[["2015","12","1"]]},"page":"757-763","title":"Application of autonomous recording units to monitor gobbling activity by wild turkey","type":"article-journal","volume":"39"},"uris":["http://www.mendeley.com/documents/?uuid=7d721766-74c4-32af-b0c8-aaacb600f34a"]}],"mendeley":{"formattedCitation":"(Colbert et al. 2015)","plainTextFormattedCitation":"(Colbert et al. 2015)","previouslyFormattedCitation":"(Colbert et al. 2015)"},"properties":{"noteIndex":0},"schema":"https://github.com/citation-style-language/schema/raw/master/csl-citation.json"}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(Colbert et al. 2015)</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overlaps the in-person</w:t>
      </w:r>
      <w:r w:rsidR="004D216A" w:rsidRPr="003808E1">
        <w:rPr>
          <w:rFonts w:ascii="Times New Roman" w:hAnsi="Times New Roman" w:cs="Times New Roman"/>
          <w:sz w:val="24"/>
          <w:szCs w:val="24"/>
        </w:rPr>
        <w:t xml:space="preserve"> game bird</w:t>
      </w:r>
      <w:r w:rsidR="00E63F8B" w:rsidRPr="003808E1">
        <w:rPr>
          <w:rFonts w:ascii="Times New Roman" w:hAnsi="Times New Roman" w:cs="Times New Roman"/>
          <w:sz w:val="24"/>
          <w:szCs w:val="24"/>
        </w:rPr>
        <w:t xml:space="preserve"> survey time </w:t>
      </w:r>
      <w:r w:rsidR="004D216A" w:rsidRPr="003808E1">
        <w:rPr>
          <w:rFonts w:ascii="Times New Roman" w:hAnsi="Times New Roman" w:cs="Times New Roman"/>
          <w:sz w:val="24"/>
          <w:szCs w:val="24"/>
        </w:rPr>
        <w:t>period</w:t>
      </w:r>
      <w:r w:rsidR="00E63F8B" w:rsidRPr="003808E1">
        <w:rPr>
          <w:rFonts w:ascii="Times New Roman" w:hAnsi="Times New Roman" w:cs="Times New Roman"/>
          <w:sz w:val="24"/>
          <w:szCs w:val="24"/>
        </w:rPr>
        <w:t xml:space="preserve">. </w:t>
      </w:r>
    </w:p>
    <w:p w14:paraId="609A6F8F" w14:textId="1EFCF6F2"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point count surveys for breeding songbird species</w:t>
      </w:r>
    </w:p>
    <w:p w14:paraId="2383190E" w14:textId="040B78C0" w:rsidR="00E63F8B" w:rsidRPr="003808E1" w:rsidRDefault="00D5556D" w:rsidP="00E236EB">
      <w:pPr>
        <w:widowControl w:val="0"/>
        <w:spacing w:line="276" w:lineRule="auto"/>
        <w:ind w:firstLine="720"/>
        <w:rPr>
          <w:rFonts w:ascii="Times New Roman" w:hAnsi="Times New Roman" w:cs="Times New Roman"/>
          <w:sz w:val="24"/>
          <w:szCs w:val="24"/>
        </w:rPr>
      </w:pPr>
      <w:bookmarkStart w:id="8" w:name="_Hlk5364043"/>
      <w:bookmarkEnd w:id="7"/>
      <w:r w:rsidRPr="003808E1">
        <w:rPr>
          <w:rFonts w:ascii="Times New Roman" w:hAnsi="Times New Roman" w:cs="Times New Roman"/>
          <w:sz w:val="24"/>
          <w:szCs w:val="24"/>
        </w:rPr>
        <w:t>I conducted breeding songbird surveys between 16 May and 10 July at 63 wildlife openings in 2019, 134 wildlife openings in 2020, and 112 wildlife openings in 2021</w:t>
      </w:r>
      <w:r w:rsidR="0069279A" w:rsidRPr="003808E1">
        <w:rPr>
          <w:rFonts w:ascii="Times New Roman" w:hAnsi="Times New Roman" w:cs="Times New Roman"/>
          <w:sz w:val="24"/>
          <w:szCs w:val="24"/>
        </w:rPr>
        <w:t>, for a total of 309 wildlife openings (Table 3)</w:t>
      </w:r>
      <w:r w:rsidR="00246F30"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Breeding songbirds </w:t>
      </w:r>
      <w:r w:rsidR="00246F30"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with 10-minute unlimited radius stationary point count</w:t>
      </w:r>
      <w:r w:rsidR="00246F30" w:rsidRPr="003808E1">
        <w:rPr>
          <w:rFonts w:ascii="Times New Roman" w:hAnsi="Times New Roman" w:cs="Times New Roman"/>
          <w:sz w:val="24"/>
          <w:szCs w:val="24"/>
        </w:rPr>
        <w:t xml:space="preserve"> surveys at 2 sampling points associated with each wildlife opening --- a central point at the same location as the game bird sampling point and an adjacent forest point that was</w:t>
      </w:r>
      <w:r w:rsidR="00E63F8B" w:rsidRPr="003808E1">
        <w:rPr>
          <w:rFonts w:ascii="Times New Roman" w:hAnsi="Times New Roman" w:cs="Times New Roman"/>
          <w:sz w:val="24"/>
          <w:szCs w:val="24"/>
        </w:rPr>
        <w:t xml:space="preserve"> randomly generated between 150 m and 300 m from the perimeter of the wildlife opening, </w:t>
      </w:r>
      <w:bookmarkStart w:id="9" w:name="_Hlk5383249"/>
      <w:r w:rsidR="00246F30" w:rsidRPr="003808E1">
        <w:rPr>
          <w:rFonts w:ascii="Times New Roman" w:hAnsi="Times New Roman" w:cs="Times New Roman"/>
          <w:sz w:val="24"/>
          <w:szCs w:val="24"/>
        </w:rPr>
        <w:t>&gt;</w:t>
      </w:r>
      <w:r w:rsidR="00E63F8B" w:rsidRPr="003808E1">
        <w:rPr>
          <w:rFonts w:ascii="Times New Roman" w:hAnsi="Times New Roman" w:cs="Times New Roman"/>
          <w:sz w:val="24"/>
          <w:szCs w:val="24"/>
        </w:rPr>
        <w:t>1</w:t>
      </w:r>
      <w:r w:rsidR="00246F30" w:rsidRPr="003808E1">
        <w:rPr>
          <w:rFonts w:ascii="Times New Roman" w:hAnsi="Times New Roman" w:cs="Times New Roman"/>
          <w:sz w:val="24"/>
          <w:szCs w:val="24"/>
        </w:rPr>
        <w:t>0</w:t>
      </w:r>
      <w:r w:rsidR="00E63F8B" w:rsidRPr="003808E1">
        <w:rPr>
          <w:rFonts w:ascii="Times New Roman" w:hAnsi="Times New Roman" w:cs="Times New Roman"/>
          <w:sz w:val="24"/>
          <w:szCs w:val="24"/>
        </w:rPr>
        <w:t>0 m from any other edges</w:t>
      </w:r>
      <w:r w:rsidR="00246F30" w:rsidRPr="003808E1">
        <w:rPr>
          <w:rFonts w:ascii="Times New Roman" w:hAnsi="Times New Roman" w:cs="Times New Roman"/>
          <w:sz w:val="24"/>
          <w:szCs w:val="24"/>
        </w:rPr>
        <w:t xml:space="preserve"> or significant </w:t>
      </w:r>
      <w:r w:rsidR="00E63F8B" w:rsidRPr="003808E1">
        <w:rPr>
          <w:rFonts w:ascii="Times New Roman" w:hAnsi="Times New Roman" w:cs="Times New Roman"/>
          <w:sz w:val="24"/>
          <w:szCs w:val="24"/>
        </w:rPr>
        <w:t xml:space="preserve">canopy disturbance (to avoid possible edge effects;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{"citationItems":[{"id":"ITEM-1","itemData":{"DOI":"10.1676/0043-5643(2000)112[0373:EOFFBA]2.0.CO;2","ISBN":"2","ISSN":"0043-5643","abstract":"—Little is known about the effects of forest fragmentation on bird communities in the boreal forests of western North America. Assessing the impact of forest fragmentation on bird communities has been complicated by the fact that few studies have applied statistical analyses that account for the possibility that individuals are randomly dispersed within landscapes. From 1993–1997, we contrasted bird communities in contiguous forest (54 sites) and nearby forest fragments surrounded by agricultural land (106 sites, 0.2–123 ha). Species were divided into groups based on migratory strategy (resident, short-distance migrant, long-distance migrant, and irruptive) and edge-sensitivity (edge, edge-interior, and interior). For each group, we tested whether richness and abundance were different from what would be expected if birds were distributed randomly across landscapes. Species richness was higher than expected in contiguous forest for interior species, whereas edge and short-distance migratory species were more common in the fragmented landscape. Similarly, the total abun-dance of interior and long-distance migratory birds was higher in contiguous forest, whereas edge birds were more abundant in the fragmented landscape. Brown Creeper (Certhia americana), Swainson's Thrush (Catharus ustulatus), Tennessee Warbler (Vermivora peregrina), Magnolia Warbler (Dendroica magnolia), Blackburnian Warbler (Dendroica fusca), Black-throated Green Warbler (Dendroica virens), and Bay-breasted Warbler (Den-droica castanea) were virtually absent from the fragmented landscape, yet were common in contiguous forest. Within the fragmented landscape, forest fragment size had little effect on species richness but was significantly correlated with abundance of all migratory and edge-sensitivity groups except edge and short-distance migrants. Probability of occurrence, controlling for random placement, was positively correlated with forest fragment size, percent forest cover within 5 km, or the interaction between size and cover for 19 species, most of which were associated with forest interiors. Predation and brood parasitism were higher on nests of ground and shrub nesting birds in the fragmented landscape than in contiguous forest. Fragmentation of contiguous forest in the southern boreal mixedwood zone of western Canada has a negative impact on the abundance of several resident and long-distance migratory species.","author":[{"dropping-particle":"","family":"Hobson","given":"Keith A","non-dropping-particle":"","parse-names":false,"suffix":""},{"dropping-particle":"","family":"Bayne","given":"Erin","non-dropping-particle":"","parse-names":false,"suffix":""}],"container-title":"Wilson Bulletin","id":"ITEM-1","issue":"3","issued":{"date-parts":[["2000"]]},"page":"373-387","title":"Effects of forest fragmentation by agriculture on avian communities in the southern boreal mixedwoods of western Canada","type":"article-journal","volume":"112"},"uris":["http://www.mendeley.com/documents/?uuid=b8d89e86-408c-3c7d-b8ee-0bd7e443a0d5"]},{"id":"ITEM-2","itemData":{"DOI":"10.3390/molecules13040790","ISBN":"0010-5422","ISSN":"00105422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E","non-dropping-particle":"","parse-names":false,"suffix":""}],"container-title":"Condor","id":"ITEM-2","issue":"3","issued":{"date-parts":[["1997"]]},"page":"708-718","title":"Effects of small forest openings on the breeding bird community in a Vermont hardwood forest","type":"article-journal","volume":"99"},"uris":["http://www.mendeley.com/documents/?uuid=503b1ad2-6dbe-3866-8cf5-64c3ccd0fba1"]}],"mendeley":{"formattedCitation":"(Germaine et al. 1997, Hobson and Bayne 2000)","manualFormatting":"Germaine et al. 1997, Hobson and Bayne 2000b","plainTextFormattedCitation":"(Germaine et al. 1997, Hobson and Bayne 2000)","previouslyFormattedCitation":"(Germaine et al. 1997, Hobson and Bayne 2000)"},"properties":{"noteIndex":0},"schema":"https://github.com/citation-style-language/schema/raw/master/csl-citation.json"}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63F8B" w:rsidRPr="003808E1">
        <w:rPr>
          <w:rFonts w:ascii="Times New Roman" w:hAnsi="Times New Roman" w:cs="Times New Roman"/>
          <w:noProof/>
          <w:sz w:val="24"/>
          <w:szCs w:val="24"/>
        </w:rPr>
        <w:t>Germaine et al. 1997, Hobson and Bayne 2000</w:t>
      </w:r>
      <w:r w:rsidR="00E63F8B" w:rsidRPr="003808E1">
        <w:rPr>
          <w:rFonts w:ascii="Times New Roman" w:hAnsi="Times New Roman" w:cs="Times New Roman"/>
          <w:i/>
          <w:noProof/>
          <w:sz w:val="24"/>
          <w:szCs w:val="24"/>
        </w:rPr>
        <w:t>b</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at least 200 m from the central </w:t>
      </w:r>
      <w:r w:rsidR="00246F30" w:rsidRPr="003808E1">
        <w:rPr>
          <w:rFonts w:ascii="Times New Roman" w:hAnsi="Times New Roman" w:cs="Times New Roman"/>
          <w:sz w:val="24"/>
          <w:szCs w:val="24"/>
        </w:rPr>
        <w:t>point</w:t>
      </w:r>
      <w:r w:rsidR="00D6376A" w:rsidRPr="003808E1">
        <w:rPr>
          <w:rFonts w:ascii="Times New Roman" w:hAnsi="Times New Roman" w:cs="Times New Roman"/>
          <w:sz w:val="24"/>
          <w:szCs w:val="24"/>
        </w:rPr>
        <w:t xml:space="preserve"> (Figure 3)</w:t>
      </w:r>
      <w:r w:rsidR="00E63F8B" w:rsidRPr="003808E1">
        <w:rPr>
          <w:rFonts w:ascii="Times New Roman" w:hAnsi="Times New Roman" w:cs="Times New Roman"/>
          <w:sz w:val="24"/>
          <w:szCs w:val="24"/>
        </w:rPr>
        <w:t>.</w:t>
      </w:r>
      <w:bookmarkEnd w:id="9"/>
    </w:p>
    <w:p w14:paraId="1E769C0E" w14:textId="65B63DA3" w:rsidR="00D6376A"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Each </w:t>
      </w:r>
      <w:r w:rsidR="00246F30" w:rsidRPr="003808E1">
        <w:rPr>
          <w:rFonts w:ascii="Times New Roman" w:hAnsi="Times New Roman" w:cs="Times New Roman"/>
          <w:sz w:val="24"/>
          <w:szCs w:val="24"/>
        </w:rPr>
        <w:t>sampling point was visited once</w:t>
      </w:r>
      <w:r w:rsidRPr="003808E1">
        <w:rPr>
          <w:rFonts w:ascii="Times New Roman" w:hAnsi="Times New Roman" w:cs="Times New Roman"/>
          <w:sz w:val="24"/>
          <w:szCs w:val="24"/>
        </w:rPr>
        <w:t xml:space="preserve">. Surveys </w:t>
      </w:r>
      <w:r w:rsidR="00D6376A" w:rsidRPr="003808E1">
        <w:rPr>
          <w:rFonts w:ascii="Times New Roman" w:hAnsi="Times New Roman" w:cs="Times New Roman"/>
          <w:sz w:val="24"/>
          <w:szCs w:val="24"/>
        </w:rPr>
        <w:t>began</w:t>
      </w:r>
      <w:r w:rsidRPr="003808E1">
        <w:rPr>
          <w:rFonts w:ascii="Times New Roman" w:hAnsi="Times New Roman" w:cs="Times New Roman"/>
          <w:sz w:val="24"/>
          <w:szCs w:val="24"/>
        </w:rPr>
        <w:t xml:space="preserve"> within 15 minutes of sunrise and continue</w:t>
      </w:r>
      <w:r w:rsidR="00D6376A"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approximately </w:t>
      </w:r>
      <w:r w:rsidR="00D6376A"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D6376A" w:rsidRPr="003808E1">
        <w:rPr>
          <w:rFonts w:ascii="Times New Roman" w:hAnsi="Times New Roman" w:cs="Times New Roman"/>
          <w:sz w:val="24"/>
          <w:szCs w:val="24"/>
        </w:rPr>
        <w:t>The 10-minute survey was split into 2 equal time intervals: 0–5 minutes and &gt;5–10 minutes. For each individual, the observer noted the species, time interval(s) during which it was detected, and distance band (≤50 m or &gt;50 m). Observers also recorded the survey date, start time, temperature, maximum wind speed, maximum ambient noise level (dB), precipitation status, and sky code. No surveys were conducted on mornings with rain, heavy fog, or consistent high wind speed, following the guidelines of Ralph et al. (1993).</w:t>
      </w:r>
    </w:p>
    <w:p w14:paraId="022D66E0" w14:textId="7C1EA75D"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transect surveys for post-breeding songbird species</w:t>
      </w:r>
    </w:p>
    <w:p w14:paraId="7502D969" w14:textId="21A3216F" w:rsidR="00E63F8B" w:rsidRPr="003808E1" w:rsidRDefault="003E4BB0" w:rsidP="00E236EB">
      <w:pPr>
        <w:widowControl w:val="0"/>
        <w:spacing w:line="276" w:lineRule="auto"/>
        <w:ind w:firstLine="720"/>
        <w:rPr>
          <w:rFonts w:ascii="Times New Roman" w:hAnsi="Times New Roman" w:cs="Times New Roman"/>
          <w:sz w:val="24"/>
          <w:szCs w:val="24"/>
        </w:rPr>
      </w:pPr>
      <w:bookmarkStart w:id="10" w:name="_Hlk5364053"/>
      <w:bookmarkEnd w:id="8"/>
      <w:r w:rsidRPr="003808E1">
        <w:rPr>
          <w:rFonts w:ascii="Times New Roman" w:hAnsi="Times New Roman" w:cs="Times New Roman"/>
          <w:sz w:val="24"/>
          <w:szCs w:val="24"/>
        </w:rPr>
        <w:t xml:space="preserve">I conducted post-breeding songbird surveys at a subset of 82 wildlife openings between 14 July and 5 August </w:t>
      </w:r>
      <w:r w:rsidR="00D16EF0" w:rsidRPr="003808E1">
        <w:rPr>
          <w:rFonts w:ascii="Times New Roman" w:hAnsi="Times New Roman" w:cs="Times New Roman"/>
          <w:sz w:val="24"/>
          <w:szCs w:val="24"/>
        </w:rPr>
        <w:t xml:space="preserve">(Table 3); this sampling period was intended </w:t>
      </w:r>
      <w:r w:rsidR="00E63F8B" w:rsidRPr="003808E1">
        <w:rPr>
          <w:rFonts w:ascii="Times New Roman" w:hAnsi="Times New Roman" w:cs="Times New Roman"/>
          <w:sz w:val="24"/>
          <w:szCs w:val="24"/>
        </w:rPr>
        <w:t xml:space="preserve">to minimize overlap with the breeding season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stands","type":"article-journal","volume":"262"},"uris":["http://www.mendeley.com/documents/?uuid=f18484e3-63e5-4b83-a9d7-8138eb090412"]},{"id":"ITEM-2","itemData":{"DOI":"10.1016/j.foreco.2010.10.020","ISBN":"03781127","ISSN":"03781127","abstract":"Spatial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Management","id":"ITEM-2","issue":"3","issued":{"date-parts":[["2011"]]},"page":"373-380","title":"Predicting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and Wood 2011, McDermott et al. 2011)","plainTextFormattedCitation":"(McDermott and Wood 2011, McDermott et al. 2011)","previouslyFormattedCitation":"(McDermott and Wood 2011, McDermott et al. 2011)"},"properties":{"noteIndex":0},"schema":"https://github.com/citation-style-language/schema/raw/master/csl-citation.json"}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(McDermott and Wood 2011, McDermott et al. 2011)</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fall migration. Post-breeding songbirds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twice with transect surveys</w:t>
      </w:r>
      <w:r w:rsidRPr="003808E1">
        <w:rPr>
          <w:rFonts w:ascii="Times New Roman" w:hAnsi="Times New Roman" w:cs="Times New Roman"/>
          <w:sz w:val="24"/>
          <w:szCs w:val="24"/>
        </w:rPr>
        <w:t xml:space="preserve"> at wildlife openings where at least 1 game bird species had been detected. </w:t>
      </w:r>
      <w:r w:rsidR="00A04F5D" w:rsidRPr="003808E1">
        <w:rPr>
          <w:rFonts w:ascii="Times New Roman" w:hAnsi="Times New Roman" w:cs="Times New Roman"/>
          <w:sz w:val="24"/>
          <w:szCs w:val="24"/>
        </w:rPr>
        <w:t xml:space="preserve">Post-breeding songbirds were surveyed along </w:t>
      </w:r>
      <w:r w:rsidR="00E63F8B" w:rsidRPr="003808E1">
        <w:rPr>
          <w:rFonts w:ascii="Times New Roman" w:hAnsi="Times New Roman" w:cs="Times New Roman"/>
          <w:sz w:val="24"/>
          <w:szCs w:val="24"/>
        </w:rPr>
        <w:t>4–8 transect segments per wildlife opening</w:t>
      </w:r>
      <w:r w:rsidR="00FA2FBD" w:rsidRPr="003808E1">
        <w:rPr>
          <w:rFonts w:ascii="Times New Roman" w:hAnsi="Times New Roman" w:cs="Times New Roman"/>
          <w:sz w:val="24"/>
          <w:szCs w:val="24"/>
        </w:rPr>
        <w:t xml:space="preserve"> (Figure 3)</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w:t>
      </w:r>
      <w:r w:rsidR="00A04F5D" w:rsidRPr="003808E1">
        <w:rPr>
          <w:rFonts w:ascii="Times New Roman" w:hAnsi="Times New Roman" w:cs="Times New Roman"/>
          <w:sz w:val="24"/>
          <w:szCs w:val="24"/>
        </w:rPr>
        <w:t xml:space="preserve">e.g., </w:t>
      </w:r>
      <w:r w:rsidR="00E63F8B" w:rsidRPr="003808E1">
        <w:rPr>
          <w:rFonts w:ascii="Times New Roman" w:hAnsi="Times New Roman" w:cs="Times New Roman"/>
          <w:sz w:val="24"/>
          <w:szCs w:val="24"/>
        </w:rPr>
        <w:t xml:space="preserve">4 for small </w:t>
      </w:r>
      <w:r w:rsidR="00A04F5D" w:rsidRPr="003808E1">
        <w:rPr>
          <w:rFonts w:ascii="Times New Roman" w:hAnsi="Times New Roman" w:cs="Times New Roman"/>
          <w:sz w:val="24"/>
          <w:szCs w:val="24"/>
        </w:rPr>
        <w:t xml:space="preserve">[&lt;1 ha] </w:t>
      </w:r>
      <w:r w:rsidR="00E63F8B" w:rsidRPr="003808E1">
        <w:rPr>
          <w:rFonts w:ascii="Times New Roman" w:hAnsi="Times New Roman" w:cs="Times New Roman"/>
          <w:sz w:val="24"/>
          <w:szCs w:val="24"/>
        </w:rPr>
        <w:t>openings, 6 for mid-sized</w:t>
      </w:r>
      <w:r w:rsidR="00A04F5D" w:rsidRPr="003808E1">
        <w:rPr>
          <w:rFonts w:ascii="Times New Roman" w:hAnsi="Times New Roman" w:cs="Times New Roman"/>
          <w:sz w:val="24"/>
          <w:szCs w:val="24"/>
        </w:rPr>
        <w:t xml:space="preserve"> [1–5 ha]</w:t>
      </w:r>
      <w:r w:rsidR="00E63F8B" w:rsidRPr="003808E1">
        <w:rPr>
          <w:rFonts w:ascii="Times New Roman" w:hAnsi="Times New Roman" w:cs="Times New Roman"/>
          <w:sz w:val="24"/>
          <w:szCs w:val="24"/>
        </w:rPr>
        <w:t xml:space="preserve"> openings, and 8 for large</w:t>
      </w:r>
      <w:r w:rsidR="00A04F5D" w:rsidRPr="003808E1">
        <w:rPr>
          <w:rFonts w:ascii="Times New Roman" w:hAnsi="Times New Roman" w:cs="Times New Roman"/>
          <w:sz w:val="24"/>
          <w:szCs w:val="24"/>
        </w:rPr>
        <w:t xml:space="preserve"> [&gt;5 ha]</w:t>
      </w:r>
      <w:r w:rsidR="00E63F8B" w:rsidRPr="003808E1">
        <w:rPr>
          <w:rFonts w:ascii="Times New Roman" w:hAnsi="Times New Roman" w:cs="Times New Roman"/>
          <w:sz w:val="24"/>
          <w:szCs w:val="24"/>
        </w:rPr>
        <w:t xml:space="preserve"> openings). To maximize spatial representation, I randomly select</w:t>
      </w:r>
      <w:r w:rsidR="00A04F5D" w:rsidRPr="003808E1">
        <w:rPr>
          <w:rFonts w:ascii="Times New Roman" w:hAnsi="Times New Roman" w:cs="Times New Roman"/>
          <w:sz w:val="24"/>
          <w:szCs w:val="24"/>
        </w:rPr>
        <w:t>ed</w:t>
      </w:r>
      <w:r w:rsidR="00E63F8B" w:rsidRPr="003808E1">
        <w:rPr>
          <w:rFonts w:ascii="Times New Roman" w:hAnsi="Times New Roman" w:cs="Times New Roman"/>
          <w:sz w:val="24"/>
          <w:szCs w:val="24"/>
        </w:rPr>
        <w:t xml:space="preserve"> locations for the start points of each transect within the wildlife opening, while ensuring a minimum distance of 15–50 m between points</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(15 m for small openings, 30 m for mid-sized openings, and 50 m for large openings).</w:t>
      </w:r>
    </w:p>
    <w:p w14:paraId="095B92D9" w14:textId="2BD4EAFB"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 xml:space="preserve">Transect surveys </w:t>
      </w:r>
      <w:r w:rsidR="00911711" w:rsidRPr="003808E1">
        <w:rPr>
          <w:rFonts w:ascii="Times New Roman" w:hAnsi="Times New Roman" w:cs="Times New Roman"/>
          <w:sz w:val="24"/>
          <w:szCs w:val="24"/>
        </w:rPr>
        <w:t>started</w:t>
      </w:r>
      <w:r w:rsidRPr="003808E1">
        <w:rPr>
          <w:rFonts w:ascii="Times New Roman" w:hAnsi="Times New Roman" w:cs="Times New Roman"/>
          <w:sz w:val="24"/>
          <w:szCs w:val="24"/>
        </w:rPr>
        <w:t xml:space="preserve"> 30 minutes after sunrise and continue</w:t>
      </w:r>
      <w:r w:rsidR="00911711"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w:t>
      </w:r>
      <w:r w:rsidR="00911711"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A single observer</w:t>
      </w:r>
      <w:r w:rsidRPr="003808E1">
        <w:rPr>
          <w:rFonts w:ascii="Times New Roman" w:hAnsi="Times New Roman" w:cs="Times New Roman"/>
          <w:sz w:val="24"/>
          <w:szCs w:val="24"/>
        </w:rPr>
        <w:t xml:space="preserve"> walk</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along the segments connecting the transect start points and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all birds detected visually or </w:t>
      </w:r>
      <w:r w:rsidR="00911711" w:rsidRPr="003808E1">
        <w:rPr>
          <w:rFonts w:ascii="Times New Roman" w:hAnsi="Times New Roman" w:cs="Times New Roman"/>
          <w:sz w:val="24"/>
          <w:szCs w:val="24"/>
        </w:rPr>
        <w:t>auditorily</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within or along the edge of the wildlife opening</w:t>
      </w:r>
      <w:r w:rsidRPr="003808E1">
        <w:rPr>
          <w:rFonts w:ascii="Times New Roman" w:hAnsi="Times New Roman" w:cs="Times New Roman"/>
          <w:sz w:val="24"/>
          <w:szCs w:val="24"/>
        </w:rPr>
        <w:t>, excluding individuals recorded during a previous segment to avoid double-counting birds</w:t>
      </w:r>
      <w:r w:rsidR="00911711" w:rsidRPr="003808E1">
        <w:rPr>
          <w:rFonts w:ascii="Times New Roman" w:hAnsi="Times New Roman" w:cs="Times New Roman"/>
          <w:sz w:val="24"/>
          <w:szCs w:val="24"/>
        </w:rPr>
        <w:t xml:space="preserve"> and excluding individuals that were in the adjacent forest surrounding the wildlife opening</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For each transect survey, o</w:t>
      </w:r>
      <w:r w:rsidRPr="003808E1">
        <w:rPr>
          <w:rFonts w:ascii="Times New Roman" w:hAnsi="Times New Roman" w:cs="Times New Roman"/>
          <w:sz w:val="24"/>
          <w:szCs w:val="24"/>
        </w:rPr>
        <w:t xml:space="preserve">bservers </w:t>
      </w:r>
      <w:r w:rsidR="00911711" w:rsidRPr="003808E1">
        <w:rPr>
          <w:rFonts w:ascii="Times New Roman" w:hAnsi="Times New Roman" w:cs="Times New Roman"/>
          <w:sz w:val="24"/>
          <w:szCs w:val="24"/>
        </w:rPr>
        <w:t>a</w:t>
      </w:r>
      <w:r w:rsidRPr="003808E1">
        <w:rPr>
          <w:rFonts w:ascii="Times New Roman" w:hAnsi="Times New Roman" w:cs="Times New Roman"/>
          <w:sz w:val="24"/>
          <w:szCs w:val="24"/>
        </w:rPr>
        <w:t>lso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 xml:space="preserve">the total time elapsed. </w:t>
      </w:r>
      <w:r w:rsidRPr="003808E1">
        <w:rPr>
          <w:rFonts w:ascii="Times New Roman" w:hAnsi="Times New Roman" w:cs="Times New Roman"/>
          <w:sz w:val="24"/>
          <w:szCs w:val="24"/>
        </w:rPr>
        <w:t xml:space="preserve">Transect surveys </w:t>
      </w:r>
      <w:r w:rsidR="00911711" w:rsidRPr="003808E1">
        <w:rPr>
          <w:rFonts w:ascii="Times New Roman" w:hAnsi="Times New Roman" w:cs="Times New Roman"/>
          <w:sz w:val="24"/>
          <w:szCs w:val="24"/>
        </w:rPr>
        <w:t>were not</w:t>
      </w:r>
      <w:r w:rsidRPr="003808E1">
        <w:rPr>
          <w:rFonts w:ascii="Times New Roman" w:hAnsi="Times New Roman" w:cs="Times New Roman"/>
          <w:sz w:val="24"/>
          <w:szCs w:val="24"/>
        </w:rPr>
        <w:t xml:space="preserve"> conducted in inclement weather (e.g., moderate or heavy precipitation, fog) or other conditions that would limit visual</w:t>
      </w:r>
      <w:r w:rsidR="00911711" w:rsidRPr="003808E1">
        <w:rPr>
          <w:rFonts w:ascii="Times New Roman" w:hAnsi="Times New Roman" w:cs="Times New Roman"/>
          <w:sz w:val="24"/>
          <w:szCs w:val="24"/>
        </w:rPr>
        <w:t xml:space="preserve"> and auditory</w:t>
      </w:r>
      <w:r w:rsidRPr="003808E1">
        <w:rPr>
          <w:rFonts w:ascii="Times New Roman" w:hAnsi="Times New Roman" w:cs="Times New Roman"/>
          <w:sz w:val="24"/>
          <w:szCs w:val="24"/>
        </w:rPr>
        <w:t xml:space="preserve"> observation of birds.</w:t>
      </w:r>
    </w:p>
    <w:p w14:paraId="3C8A7DCF" w14:textId="59DAA8A0" w:rsidR="00AE44C4" w:rsidRPr="003808E1" w:rsidRDefault="00AE44C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Vegetation surveys</w:t>
      </w:r>
    </w:p>
    <w:p w14:paraId="584E12B1" w14:textId="2F594D80" w:rsidR="00B7413F" w:rsidRPr="003808E1" w:rsidRDefault="00B7413F" w:rsidP="00E236EB">
      <w:pPr>
        <w:widowControl w:val="0"/>
        <w:spacing w:line="276" w:lineRule="auto"/>
        <w:ind w:firstLine="720"/>
        <w:rPr>
          <w:rFonts w:ascii="Times New Roman" w:hAnsi="Times New Roman" w:cs="Times New Roman"/>
          <w:sz w:val="24"/>
          <w:szCs w:val="24"/>
        </w:rPr>
      </w:pPr>
      <w:bookmarkStart w:id="11" w:name="_Hlk5364063"/>
      <w:r w:rsidRPr="003808E1">
        <w:rPr>
          <w:rFonts w:ascii="Times New Roman" w:hAnsi="Times New Roman" w:cs="Times New Roman"/>
          <w:sz w:val="24"/>
          <w:szCs w:val="24"/>
        </w:rPr>
        <w:t>At every sampling point, I conducted a tree plot survey and a si</w:t>
      </w:r>
      <w:r w:rsidR="00BC2795" w:rsidRPr="003808E1">
        <w:rPr>
          <w:rFonts w:ascii="Times New Roman" w:hAnsi="Times New Roman" w:cs="Times New Roman"/>
          <w:sz w:val="24"/>
          <w:szCs w:val="24"/>
        </w:rPr>
        <w:t>ght</w:t>
      </w:r>
      <w:r w:rsidRPr="003808E1">
        <w:rPr>
          <w:rFonts w:ascii="Times New Roman" w:hAnsi="Times New Roman" w:cs="Times New Roman"/>
          <w:sz w:val="24"/>
          <w:szCs w:val="24"/>
        </w:rPr>
        <w:t xml:space="preserve"> tube vegetation survey. During the tree plot survey, I collected data pertaining to </w:t>
      </w:r>
      <w:r w:rsidR="00E63F8B" w:rsidRPr="003808E1">
        <w:rPr>
          <w:rFonts w:ascii="Times New Roman" w:hAnsi="Times New Roman" w:cs="Times New Roman"/>
          <w:sz w:val="24"/>
          <w:szCs w:val="24"/>
        </w:rPr>
        <w:t xml:space="preserve">canopy height, basal area, canopy position, and canopy cover. To measure canopy height, I </w:t>
      </w:r>
      <w:r w:rsidRPr="003808E1">
        <w:rPr>
          <w:rFonts w:ascii="Times New Roman" w:hAnsi="Times New Roman" w:cs="Times New Roman"/>
          <w:sz w:val="24"/>
          <w:szCs w:val="24"/>
        </w:rPr>
        <w:t>used</w:t>
      </w:r>
      <w:r w:rsidR="00E63F8B" w:rsidRPr="003808E1">
        <w:rPr>
          <w:rFonts w:ascii="Times New Roman" w:hAnsi="Times New Roman" w:cs="Times New Roman"/>
          <w:sz w:val="24"/>
          <w:szCs w:val="24"/>
        </w:rPr>
        <w:t xml:space="preserve"> a clinometer to find the angle to the apex and base of a codominant tree and then measure</w:t>
      </w:r>
      <w:r w:rsidRPr="003808E1">
        <w:rPr>
          <w:rFonts w:ascii="Times New Roman" w:hAnsi="Times New Roman" w:cs="Times New Roman"/>
          <w:sz w:val="24"/>
          <w:szCs w:val="24"/>
        </w:rPr>
        <w:t>d</w:t>
      </w:r>
      <w:r w:rsidR="00E63F8B" w:rsidRPr="003808E1">
        <w:rPr>
          <w:rFonts w:ascii="Times New Roman" w:hAnsi="Times New Roman" w:cs="Times New Roman"/>
          <w:sz w:val="24"/>
          <w:szCs w:val="24"/>
        </w:rPr>
        <w:t xml:space="preserve"> the horizontal distance</w:t>
      </w:r>
      <w:r w:rsidRPr="003808E1">
        <w:rPr>
          <w:rFonts w:ascii="Times New Roman" w:hAnsi="Times New Roman" w:cs="Times New Roman"/>
          <w:sz w:val="24"/>
          <w:szCs w:val="24"/>
        </w:rPr>
        <w:t xml:space="preserve"> (m)</w:t>
      </w:r>
      <w:r w:rsidR="00E63F8B" w:rsidRPr="003808E1">
        <w:rPr>
          <w:rFonts w:ascii="Times New Roman" w:hAnsi="Times New Roman" w:cs="Times New Roman"/>
          <w:sz w:val="24"/>
          <w:szCs w:val="24"/>
        </w:rPr>
        <w:t xml:space="preserve"> to the base with a rangefinder. Trees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t>
      </w:r>
      <w:r w:rsidR="008356FE"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 the variable radius plot method. Using a Jim-Gem Cruz-All with a basal area factor of 10, </w:t>
      </w:r>
      <w:r w:rsidRPr="003808E1">
        <w:rPr>
          <w:rFonts w:ascii="Times New Roman" w:hAnsi="Times New Roman" w:cs="Times New Roman"/>
          <w:sz w:val="24"/>
          <w:szCs w:val="24"/>
        </w:rPr>
        <w:t>I identified all</w:t>
      </w:r>
      <w:r w:rsidR="00E63F8B" w:rsidRPr="003808E1">
        <w:rPr>
          <w:rFonts w:ascii="Times New Roman" w:hAnsi="Times New Roman" w:cs="Times New Roman"/>
          <w:sz w:val="24"/>
          <w:szCs w:val="24"/>
        </w:rPr>
        <w:t xml:space="preserve"> tree stems that </w:t>
      </w:r>
      <w:r w:rsidRPr="003808E1">
        <w:rPr>
          <w:rFonts w:ascii="Times New Roman" w:hAnsi="Times New Roman" w:cs="Times New Roman"/>
          <w:sz w:val="24"/>
          <w:szCs w:val="24"/>
        </w:rPr>
        <w:t>qualified for the tree plot survey</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and</w:t>
      </w:r>
      <w:r w:rsidR="00E63F8B" w:rsidRPr="003808E1">
        <w:rPr>
          <w:rFonts w:ascii="Times New Roman" w:hAnsi="Times New Roman" w:cs="Times New Roman"/>
          <w:sz w:val="24"/>
          <w:szCs w:val="24"/>
        </w:rPr>
        <w:t xml:space="preserve"> recorded</w:t>
      </w:r>
      <w:r w:rsidRPr="003808E1">
        <w:rPr>
          <w:rFonts w:ascii="Times New Roman" w:hAnsi="Times New Roman" w:cs="Times New Roman"/>
          <w:sz w:val="24"/>
          <w:szCs w:val="24"/>
        </w:rPr>
        <w:t xml:space="preserve"> the </w:t>
      </w:r>
      <w:r w:rsidR="00E63F8B" w:rsidRPr="003808E1">
        <w:rPr>
          <w:rFonts w:ascii="Times New Roman" w:hAnsi="Times New Roman" w:cs="Times New Roman"/>
          <w:sz w:val="24"/>
          <w:szCs w:val="24"/>
        </w:rPr>
        <w:t>species, diameter at breast height (DBH; measured with a Biltmore stick), and canopy position</w:t>
      </w:r>
      <w:r w:rsidRPr="003808E1">
        <w:rPr>
          <w:rFonts w:ascii="Times New Roman" w:hAnsi="Times New Roman" w:cs="Times New Roman"/>
          <w:sz w:val="24"/>
          <w:szCs w:val="24"/>
        </w:rPr>
        <w:t xml:space="preserve"> for each tree</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For c</w:t>
      </w:r>
      <w:r w:rsidR="00E63F8B" w:rsidRPr="003808E1">
        <w:rPr>
          <w:rFonts w:ascii="Times New Roman" w:hAnsi="Times New Roman" w:cs="Times New Roman"/>
          <w:sz w:val="24"/>
          <w:szCs w:val="24"/>
        </w:rPr>
        <w:t>anopy position</w:t>
      </w:r>
      <w:r w:rsidRPr="003808E1">
        <w:rPr>
          <w:rFonts w:ascii="Times New Roman" w:hAnsi="Times New Roman" w:cs="Times New Roman"/>
          <w:sz w:val="24"/>
          <w:szCs w:val="24"/>
        </w:rPr>
        <w:t xml:space="preserve">, I used </w:t>
      </w:r>
      <w:r w:rsidR="00E63F8B" w:rsidRPr="003808E1">
        <w:rPr>
          <w:rFonts w:ascii="Times New Roman" w:hAnsi="Times New Roman" w:cs="Times New Roman"/>
          <w:sz w:val="24"/>
          <w:szCs w:val="24"/>
        </w:rPr>
        <w:t xml:space="preserve">a categorical classification that separates trees into five distinct classes: suppressed, intermediate, codominant, dominant, and open growth (for trees in </w:t>
      </w:r>
      <w:r w:rsidRPr="003808E1">
        <w:rPr>
          <w:rFonts w:ascii="Times New Roman" w:hAnsi="Times New Roman" w:cs="Times New Roman"/>
          <w:sz w:val="24"/>
          <w:szCs w:val="24"/>
        </w:rPr>
        <w:t>non-forested sites, such as wildlife openings</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10.1093/forestry/72.1.59","ISSN":"0015-752X","author":[{"dropping-particle":"","family":"Jennings","given":"SB","non-dropping-particle":"","parse-names":false,"suffix":""},{"dropping-particle":"","family":"Brown","given":"ND","non-dropping-particle":"","parse-names":false,"suffix":""},{"dropping-particle":"","family":"Sheil","given":"D","non-dropping-particle":"","parse-names":false,"suffix":""}],"container-title":"Forestry: An International Journal of Forest Research","id":"ITEM-1","issue":"1","issued":{"date-parts":[["1999","1","1"]]},"page":"59-74","publisher":"Oxford Academic","title":"Assessing forest canopies and understorey illumination: canopy closure, canopy cover and other measures","type":"article-journal","volume":"72"},"uris":["http://www.mendeley.com/documents/?uuid=5bd5b395-43ed-3f41-8b76-da85409db6bb"]}],"mendeley":{"formattedCitation":"(Jennings et al. 1999)","plainTextFormattedCitation":"(Jennings et al. 1999)","previouslyFormattedCitation":"(Jennings et al. 1999)"},"properties":{"noteIndex":0},"schema":"https://github.com/citation-style-language/schema/raw/master/csl-citation.json"}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(Jennings et al. 1999)</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Forest overstory density (i.e., percent canopy cover) </w:t>
      </w:r>
      <w:r w:rsidRPr="003808E1">
        <w:rPr>
          <w:rFonts w:ascii="Times New Roman" w:hAnsi="Times New Roman" w:cs="Times New Roman"/>
          <w:sz w:val="24"/>
          <w:szCs w:val="24"/>
        </w:rPr>
        <w:t>was</w:t>
      </w:r>
      <w:r w:rsidR="00E63F8B" w:rsidRPr="003808E1">
        <w:rPr>
          <w:rFonts w:ascii="Times New Roman" w:hAnsi="Times New Roman" w:cs="Times New Roman"/>
          <w:sz w:val="24"/>
          <w:szCs w:val="24"/>
        </w:rPr>
        <w:t xml:space="preserve"> measured </w:t>
      </w:r>
      <w:r w:rsidR="00351CA8" w:rsidRPr="003808E1">
        <w:rPr>
          <w:rFonts w:ascii="Times New Roman" w:hAnsi="Times New Roman" w:cs="Times New Roman"/>
          <w:sz w:val="24"/>
          <w:szCs w:val="24"/>
        </w:rPr>
        <w:t xml:space="preserve">from the four cardinal directions </w:t>
      </w:r>
      <w:r w:rsidR="00E63F8B" w:rsidRPr="003808E1">
        <w:rPr>
          <w:rFonts w:ascii="Times New Roman" w:hAnsi="Times New Roman" w:cs="Times New Roman"/>
          <w:sz w:val="24"/>
          <w:szCs w:val="24"/>
        </w:rPr>
        <w:t>using a spherical densiomete</w:t>
      </w:r>
      <w:r w:rsidR="00351CA8" w:rsidRPr="003808E1">
        <w:rPr>
          <w:rFonts w:ascii="Times New Roman" w:hAnsi="Times New Roman" w:cs="Times New Roman"/>
          <w:sz w:val="24"/>
          <w:szCs w:val="24"/>
        </w:rPr>
        <w:t>r</w:t>
      </w:r>
      <w:r w:rsidR="00E63F8B" w:rsidRPr="003808E1">
        <w:rPr>
          <w:rFonts w:ascii="Times New Roman" w:hAnsi="Times New Roman" w:cs="Times New Roman"/>
          <w:sz w:val="24"/>
          <w:szCs w:val="24"/>
        </w:rPr>
        <w:t xml:space="preserve">. </w:t>
      </w:r>
      <w:bookmarkStart w:id="12" w:name="_Hlk5364071"/>
      <w:bookmarkEnd w:id="11"/>
      <w:r w:rsidRPr="003808E1">
        <w:rPr>
          <w:rFonts w:ascii="Times New Roman" w:hAnsi="Times New Roman" w:cs="Times New Roman"/>
          <w:sz w:val="24"/>
          <w:szCs w:val="24"/>
        </w:rPr>
        <w:t>To measure</w:t>
      </w:r>
      <w:r w:rsidR="00E63F8B" w:rsidRPr="003808E1">
        <w:rPr>
          <w:rFonts w:ascii="Times New Roman" w:hAnsi="Times New Roman" w:cs="Times New Roman"/>
          <w:sz w:val="24"/>
          <w:szCs w:val="24"/>
        </w:rPr>
        <w:t xml:space="preserve"> vegetative cover </w:t>
      </w:r>
      <w:r w:rsidRPr="003808E1">
        <w:rPr>
          <w:rFonts w:ascii="Times New Roman" w:hAnsi="Times New Roman" w:cs="Times New Roman"/>
          <w:sz w:val="24"/>
          <w:szCs w:val="24"/>
        </w:rPr>
        <w:t xml:space="preserve">and structure at the sampling points, I used the sight tube method. For these surveys, a sight tube was used to determine the presence of 4 vegetation classes (herb, shrub, sapling, tree) at 5 points located 10 m apart in each cardinal direction, resulting in systematic estimates of vegetative cover at 20 points within a 50-m radius plot. For each </w:t>
      </w:r>
      <w:r w:rsidR="00A83B1C" w:rsidRPr="003808E1">
        <w:rPr>
          <w:rFonts w:ascii="Times New Roman" w:hAnsi="Times New Roman" w:cs="Times New Roman"/>
          <w:sz w:val="24"/>
          <w:szCs w:val="24"/>
        </w:rPr>
        <w:t xml:space="preserve">of the 20 </w:t>
      </w:r>
      <w:r w:rsidRPr="003808E1">
        <w:rPr>
          <w:rFonts w:ascii="Times New Roman" w:hAnsi="Times New Roman" w:cs="Times New Roman"/>
          <w:sz w:val="24"/>
          <w:szCs w:val="24"/>
        </w:rPr>
        <w:t>point</w:t>
      </w:r>
      <w:r w:rsidR="00A83B1C" w:rsidRPr="003808E1">
        <w:rPr>
          <w:rFonts w:ascii="Times New Roman" w:hAnsi="Times New Roman" w:cs="Times New Roman"/>
          <w:sz w:val="24"/>
          <w:szCs w:val="24"/>
        </w:rPr>
        <w:t>s for the sight tube survey</w:t>
      </w:r>
      <w:r w:rsidRPr="003808E1">
        <w:rPr>
          <w:rFonts w:ascii="Times New Roman" w:hAnsi="Times New Roman" w:cs="Times New Roman"/>
          <w:sz w:val="24"/>
          <w:szCs w:val="24"/>
        </w:rPr>
        <w:t xml:space="preserve">, observers recorded whether it was located within the </w:t>
      </w:r>
      <w:r w:rsidR="00054216" w:rsidRPr="003808E1">
        <w:rPr>
          <w:rFonts w:ascii="Times New Roman" w:hAnsi="Times New Roman" w:cs="Times New Roman"/>
          <w:sz w:val="24"/>
          <w:szCs w:val="24"/>
        </w:rPr>
        <w:t xml:space="preserve">wildlife </w:t>
      </w:r>
      <w:r w:rsidRPr="003808E1">
        <w:rPr>
          <w:rFonts w:ascii="Times New Roman" w:hAnsi="Times New Roman" w:cs="Times New Roman"/>
          <w:sz w:val="24"/>
          <w:szCs w:val="24"/>
        </w:rPr>
        <w:t>opening or not.</w:t>
      </w:r>
    </w:p>
    <w:p w14:paraId="419E43CF" w14:textId="3F4FAE3F" w:rsidR="004D216A" w:rsidRPr="003808E1" w:rsidRDefault="004D216A"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Data compilation and processing </w:t>
      </w:r>
    </w:p>
    <w:p w14:paraId="57C50869" w14:textId="3945249F" w:rsidR="004D216A" w:rsidRPr="003808E1" w:rsidRDefault="004D216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Processing images from game cameras</w:t>
      </w:r>
      <w:r w:rsidR="009D6A0B" w:rsidRPr="003808E1">
        <w:rPr>
          <w:rFonts w:ascii="Times New Roman" w:hAnsi="Times New Roman" w:cs="Times New Roman"/>
          <w:i/>
          <w:iCs/>
          <w:sz w:val="24"/>
          <w:szCs w:val="24"/>
        </w:rPr>
        <w:t xml:space="preserve"> and sound files from ARUs</w:t>
      </w:r>
    </w:p>
    <w:p w14:paraId="470D449B" w14:textId="24B3E052" w:rsidR="004D216A" w:rsidRPr="003808E1" w:rsidRDefault="009D6A0B"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Images from the game cameras were processed using eMammal software, which groups photos into sequences based on the time elapsed between photos</w:t>
      </w:r>
      <w:r w:rsidR="005D0E71" w:rsidRPr="003808E1">
        <w:rPr>
          <w:rFonts w:ascii="Times New Roman" w:hAnsi="Times New Roman" w:cs="Times New Roman"/>
          <w:sz w:val="24"/>
          <w:szCs w:val="24"/>
        </w:rPr>
        <w:t>, such that a sequence comprises multiple photos that are taken within 1 minute of each other</w:t>
      </w:r>
      <w:r w:rsidR="004D216A"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4082D" w:rsidRPr="003808E1">
        <w:rPr>
          <w:rFonts w:ascii="Times New Roman" w:hAnsi="Times New Roman" w:cs="Times New Roman"/>
          <w:sz w:val="24"/>
          <w:szCs w:val="24"/>
        </w:rPr>
        <w:t>For each wildlife opening, t</w:t>
      </w:r>
      <w:r w:rsidRPr="003808E1">
        <w:rPr>
          <w:rFonts w:ascii="Times New Roman" w:hAnsi="Times New Roman" w:cs="Times New Roman"/>
          <w:sz w:val="24"/>
          <w:szCs w:val="24"/>
        </w:rPr>
        <w:t xml:space="preserve">rained data processing assistants recorded </w:t>
      </w:r>
      <w:r w:rsidR="00B4082D" w:rsidRPr="003808E1">
        <w:rPr>
          <w:rFonts w:ascii="Times New Roman" w:hAnsi="Times New Roman" w:cs="Times New Roman"/>
          <w:sz w:val="24"/>
          <w:szCs w:val="24"/>
        </w:rPr>
        <w:t xml:space="preserve">the </w:t>
      </w:r>
      <w:r w:rsidRPr="003808E1">
        <w:rPr>
          <w:rFonts w:ascii="Times New Roman" w:hAnsi="Times New Roman" w:cs="Times New Roman"/>
          <w:sz w:val="24"/>
          <w:szCs w:val="24"/>
        </w:rPr>
        <w:t>species</w:t>
      </w:r>
      <w:r w:rsidR="00B4082D"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detected </w:t>
      </w:r>
      <w:r w:rsidR="00B4082D"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photo sequence. Sound files from the ARUs were processed using RavenPro 1.6 software. I semi-automated the initial screening process and used a Band-Limited Energy Detector with specific frequency and duration parameters to produce a selection of candidate vocalizations of wild turkey and American woodcock for trained data processing assistants to confirm</w:t>
      </w:r>
      <w:r w:rsidR="00FB4243" w:rsidRPr="003808E1">
        <w:rPr>
          <w:rFonts w:ascii="Times New Roman" w:hAnsi="Times New Roman" w:cs="Times New Roman"/>
          <w:sz w:val="24"/>
          <w:szCs w:val="24"/>
        </w:rPr>
        <w:t>. For each verified detection of wild turkey or American woodcock vocalizations, data processing assistants recorded the species, wildlife opening ID, and date detected.</w:t>
      </w:r>
    </w:p>
    <w:p w14:paraId="651B2703" w14:textId="04A00DB0" w:rsidR="004D216A"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lastRenderedPageBreak/>
        <w:t>Predictor data – Local habitat</w:t>
      </w:r>
    </w:p>
    <w:p w14:paraId="353EAE07" w14:textId="218CEB90" w:rsidR="00BC0067" w:rsidRPr="003808E1" w:rsidRDefault="00D52207"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Local habitat data associated with each wildlife opening consisted of percent cover of 4 vegetation classes (herb, shrub, sapling, tree), percent canopy cover, canopy height, number of trees, </w:t>
      </w:r>
      <w:r w:rsidR="00CF6D9D" w:rsidRPr="003808E1">
        <w:rPr>
          <w:rFonts w:ascii="Times New Roman" w:hAnsi="Times New Roman" w:cs="Times New Roman"/>
          <w:sz w:val="24"/>
          <w:szCs w:val="24"/>
        </w:rPr>
        <w:t xml:space="preserve">relative </w:t>
      </w:r>
      <w:r w:rsidRPr="003808E1">
        <w:rPr>
          <w:rFonts w:ascii="Times New Roman" w:hAnsi="Times New Roman" w:cs="Times New Roman"/>
          <w:sz w:val="24"/>
          <w:szCs w:val="24"/>
        </w:rPr>
        <w:t>basal area, and 3 topographical variables (elevation, aspect, topographical position index</w:t>
      </w:r>
      <w:r w:rsidR="004E2FA9" w:rsidRPr="003808E1">
        <w:rPr>
          <w:rFonts w:ascii="Times New Roman" w:hAnsi="Times New Roman" w:cs="Times New Roman"/>
          <w:sz w:val="24"/>
          <w:szCs w:val="24"/>
        </w:rPr>
        <w:t xml:space="preserve"> [TPI]</w:t>
      </w:r>
      <w:r w:rsidRPr="003808E1">
        <w:rPr>
          <w:rFonts w:ascii="Times New Roman" w:hAnsi="Times New Roman" w:cs="Times New Roman"/>
          <w:sz w:val="24"/>
          <w:szCs w:val="24"/>
        </w:rPr>
        <w:t>) (Table</w:t>
      </w:r>
      <w:r w:rsidR="003E279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BC2795" w:rsidRPr="003808E1">
        <w:rPr>
          <w:rFonts w:ascii="Times New Roman" w:hAnsi="Times New Roman" w:cs="Times New Roman"/>
          <w:sz w:val="24"/>
          <w:szCs w:val="24"/>
        </w:rPr>
        <w:t>From the sight tube vegetation survey</w:t>
      </w:r>
      <w:r w:rsidR="00EB6D11" w:rsidRPr="003808E1">
        <w:rPr>
          <w:rFonts w:ascii="Times New Roman" w:hAnsi="Times New Roman" w:cs="Times New Roman"/>
          <w:sz w:val="24"/>
          <w:szCs w:val="24"/>
        </w:rPr>
        <w:t>s</w:t>
      </w:r>
      <w:r w:rsidR="00A50BAE" w:rsidRPr="003808E1">
        <w:rPr>
          <w:rFonts w:ascii="Times New Roman" w:hAnsi="Times New Roman" w:cs="Times New Roman"/>
          <w:sz w:val="24"/>
          <w:szCs w:val="24"/>
        </w:rPr>
        <w:t xml:space="preserve">, I calculated </w:t>
      </w:r>
      <w:r w:rsidR="00A3347E" w:rsidRPr="003808E1">
        <w:rPr>
          <w:rFonts w:ascii="Times New Roman" w:hAnsi="Times New Roman" w:cs="Times New Roman"/>
          <w:sz w:val="24"/>
          <w:szCs w:val="24"/>
        </w:rPr>
        <w:t xml:space="preserve">percent herb / shrub / sapling / tree cover as </w:t>
      </w:r>
      <w:r w:rsidR="00A50BAE" w:rsidRPr="003808E1">
        <w:rPr>
          <w:rFonts w:ascii="Times New Roman" w:hAnsi="Times New Roman" w:cs="Times New Roman"/>
          <w:sz w:val="24"/>
          <w:szCs w:val="24"/>
        </w:rPr>
        <w:t>the total number of points at which herbs</w:t>
      </w:r>
      <w:r w:rsidR="00A3347E" w:rsidRPr="003808E1">
        <w:rPr>
          <w:rFonts w:ascii="Times New Roman" w:hAnsi="Times New Roman" w:cs="Times New Roman"/>
          <w:sz w:val="24"/>
          <w:szCs w:val="24"/>
        </w:rPr>
        <w:t xml:space="preserve"> /</w:t>
      </w:r>
      <w:r w:rsidR="00A50BAE" w:rsidRPr="003808E1">
        <w:rPr>
          <w:rFonts w:ascii="Times New Roman" w:hAnsi="Times New Roman" w:cs="Times New Roman"/>
          <w:sz w:val="24"/>
          <w:szCs w:val="24"/>
        </w:rPr>
        <w:t xml:space="preserve"> </w:t>
      </w:r>
      <w:r w:rsidR="00A3347E" w:rsidRPr="003808E1">
        <w:rPr>
          <w:rFonts w:ascii="Times New Roman" w:hAnsi="Times New Roman" w:cs="Times New Roman"/>
          <w:sz w:val="24"/>
          <w:szCs w:val="24"/>
        </w:rPr>
        <w:t xml:space="preserve">shrubs / saplings / trees were present divided by the total number of points located within the opening. </w:t>
      </w:r>
      <w:r w:rsidR="00B07856" w:rsidRPr="003808E1">
        <w:rPr>
          <w:rFonts w:ascii="Times New Roman" w:hAnsi="Times New Roman" w:cs="Times New Roman"/>
          <w:sz w:val="24"/>
          <w:szCs w:val="24"/>
        </w:rPr>
        <w:t xml:space="preserve">Because </w:t>
      </w:r>
      <w:r w:rsidR="00EB6D11" w:rsidRPr="003808E1">
        <w:rPr>
          <w:rFonts w:ascii="Times New Roman" w:hAnsi="Times New Roman" w:cs="Times New Roman"/>
          <w:sz w:val="24"/>
          <w:szCs w:val="24"/>
        </w:rPr>
        <w:t xml:space="preserve">mature forest surrounding </w:t>
      </w:r>
      <w:r w:rsidR="00B07856" w:rsidRPr="003808E1">
        <w:rPr>
          <w:rFonts w:ascii="Times New Roman" w:hAnsi="Times New Roman" w:cs="Times New Roman"/>
          <w:sz w:val="24"/>
          <w:szCs w:val="24"/>
        </w:rPr>
        <w:t xml:space="preserve">small </w:t>
      </w:r>
      <w:r w:rsidR="00EB6D11" w:rsidRPr="003808E1">
        <w:rPr>
          <w:rFonts w:ascii="Times New Roman" w:hAnsi="Times New Roman" w:cs="Times New Roman"/>
          <w:sz w:val="24"/>
          <w:szCs w:val="24"/>
        </w:rPr>
        <w:t xml:space="preserve">wildlife </w:t>
      </w:r>
      <w:r w:rsidR="00B07856" w:rsidRPr="003808E1">
        <w:rPr>
          <w:rFonts w:ascii="Times New Roman" w:hAnsi="Times New Roman" w:cs="Times New Roman"/>
          <w:sz w:val="24"/>
          <w:szCs w:val="24"/>
        </w:rPr>
        <w:t xml:space="preserve">openings </w:t>
      </w:r>
      <w:r w:rsidR="00EB6D11" w:rsidRPr="003808E1">
        <w:rPr>
          <w:rFonts w:ascii="Times New Roman" w:hAnsi="Times New Roman" w:cs="Times New Roman"/>
          <w:sz w:val="24"/>
          <w:szCs w:val="24"/>
        </w:rPr>
        <w:t>was often</w:t>
      </w:r>
      <w:r w:rsidR="00B07856" w:rsidRPr="003808E1">
        <w:rPr>
          <w:rFonts w:ascii="Times New Roman" w:hAnsi="Times New Roman" w:cs="Times New Roman"/>
          <w:sz w:val="24"/>
          <w:szCs w:val="24"/>
        </w:rPr>
        <w:t xml:space="preserve"> within 50 m of the central sampling point, </w:t>
      </w:r>
      <w:r w:rsidR="00A3347E" w:rsidRPr="003808E1">
        <w:rPr>
          <w:rFonts w:ascii="Times New Roman" w:hAnsi="Times New Roman" w:cs="Times New Roman"/>
          <w:sz w:val="24"/>
          <w:szCs w:val="24"/>
        </w:rPr>
        <w:t>I also calculated percent tree cover outside of the wildlife opening, for which I divided the total number of points outside of the opening at which trees were present by the total number of points in the survey (N = 20).</w:t>
      </w:r>
      <w:r w:rsidR="00762E32" w:rsidRPr="003808E1">
        <w:rPr>
          <w:rFonts w:ascii="Times New Roman" w:hAnsi="Times New Roman" w:cs="Times New Roman"/>
          <w:sz w:val="24"/>
          <w:szCs w:val="24"/>
        </w:rPr>
        <w:t xml:space="preserve"> Percent canopy cover, canopy height, number of trees</w:t>
      </w:r>
      <w:r w:rsidR="00351CA8" w:rsidRPr="003808E1">
        <w:rPr>
          <w:rFonts w:ascii="Times New Roman" w:hAnsi="Times New Roman" w:cs="Times New Roman"/>
          <w:sz w:val="24"/>
          <w:szCs w:val="24"/>
        </w:rPr>
        <w:t>, and basal area</w:t>
      </w:r>
      <w:r w:rsidR="00762E32" w:rsidRPr="003808E1">
        <w:rPr>
          <w:rFonts w:ascii="Times New Roman" w:hAnsi="Times New Roman" w:cs="Times New Roman"/>
          <w:sz w:val="24"/>
          <w:szCs w:val="24"/>
        </w:rPr>
        <w:t xml:space="preserve"> were </w:t>
      </w:r>
      <w:r w:rsidR="00275637" w:rsidRPr="003808E1">
        <w:rPr>
          <w:rFonts w:ascii="Times New Roman" w:hAnsi="Times New Roman" w:cs="Times New Roman"/>
          <w:sz w:val="24"/>
          <w:szCs w:val="24"/>
        </w:rPr>
        <w:t>derived</w:t>
      </w:r>
      <w:r w:rsidR="00351CA8" w:rsidRPr="003808E1">
        <w:rPr>
          <w:rFonts w:ascii="Times New Roman" w:hAnsi="Times New Roman" w:cs="Times New Roman"/>
          <w:sz w:val="24"/>
          <w:szCs w:val="24"/>
        </w:rPr>
        <w:t xml:space="preserve"> from </w:t>
      </w:r>
      <w:r w:rsidR="00505E56" w:rsidRPr="003808E1">
        <w:rPr>
          <w:rFonts w:ascii="Times New Roman" w:hAnsi="Times New Roman" w:cs="Times New Roman"/>
          <w:sz w:val="24"/>
          <w:szCs w:val="24"/>
        </w:rPr>
        <w:t xml:space="preserve">field </w:t>
      </w:r>
      <w:r w:rsidR="00351CA8" w:rsidRPr="003808E1">
        <w:rPr>
          <w:rFonts w:ascii="Times New Roman" w:hAnsi="Times New Roman" w:cs="Times New Roman"/>
          <w:sz w:val="24"/>
          <w:szCs w:val="24"/>
        </w:rPr>
        <w:t>data collected during the tree plot surveys. Percent canopy cover was</w:t>
      </w:r>
      <w:r w:rsidR="00275637" w:rsidRPr="003808E1">
        <w:rPr>
          <w:rFonts w:ascii="Times New Roman" w:hAnsi="Times New Roman" w:cs="Times New Roman"/>
          <w:sz w:val="24"/>
          <w:szCs w:val="24"/>
        </w:rPr>
        <w:t xml:space="preserve"> calculated as</w:t>
      </w:r>
      <w:r w:rsidR="00351CA8" w:rsidRPr="003808E1">
        <w:rPr>
          <w:rFonts w:ascii="Times New Roman" w:hAnsi="Times New Roman" w:cs="Times New Roman"/>
          <w:sz w:val="24"/>
          <w:szCs w:val="24"/>
        </w:rPr>
        <w:t xml:space="preserve"> the </w:t>
      </w:r>
      <w:r w:rsidR="00275637" w:rsidRPr="003808E1">
        <w:rPr>
          <w:rFonts w:ascii="Times New Roman" w:hAnsi="Times New Roman" w:cs="Times New Roman"/>
          <w:sz w:val="24"/>
          <w:szCs w:val="24"/>
        </w:rPr>
        <w:t>average of the 4 densiometer values. Canopy height was calculated using trigonometry</w:t>
      </w:r>
      <w:r w:rsidR="00071E02" w:rsidRPr="003808E1">
        <w:rPr>
          <w:rFonts w:ascii="Times New Roman" w:hAnsi="Times New Roman" w:cs="Times New Roman"/>
          <w:sz w:val="24"/>
          <w:szCs w:val="24"/>
        </w:rPr>
        <w:t xml:space="preserve"> for a right triangle</w:t>
      </w:r>
      <w:r w:rsidR="00275637" w:rsidRPr="003808E1">
        <w:rPr>
          <w:rFonts w:ascii="Times New Roman" w:hAnsi="Times New Roman" w:cs="Times New Roman"/>
          <w:sz w:val="24"/>
          <w:szCs w:val="24"/>
        </w:rPr>
        <w:t>, given horizontal distance</w:t>
      </w:r>
      <w:r w:rsidR="00505E56" w:rsidRPr="003808E1">
        <w:rPr>
          <w:rFonts w:ascii="Times New Roman" w:hAnsi="Times New Roman" w:cs="Times New Roman"/>
          <w:sz w:val="24"/>
          <w:szCs w:val="24"/>
        </w:rPr>
        <w:t xml:space="preserve"> </w:t>
      </w:r>
      <w:r w:rsidR="00275637" w:rsidRPr="003808E1">
        <w:rPr>
          <w:rFonts w:ascii="Times New Roman" w:hAnsi="Times New Roman" w:cs="Times New Roman"/>
          <w:sz w:val="24"/>
          <w:szCs w:val="24"/>
        </w:rPr>
        <w:t xml:space="preserve">and angle from the base to the apex. </w:t>
      </w:r>
      <w:r w:rsidR="00071E02" w:rsidRPr="003808E1">
        <w:rPr>
          <w:rFonts w:ascii="Times New Roman" w:hAnsi="Times New Roman" w:cs="Times New Roman"/>
          <w:sz w:val="24"/>
          <w:szCs w:val="24"/>
        </w:rPr>
        <w:t xml:space="preserve">Number of trees corresponded to the </w:t>
      </w:r>
      <w:r w:rsidR="0011439B" w:rsidRPr="003808E1">
        <w:rPr>
          <w:rFonts w:ascii="Times New Roman" w:hAnsi="Times New Roman" w:cs="Times New Roman"/>
          <w:sz w:val="24"/>
          <w:szCs w:val="24"/>
        </w:rPr>
        <w:t xml:space="preserve">total </w:t>
      </w:r>
      <w:r w:rsidR="00071E02" w:rsidRPr="003808E1">
        <w:rPr>
          <w:rFonts w:ascii="Times New Roman" w:hAnsi="Times New Roman" w:cs="Times New Roman"/>
          <w:sz w:val="24"/>
          <w:szCs w:val="24"/>
        </w:rPr>
        <w:t>number of live trees and dead snags within the tree plot that had a diameter &gt;</w:t>
      </w:r>
      <w:r w:rsidR="00505E56" w:rsidRPr="003808E1">
        <w:rPr>
          <w:rFonts w:ascii="Times New Roman" w:hAnsi="Times New Roman" w:cs="Times New Roman"/>
          <w:sz w:val="24"/>
          <w:szCs w:val="24"/>
        </w:rPr>
        <w:t>10</w:t>
      </w:r>
      <w:r w:rsidR="00071E02" w:rsidRPr="003808E1">
        <w:rPr>
          <w:rFonts w:ascii="Times New Roman" w:hAnsi="Times New Roman" w:cs="Times New Roman"/>
          <w:sz w:val="24"/>
          <w:szCs w:val="24"/>
        </w:rPr>
        <w:t xml:space="preserve"> </w:t>
      </w:r>
      <w:r w:rsidR="00505E56" w:rsidRPr="003808E1">
        <w:rPr>
          <w:rFonts w:ascii="Times New Roman" w:hAnsi="Times New Roman" w:cs="Times New Roman"/>
          <w:sz w:val="24"/>
          <w:szCs w:val="24"/>
        </w:rPr>
        <w:t>cm</w:t>
      </w:r>
      <w:r w:rsidR="00071E02" w:rsidRPr="003808E1">
        <w:rPr>
          <w:rFonts w:ascii="Times New Roman" w:hAnsi="Times New Roman" w:cs="Times New Roman"/>
          <w:sz w:val="24"/>
          <w:szCs w:val="24"/>
        </w:rPr>
        <w:t xml:space="preserve">. </w:t>
      </w:r>
      <w:r w:rsidR="00A04D08" w:rsidRPr="003808E1">
        <w:rPr>
          <w:rFonts w:ascii="Times New Roman" w:hAnsi="Times New Roman" w:cs="Times New Roman"/>
          <w:sz w:val="24"/>
          <w:szCs w:val="24"/>
        </w:rPr>
        <w:t>Relative b</w:t>
      </w:r>
      <w:r w:rsidR="00071E02" w:rsidRPr="003808E1">
        <w:rPr>
          <w:rFonts w:ascii="Times New Roman" w:hAnsi="Times New Roman" w:cs="Times New Roman"/>
          <w:sz w:val="24"/>
          <w:szCs w:val="24"/>
        </w:rPr>
        <w:t xml:space="preserve">asal area </w:t>
      </w:r>
      <w:r w:rsidR="0011439B" w:rsidRPr="003808E1">
        <w:rPr>
          <w:rFonts w:ascii="Times New Roman" w:hAnsi="Times New Roman" w:cs="Times New Roman"/>
          <w:sz w:val="24"/>
          <w:szCs w:val="24"/>
        </w:rPr>
        <w:t xml:space="preserve">was calculated as the sum of the </w:t>
      </w:r>
      <w:r w:rsidR="006A7FF6" w:rsidRPr="003808E1">
        <w:rPr>
          <w:rFonts w:ascii="Times New Roman" w:hAnsi="Times New Roman" w:cs="Times New Roman"/>
          <w:sz w:val="24"/>
          <w:szCs w:val="24"/>
        </w:rPr>
        <w:t xml:space="preserve">individual </w:t>
      </w:r>
      <w:r w:rsidR="0011439B" w:rsidRPr="003808E1">
        <w:rPr>
          <w:rFonts w:ascii="Times New Roman" w:hAnsi="Times New Roman" w:cs="Times New Roman"/>
          <w:sz w:val="24"/>
          <w:szCs w:val="24"/>
        </w:rPr>
        <w:t>basal area</w:t>
      </w:r>
      <w:r w:rsidR="006A7FF6" w:rsidRPr="003808E1">
        <w:rPr>
          <w:rFonts w:ascii="Times New Roman" w:hAnsi="Times New Roman" w:cs="Times New Roman"/>
          <w:sz w:val="24"/>
          <w:szCs w:val="24"/>
        </w:rPr>
        <w:t xml:space="preserve"> (DBH</w:t>
      </w:r>
      <w:r w:rsidR="006A7FF6" w:rsidRPr="003808E1">
        <w:rPr>
          <w:rFonts w:ascii="Times New Roman" w:hAnsi="Times New Roman" w:cs="Times New Roman"/>
          <w:sz w:val="24"/>
          <w:szCs w:val="24"/>
          <w:vertAlign w:val="superscript"/>
        </w:rPr>
        <w:t>2</w:t>
      </w:r>
      <w:r w:rsidR="006A7FF6" w:rsidRPr="003808E1">
        <w:rPr>
          <w:rFonts w:ascii="Times New Roman" w:hAnsi="Times New Roman" w:cs="Times New Roman"/>
          <w:sz w:val="24"/>
          <w:szCs w:val="24"/>
        </w:rPr>
        <w:t xml:space="preserve"> × 0.005454)</w:t>
      </w:r>
      <w:r w:rsidR="0011439B" w:rsidRPr="003808E1">
        <w:rPr>
          <w:rFonts w:ascii="Times New Roman" w:hAnsi="Times New Roman" w:cs="Times New Roman"/>
          <w:sz w:val="24"/>
          <w:szCs w:val="24"/>
        </w:rPr>
        <w:t xml:space="preserve"> of all the trees within the tree plot. </w:t>
      </w:r>
      <w:r w:rsidR="004E2FA9" w:rsidRPr="003808E1">
        <w:rPr>
          <w:rFonts w:ascii="Times New Roman" w:hAnsi="Times New Roman" w:cs="Times New Roman"/>
          <w:sz w:val="24"/>
          <w:szCs w:val="24"/>
        </w:rPr>
        <w:t xml:space="preserve">Mean elevation, mode aspect, and mode TPI within the boundaries of each wildlife opening </w:t>
      </w:r>
      <w:r w:rsidR="00FA6338" w:rsidRPr="003808E1">
        <w:rPr>
          <w:rFonts w:ascii="Times New Roman" w:hAnsi="Times New Roman" w:cs="Times New Roman"/>
          <w:sz w:val="24"/>
          <w:szCs w:val="24"/>
        </w:rPr>
        <w:t>were</w:t>
      </w:r>
      <w:r w:rsidR="004E2FA9" w:rsidRPr="003808E1">
        <w:rPr>
          <w:rFonts w:ascii="Times New Roman" w:hAnsi="Times New Roman" w:cs="Times New Roman"/>
          <w:sz w:val="24"/>
          <w:szCs w:val="24"/>
        </w:rPr>
        <w:t xml:space="preserve"> calculated </w:t>
      </w:r>
      <w:r w:rsidR="007B1146" w:rsidRPr="003808E1">
        <w:rPr>
          <w:rFonts w:ascii="Times New Roman" w:hAnsi="Times New Roman" w:cs="Times New Roman"/>
          <w:sz w:val="24"/>
          <w:szCs w:val="24"/>
        </w:rPr>
        <w:t xml:space="preserve">or derived </w:t>
      </w:r>
      <w:r w:rsidR="004E2FA9" w:rsidRPr="003808E1">
        <w:rPr>
          <w:rFonts w:ascii="Times New Roman" w:hAnsi="Times New Roman" w:cs="Times New Roman"/>
          <w:sz w:val="24"/>
          <w:szCs w:val="24"/>
        </w:rPr>
        <w:t>using Shuttle Radar Topography Mission digital elevation data.</w:t>
      </w:r>
      <w:r w:rsidR="00FA6338" w:rsidRPr="003808E1">
        <w:rPr>
          <w:rFonts w:ascii="Times New Roman" w:hAnsi="Times New Roman" w:cs="Times New Roman"/>
          <w:sz w:val="24"/>
          <w:szCs w:val="24"/>
        </w:rPr>
        <w:t xml:space="preserve"> Mode aspect was then converted to a dummy variable where 0 = mode aspect was towards the south or west (i.e., between 135 and 315 degrees) and 1 = mode aspect was towards the north or east (i.e., &lt;135 or &gt;315</w:t>
      </w:r>
      <w:r w:rsidR="002F16C7" w:rsidRPr="003808E1">
        <w:rPr>
          <w:rFonts w:ascii="Times New Roman" w:hAnsi="Times New Roman" w:cs="Times New Roman"/>
          <w:sz w:val="24"/>
          <w:szCs w:val="24"/>
        </w:rPr>
        <w:t xml:space="preserve"> </w:t>
      </w:r>
      <w:r w:rsidR="00FA6338" w:rsidRPr="003808E1">
        <w:rPr>
          <w:rFonts w:ascii="Times New Roman" w:hAnsi="Times New Roman" w:cs="Times New Roman"/>
          <w:sz w:val="24"/>
          <w:szCs w:val="24"/>
        </w:rPr>
        <w:t>degrees), reflecting differences in forest productivity</w:t>
      </w:r>
      <w:r w:rsidR="00033578" w:rsidRPr="003808E1">
        <w:rPr>
          <w:rFonts w:ascii="Times New Roman" w:hAnsi="Times New Roman" w:cs="Times New Roman"/>
          <w:sz w:val="24"/>
          <w:szCs w:val="24"/>
        </w:rPr>
        <w:t xml:space="preserve"> </w:t>
      </w:r>
      <w:r w:rsidR="00033578"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{"citationItems":[{"id":"ITEM-1","itemData":{"DOI":"10.2179/0008-7475(2004)069&lt;0092:AIDIVS&gt;2.0.CO;2","ISSN":"00087475","abstract":"This study evaluates and quantifies the variation in vegetation, plant nutrients, and microclimate across four topographic aspects in an Appalachian watershed (39°39′43″N, 79°45′28″W). The study found that the north and east aspects were 27-50% more productive than the west and southwest aspects. Species groups that showed strong aspect preference included yellow poplar (Liriodendron tulipifera), black cherry (Prunus serotina), chestnut oak (Quercus prinus), and white oak (Quercus alba); the former two being dominant on the north and east aspects while the latter two dominate the west and southwest aspects. Red oak (Quercus rubra) and red maple (Acer rubrum) showed mild aspect preference indicating their broad ecological amplitude. Although the north and east aspects had greater biomass, the west and southwest aspects had about 23% more stems per hectare. There were large differences in microclimate among the four aspects. Air temperature during midday period averaged 25.2°C, 24.9°C, 30.5°C, and 29.4°C for the north, east, west and southwest aspects respectively. The maximum temperature difference between the mesic (north and east aspects) and xeric (west and southwest aspects) sites was 5.55°C and was observed at noon. The relative humidity at the xeric site was about 25% lower than that at the mesic site during midday periods. Plant water stress as measured by vapor pressure difference was about 37% higher on west and southwest aspects than on north and east aspects. Plant nutrients only showed minor differences with concentrations being higher on the north and east aspects except for phosphorus, which was higher on the west and southwest aspects.","author":[{"dropping-particle":"","family":"Desta","given":"Fekedulegn","non-dropping-particle":"","parse-names":false,"suffix":""},{"dropping-particle":"","family":"Colbert","given":"J J","non-dropping-particle":"","parse-names":false,"suffix":""},{"dropping-particle":"","family":"Rentch","given":"James S","non-dropping-particle":"","parse-names":false,"suffix":""},{"dropping-particle":"","family":"Gottschalk","given":"Kurt W","non-dropping-particle":"","parse-names":false,"suffix":""}],"container-title":"Castanea","id":"ITEM-1","issue":"2","issued":{"date-parts":[["2004"]]},"page":"92-108","title":"Aspect induced differences in vegetation, soil, and microclimatic characteristics of an Appalachian watershed","type":"article-journal","volume":"69"},"uris":["http://www.mendeley.com/documents/?uuid=bc3a4570-4ff8-3ce3-bf25-6c78828d49ef"]}],"mendeley":{"formattedCitation":"(Desta et al. 2004)","plainTextFormattedCitation":"(Desta et al. 2004)","previouslyFormattedCitation":"(Desta et al. 2004)"},"properties":{"noteIndex":0},"schema":"https://github.com/citation-style-language/schema/raw/master/csl-citation.json"}</w:instrText>
      </w:r>
      <w:r w:rsidR="00033578" w:rsidRPr="003808E1">
        <w:rPr>
          <w:rFonts w:ascii="Times New Roman" w:hAnsi="Times New Roman" w:cs="Times New Roman"/>
          <w:sz w:val="24"/>
          <w:szCs w:val="24"/>
        </w:rPr>
        <w:fldChar w:fldCharType="separate"/>
      </w:r>
      <w:r w:rsidR="00033578" w:rsidRPr="003808E1">
        <w:rPr>
          <w:rFonts w:ascii="Times New Roman" w:hAnsi="Times New Roman" w:cs="Times New Roman"/>
          <w:noProof/>
          <w:sz w:val="24"/>
          <w:szCs w:val="24"/>
        </w:rPr>
        <w:t>(Desta et al. 2004)</w:t>
      </w:r>
      <w:r w:rsidR="00033578" w:rsidRPr="003808E1">
        <w:rPr>
          <w:rFonts w:ascii="Times New Roman" w:hAnsi="Times New Roman" w:cs="Times New Roman"/>
          <w:sz w:val="24"/>
          <w:szCs w:val="24"/>
        </w:rPr>
        <w:fldChar w:fldCharType="end"/>
      </w:r>
      <w:r w:rsidR="00FA6338" w:rsidRPr="003808E1">
        <w:rPr>
          <w:rFonts w:ascii="Times New Roman" w:hAnsi="Times New Roman" w:cs="Times New Roman"/>
          <w:sz w:val="24"/>
          <w:szCs w:val="24"/>
        </w:rPr>
        <w:t>.</w:t>
      </w:r>
    </w:p>
    <w:p w14:paraId="54A0D855" w14:textId="3D6003AC" w:rsidR="00BC2795" w:rsidRPr="003808E1" w:rsidRDefault="00BC279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also calculated habitat data associated with each adjacent forest sampling point, which included percent shrub cover, percent any tree cover, percent canopy cover, basal area, elevation, and aspect.</w:t>
      </w:r>
      <w:r w:rsidR="000700C4" w:rsidRPr="003808E1">
        <w:rPr>
          <w:rFonts w:ascii="Times New Roman" w:hAnsi="Times New Roman" w:cs="Times New Roman"/>
          <w:sz w:val="24"/>
          <w:szCs w:val="24"/>
        </w:rPr>
        <w:t xml:space="preserve"> From the sight tube vegetation surveys, I calculated percent shrub cover and percent any tree cover as the total number of points at which shrubs and either saplings or trees were present divided by the total number of points (N = 20).</w:t>
      </w:r>
      <w:r w:rsidR="00FA6338" w:rsidRPr="003808E1">
        <w:rPr>
          <w:rFonts w:ascii="Times New Roman" w:hAnsi="Times New Roman" w:cs="Times New Roman"/>
          <w:sz w:val="24"/>
          <w:szCs w:val="24"/>
        </w:rPr>
        <w:t xml:space="preserve"> Percent canopy cover and basal area were calculated in the same way as for the wildlife openings. Mean elevation and mode aspect within 50 m of each adjacent forest sampling point were calculated using Shuttle Radar Topography Mission digital elevation data. </w:t>
      </w:r>
      <w:r w:rsidR="002F16C7" w:rsidRPr="003808E1">
        <w:rPr>
          <w:rFonts w:ascii="Times New Roman" w:hAnsi="Times New Roman" w:cs="Times New Roman"/>
          <w:sz w:val="24"/>
          <w:szCs w:val="24"/>
        </w:rPr>
        <w:t xml:space="preserve">Mode aspect was then converted to a dummy variable </w:t>
      </w:r>
      <w:r w:rsidR="001B7080" w:rsidRPr="003808E1">
        <w:rPr>
          <w:rFonts w:ascii="Times New Roman" w:hAnsi="Times New Roman" w:cs="Times New Roman"/>
          <w:sz w:val="24"/>
          <w:szCs w:val="24"/>
        </w:rPr>
        <w:t>following the same procedure as for the wildlife openings</w:t>
      </w:r>
      <w:r w:rsidR="002F16C7" w:rsidRPr="003808E1">
        <w:rPr>
          <w:rFonts w:ascii="Times New Roman" w:hAnsi="Times New Roman" w:cs="Times New Roman"/>
          <w:sz w:val="24"/>
          <w:szCs w:val="24"/>
        </w:rPr>
        <w:t>.</w:t>
      </w:r>
    </w:p>
    <w:p w14:paraId="5115E2C7" w14:textId="3DAD5D54"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Size and shape</w:t>
      </w:r>
    </w:p>
    <w:p w14:paraId="6213ABEB" w14:textId="756371DB" w:rsidR="00BC0067" w:rsidRPr="003808E1" w:rsidRDefault="00193A5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Size and shape data were derived from a GIS dataset of MNF wildlife openings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In addition to </w:t>
      </w:r>
      <w:r w:rsidR="00E53E30" w:rsidRPr="003808E1">
        <w:rPr>
          <w:rFonts w:ascii="Times New Roman" w:hAnsi="Times New Roman" w:cs="Times New Roman"/>
          <w:sz w:val="24"/>
          <w:szCs w:val="24"/>
        </w:rPr>
        <w:t xml:space="preserve">the </w:t>
      </w:r>
      <w:r w:rsidRPr="003808E1">
        <w:rPr>
          <w:rFonts w:ascii="Times New Roman" w:hAnsi="Times New Roman" w:cs="Times New Roman"/>
          <w:sz w:val="24"/>
          <w:szCs w:val="24"/>
        </w:rPr>
        <w:t xml:space="preserve">area of each wildlife opening, I calculated the edge-to-area ratio </w:t>
      </w:r>
      <w:r w:rsidR="00E53E30" w:rsidRPr="003808E1">
        <w:rPr>
          <w:rFonts w:ascii="Times New Roman" w:hAnsi="Times New Roman" w:cs="Times New Roman"/>
          <w:sz w:val="24"/>
          <w:szCs w:val="24"/>
        </w:rPr>
        <w:t>(i.e.,</w:t>
      </w:r>
      <w:r w:rsidRPr="003808E1">
        <w:rPr>
          <w:rFonts w:ascii="Times New Roman" w:hAnsi="Times New Roman" w:cs="Times New Roman"/>
          <w:sz w:val="24"/>
          <w:szCs w:val="24"/>
        </w:rPr>
        <w:t xml:space="preserve"> perimeter divided by area</w:t>
      </w:r>
      <w:r w:rsidR="00E53E30"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w:t>
      </w:r>
      <w:r w:rsidR="00C93ABA" w:rsidRPr="003808E1">
        <w:rPr>
          <w:rFonts w:ascii="Times New Roman" w:hAnsi="Times New Roman" w:cs="Times New Roman"/>
          <w:sz w:val="24"/>
          <w:szCs w:val="24"/>
        </w:rPr>
        <w:t>the Polsby-Popper score (</w:t>
      </w:r>
      <w:r w:rsidR="00C93ABA" w:rsidRPr="003808E1">
        <w:rPr>
          <w:rFonts w:ascii="Times New Roman" w:hAnsi="Times New Roman" w:cs="Times New Roman"/>
          <w:i/>
          <w:iCs/>
          <w:sz w:val="24"/>
          <w:szCs w:val="24"/>
        </w:rPr>
        <w:t>PP</w:t>
      </w:r>
      <w:r w:rsidR="00C93ABA" w:rsidRPr="003808E1">
        <w:rPr>
          <w:rFonts w:ascii="Times New Roman" w:hAnsi="Times New Roman" w:cs="Times New Roman"/>
          <w:sz w:val="24"/>
          <w:szCs w:val="24"/>
        </w:rPr>
        <w:t xml:space="preserve">), which is a shape metric that indicates roundness and </w:t>
      </w:r>
      <w:r w:rsidR="00E53E30" w:rsidRPr="003808E1">
        <w:rPr>
          <w:rFonts w:ascii="Times New Roman" w:hAnsi="Times New Roman" w:cs="Times New Roman"/>
          <w:sz w:val="24"/>
          <w:szCs w:val="24"/>
        </w:rPr>
        <w:t>uses</w:t>
      </w:r>
      <w:r w:rsidR="00C93ABA" w:rsidRPr="003808E1">
        <w:rPr>
          <w:rFonts w:ascii="Times New Roman" w:hAnsi="Times New Roman" w:cs="Times New Roman"/>
          <w:sz w:val="24"/>
          <w:szCs w:val="24"/>
        </w:rPr>
        <w:t xml:space="preserve"> the following equation:</w:t>
      </w:r>
    </w:p>
    <w:p w14:paraId="18D5FCCD" w14:textId="393A3E9D" w:rsidR="00C93ABA" w:rsidRPr="003808E1" w:rsidRDefault="00C93ABA"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PP</w:t>
      </w:r>
      <w:r w:rsidRPr="003808E1">
        <w:rPr>
          <w:rFonts w:ascii="Times New Roman" w:hAnsi="Times New Roman" w:cs="Times New Roman"/>
          <w:sz w:val="24"/>
          <w:szCs w:val="24"/>
        </w:rPr>
        <w:t xml:space="preserve"> = 4π ×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m</w:t>
      </w:r>
      <w:r w:rsidRPr="003808E1">
        <w:rPr>
          <w:rFonts w:ascii="Times New Roman" w:hAnsi="Times New Roman" w:cs="Times New Roman"/>
          <w:sz w:val="24"/>
          <w:szCs w:val="24"/>
          <w:vertAlign w:val="superscript"/>
        </w:rPr>
        <w:t>2</w:t>
      </w:r>
    </w:p>
    <w:p w14:paraId="3679E55D" w14:textId="31404BA3" w:rsidR="00C93ABA" w:rsidRPr="003808E1" w:rsidRDefault="00C93AB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where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area and </w:t>
      </w:r>
      <w:r w:rsidRPr="003808E1">
        <w:rPr>
          <w:rFonts w:ascii="Times New Roman" w:hAnsi="Times New Roman" w:cs="Times New Roman"/>
          <w:i/>
          <w:iCs/>
          <w:sz w:val="24"/>
          <w:szCs w:val="24"/>
        </w:rPr>
        <w:t>m</w:t>
      </w:r>
      <w:r w:rsidRPr="003808E1">
        <w:rPr>
          <w:rFonts w:ascii="Times New Roman" w:hAnsi="Times New Roman" w:cs="Times New Roman"/>
          <w:sz w:val="24"/>
          <w:szCs w:val="24"/>
        </w:rPr>
        <w:t xml:space="preserve"> = perimeter.</w:t>
      </w:r>
    </w:p>
    <w:p w14:paraId="15A5FF73" w14:textId="395C8227"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Management</w:t>
      </w:r>
    </w:p>
    <w:p w14:paraId="53404200" w14:textId="4574224D" w:rsidR="00BC0067" w:rsidRPr="003808E1" w:rsidRDefault="00E53E30"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Management-related data were derived from both the GIS dataset of MNF wildlife openings and field observations, and included opening type, past maintenance status, recent disturbance, mowing frequency, human activity level, and proximity to roads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Opening type was a designation by </w:t>
      </w:r>
      <w:r w:rsidR="002D0641" w:rsidRPr="003808E1">
        <w:rPr>
          <w:rFonts w:ascii="Times New Roman" w:hAnsi="Times New Roman" w:cs="Times New Roman"/>
          <w:sz w:val="24"/>
          <w:szCs w:val="24"/>
        </w:rPr>
        <w:t xml:space="preserve">MNF and </w:t>
      </w:r>
      <w:r w:rsidRPr="003808E1">
        <w:rPr>
          <w:rFonts w:ascii="Times New Roman" w:hAnsi="Times New Roman" w:cs="Times New Roman"/>
          <w:sz w:val="24"/>
          <w:szCs w:val="24"/>
        </w:rPr>
        <w:t xml:space="preserve">West Virginia Division of Natural Resources managers that I converted to a dummy variable, where 1 = </w:t>
      </w:r>
      <w:r w:rsidR="005D590D" w:rsidRPr="003808E1">
        <w:rPr>
          <w:rFonts w:ascii="Times New Roman" w:hAnsi="Times New Roman" w:cs="Times New Roman"/>
          <w:sz w:val="24"/>
          <w:szCs w:val="24"/>
        </w:rPr>
        <w:t xml:space="preserve">opening type of </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1</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(N = 170</w:t>
      </w:r>
      <w:r w:rsidR="0098239C" w:rsidRPr="003808E1">
        <w:rPr>
          <w:rFonts w:ascii="Times New Roman" w:hAnsi="Times New Roman" w:cs="Times New Roman"/>
          <w:sz w:val="24"/>
          <w:szCs w:val="24"/>
        </w:rPr>
        <w:t xml:space="preserve"> wildlife openings</w:t>
      </w:r>
      <w:r w:rsidR="002D0641"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and 0 = all other opening types</w:t>
      </w:r>
      <w:r w:rsidR="0098239C" w:rsidRPr="003808E1">
        <w:rPr>
          <w:rFonts w:ascii="Times New Roman" w:hAnsi="Times New Roman" w:cs="Times New Roman"/>
          <w:sz w:val="24"/>
          <w:szCs w:val="24"/>
        </w:rPr>
        <w:t xml:space="preserve"> (N = 155 wildlife openings)</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A</w:t>
      </w:r>
      <w:r w:rsidR="00565EFC" w:rsidRPr="003808E1">
        <w:rPr>
          <w:rFonts w:ascii="Times New Roman" w:hAnsi="Times New Roman" w:cs="Times New Roman"/>
          <w:sz w:val="24"/>
          <w:szCs w:val="24"/>
        </w:rPr>
        <w:t xml:space="preserve">n opening type of “1” </w:t>
      </w:r>
      <w:r w:rsidR="0098239C" w:rsidRPr="003808E1">
        <w:rPr>
          <w:rFonts w:ascii="Times New Roman" w:hAnsi="Times New Roman" w:cs="Times New Roman"/>
          <w:sz w:val="24"/>
          <w:szCs w:val="24"/>
        </w:rPr>
        <w:t>corresponded to</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 xml:space="preserve">standard maintained wildlife openings, which were intentionally created by managers and </w:t>
      </w:r>
      <w:r w:rsidR="00565EFC" w:rsidRPr="003808E1">
        <w:rPr>
          <w:rFonts w:ascii="Times New Roman" w:hAnsi="Times New Roman" w:cs="Times New Roman"/>
          <w:sz w:val="24"/>
          <w:szCs w:val="24"/>
        </w:rPr>
        <w:t xml:space="preserve">characterized </w:t>
      </w:r>
      <w:r w:rsidR="00F97601" w:rsidRPr="003808E1">
        <w:rPr>
          <w:rFonts w:ascii="Times New Roman" w:hAnsi="Times New Roman" w:cs="Times New Roman"/>
          <w:sz w:val="24"/>
          <w:szCs w:val="24"/>
        </w:rPr>
        <w:t xml:space="preserve">as a group </w:t>
      </w:r>
      <w:r w:rsidR="00565EFC" w:rsidRPr="003808E1">
        <w:rPr>
          <w:rFonts w:ascii="Times New Roman" w:hAnsi="Times New Roman" w:cs="Times New Roman"/>
          <w:sz w:val="24"/>
          <w:szCs w:val="24"/>
        </w:rPr>
        <w:t xml:space="preserve">by </w:t>
      </w:r>
      <w:r w:rsidR="00F97601" w:rsidRPr="003808E1">
        <w:rPr>
          <w:rFonts w:ascii="Times New Roman" w:hAnsi="Times New Roman" w:cs="Times New Roman"/>
          <w:sz w:val="24"/>
          <w:szCs w:val="24"/>
        </w:rPr>
        <w:t>their small sizes</w:t>
      </w:r>
      <w:r w:rsidR="004076C1" w:rsidRPr="003808E1">
        <w:rPr>
          <w:rFonts w:ascii="Times New Roman" w:hAnsi="Times New Roman" w:cs="Times New Roman"/>
          <w:sz w:val="24"/>
          <w:szCs w:val="24"/>
        </w:rPr>
        <w:t>, their relatively round (i.e., non-linear) shapes,</w:t>
      </w:r>
      <w:r w:rsidR="009A4537" w:rsidRPr="003808E1">
        <w:rPr>
          <w:rFonts w:ascii="Times New Roman" w:hAnsi="Times New Roman" w:cs="Times New Roman"/>
          <w:sz w:val="24"/>
          <w:szCs w:val="24"/>
        </w:rPr>
        <w:t xml:space="preserve"> and</w:t>
      </w:r>
      <w:r w:rsidR="00F97601" w:rsidRPr="003808E1">
        <w:rPr>
          <w:rFonts w:ascii="Times New Roman" w:hAnsi="Times New Roman" w:cs="Times New Roman"/>
          <w:sz w:val="24"/>
          <w:szCs w:val="24"/>
        </w:rPr>
        <w:t xml:space="preserve"> being </w:t>
      </w:r>
      <w:r w:rsidR="002D0641" w:rsidRPr="003808E1">
        <w:rPr>
          <w:rFonts w:ascii="Times New Roman" w:hAnsi="Times New Roman" w:cs="Times New Roman"/>
          <w:sz w:val="24"/>
          <w:szCs w:val="24"/>
        </w:rPr>
        <w:t xml:space="preserve">actively maintained </w:t>
      </w:r>
      <w:r w:rsidR="00F97601" w:rsidRPr="003808E1">
        <w:rPr>
          <w:rFonts w:ascii="Times New Roman" w:hAnsi="Times New Roman" w:cs="Times New Roman"/>
          <w:sz w:val="24"/>
          <w:szCs w:val="24"/>
        </w:rPr>
        <w:t xml:space="preserve">or </w:t>
      </w:r>
      <w:r w:rsidR="002D0641" w:rsidRPr="003808E1">
        <w:rPr>
          <w:rFonts w:ascii="Times New Roman" w:hAnsi="Times New Roman" w:cs="Times New Roman"/>
          <w:sz w:val="24"/>
          <w:szCs w:val="24"/>
        </w:rPr>
        <w:t xml:space="preserve">mowed </w:t>
      </w:r>
      <w:r w:rsidR="00F97601" w:rsidRPr="003808E1">
        <w:rPr>
          <w:rFonts w:ascii="Times New Roman" w:hAnsi="Times New Roman" w:cs="Times New Roman"/>
          <w:sz w:val="24"/>
          <w:szCs w:val="24"/>
        </w:rPr>
        <w:t>frequently (every 1–2 years)</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Other opening types included maintained linear openings along Forest Service roads, utility right</w:t>
      </w:r>
      <w:r w:rsidR="00C224E1" w:rsidRPr="003808E1">
        <w:rPr>
          <w:rFonts w:ascii="Times New Roman" w:hAnsi="Times New Roman" w:cs="Times New Roman"/>
          <w:sz w:val="24"/>
          <w:szCs w:val="24"/>
        </w:rPr>
        <w:t>s</w:t>
      </w:r>
      <w:r w:rsidR="002D0641" w:rsidRPr="003808E1">
        <w:rPr>
          <w:rFonts w:ascii="Times New Roman" w:hAnsi="Times New Roman" w:cs="Times New Roman"/>
          <w:sz w:val="24"/>
          <w:szCs w:val="24"/>
        </w:rPr>
        <w:t xml:space="preserve">-of-way maintained by utility or gas companies, gas well sites, reclaimed strip mines, </w:t>
      </w:r>
      <w:r w:rsidR="0098239C" w:rsidRPr="003808E1">
        <w:rPr>
          <w:rFonts w:ascii="Times New Roman" w:hAnsi="Times New Roman" w:cs="Times New Roman"/>
          <w:sz w:val="24"/>
          <w:szCs w:val="24"/>
        </w:rPr>
        <w:t xml:space="preserve">orchards, hayfields, current or former grazing allotments, </w:t>
      </w:r>
      <w:r w:rsidR="002D0641" w:rsidRPr="003808E1">
        <w:rPr>
          <w:rFonts w:ascii="Times New Roman" w:hAnsi="Times New Roman" w:cs="Times New Roman"/>
          <w:sz w:val="24"/>
          <w:szCs w:val="24"/>
        </w:rPr>
        <w:t xml:space="preserve">savannahs, </w:t>
      </w:r>
      <w:r w:rsidR="0098239C" w:rsidRPr="003808E1">
        <w:rPr>
          <w:rFonts w:ascii="Times New Roman" w:hAnsi="Times New Roman" w:cs="Times New Roman"/>
          <w:sz w:val="24"/>
          <w:szCs w:val="24"/>
        </w:rPr>
        <w:t xml:space="preserve">and </w:t>
      </w:r>
      <w:r w:rsidR="002D0641" w:rsidRPr="003808E1">
        <w:rPr>
          <w:rFonts w:ascii="Times New Roman" w:hAnsi="Times New Roman" w:cs="Times New Roman"/>
          <w:sz w:val="24"/>
          <w:szCs w:val="24"/>
        </w:rPr>
        <w:t>beaver meadows</w:t>
      </w:r>
      <w:r w:rsidR="0098239C"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Past maintenance status and recent disturbance were dummy variables indicating whether the wildlife openings had a record of past maintenance by managers and whether there had been a recent disturbance (e.g., exposed bare soil, tilling, mowing). Mowing frequency was how many years elapsed between mowing by managers, ranging from 1–5 years. Human activity level and proximity to roads were 2 more dummy variables, where 0 = no or low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openings that were </w:t>
      </w:r>
      <w:r w:rsidR="00A732E3" w:rsidRPr="003808E1">
        <w:rPr>
          <w:rFonts w:ascii="Times New Roman" w:hAnsi="Times New Roman" w:cs="Times New Roman"/>
          <w:sz w:val="24"/>
          <w:szCs w:val="24"/>
        </w:rPr>
        <w:t>not easily or readily accessible)</w:t>
      </w:r>
      <w:r w:rsidR="005D590D" w:rsidRPr="003808E1">
        <w:rPr>
          <w:rFonts w:ascii="Times New Roman" w:hAnsi="Times New Roman" w:cs="Times New Roman"/>
          <w:sz w:val="24"/>
          <w:szCs w:val="24"/>
        </w:rPr>
        <w:t xml:space="preserve"> and not within 50 m of a public, maintained road, and 1 = moderate to high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w:t>
      </w:r>
      <w:r w:rsidR="00A732E3" w:rsidRPr="003808E1">
        <w:rPr>
          <w:rFonts w:ascii="Times New Roman" w:hAnsi="Times New Roman" w:cs="Times New Roman"/>
          <w:sz w:val="24"/>
          <w:szCs w:val="24"/>
        </w:rPr>
        <w:t xml:space="preserve">openings </w:t>
      </w:r>
      <w:r w:rsidR="00EF0ADE" w:rsidRPr="003808E1">
        <w:rPr>
          <w:rFonts w:ascii="Times New Roman" w:hAnsi="Times New Roman" w:cs="Times New Roman"/>
          <w:sz w:val="24"/>
          <w:szCs w:val="24"/>
        </w:rPr>
        <w:t xml:space="preserve">that were </w:t>
      </w:r>
      <w:r w:rsidR="00A732E3" w:rsidRPr="003808E1">
        <w:rPr>
          <w:rFonts w:ascii="Times New Roman" w:hAnsi="Times New Roman" w:cs="Times New Roman"/>
          <w:sz w:val="24"/>
          <w:szCs w:val="24"/>
        </w:rPr>
        <w:t>located in areas with designated camping, tourist attractions, hiking trails)</w:t>
      </w:r>
      <w:r w:rsidR="002F464E" w:rsidRPr="003808E1">
        <w:rPr>
          <w:rFonts w:ascii="Times New Roman" w:hAnsi="Times New Roman" w:cs="Times New Roman"/>
          <w:sz w:val="24"/>
          <w:szCs w:val="24"/>
        </w:rPr>
        <w:t xml:space="preserve"> and within 50 m of a public, maintained road.</w:t>
      </w:r>
    </w:p>
    <w:p w14:paraId="5A90BEBA" w14:textId="02464D59"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Landscape context</w:t>
      </w:r>
    </w:p>
    <w:bookmarkEnd w:id="12"/>
    <w:p w14:paraId="2282F776" w14:textId="67E7000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Data pertaining to the landscape context of each wildlife opening</w:t>
      </w:r>
      <w:r w:rsidR="0041297D" w:rsidRPr="003808E1">
        <w:rPr>
          <w:rFonts w:ascii="Times New Roman" w:hAnsi="Times New Roman" w:cs="Times New Roman"/>
          <w:sz w:val="24"/>
          <w:szCs w:val="24"/>
        </w:rPr>
        <w:t xml:space="preserve"> were </w:t>
      </w:r>
      <w:r w:rsidR="00080278" w:rsidRPr="003808E1">
        <w:rPr>
          <w:rFonts w:ascii="Times New Roman" w:hAnsi="Times New Roman" w:cs="Times New Roman"/>
          <w:sz w:val="24"/>
          <w:szCs w:val="24"/>
        </w:rPr>
        <w:t xml:space="preserve">derived from multiple GIS datasets and calculated within 1 km </w:t>
      </w:r>
      <w:r w:rsidR="0008027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England?","type":"article-journal","volume":"250"},"uris":["http://www.mendeley.com/documents/?uuid=f45e3218-240a-328a-8e44-b9064c24b2bf"]},{"id":"ITEM-2","itemData":{"DOI":"10.1525/cond.2012.110107","ISBN":"0010-5422","ISSN":"00105422","abstract":"Populations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Condor","id":"ITEM-2","issue":"2","issued":{"date-parts":[["2012"]]},"page":"268-278","title":"Influence of patch size and shape on occupancy by shrubland birds","type":"article-journal","volume":"114"},"uris":["http://www.mendeley.com/documents/?uuid=095209b1-f4af-37f0-86b9-fd8356f2b472"]}],"mendeley":{"formattedCitation":"(Askins et al. 2007, Shake et al. 2012)","plainTextFormattedCitation":"(Askins et al. 2007, Shake et al. 2012)","previouslyFormattedCitation":"(Askins et al. 2007, Shake et al. 2012)"},"properties":{"noteIndex":0},"schema":"https://github.com/citation-style-language/schema/raw/master/csl-citation.json"}</w:instrText>
      </w:r>
      <w:r w:rsidR="0008027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et al. 2007, Shake et al. 2012)</w:t>
      </w:r>
      <w:r w:rsidR="00080278"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Landscape-scale variables</w:t>
      </w:r>
      <w:r w:rsidRPr="003808E1">
        <w:rPr>
          <w:rFonts w:ascii="Times New Roman" w:hAnsi="Times New Roman" w:cs="Times New Roman"/>
          <w:sz w:val="24"/>
          <w:szCs w:val="24"/>
        </w:rPr>
        <w:t xml:space="preserve"> included distance to the nearest neighboring wildlife opening, numbers of small / mid-size / large wildlife openings within 1 km, proportion of land with wildlife habitat priority status within 1 km, proportions of </w:t>
      </w:r>
      <w:r w:rsidR="00080278" w:rsidRPr="003808E1">
        <w:rPr>
          <w:rFonts w:ascii="Times New Roman" w:hAnsi="Times New Roman" w:cs="Times New Roman"/>
          <w:sz w:val="24"/>
          <w:szCs w:val="24"/>
        </w:rPr>
        <w:t xml:space="preserve">regenerating / </w:t>
      </w:r>
      <w:r w:rsidRPr="003808E1">
        <w:rPr>
          <w:rFonts w:ascii="Times New Roman" w:hAnsi="Times New Roman" w:cs="Times New Roman"/>
          <w:sz w:val="24"/>
          <w:szCs w:val="24"/>
        </w:rPr>
        <w:t>immature</w:t>
      </w:r>
      <w:r w:rsidR="00080278" w:rsidRPr="003808E1">
        <w:rPr>
          <w:rFonts w:ascii="Times New Roman" w:hAnsi="Times New Roman" w:cs="Times New Roman"/>
          <w:sz w:val="24"/>
          <w:szCs w:val="24"/>
        </w:rPr>
        <w:t xml:space="preserve"> sawtimber</w:t>
      </w:r>
      <w:r w:rsidRPr="003808E1">
        <w:rPr>
          <w:rFonts w:ascii="Times New Roman" w:hAnsi="Times New Roman" w:cs="Times New Roman"/>
          <w:sz w:val="24"/>
          <w:szCs w:val="24"/>
        </w:rPr>
        <w:t xml:space="preserve"> / mature sawtimber stands within 1 km, proportions of stands managed with individual tree selection / two-age harvest within 1 km, mode stand age within 1 km, proportions of all forest / dry-oak forest / red spruce forest within 1 km, proportion of agricultural land within 1 km, and proportion of open habitat within 1 km</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w:t>
      </w:r>
      <w:r w:rsidR="000E337F" w:rsidRPr="003808E1">
        <w:rPr>
          <w:rFonts w:ascii="Times New Roman" w:hAnsi="Times New Roman" w:cs="Times New Roman"/>
          <w:sz w:val="24"/>
          <w:szCs w:val="24"/>
        </w:rPr>
        <w:t xml:space="preserve"> </w:t>
      </w:r>
      <w:r w:rsidR="0041297D" w:rsidRPr="003808E1">
        <w:rPr>
          <w:rFonts w:ascii="Times New Roman" w:hAnsi="Times New Roman" w:cs="Times New Roman"/>
          <w:sz w:val="24"/>
          <w:szCs w:val="24"/>
        </w:rPr>
        <w:t>Using the GIS dataset of MNF wildlife openings, d</w:t>
      </w:r>
      <w:r w:rsidR="000E337F" w:rsidRPr="003808E1">
        <w:rPr>
          <w:rFonts w:ascii="Times New Roman" w:hAnsi="Times New Roman" w:cs="Times New Roman"/>
          <w:sz w:val="24"/>
          <w:szCs w:val="24"/>
        </w:rPr>
        <w:t>istance to the nearest neighboring wildlife opening was measured as the distance from the edge of the focal wildlife opening to the edge of its nearest neighbor</w:t>
      </w:r>
      <w:r w:rsidR="0041297D" w:rsidRPr="003808E1">
        <w:rPr>
          <w:rFonts w:ascii="Times New Roman" w:hAnsi="Times New Roman" w:cs="Times New Roman"/>
          <w:sz w:val="24"/>
          <w:szCs w:val="24"/>
        </w:rPr>
        <w:t xml:space="preserve"> and ranged from &lt;1 m to ~2,720 m</w:t>
      </w:r>
      <w:r w:rsidR="000E337F" w:rsidRPr="003808E1">
        <w:rPr>
          <w:rFonts w:ascii="Times New Roman" w:hAnsi="Times New Roman" w:cs="Times New Roman"/>
          <w:sz w:val="24"/>
          <w:szCs w:val="24"/>
        </w:rPr>
        <w:t>.</w:t>
      </w:r>
      <w:r w:rsidR="0041297D" w:rsidRPr="003808E1">
        <w:rPr>
          <w:rFonts w:ascii="Times New Roman" w:hAnsi="Times New Roman" w:cs="Times New Roman"/>
          <w:sz w:val="24"/>
          <w:szCs w:val="24"/>
        </w:rPr>
        <w:t xml:space="preserve"> For the number of small / mid-size / large wildlife openings within 1 km, I counted all wildlife openings that overlapped with a 1-km buffer around the edge of the focal wildlife opening and tallied them by size category. To calculate the proportion of land with </w:t>
      </w:r>
      <w:r w:rsidR="0041297D" w:rsidRPr="003808E1">
        <w:rPr>
          <w:rFonts w:ascii="Times New Roman" w:hAnsi="Times New Roman" w:cs="Times New Roman"/>
          <w:sz w:val="24"/>
          <w:szCs w:val="24"/>
        </w:rPr>
        <w:lastRenderedPageBreak/>
        <w:t xml:space="preserve">wildlife habitat priority status within 1 km, I used a GIS dataset from the MNF that mapped forest management prescriptions. For proportions of different stand types (e.g., </w:t>
      </w:r>
      <w:r w:rsidR="00080278" w:rsidRPr="003808E1">
        <w:rPr>
          <w:rFonts w:ascii="Times New Roman" w:hAnsi="Times New Roman" w:cs="Times New Roman"/>
          <w:sz w:val="24"/>
          <w:szCs w:val="24"/>
        </w:rPr>
        <w:t>regenerating, immature sawtimber, and mature sawtimber) and different harvest types (e.g., individual tree selection and two-age) within 1 km and for mode stand age within 1 km, I used a GIS dataset from the MNF that mapped forest stands and provided stand-scale attribute information. Finally, I calculated the proportions of different forest types and land cover classes using a 2016 statewide spectral land cover classification for West Virginia with 5 m resolution</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This raster map was created using geographic object-based image analysis, random forest machine learning, and National Agriculture Imagery Program orthophotography; it had an overall accuracy of 96.7%, and forest cover was mapped with user’s and producer’s accuracies of 98.0% and 99.4%, respectively</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w:t>
      </w:r>
      <w:r w:rsidR="00605669" w:rsidRPr="003808E1">
        <w:rPr>
          <w:rFonts w:ascii="Times New Roman" w:hAnsi="Times New Roman" w:cs="Times New Roman"/>
          <w:sz w:val="24"/>
          <w:szCs w:val="24"/>
        </w:rPr>
        <w:t xml:space="preserve"> </w:t>
      </w:r>
      <w:r w:rsidR="00B15DB1" w:rsidRPr="003808E1">
        <w:rPr>
          <w:rFonts w:ascii="Times New Roman" w:hAnsi="Times New Roman" w:cs="Times New Roman"/>
          <w:sz w:val="24"/>
          <w:szCs w:val="24"/>
        </w:rPr>
        <w:t xml:space="preserve">For all forest, I added the proportions of </w:t>
      </w:r>
      <w:r w:rsidR="00605669" w:rsidRPr="003808E1">
        <w:rPr>
          <w:rFonts w:ascii="Times New Roman" w:hAnsi="Times New Roman" w:cs="Times New Roman"/>
          <w:sz w:val="24"/>
          <w:szCs w:val="24"/>
        </w:rPr>
        <w:t>land cover classes 10–18 (other, red spruce, northern hardwood</w:t>
      </w:r>
      <w:r w:rsidR="00B15DB1" w:rsidRPr="003808E1">
        <w:rPr>
          <w:rFonts w:ascii="Times New Roman" w:hAnsi="Times New Roman" w:cs="Times New Roman"/>
          <w:sz w:val="24"/>
          <w:szCs w:val="24"/>
        </w:rPr>
        <w:t>, mixed mesophytic, dry-mesic oak, dry oak / pine, pine oak rock, dry calcareous, and montane red oak forests), and for dry-oak forest, I combined the latter 5 land cover classes (14–18). Agricultural land included land cover classes 20 (hay / pasture) and 21 (cultivated crops), whereas open habitat included land cover classes 19 (low vege</w:t>
      </w:r>
      <w:r w:rsidR="000C0B3D" w:rsidRPr="003808E1">
        <w:rPr>
          <w:rFonts w:ascii="Times New Roman" w:hAnsi="Times New Roman" w:cs="Times New Roman"/>
          <w:sz w:val="24"/>
          <w:szCs w:val="24"/>
        </w:rPr>
        <w:t>t</w:t>
      </w:r>
      <w:r w:rsidR="00B15DB1" w:rsidRPr="003808E1">
        <w:rPr>
          <w:rFonts w:ascii="Times New Roman" w:hAnsi="Times New Roman" w:cs="Times New Roman"/>
          <w:sz w:val="24"/>
          <w:szCs w:val="24"/>
        </w:rPr>
        <w:t xml:space="preserve">ation), 20 (hay / pasture), and 22 (mine grass). </w:t>
      </w:r>
    </w:p>
    <w:p w14:paraId="0BCA1488" w14:textId="5CE48FD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 also calculated landscape-scale data associated with each adjacent forest sampling point, which included </w:t>
      </w:r>
      <w:r w:rsidR="004C0678" w:rsidRPr="003808E1">
        <w:rPr>
          <w:rFonts w:ascii="Times New Roman" w:hAnsi="Times New Roman" w:cs="Times New Roman"/>
          <w:sz w:val="24"/>
          <w:szCs w:val="24"/>
        </w:rPr>
        <w:t xml:space="preserve">distance to the corresponding wildlife opening and </w:t>
      </w:r>
      <w:r w:rsidRPr="003808E1">
        <w:rPr>
          <w:rFonts w:ascii="Times New Roman" w:hAnsi="Times New Roman" w:cs="Times New Roman"/>
          <w:sz w:val="24"/>
          <w:szCs w:val="24"/>
        </w:rPr>
        <w:t xml:space="preserve">proportions of dry-oak, northern hardwoods, and red spruce forest within </w:t>
      </w:r>
      <w:r w:rsidR="00705F31" w:rsidRPr="003808E1">
        <w:rPr>
          <w:rFonts w:ascii="Times New Roman" w:hAnsi="Times New Roman" w:cs="Times New Roman"/>
          <w:sz w:val="24"/>
          <w:szCs w:val="24"/>
        </w:rPr>
        <w:t>50 m</w:t>
      </w:r>
      <w:r w:rsidRPr="003808E1">
        <w:rPr>
          <w:rFonts w:ascii="Times New Roman" w:hAnsi="Times New Roman" w:cs="Times New Roman"/>
          <w:sz w:val="24"/>
          <w:szCs w:val="24"/>
        </w:rPr>
        <w:t>.</w:t>
      </w:r>
      <w:r w:rsidR="00705F31" w:rsidRPr="003808E1">
        <w:rPr>
          <w:rFonts w:ascii="Times New Roman" w:hAnsi="Times New Roman" w:cs="Times New Roman"/>
          <w:sz w:val="24"/>
          <w:szCs w:val="24"/>
        </w:rPr>
        <w:t xml:space="preserve"> Distance to the wildlife opening was calculated using the GIS dataset of MNF wildlife openings, and proportions of different forest types were derived from WV land cover map</w:t>
      </w:r>
      <w:r w:rsidR="007E727B" w:rsidRPr="003808E1">
        <w:rPr>
          <w:rFonts w:ascii="Times New Roman" w:hAnsi="Times New Roman" w:cs="Times New Roman"/>
          <w:sz w:val="24"/>
          <w:szCs w:val="24"/>
        </w:rPr>
        <w:t xml:space="preserve"> (Maxwell et al. 2019).</w:t>
      </w:r>
    </w:p>
    <w:bookmarkEnd w:id="10"/>
    <w:p w14:paraId="349EB5B3"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Data analysis</w:t>
      </w:r>
    </w:p>
    <w:p w14:paraId="20A84714" w14:textId="25B2B8D4"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Modeling occupancy of focal game bird species</w:t>
      </w:r>
    </w:p>
    <w:p w14:paraId="6C6B045D" w14:textId="34D9BAC4" w:rsidR="00F63955" w:rsidRPr="003808E1" w:rsidRDefault="00F6395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quantify and compare how wildlife opening attributes influence game bird species in wildlife openings, I estimated the probability of occurrence for wild turkey, ruffed grouse, and American woodcock in multi-species occupancy models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{"citationItems":[{"id":"ITEM-1","itemData":{"DOI":"10.1111/2041-210X.12587","ISBN":"2041-210X","ISSN":"2041210X","abstract":"\\n\\n\\n\\n* Species occurrence is influenced by environmental conditions and the presence of other species. Current approaches for multispecies occupancy modelling are practically limited to two interacting species and often require the assumption of asymmetric interactions. We propose a multispecies occupancy model that can accommodate two or more interacting species.\\n\\n\\n* We generalize the single-species occupancy model to two or more interacting species by assuming the latent occupancy state is a multivariate Bernoulli random variable. We propose modelling the probability of each potential latent occupancy state with both a multinomial logit and a multinomial probit model and present details of a Gibbs sampler for the latter.\\n\\n\\n* As an example, we model co-occurrence probabilities of bobcat (Lynx rufus), coyote (Canis latrans), grey fox (Urocyon cinereoargenteus) and red fox (Vulpes vulpes) as a function of human disturbance variables throughout 6 Mid-Atlantic states in the eastern United States. We found evidence for pairwise interactions among most species, and the probability of some pairs of species occupying the same site varied along environmental gradients; for example, occupancy probabilities of coyote and grey fox were independent at sites with little human disturbance, but these two species were more likely to occur together at sites with high human disturbance.\\n\\n\\n* Ecological communities are composed of multiple interacting species. Our proposed method improves our ability to draw inference from such communities by permitting modelling of detection/non-detection data from an arbitrary number of species, without assuming asymmetric interactions. Additionally, our proposed method permits modelling the probability two or more species occur together as a function of environmental variables. These advancements represent an important improvement in our ability to draw community-level inference from multiple interacting species that are subject to imperfect detection.\\n\\n","author":[{"dropping-particle":"","family":"Rota","given":"Christopher T.","non-dropping-particle":"","parse-names":false,"suffix":""},{"dropping-particle":"","family":"Ferreira","given":"Marco A.R.","non-dropping-particle":"","parse-names":false,"suffix":""},{"dropping-particle":"","family":"Kays","given":"Roland W.","non-dropping-particle":"","parse-names":false,"suffix":""},{"dropping-particle":"","family":"Forrester","given":"Tavis D.","non-dropping-particle":"","parse-names":false,"suffix":""},{"dropping-particle":"","family":"Kalies","given":"Elizabeth L.","non-dropping-particle":"","parse-names":false,"suffix":""},{"dropping-particle":"","family":"McShea","given":"William J.","non-dropping-particle":"","parse-names":false,"suffix":""},{"dropping-particle":"","family":"Parsons","given":"Arielle W.","non-dropping-particle":"","parse-names":false,"suffix":""},{"dropping-particle":"","family":"Millspaugh","given":"Joshua J.","non-dropping-particle":"","parse-names":false,"suffix":""}],"container-title":"Methods in Ecology and Evolution","id":"ITEM-1","issue":"10","issued":{"date-parts":[["2016","10","1"]]},"page":"1164-1173","title":"A multispecies occupancy model for two or more interacting species","type":"article-journal","volume":"7"},"uris":["http://www.mendeley.com/documents/?uuid=8de4496f-9b34-39af-b5d0-6a7b0d53c1f9"]}],"mendeley":{"formattedCitation":"(Rota et al. 2016)","plainTextFormattedCitation":"(Rota et al. 2016)","previouslyFormattedCitation":"(Rota et al.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(Rota et al.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(see Appendix </w:t>
      </w:r>
      <w:r w:rsidR="009811B1" w:rsidRPr="003808E1">
        <w:rPr>
          <w:rFonts w:ascii="Times New Roman" w:hAnsi="Times New Roman" w:cs="Times New Roman"/>
          <w:sz w:val="24"/>
          <w:szCs w:val="24"/>
        </w:rPr>
        <w:t>B</w:t>
      </w:r>
      <w:r w:rsidRPr="003808E1">
        <w:rPr>
          <w:rFonts w:ascii="Times New Roman" w:hAnsi="Times New Roman" w:cs="Times New Roman"/>
          <w:sz w:val="24"/>
          <w:szCs w:val="24"/>
        </w:rPr>
        <w:t xml:space="preserve"> for JAGS code). A multi-species occupancy modelling framework incorporates a hierarchical structure that accounts for imperfect detection and </w:t>
      </w:r>
      <w:r w:rsidR="00CC1C18" w:rsidRPr="003808E1">
        <w:rPr>
          <w:rFonts w:ascii="Times New Roman" w:hAnsi="Times New Roman" w:cs="Times New Roman"/>
          <w:sz w:val="24"/>
          <w:szCs w:val="24"/>
        </w:rPr>
        <w:t xml:space="preserve">increasingly higher-order species interactions (Rota et al. 2016). </w:t>
      </w:r>
      <w:r w:rsidR="005F646C" w:rsidRPr="003808E1">
        <w:rPr>
          <w:rFonts w:ascii="Times New Roman" w:hAnsi="Times New Roman" w:cs="Times New Roman"/>
          <w:sz w:val="24"/>
          <w:szCs w:val="24"/>
        </w:rPr>
        <w:t>For example, f</w:t>
      </w:r>
      <w:r w:rsidR="00CC1C18" w:rsidRPr="003808E1">
        <w:rPr>
          <w:rFonts w:ascii="Times New Roman" w:hAnsi="Times New Roman" w:cs="Times New Roman"/>
          <w:sz w:val="24"/>
          <w:szCs w:val="24"/>
        </w:rPr>
        <w:t xml:space="preserve">irst-order linear models affect the probability of each species occurring when all others are absent, </w:t>
      </w:r>
      <w:r w:rsidR="005F646C" w:rsidRPr="003808E1">
        <w:rPr>
          <w:rFonts w:ascii="Times New Roman" w:hAnsi="Times New Roman" w:cs="Times New Roman"/>
          <w:sz w:val="24"/>
          <w:szCs w:val="24"/>
        </w:rPr>
        <w:t xml:space="preserve">and </w:t>
      </w:r>
      <w:r w:rsidR="00CC1C18" w:rsidRPr="003808E1">
        <w:rPr>
          <w:rFonts w:ascii="Times New Roman" w:hAnsi="Times New Roman" w:cs="Times New Roman"/>
          <w:sz w:val="24"/>
          <w:szCs w:val="24"/>
        </w:rPr>
        <w:t>second-order linear models affect the probability of two species occurring together.</w:t>
      </w:r>
    </w:p>
    <w:p w14:paraId="2BE86699" w14:textId="149DA501" w:rsidR="00CC1C18" w:rsidRPr="003808E1" w:rsidRDefault="00CC1C1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Within the multi-species occupancy model, I modeled the latent occupancy state of species </w:t>
      </w:r>
      <w:r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at site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as a multivariate Bernoulli random variable:</w:t>
      </w:r>
    </w:p>
    <w:p w14:paraId="508269F7" w14:textId="36958EC7" w:rsidR="00CC1C18" w:rsidRPr="003808E1" w:rsidRDefault="00CC1C1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b/>
          <w:bCs/>
          <w:i/>
          <w:iCs/>
          <w:sz w:val="24"/>
          <w:szCs w:val="24"/>
        </w:rPr>
        <w:t>Z</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MVB(</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p>
    <w:p w14:paraId="26BBEC72" w14:textId="14448F05" w:rsidR="00965AF4" w:rsidRPr="003808E1" w:rsidRDefault="0097514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CC1C18" w:rsidRPr="003808E1">
        <w:rPr>
          <w:rFonts w:ascii="Times New Roman" w:hAnsi="Times New Roman" w:cs="Times New Roman"/>
          <w:sz w:val="24"/>
          <w:szCs w:val="24"/>
        </w:rPr>
        <w:t xml:space="preserve">here </w:t>
      </w:r>
      <w:r w:rsidR="00CC1C18" w:rsidRPr="003808E1">
        <w:rPr>
          <w:rFonts w:ascii="Times New Roman" w:hAnsi="Times New Roman" w:cs="Times New Roman"/>
          <w:b/>
          <w:bCs/>
          <w:i/>
          <w:iCs/>
          <w:sz w:val="24"/>
          <w:szCs w:val="24"/>
        </w:rPr>
        <w:t>Z</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 {</w:t>
      </w:r>
      <w:r w:rsidR="00CC1C18"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.witu</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w:t>
      </w:r>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.rugr</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w:t>
      </w:r>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.amwo</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w:t>
      </w:r>
      <w:r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 </w:t>
      </w:r>
      <w:r w:rsidR="00E951C1" w:rsidRPr="003808E1">
        <w:rPr>
          <w:rFonts w:ascii="Times New Roman" w:hAnsi="Times New Roman" w:cs="Times New Roman"/>
          <w:sz w:val="24"/>
          <w:szCs w:val="24"/>
        </w:rPr>
        <w:t>3</w:t>
      </w:r>
      <w:r w:rsidR="00EB6854" w:rsidRPr="003808E1">
        <w:rPr>
          <w:rFonts w:ascii="Times New Roman" w:hAnsi="Times New Roman" w:cs="Times New Roman"/>
          <w:sz w:val="24"/>
          <w:szCs w:val="24"/>
        </w:rPr>
        <w:t xml:space="preserve">-dimensional vector of 1’s and 0’s denoting the latent occupancy state of </w:t>
      </w:r>
      <w:r w:rsidR="00E951C1" w:rsidRPr="003808E1">
        <w:rPr>
          <w:rFonts w:ascii="Times New Roman" w:hAnsi="Times New Roman" w:cs="Times New Roman"/>
          <w:sz w:val="24"/>
          <w:szCs w:val="24"/>
        </w:rPr>
        <w:t>the 3 game bird</w:t>
      </w:r>
      <w:r w:rsidR="00EB6854" w:rsidRPr="003808E1">
        <w:rPr>
          <w:rFonts w:ascii="Times New Roman" w:hAnsi="Times New Roman" w:cs="Times New Roman"/>
          <w:sz w:val="24"/>
          <w:szCs w:val="24"/>
        </w:rPr>
        <w:t xml:space="preserve"> species and </w:t>
      </w:r>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i/>
          <w:iCs/>
          <w:sz w:val="24"/>
          <w:szCs w:val="24"/>
        </w:rPr>
        <w:t xml:space="preserve">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w:t>
      </w:r>
      <w:r w:rsidR="003808E1">
        <w:rPr>
          <w:rFonts w:ascii="Times New Roman" w:hAnsi="Times New Roman" w:cs="Times New Roman"/>
          <w:sz w:val="24"/>
          <w:szCs w:val="24"/>
        </w:rPr>
        <w:t>n</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8-</w:t>
      </w:r>
      <w:r w:rsidR="00EB6854" w:rsidRPr="003808E1">
        <w:rPr>
          <w:rFonts w:ascii="Times New Roman" w:hAnsi="Times New Roman" w:cs="Times New Roman"/>
          <w:sz w:val="24"/>
          <w:szCs w:val="24"/>
        </w:rPr>
        <w:t xml:space="preserve">dimensional vector denoting the probability of all possible sequences of 1’s and 0’s that </w:t>
      </w:r>
      <w:r w:rsidR="00EB6854" w:rsidRPr="003808E1">
        <w:rPr>
          <w:rFonts w:ascii="Times New Roman" w:hAnsi="Times New Roman" w:cs="Times New Roman"/>
          <w:b/>
          <w:bCs/>
          <w:i/>
          <w:iCs/>
          <w:sz w:val="24"/>
          <w:szCs w:val="24"/>
        </w:rPr>
        <w:t>Z</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could</w:t>
      </w:r>
      <w:r w:rsidR="00EB6854" w:rsidRPr="003808E1">
        <w:rPr>
          <w:rFonts w:ascii="Times New Roman" w:hAnsi="Times New Roman" w:cs="Times New Roman"/>
          <w:sz w:val="24"/>
          <w:szCs w:val="24"/>
        </w:rPr>
        <w:t xml:space="preserve"> attain, such that the sum of </w:t>
      </w:r>
      <w:r w:rsidR="00EB6854" w:rsidRPr="003808E1">
        <w:rPr>
          <w:rFonts w:ascii="Times New Roman" w:hAnsi="Times New Roman" w:cs="Times New Roman"/>
          <w:sz w:val="24"/>
          <w:szCs w:val="24"/>
        </w:rPr>
        <w:lastRenderedPageBreak/>
        <w:t xml:space="preserve">all </w:t>
      </w:r>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together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E43E51" w:rsidRPr="003808E1">
        <w:rPr>
          <w:rFonts w:ascii="Times New Roman" w:hAnsi="Times New Roman" w:cs="Times New Roman"/>
          <w:sz w:val="24"/>
          <w:szCs w:val="24"/>
        </w:rPr>
        <w:t xml:space="preserve">The natural parameters </w:t>
      </w:r>
      <w:r w:rsidR="00E43E51" w:rsidRPr="003808E1">
        <w:rPr>
          <w:rFonts w:ascii="Times New Roman" w:hAnsi="Times New Roman" w:cs="Times New Roman"/>
          <w:i/>
          <w:iCs/>
          <w:sz w:val="24"/>
          <w:szCs w:val="24"/>
        </w:rPr>
        <w:t>f.witu</w:t>
      </w:r>
      <w:r w:rsidR="00E43E51" w:rsidRPr="003808E1">
        <w:rPr>
          <w:rFonts w:ascii="Times New Roman" w:hAnsi="Times New Roman" w:cs="Times New Roman"/>
          <w:sz w:val="24"/>
          <w:szCs w:val="24"/>
        </w:rPr>
        <w:t xml:space="preserve">, </w:t>
      </w:r>
      <w:r w:rsidR="00E43E51" w:rsidRPr="003808E1">
        <w:rPr>
          <w:rFonts w:ascii="Times New Roman" w:hAnsi="Times New Roman" w:cs="Times New Roman"/>
          <w:i/>
          <w:iCs/>
          <w:sz w:val="24"/>
          <w:szCs w:val="24"/>
        </w:rPr>
        <w:t>f.rugr</w:t>
      </w:r>
      <w:r w:rsidR="00E43E51" w:rsidRPr="003808E1">
        <w:rPr>
          <w:rFonts w:ascii="Times New Roman" w:hAnsi="Times New Roman" w:cs="Times New Roman"/>
          <w:sz w:val="24"/>
          <w:szCs w:val="24"/>
        </w:rPr>
        <w:t xml:space="preserve">, </w:t>
      </w:r>
      <w:r w:rsidR="00E43E51" w:rsidRPr="003808E1">
        <w:rPr>
          <w:rFonts w:ascii="Times New Roman" w:hAnsi="Times New Roman" w:cs="Times New Roman"/>
          <w:i/>
          <w:iCs/>
          <w:sz w:val="24"/>
          <w:szCs w:val="24"/>
        </w:rPr>
        <w:t>f.amwo</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f.witu.rugr</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f.witu.amwo</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f.rugr.amwo</w:t>
      </w:r>
      <w:r w:rsidR="00D43F08" w:rsidRPr="003808E1">
        <w:rPr>
          <w:rFonts w:ascii="Times New Roman" w:hAnsi="Times New Roman" w:cs="Times New Roman"/>
          <w:sz w:val="24"/>
          <w:szCs w:val="24"/>
        </w:rPr>
        <w:t xml:space="preserve"> were defined as:</w:t>
      </w:r>
      <w:r w:rsidR="00965AF4" w:rsidRPr="003808E1">
        <w:rPr>
          <w:rFonts w:ascii="Cambria Math" w:hAnsi="Cambria Math" w:cs="Times New Roman"/>
          <w:i/>
          <w:sz w:val="24"/>
          <w:szCs w:val="24"/>
        </w:rPr>
        <w:br/>
      </w:r>
      <m:oMathPara>
        <m:oMathParaPr>
          <m:jc m:val="center"/>
        </m:oMathParaPr>
        <m:oMath>
          <m:r>
            <w:rPr>
              <w:rFonts w:ascii="Cambria Math" w:hAnsi="Cambria Math" w:cs="Times New Roman"/>
              <w:sz w:val="24"/>
              <w:szCs w:val="24"/>
            </w:rPr>
            <m:t>f.witu</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r>
            <w:rPr>
              <w:rFonts w:ascii="Cambria Math" w:hAnsi="Cambria Math" w:cs="Times New Roman"/>
              <w:sz w:val="24"/>
              <w:szCs w:val="24"/>
            </w:rPr>
            <m:t xml:space="preserve"> </m:t>
          </m:r>
        </m:oMath>
      </m:oMathPara>
    </w:p>
    <w:p w14:paraId="7C194004"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0ABD11A1"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001</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71AB6C2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den>
          </m:f>
        </m:oMath>
      </m:oMathPara>
    </w:p>
    <w:p w14:paraId="791654D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034FA34F" w14:textId="00AFF353"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59FC9EAD" w14:textId="2138B916" w:rsidR="001343D0" w:rsidRPr="003808E1" w:rsidRDefault="00E951C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I</w:t>
      </w:r>
      <w:r w:rsidR="00D43F08" w:rsidRPr="003808E1">
        <w:rPr>
          <w:rFonts w:ascii="Times New Roman" w:hAnsi="Times New Roman" w:cs="Times New Roman"/>
          <w:sz w:val="24"/>
          <w:szCs w:val="24"/>
        </w:rPr>
        <w:t xml:space="preserve"> further</w:t>
      </w:r>
      <w:r w:rsidRPr="003808E1">
        <w:rPr>
          <w:rFonts w:ascii="Times New Roman" w:hAnsi="Times New Roman" w:cs="Times New Roman"/>
          <w:sz w:val="24"/>
          <w:szCs w:val="24"/>
        </w:rPr>
        <w:t xml:space="preserve"> modeled the conditional occurrence of each game bird species (</w:t>
      </w:r>
      <w:r w:rsidR="00D43F08" w:rsidRPr="003808E1">
        <w:rPr>
          <w:rFonts w:ascii="Times New Roman" w:hAnsi="Times New Roman" w:cs="Times New Roman"/>
          <w:i/>
          <w:iCs/>
          <w:sz w:val="24"/>
          <w:szCs w:val="24"/>
        </w:rPr>
        <w:t>f.witu</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f.rugr</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f.amwo</w:t>
      </w:r>
      <w:r w:rsidR="00D43F08" w:rsidRPr="003808E1">
        <w:rPr>
          <w:rFonts w:ascii="Times New Roman" w:hAnsi="Times New Roman" w:cs="Times New Roman"/>
          <w:sz w:val="24"/>
          <w:szCs w:val="24"/>
        </w:rPr>
        <w:t xml:space="preserve">; </w:t>
      </w:r>
      <w:r w:rsidRPr="003808E1">
        <w:rPr>
          <w:rFonts w:ascii="Times New Roman" w:hAnsi="Times New Roman" w:cs="Times New Roman"/>
          <w:sz w:val="24"/>
          <w:szCs w:val="24"/>
        </w:rPr>
        <w:t>i.e., the log odds that species</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is present when the other 2 species are absent) as a function of 3–16 </w:t>
      </w:r>
      <w:r w:rsidR="00D43F08" w:rsidRPr="003808E1">
        <w:rPr>
          <w:rFonts w:ascii="Times New Roman" w:hAnsi="Times New Roman" w:cs="Times New Roman"/>
          <w:sz w:val="24"/>
          <w:szCs w:val="24"/>
        </w:rPr>
        <w:t>predictor variables</w:t>
      </w:r>
      <w:r w:rsidR="00CF56EF"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s 1–2</w:t>
      </w:r>
      <w:r w:rsidR="00CF56EF"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CC1C18" w:rsidRPr="003808E1">
        <w:rPr>
          <w:rFonts w:ascii="Times New Roman" w:hAnsi="Times New Roman" w:cs="Times New Roman"/>
          <w:sz w:val="24"/>
          <w:szCs w:val="24"/>
        </w:rPr>
        <w:t xml:space="preserve">All continuous predictor variables were centered and scaled prior to analysis. </w:t>
      </w:r>
      <w:r w:rsidRPr="003808E1">
        <w:rPr>
          <w:rFonts w:ascii="Times New Roman" w:hAnsi="Times New Roman" w:cs="Times New Roman"/>
          <w:sz w:val="24"/>
          <w:szCs w:val="24"/>
        </w:rPr>
        <w:t>Including quadratic relationships for certain variables, t</w:t>
      </w:r>
      <w:r w:rsidR="00CC1C18" w:rsidRPr="003808E1">
        <w:rPr>
          <w:rFonts w:ascii="Times New Roman" w:hAnsi="Times New Roman" w:cs="Times New Roman"/>
          <w:sz w:val="24"/>
          <w:szCs w:val="24"/>
        </w:rPr>
        <w:t xml:space="preserve">he total number of slope coefficients </w:t>
      </w:r>
      <w:r w:rsidRPr="003808E1">
        <w:rPr>
          <w:rFonts w:ascii="Times New Roman" w:hAnsi="Times New Roman" w:cs="Times New Roman"/>
          <w:sz w:val="24"/>
          <w:szCs w:val="24"/>
        </w:rPr>
        <w:t>ranged 4–17</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depending on the candidate model</w:t>
      </w:r>
      <w:r w:rsidR="00D43F08"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 xml:space="preserve"> 2</w:t>
      </w:r>
      <w:r w:rsidR="00D43F08" w:rsidRPr="003808E1">
        <w:rPr>
          <w:rFonts w:ascii="Times New Roman" w:hAnsi="Times New Roman" w:cs="Times New Roman"/>
          <w:sz w:val="24"/>
          <w:szCs w:val="24"/>
        </w:rPr>
        <w:t>)</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In addition, because my data included stacked observations across multiple years, I also incorporated a random year effect for each species.</w:t>
      </w:r>
      <w:r w:rsidR="00E43E51" w:rsidRPr="003808E1">
        <w:rPr>
          <w:rFonts w:ascii="Times New Roman" w:hAnsi="Times New Roman" w:cs="Times New Roman"/>
          <w:sz w:val="24"/>
          <w:szCs w:val="24"/>
        </w:rPr>
        <w:t xml:space="preserve"> For </w:t>
      </w:r>
      <w:r w:rsidR="00D43F08" w:rsidRPr="003808E1">
        <w:rPr>
          <w:rFonts w:ascii="Times New Roman" w:hAnsi="Times New Roman" w:cs="Times New Roman"/>
          <w:sz w:val="24"/>
          <w:szCs w:val="24"/>
        </w:rPr>
        <w:t>the second-order natural parameters (</w:t>
      </w:r>
      <w:r w:rsidR="00D43F08" w:rsidRPr="003808E1">
        <w:rPr>
          <w:rFonts w:ascii="Times New Roman" w:hAnsi="Times New Roman" w:cs="Times New Roman"/>
          <w:i/>
          <w:iCs/>
          <w:sz w:val="24"/>
          <w:szCs w:val="24"/>
        </w:rPr>
        <w:t>f.witu.rugr</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f.witu.amwo</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f.rugr.amwo</w:t>
      </w:r>
      <w:r w:rsidR="00D43F08" w:rsidRPr="003808E1">
        <w:rPr>
          <w:rFonts w:ascii="Times New Roman" w:hAnsi="Times New Roman" w:cs="Times New Roman"/>
          <w:sz w:val="24"/>
          <w:szCs w:val="24"/>
        </w:rPr>
        <w:t>), I assumed constant interspecific interactions.</w:t>
      </w:r>
      <w:r w:rsidR="001343D0" w:rsidRPr="003808E1">
        <w:rPr>
          <w:rFonts w:ascii="Times New Roman" w:hAnsi="Times New Roman" w:cs="Times New Roman"/>
          <w:sz w:val="24"/>
          <w:szCs w:val="24"/>
        </w:rPr>
        <w:t xml:space="preserve"> When modeling the latent occupancy state of the 3 game bird species, I was also able to incorporate known detections of wild turkey, ruffed grouse, and American woodcock in the wildlife openings outside of survey periods</w:t>
      </w:r>
      <w:r w:rsidR="00622AFD" w:rsidRPr="003808E1">
        <w:rPr>
          <w:rFonts w:ascii="Times New Roman" w:hAnsi="Times New Roman" w:cs="Times New Roman"/>
          <w:sz w:val="24"/>
          <w:szCs w:val="24"/>
        </w:rPr>
        <w:t xml:space="preserve"> (e.g., an incidental sighting of a wild turkey in the wildlife opening during deployment of the game cameras and ARUs)</w:t>
      </w:r>
      <w:r w:rsidR="001343D0" w:rsidRPr="003808E1">
        <w:rPr>
          <w:rFonts w:ascii="Times New Roman" w:hAnsi="Times New Roman" w:cs="Times New Roman"/>
          <w:sz w:val="24"/>
          <w:szCs w:val="24"/>
        </w:rPr>
        <w:t xml:space="preserve">. </w:t>
      </w:r>
    </w:p>
    <w:p w14:paraId="03D3FAD1" w14:textId="30D5E9F0" w:rsidR="00AA248F" w:rsidRPr="003808E1" w:rsidRDefault="008875A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Due to multiple types of surveys and sources of data for each game bird species</w:t>
      </w:r>
      <w:r w:rsidR="00221169"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I </w:t>
      </w:r>
      <w:r w:rsidR="00FB5043" w:rsidRPr="003808E1">
        <w:rPr>
          <w:rFonts w:ascii="Times New Roman" w:hAnsi="Times New Roman" w:cs="Times New Roman"/>
          <w:sz w:val="24"/>
          <w:szCs w:val="24"/>
        </w:rPr>
        <w:t>included</w:t>
      </w:r>
      <w:r w:rsidR="000F0A3B" w:rsidRPr="003808E1">
        <w:rPr>
          <w:rFonts w:ascii="Times New Roman" w:hAnsi="Times New Roman" w:cs="Times New Roman"/>
          <w:sz w:val="24"/>
          <w:szCs w:val="24"/>
        </w:rPr>
        <w:t xml:space="preserve"> 3 detection models </w:t>
      </w:r>
      <w:r w:rsidR="00AA248F" w:rsidRPr="003808E1">
        <w:rPr>
          <w:rFonts w:ascii="Times New Roman" w:hAnsi="Times New Roman" w:cs="Times New Roman"/>
          <w:sz w:val="24"/>
          <w:szCs w:val="24"/>
        </w:rPr>
        <w:t>for wild turkey</w:t>
      </w:r>
      <w:r w:rsidR="000F0A3B" w:rsidRPr="003808E1">
        <w:rPr>
          <w:rFonts w:ascii="Times New Roman" w:hAnsi="Times New Roman" w:cs="Times New Roman"/>
          <w:sz w:val="24"/>
          <w:szCs w:val="24"/>
        </w:rPr>
        <w:t>,</w:t>
      </w:r>
      <w:r w:rsidR="00FB504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detection model</w:t>
      </w:r>
      <w:r w:rsidR="00FB5043" w:rsidRPr="003808E1">
        <w:rPr>
          <w:rFonts w:ascii="Times New Roman" w:hAnsi="Times New Roman" w:cs="Times New Roman"/>
          <w:sz w:val="24"/>
          <w:szCs w:val="24"/>
        </w:rPr>
        <w:t xml:space="preserve"> </w:t>
      </w:r>
      <w:r w:rsidR="00AA248F" w:rsidRPr="003808E1">
        <w:rPr>
          <w:rFonts w:ascii="Times New Roman" w:hAnsi="Times New Roman" w:cs="Times New Roman"/>
          <w:sz w:val="24"/>
          <w:szCs w:val="24"/>
        </w:rPr>
        <w:t>for ruffed grouse</w:t>
      </w:r>
      <w:r w:rsidR="000F0A3B" w:rsidRPr="003808E1">
        <w:rPr>
          <w:rFonts w:ascii="Times New Roman" w:hAnsi="Times New Roman" w:cs="Times New Roman"/>
          <w:sz w:val="24"/>
          <w:szCs w:val="24"/>
        </w:rPr>
        <w:t xml:space="preserve">, and 2 detection models </w:t>
      </w:r>
      <w:r w:rsidR="00AA248F" w:rsidRPr="003808E1">
        <w:rPr>
          <w:rFonts w:ascii="Times New Roman" w:hAnsi="Times New Roman" w:cs="Times New Roman"/>
          <w:sz w:val="24"/>
          <w:szCs w:val="24"/>
        </w:rPr>
        <w:t>for American woodcock</w:t>
      </w:r>
      <w:r w:rsidR="000F0A3B" w:rsidRPr="003808E1">
        <w:rPr>
          <w:rFonts w:ascii="Times New Roman" w:hAnsi="Times New Roman" w:cs="Times New Roman"/>
          <w:sz w:val="24"/>
          <w:szCs w:val="24"/>
        </w:rPr>
        <w:t xml:space="preserve"> </w:t>
      </w:r>
      <w:r w:rsidRPr="003808E1">
        <w:rPr>
          <w:rFonts w:ascii="Times New Roman" w:hAnsi="Times New Roman" w:cs="Times New Roman"/>
          <w:sz w:val="24"/>
          <w:szCs w:val="24"/>
        </w:rPr>
        <w:t>within the multi-species occupancy model</w:t>
      </w:r>
      <w:r w:rsidR="00AA248F" w:rsidRPr="003808E1">
        <w:rPr>
          <w:rFonts w:ascii="Times New Roman" w:hAnsi="Times New Roman" w:cs="Times New Roman"/>
          <w:sz w:val="24"/>
          <w:szCs w:val="24"/>
        </w:rPr>
        <w:t>, such that:</w:t>
      </w:r>
    </w:p>
    <w:p w14:paraId="41718F72" w14:textId="635147D5" w:rsidR="00AA248F" w:rsidRPr="003808E1" w:rsidRDefault="00AA248F"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00612932" w:rsidRPr="003808E1">
        <w:rPr>
          <w:rFonts w:ascii="Times New Roman" w:hAnsi="Times New Roman" w:cs="Times New Roman"/>
          <w:i/>
          <w:iCs/>
          <w:sz w:val="24"/>
          <w:szCs w:val="24"/>
        </w:rPr>
        <w:t xml:space="preserve"> </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y.witu.gc</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p.witu.gc</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y.witu.aru</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p.witu.aru</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r w:rsidRPr="003808E1">
        <w:rPr>
          <w:rFonts w:ascii="Times New Roman" w:hAnsi="Times New Roman" w:cs="Times New Roman"/>
          <w:i/>
          <w:iCs/>
          <w:sz w:val="24"/>
          <w:szCs w:val="24"/>
        </w:rPr>
        <w:t>y.rugr.pcs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w:t>
      </w:r>
      <w:r w:rsidR="00612932" w:rsidRPr="003808E1">
        <w:rPr>
          <w:rFonts w:ascii="Times New Roman" w:hAnsi="Times New Roman" w:cs="Times New Roman"/>
          <w:i/>
          <w:iCs/>
          <w:sz w:val="24"/>
          <w:szCs w:val="24"/>
        </w:rPr>
        <w:t>| z.rugr</w:t>
      </w:r>
      <w:r w:rsidR="00612932" w:rsidRPr="003808E1">
        <w:rPr>
          <w:rFonts w:ascii="Times New Roman" w:hAnsi="Times New Roman" w:cs="Times New Roman"/>
          <w:i/>
          <w:iCs/>
          <w:sz w:val="24"/>
          <w:szCs w:val="24"/>
          <w:vertAlign w:val="subscript"/>
        </w:rPr>
        <w:t>s</w:t>
      </w:r>
      <w:r w:rsidR="00612932"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p.rugr.pcs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z.rugr</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r w:rsidRPr="003808E1">
        <w:rPr>
          <w:rFonts w:ascii="Times New Roman" w:hAnsi="Times New Roman" w:cs="Times New Roman"/>
          <w:i/>
          <w:iCs/>
          <w:sz w:val="24"/>
          <w:szCs w:val="24"/>
        </w:rPr>
        <w:t>y.amwo.pcs</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z.amwo</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p.amwo.pcs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z.amwo</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y.amwo.aru</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z.amwo</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p.amwo.aru</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t>
      </w:r>
      <w:r w:rsidR="00612932" w:rsidRPr="003808E1">
        <w:rPr>
          <w:rFonts w:ascii="Times New Roman" w:hAnsi="Times New Roman" w:cs="Times New Roman"/>
          <w:i/>
          <w:iCs/>
          <w:sz w:val="24"/>
          <w:szCs w:val="24"/>
        </w:rPr>
        <w:t>amwo</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p>
    <w:p w14:paraId="4C91A11F" w14:textId="4BC5D52E" w:rsidR="00AA248F"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where the observed data</w:t>
      </w:r>
      <w:r w:rsidR="00EA26F9" w:rsidRPr="003808E1">
        <w:rPr>
          <w:rFonts w:ascii="Times New Roman" w:hAnsi="Times New Roman" w:cs="Times New Roman"/>
          <w:sz w:val="24"/>
          <w:szCs w:val="24"/>
        </w:rPr>
        <w:t xml:space="preserve"> </w:t>
      </w:r>
      <w:r w:rsidR="00EA26F9" w:rsidRPr="003808E1">
        <w:rPr>
          <w:rFonts w:ascii="Times New Roman" w:hAnsi="Times New Roman" w:cs="Times New Roman"/>
          <w:i/>
          <w:iCs/>
          <w:sz w:val="24"/>
          <w:szCs w:val="24"/>
        </w:rPr>
        <w:t>y</w:t>
      </w:r>
      <w:r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indicate</w:t>
      </w:r>
      <w:r w:rsidRPr="003808E1">
        <w:rPr>
          <w:rFonts w:ascii="Times New Roman" w:hAnsi="Times New Roman" w:cs="Times New Roman"/>
          <w:sz w:val="24"/>
          <w:szCs w:val="24"/>
        </w:rPr>
        <w:t xml:space="preserve"> detection (1) </w:t>
      </w:r>
      <w:r w:rsidR="00EA26F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non-detection (0) of wild turkey</w:t>
      </w:r>
      <w:r w:rsidR="00EA26F9" w:rsidRPr="003808E1">
        <w:rPr>
          <w:rFonts w:ascii="Times New Roman" w:hAnsi="Times New Roman" w:cs="Times New Roman"/>
          <w:sz w:val="24"/>
          <w:szCs w:val="24"/>
        </w:rPr>
        <w:t>s</w:t>
      </w:r>
      <w:r w:rsidRPr="003808E1">
        <w:rPr>
          <w:rFonts w:ascii="Times New Roman" w:hAnsi="Times New Roman" w:cs="Times New Roman"/>
          <w:sz w:val="24"/>
          <w:szCs w:val="24"/>
        </w:rPr>
        <w:t xml:space="preserve"> during in-</w:t>
      </w:r>
      <w:r w:rsidRPr="003808E1">
        <w:rPr>
          <w:rFonts w:ascii="Times New Roman" w:hAnsi="Times New Roman" w:cs="Times New Roman"/>
          <w:sz w:val="24"/>
          <w:szCs w:val="24"/>
        </w:rPr>
        <w:lastRenderedPageBreak/>
        <w:t>person surveys (</w:t>
      </w:r>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w:t>
      </w:r>
      <w:r w:rsidR="00EA26F9" w:rsidRPr="003808E1">
        <w:rPr>
          <w:rFonts w:ascii="Times New Roman" w:hAnsi="Times New Roman" w:cs="Times New Roman"/>
          <w:sz w:val="24"/>
          <w:szCs w:val="24"/>
        </w:rPr>
        <w:t>, game camera surveys (</w:t>
      </w:r>
      <w:r w:rsidR="00EA26F9" w:rsidRPr="003808E1">
        <w:rPr>
          <w:rFonts w:ascii="Times New Roman" w:hAnsi="Times New Roman" w:cs="Times New Roman"/>
          <w:i/>
          <w:iCs/>
          <w:sz w:val="24"/>
          <w:szCs w:val="24"/>
        </w:rPr>
        <w:t>y.witu.gc</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ARU surveys (</w:t>
      </w:r>
      <w:r w:rsidR="00EA26F9" w:rsidRPr="003808E1">
        <w:rPr>
          <w:rFonts w:ascii="Times New Roman" w:hAnsi="Times New Roman" w:cs="Times New Roman"/>
          <w:i/>
          <w:iCs/>
          <w:sz w:val="24"/>
          <w:szCs w:val="24"/>
        </w:rPr>
        <w:t>y.witu.aru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ruffed grouse during in-person surveys (</w:t>
      </w:r>
      <w:r w:rsidR="00EA26F9" w:rsidRPr="003808E1">
        <w:rPr>
          <w:rFonts w:ascii="Times New Roman" w:hAnsi="Times New Roman" w:cs="Times New Roman"/>
          <w:i/>
          <w:iCs/>
          <w:sz w:val="24"/>
          <w:szCs w:val="24"/>
        </w:rPr>
        <w:t>y.rugr.pcs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American woodcocks during in-person surveys (</w:t>
      </w:r>
      <w:r w:rsidR="00EA26F9" w:rsidRPr="003808E1">
        <w:rPr>
          <w:rFonts w:ascii="Times New Roman" w:hAnsi="Times New Roman" w:cs="Times New Roman"/>
          <w:i/>
          <w:iCs/>
          <w:sz w:val="24"/>
          <w:szCs w:val="24"/>
        </w:rPr>
        <w:t>y.amwo.pcs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ARU surveys (</w:t>
      </w:r>
      <w:r w:rsidR="00EA26F9" w:rsidRPr="003808E1">
        <w:rPr>
          <w:rFonts w:ascii="Times New Roman" w:hAnsi="Times New Roman" w:cs="Times New Roman"/>
          <w:i/>
          <w:iCs/>
          <w:sz w:val="24"/>
          <w:szCs w:val="24"/>
        </w:rPr>
        <w:t>y.amwo.aru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xml:space="preserve">) at site </w:t>
      </w:r>
      <w:r w:rsidR="00EA26F9"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during survey replicate </w:t>
      </w:r>
      <w:r w:rsidR="00EA26F9" w:rsidRPr="003808E1">
        <w:rPr>
          <w:rFonts w:ascii="Times New Roman" w:hAnsi="Times New Roman" w:cs="Times New Roman"/>
          <w:i/>
          <w:iCs/>
          <w:sz w:val="24"/>
          <w:szCs w:val="24"/>
        </w:rPr>
        <w:t>r</w:t>
      </w:r>
      <w:r w:rsidR="00EA26F9" w:rsidRPr="003808E1">
        <w:rPr>
          <w:rFonts w:ascii="Times New Roman" w:hAnsi="Times New Roman" w:cs="Times New Roman"/>
          <w:sz w:val="24"/>
          <w:szCs w:val="24"/>
        </w:rPr>
        <w:t xml:space="preserve">, and </w:t>
      </w:r>
      <w:r w:rsidR="00EA26F9" w:rsidRPr="003808E1">
        <w:rPr>
          <w:rFonts w:ascii="Times New Roman" w:hAnsi="Times New Roman" w:cs="Times New Roman"/>
          <w:i/>
          <w:iCs/>
          <w:sz w:val="24"/>
          <w:szCs w:val="24"/>
        </w:rPr>
        <w:t>p.witu.pcs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p.witu.gc</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p.witu.aru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p.rugr.pcs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p.amwo.pcs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and</w:t>
      </w:r>
      <w:r w:rsidR="00EA26F9" w:rsidRPr="003808E1">
        <w:rPr>
          <w:rFonts w:ascii="Times New Roman" w:hAnsi="Times New Roman" w:cs="Times New Roman"/>
          <w:i/>
          <w:iCs/>
          <w:sz w:val="24"/>
          <w:szCs w:val="24"/>
        </w:rPr>
        <w:t xml:space="preserve"> p.amwo.aru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xml:space="preserve"> are the corresponding detection probabilities</w:t>
      </w:r>
      <w:r w:rsidR="00612932" w:rsidRPr="003808E1">
        <w:rPr>
          <w:rFonts w:ascii="Times New Roman" w:hAnsi="Times New Roman" w:cs="Times New Roman"/>
          <w:sz w:val="24"/>
          <w:szCs w:val="24"/>
        </w:rPr>
        <w:t xml:space="preserve"> for the </w:t>
      </w:r>
      <w:r w:rsidR="00612932" w:rsidRPr="003808E1">
        <w:rPr>
          <w:rFonts w:ascii="Times New Roman" w:hAnsi="Times New Roman" w:cs="Times New Roman"/>
          <w:i/>
          <w:iCs/>
          <w:sz w:val="24"/>
          <w:szCs w:val="24"/>
        </w:rPr>
        <w:t>r</w:t>
      </w:r>
      <w:r w:rsidR="00612932" w:rsidRPr="003808E1">
        <w:rPr>
          <w:rFonts w:ascii="Times New Roman" w:hAnsi="Times New Roman" w:cs="Times New Roman"/>
          <w:sz w:val="24"/>
          <w:szCs w:val="24"/>
          <w:vertAlign w:val="superscript"/>
        </w:rPr>
        <w:t>th</w:t>
      </w:r>
      <w:r w:rsidR="00612932" w:rsidRPr="003808E1">
        <w:rPr>
          <w:rFonts w:ascii="Times New Roman" w:hAnsi="Times New Roman" w:cs="Times New Roman"/>
          <w:sz w:val="24"/>
          <w:szCs w:val="24"/>
        </w:rPr>
        <w:t xml:space="preserve"> replicate survey at site </w:t>
      </w:r>
      <w:r w:rsidR="00612932"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corresponding to each species and data source, conditional on the presence of each game bird species </w:t>
      </w:r>
      <w:r w:rsidR="00612932" w:rsidRPr="003808E1">
        <w:rPr>
          <w:rFonts w:ascii="Times New Roman" w:hAnsi="Times New Roman" w:cs="Times New Roman"/>
          <w:sz w:val="24"/>
          <w:szCs w:val="24"/>
        </w:rPr>
        <w:t xml:space="preserve">at site </w:t>
      </w:r>
      <w:r w:rsidR="00612932" w:rsidRPr="003808E1">
        <w:rPr>
          <w:rFonts w:ascii="Times New Roman" w:hAnsi="Times New Roman" w:cs="Times New Roman"/>
          <w:i/>
          <w:iCs/>
          <w:sz w:val="24"/>
          <w:szCs w:val="24"/>
        </w:rPr>
        <w:t>s</w:t>
      </w:r>
      <w:r w:rsidR="00612932"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 xml:space="preserve">(e.g., </w:t>
      </w:r>
      <w:r w:rsidR="00EA26F9" w:rsidRPr="003808E1">
        <w:rPr>
          <w:rFonts w:ascii="Times New Roman" w:hAnsi="Times New Roman" w:cs="Times New Roman"/>
          <w:i/>
          <w:iCs/>
          <w:sz w:val="24"/>
          <w:szCs w:val="24"/>
        </w:rPr>
        <w:t>z.witu</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 </w:t>
      </w:r>
      <w:r w:rsidR="00EA26F9" w:rsidRPr="003808E1">
        <w:rPr>
          <w:rFonts w:ascii="Times New Roman" w:hAnsi="Times New Roman" w:cs="Times New Roman"/>
          <w:i/>
          <w:iCs/>
          <w:sz w:val="24"/>
          <w:szCs w:val="24"/>
        </w:rPr>
        <w:t>z.rugr</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 </w:t>
      </w:r>
      <w:r w:rsidR="00EA26F9" w:rsidRPr="003808E1">
        <w:rPr>
          <w:rFonts w:ascii="Times New Roman" w:hAnsi="Times New Roman" w:cs="Times New Roman"/>
          <w:i/>
          <w:iCs/>
          <w:sz w:val="24"/>
          <w:szCs w:val="24"/>
        </w:rPr>
        <w:t>z.amwo</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w:t>
      </w:r>
      <w:r w:rsidR="00612932" w:rsidRPr="003808E1">
        <w:rPr>
          <w:rFonts w:ascii="Times New Roman" w:hAnsi="Times New Roman" w:cs="Times New Roman"/>
          <w:sz w:val="24"/>
          <w:szCs w:val="24"/>
        </w:rPr>
        <w:t xml:space="preserve"> Replicates for the in-person morning surveys for wild turkey and ruffed grouse included 2 within-survey replicates (i.e., two 5-minute time intervals during the 10-minute surveys) across the 2 visits per wildlife opening. For the in-person evening surveys for American woodcock, there were 3 replicates corresponding to the three 2-minute time intervals during the 6-minute surveys. For the game camera and ARU surveys, </w:t>
      </w:r>
      <w:r w:rsidR="001A7FD6" w:rsidRPr="003808E1">
        <w:rPr>
          <w:rFonts w:ascii="Times New Roman" w:hAnsi="Times New Roman" w:cs="Times New Roman"/>
          <w:sz w:val="24"/>
          <w:szCs w:val="24"/>
        </w:rPr>
        <w:t xml:space="preserve">the number of </w:t>
      </w:r>
      <w:r w:rsidR="00612932" w:rsidRPr="003808E1">
        <w:rPr>
          <w:rFonts w:ascii="Times New Roman" w:hAnsi="Times New Roman" w:cs="Times New Roman"/>
          <w:sz w:val="24"/>
          <w:szCs w:val="24"/>
        </w:rPr>
        <w:t xml:space="preserve">survey replicates corresponded to </w:t>
      </w:r>
      <w:r w:rsidR="001A7FD6" w:rsidRPr="003808E1">
        <w:rPr>
          <w:rFonts w:ascii="Times New Roman" w:hAnsi="Times New Roman" w:cs="Times New Roman"/>
          <w:sz w:val="24"/>
          <w:szCs w:val="24"/>
        </w:rPr>
        <w:t>the number of</w:t>
      </w:r>
      <w:r w:rsidR="00612932" w:rsidRPr="003808E1">
        <w:rPr>
          <w:rFonts w:ascii="Times New Roman" w:hAnsi="Times New Roman" w:cs="Times New Roman"/>
          <w:sz w:val="24"/>
          <w:szCs w:val="24"/>
        </w:rPr>
        <w:t xml:space="preserve"> day</w:t>
      </w:r>
      <w:r w:rsidR="001A7FD6" w:rsidRPr="003808E1">
        <w:rPr>
          <w:rFonts w:ascii="Times New Roman" w:hAnsi="Times New Roman" w:cs="Times New Roman"/>
          <w:sz w:val="24"/>
          <w:szCs w:val="24"/>
        </w:rPr>
        <w:t>s</w:t>
      </w:r>
      <w:r w:rsidR="00612932" w:rsidRPr="003808E1">
        <w:rPr>
          <w:rFonts w:ascii="Times New Roman" w:hAnsi="Times New Roman" w:cs="Times New Roman"/>
          <w:sz w:val="24"/>
          <w:szCs w:val="24"/>
        </w:rPr>
        <w:t xml:space="preserve"> that they were deployed and functioning in the wildlife opening (e.g., a game camera that was deployed for 10 days and was operational that entire time would result in 10 survey replicates).</w:t>
      </w:r>
    </w:p>
    <w:p w14:paraId="3BF1D092" w14:textId="55364E52" w:rsidR="000F0A3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used a logit link to model relationships between detection probability</w:t>
      </w:r>
      <w:r w:rsidR="000F0A3B" w:rsidRPr="003808E1">
        <w:rPr>
          <w:rFonts w:ascii="Times New Roman" w:hAnsi="Times New Roman" w:cs="Times New Roman"/>
          <w:sz w:val="24"/>
          <w:szCs w:val="24"/>
        </w:rPr>
        <w:t xml:space="preserve"> for each game bird species</w:t>
      </w:r>
      <w:r w:rsidRPr="003808E1">
        <w:rPr>
          <w:rFonts w:ascii="Times New Roman" w:hAnsi="Times New Roman" w:cs="Times New Roman"/>
          <w:sz w:val="24"/>
          <w:szCs w:val="24"/>
        </w:rPr>
        <w:t xml:space="preserve"> </w:t>
      </w:r>
      <w:r w:rsidR="00DB61F3" w:rsidRPr="003808E1">
        <w:rPr>
          <w:rFonts w:ascii="Times New Roman" w:hAnsi="Times New Roman" w:cs="Times New Roman"/>
          <w:sz w:val="24"/>
          <w:szCs w:val="24"/>
        </w:rPr>
        <w:t xml:space="preserve">/ data source </w:t>
      </w:r>
      <w:r w:rsidRPr="003808E1">
        <w:rPr>
          <w:rFonts w:ascii="Times New Roman" w:hAnsi="Times New Roman" w:cs="Times New Roman"/>
          <w:sz w:val="24"/>
          <w:szCs w:val="24"/>
        </w:rPr>
        <w:t xml:space="preserve">and </w:t>
      </w:r>
      <w:r w:rsidR="000F0A3B" w:rsidRPr="003808E1">
        <w:rPr>
          <w:rFonts w:ascii="Times New Roman" w:hAnsi="Times New Roman" w:cs="Times New Roman"/>
          <w:sz w:val="24"/>
          <w:szCs w:val="24"/>
        </w:rPr>
        <w:t>up to 6 detection covariates (Table</w:t>
      </w:r>
      <w:r w:rsidR="00221169" w:rsidRPr="003808E1">
        <w:rPr>
          <w:rFonts w:ascii="Times New Roman" w:hAnsi="Times New Roman" w:cs="Times New Roman"/>
          <w:sz w:val="24"/>
          <w:szCs w:val="24"/>
        </w:rPr>
        <w:t xml:space="preserve"> 4</w:t>
      </w:r>
      <w:r w:rsidR="000F0A3B" w:rsidRPr="003808E1">
        <w:rPr>
          <w:rFonts w:ascii="Times New Roman" w:hAnsi="Times New Roman" w:cs="Times New Roman"/>
          <w:sz w:val="24"/>
          <w:szCs w:val="24"/>
        </w:rPr>
        <w:t>). All continuous detection covariates were centered and scaled prior to analysis. For in-person game bird surveys, I also included a species-specific random observer effect</w:t>
      </w:r>
      <w:r w:rsidR="00806121" w:rsidRPr="003808E1">
        <w:rPr>
          <w:rFonts w:ascii="Times New Roman" w:hAnsi="Times New Roman" w:cs="Times New Roman"/>
          <w:sz w:val="24"/>
          <w:szCs w:val="24"/>
        </w:rPr>
        <w:t xml:space="preserve">, and for the ARU surveys, I incorporated a random ARU type effect to account for </w:t>
      </w:r>
      <w:r w:rsidR="009578EE" w:rsidRPr="003808E1">
        <w:rPr>
          <w:rFonts w:ascii="Times New Roman" w:hAnsi="Times New Roman" w:cs="Times New Roman"/>
          <w:sz w:val="24"/>
          <w:szCs w:val="24"/>
        </w:rPr>
        <w:t>possible</w:t>
      </w:r>
      <w:r w:rsidR="00806121" w:rsidRPr="003808E1">
        <w:rPr>
          <w:rFonts w:ascii="Times New Roman" w:hAnsi="Times New Roman" w:cs="Times New Roman"/>
          <w:sz w:val="24"/>
          <w:szCs w:val="24"/>
        </w:rPr>
        <w:t xml:space="preserve"> differences in detection probability among the 3 ARU devices (i.e., Wildlife Acoustics SongMeter SM2+ vs. SM3+ vs. SM4+)</w:t>
      </w:r>
      <w:r w:rsidR="000F0A3B" w:rsidRPr="003808E1">
        <w:rPr>
          <w:rFonts w:ascii="Times New Roman" w:hAnsi="Times New Roman" w:cs="Times New Roman"/>
          <w:sz w:val="24"/>
          <w:szCs w:val="24"/>
        </w:rPr>
        <w:t>.</w:t>
      </w:r>
    </w:p>
    <w:p w14:paraId="70A675D7" w14:textId="15B0EE05"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rPr>
        <w:t xml:space="preserve">The </w:t>
      </w:r>
      <w:r w:rsidR="009B36AA" w:rsidRPr="003808E1">
        <w:rPr>
          <w:rFonts w:ascii="Times New Roman" w:hAnsi="Times New Roman" w:cs="Times New Roman"/>
          <w:sz w:val="24"/>
          <w:szCs w:val="24"/>
        </w:rPr>
        <w:t>multi-species occupancy models</w:t>
      </w:r>
      <w:r w:rsidRPr="003808E1">
        <w:rPr>
          <w:rFonts w:ascii="Times New Roman" w:hAnsi="Times New Roman" w:cs="Times New Roman"/>
          <w:sz w:val="24"/>
          <w:szCs w:val="24"/>
        </w:rPr>
        <w:t xml:space="preserve"> were constructed in</w:t>
      </w:r>
      <w:r w:rsidRPr="003808E1">
        <w:rPr>
          <w:rFonts w:ascii="Times New Roman" w:hAnsi="Times New Roman" w:cs="Times New Roman"/>
          <w:sz w:val="24"/>
        </w:rPr>
        <w:t xml:space="preserve"> a Bayesian framework, implemented with Markov chain Monte Carlo methods. For all model parameters, I used prior distributions which were meant to provide little information</w:t>
      </w:r>
      <w:r w:rsidR="009B36AA" w:rsidRPr="003808E1">
        <w:rPr>
          <w:rFonts w:ascii="Times New Roman" w:hAnsi="Times New Roman" w:cs="Times New Roman"/>
          <w:sz w:val="24"/>
        </w:rPr>
        <w:t xml:space="preserve"> </w:t>
      </w:r>
      <w:r w:rsidRPr="003808E1">
        <w:rPr>
          <w:rFonts w:ascii="Times New Roman" w:hAnsi="Times New Roman" w:cs="Times New Roman"/>
          <w:sz w:val="24"/>
        </w:rPr>
        <w:t xml:space="preserve">(Appendix </w:t>
      </w:r>
      <w:r w:rsidR="00FD1590" w:rsidRPr="003808E1">
        <w:rPr>
          <w:rFonts w:ascii="Times New Roman" w:hAnsi="Times New Roman" w:cs="Times New Roman"/>
          <w:sz w:val="24"/>
        </w:rPr>
        <w:t>B</w:t>
      </w:r>
      <w:r w:rsidRPr="003808E1">
        <w:rPr>
          <w:rFonts w:ascii="Times New Roman" w:hAnsi="Times New Roman" w:cs="Times New Roman"/>
          <w:sz w:val="24"/>
        </w:rPr>
        <w:t xml:space="preserve">). I fit the models in JAGS (Plummer 2003) using the “jagsUI”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I used the “autojags” function to run 3 chains for each model with a burn-in of </w:t>
      </w:r>
      <w:r w:rsidR="009B36AA" w:rsidRPr="003808E1">
        <w:rPr>
          <w:rFonts w:ascii="Times New Roman" w:hAnsi="Times New Roman" w:cs="Times New Roman"/>
          <w:sz w:val="24"/>
        </w:rPr>
        <w:t>10</w:t>
      </w:r>
      <w:r w:rsidRPr="003808E1">
        <w:rPr>
          <w:rFonts w:ascii="Times New Roman" w:hAnsi="Times New Roman" w:cs="Times New Roman"/>
          <w:sz w:val="24"/>
        </w:rPr>
        <w:t xml:space="preserve">,000 iterations, thinning rate of </w:t>
      </w:r>
      <w:r w:rsidR="009B36AA" w:rsidRPr="003808E1">
        <w:rPr>
          <w:rFonts w:ascii="Times New Roman" w:hAnsi="Times New Roman" w:cs="Times New Roman"/>
          <w:sz w:val="24"/>
        </w:rPr>
        <w:t>5</w:t>
      </w:r>
      <w:r w:rsidRPr="003808E1">
        <w:rPr>
          <w:rFonts w:ascii="Times New Roman" w:hAnsi="Times New Roman" w:cs="Times New Roman"/>
          <w:sz w:val="24"/>
        </w:rPr>
        <w:t xml:space="preserve"> iterations, and iteration increment of </w:t>
      </w:r>
      <w:r w:rsidR="009B36AA" w:rsidRPr="003808E1">
        <w:rPr>
          <w:rFonts w:ascii="Times New Roman" w:hAnsi="Times New Roman" w:cs="Times New Roman"/>
          <w:sz w:val="24"/>
        </w:rPr>
        <w:t>5</w:t>
      </w:r>
      <w:r w:rsidRPr="003808E1">
        <w:rPr>
          <w:rFonts w:ascii="Times New Roman" w:hAnsi="Times New Roman" w:cs="Times New Roman"/>
          <w:sz w:val="24"/>
        </w:rPr>
        <w:t xml:space="preserve">,000; models iteratively ran until reasonable convergence (R̂ ≤ 1.1) was achieved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Pr="003808E1">
        <w:rPr>
          <w:rFonts w:ascii="Times New Roman" w:hAnsi="Times New Roman" w:cs="Times New Roman"/>
          <w:sz w:val="24"/>
        </w:rPr>
        <w:fldChar w:fldCharType="end"/>
      </w:r>
      <w:r w:rsidRPr="003808E1">
        <w:rPr>
          <w:rFonts w:ascii="Times New Roman" w:hAnsi="Times New Roman" w:cs="Times New Roman"/>
          <w:sz w:val="24"/>
        </w:rPr>
        <w:t>, resulting in 3,000</w:t>
      </w:r>
      <w:r w:rsidR="009B36AA" w:rsidRPr="003808E1">
        <w:rPr>
          <w:rFonts w:ascii="Times New Roman" w:hAnsi="Times New Roman" w:cs="Times New Roman"/>
          <w:sz w:val="24"/>
        </w:rPr>
        <w:t>–9,000</w:t>
      </w:r>
      <w:r w:rsidRPr="003808E1">
        <w:rPr>
          <w:rFonts w:ascii="Times New Roman" w:hAnsi="Times New Roman" w:cs="Times New Roman"/>
          <w:sz w:val="24"/>
        </w:rPr>
        <w:t xml:space="preserve"> posterior draws</w:t>
      </w:r>
      <w:r w:rsidR="009B36AA" w:rsidRPr="003808E1">
        <w:rPr>
          <w:rFonts w:ascii="Times New Roman" w:hAnsi="Times New Roman" w:cs="Times New Roman"/>
          <w:sz w:val="24"/>
        </w:rPr>
        <w:t xml:space="preserve"> (Appendix </w:t>
      </w:r>
      <w:r w:rsidR="00FD1590" w:rsidRPr="003808E1">
        <w:rPr>
          <w:rFonts w:ascii="Times New Roman" w:hAnsi="Times New Roman" w:cs="Times New Roman"/>
          <w:sz w:val="24"/>
        </w:rPr>
        <w:t>C</w:t>
      </w:r>
      <w:r w:rsidR="009B36AA" w:rsidRPr="003808E1">
        <w:rPr>
          <w:rFonts w:ascii="Times New Roman" w:hAnsi="Times New Roman" w:cs="Times New Roman"/>
          <w:sz w:val="24"/>
        </w:rPr>
        <w:t>)</w:t>
      </w:r>
      <w:r w:rsidRPr="003808E1">
        <w:rPr>
          <w:rFonts w:ascii="Times New Roman" w:hAnsi="Times New Roman" w:cs="Times New Roman"/>
          <w:sz w:val="24"/>
        </w:rPr>
        <w:t>.</w:t>
      </w:r>
    </w:p>
    <w:p w14:paraId="50791995" w14:textId="49452FA2"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 comparison to assess competing hypotheses</w:t>
      </w:r>
    </w:p>
    <w:p w14:paraId="5B29446C" w14:textId="0766347B" w:rsidR="00802612" w:rsidRPr="003808E1" w:rsidRDefault="00F9315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test competing hypotheses and determine whether local habitat attributes, opening size, management, landscape context, or a combination of site-level and landscape-level factors best explained game bird species occupancy of wildlife openings, I ran a total of 8 candidate models</w:t>
      </w:r>
      <w:r w:rsidR="00DA240C" w:rsidRPr="003808E1">
        <w:rPr>
          <w:rFonts w:ascii="Times New Roman" w:hAnsi="Times New Roman" w:cs="Times New Roman"/>
          <w:sz w:val="24"/>
          <w:szCs w:val="24"/>
        </w:rPr>
        <w:t xml:space="preserve"> (Table</w:t>
      </w:r>
      <w:r w:rsidR="00F82DB3" w:rsidRPr="003808E1">
        <w:rPr>
          <w:rFonts w:ascii="Times New Roman" w:hAnsi="Times New Roman" w:cs="Times New Roman"/>
          <w:sz w:val="24"/>
          <w:szCs w:val="24"/>
        </w:rPr>
        <w:t xml:space="preserve"> 2</w:t>
      </w:r>
      <w:r w:rsidR="00DA240C" w:rsidRPr="003808E1">
        <w:rPr>
          <w:rFonts w:ascii="Times New Roman" w:hAnsi="Times New Roman" w:cs="Times New Roman"/>
          <w:sz w:val="24"/>
          <w:szCs w:val="24"/>
        </w:rPr>
        <w:t>)</w:t>
      </w:r>
      <w:r w:rsidRPr="003808E1">
        <w:rPr>
          <w:rFonts w:ascii="Times New Roman" w:hAnsi="Times New Roman" w:cs="Times New Roman"/>
          <w:sz w:val="24"/>
          <w:szCs w:val="24"/>
        </w:rPr>
        <w:t xml:space="preserve">. The first 7 models pertained to local habitat attributes (with 12 vegetation and topographical variables), opening size (with 3 size and shape variables), management (with 6 management-related variables), landscape context (with 16 landscape-scale variables), location (with 16 variables dealing with where the wildlife opening is located within the landscape), construction (with 7 variables dealing with how wildlife openings are constructed within the landscape), and condition (with 14 variables dealing with the status of the wildlife opening itself </w:t>
      </w:r>
      <w:r w:rsidRPr="003808E1">
        <w:rPr>
          <w:rFonts w:ascii="Times New Roman" w:hAnsi="Times New Roman" w:cs="Times New Roman"/>
          <w:sz w:val="24"/>
          <w:szCs w:val="24"/>
        </w:rPr>
        <w:lastRenderedPageBreak/>
        <w:t xml:space="preserve">with no regard to the surrounding landscape). </w:t>
      </w:r>
      <w:r w:rsidR="00DA240C" w:rsidRPr="003808E1">
        <w:rPr>
          <w:rFonts w:ascii="Times New Roman" w:hAnsi="Times New Roman" w:cs="Times New Roman"/>
          <w:sz w:val="24"/>
          <w:szCs w:val="24"/>
        </w:rPr>
        <w:t>The final model combined the consistently important site-level and landscape-level variables from the first 7 models. To compare the 8 models representing the competing hypotheses, I ranked the models based on their deviance information criterion (DIC) values</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Methodology","id":"ITEM-1","issue":"4","issued":{"date-parts":[["2002","10","1"]]},"page":"583-616","publisher":"John Wiley &amp; Sons, Ltd","title":"Bayesian measures of model complexity and fit","type":"article-journal","volume":"64"},"uris":["http://www.mendeley.com/documents/?uuid=7ace9607-bf26-383e-9be2-a16167702204"]}],"mendeley":{"formattedCitation":"(Spiegelhalter et al. 2002)","plainTextFormattedCitation":"(Spiegelhalter et al. 2002)","previouslyFormattedCitation":"(Spiegelhalter et al. 2002)"},"properties":{"noteIndex":0},"schema":"https://github.com/citation-style-language/schema/raw/master/csl-citation.json"}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(Spiegelhalter et al. 2002)</w:t>
      </w:r>
      <w:r w:rsidR="00487B04" w:rsidRPr="003808E1">
        <w:rPr>
          <w:rFonts w:ascii="Times New Roman" w:hAnsi="Times New Roman" w:cs="Times New Roman"/>
          <w:sz w:val="24"/>
          <w:szCs w:val="24"/>
        </w:rPr>
        <w:fldChar w:fldCharType="end"/>
      </w:r>
      <w:r w:rsidR="00DA240C" w:rsidRPr="003808E1">
        <w:rPr>
          <w:rFonts w:ascii="Times New Roman" w:hAnsi="Times New Roman" w:cs="Times New Roman"/>
          <w:sz w:val="24"/>
          <w:szCs w:val="24"/>
        </w:rPr>
        <w:t xml:space="preserve">. DIC is a penalized likelihood method based on the posterior distribution of the deviance statistic. Models with relatively lower DIC values indicate a better fit to the data compared to models with higher DIC values. </w:t>
      </w:r>
    </w:p>
    <w:p w14:paraId="7BFD4F9F" w14:textId="7B7EBB88" w:rsidR="00A70DE8" w:rsidRPr="003808E1" w:rsidRDefault="00A70DE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w:t>
      </w:r>
      <w:r w:rsidR="00F24654" w:rsidRPr="003808E1">
        <w:rPr>
          <w:rFonts w:ascii="Times New Roman" w:hAnsi="Times New Roman" w:cs="Times New Roman"/>
          <w:i/>
          <w:iCs/>
          <w:sz w:val="24"/>
          <w:szCs w:val="24"/>
        </w:rPr>
        <w:t>importance</w:t>
      </w:r>
      <w:r w:rsidRPr="003808E1">
        <w:rPr>
          <w:rFonts w:ascii="Times New Roman" w:hAnsi="Times New Roman" w:cs="Times New Roman"/>
          <w:i/>
          <w:iCs/>
          <w:sz w:val="24"/>
          <w:szCs w:val="24"/>
        </w:rPr>
        <w:t xml:space="preserve"> and </w:t>
      </w:r>
      <w:r w:rsidR="00694AC7" w:rsidRPr="003808E1">
        <w:rPr>
          <w:rFonts w:ascii="Times New Roman" w:hAnsi="Times New Roman" w:cs="Times New Roman"/>
          <w:i/>
          <w:iCs/>
          <w:sz w:val="24"/>
          <w:szCs w:val="24"/>
        </w:rPr>
        <w:t xml:space="preserve">assessing </w:t>
      </w:r>
      <w:r w:rsidRPr="003808E1">
        <w:rPr>
          <w:rFonts w:ascii="Times New Roman" w:hAnsi="Times New Roman" w:cs="Times New Roman"/>
          <w:i/>
          <w:iCs/>
          <w:sz w:val="24"/>
          <w:szCs w:val="24"/>
        </w:rPr>
        <w:t>effect</w:t>
      </w:r>
      <w:r w:rsidR="00694AC7" w:rsidRPr="003808E1">
        <w:rPr>
          <w:rFonts w:ascii="Times New Roman" w:hAnsi="Times New Roman" w:cs="Times New Roman"/>
          <w:i/>
          <w:iCs/>
          <w:sz w:val="24"/>
          <w:szCs w:val="24"/>
        </w:rPr>
        <w:t xml:space="preserve">s </w:t>
      </w:r>
      <w:r w:rsidRPr="003808E1">
        <w:rPr>
          <w:rFonts w:ascii="Times New Roman" w:hAnsi="Times New Roman" w:cs="Times New Roman"/>
          <w:i/>
          <w:iCs/>
          <w:sz w:val="24"/>
          <w:szCs w:val="24"/>
        </w:rPr>
        <w:t>of predictor variables</w:t>
      </w:r>
      <w:r w:rsidR="00694AC7" w:rsidRPr="003808E1">
        <w:rPr>
          <w:rFonts w:ascii="Times New Roman" w:hAnsi="Times New Roman" w:cs="Times New Roman"/>
          <w:i/>
          <w:iCs/>
          <w:sz w:val="24"/>
          <w:szCs w:val="24"/>
        </w:rPr>
        <w:t xml:space="preserve"> on game bird species</w:t>
      </w:r>
    </w:p>
    <w:p w14:paraId="4E7CF6C3" w14:textId="483C8E0C" w:rsidR="000D5835" w:rsidRPr="003808E1" w:rsidRDefault="000D5835" w:rsidP="00E236EB">
      <w:pPr>
        <w:widowControl w:val="0"/>
        <w:spacing w:line="276" w:lineRule="auto"/>
        <w:ind w:firstLine="720"/>
        <w:rPr>
          <w:rFonts w:ascii="Times New Roman" w:hAnsi="Times New Roman" w:cs="Times New Roman"/>
          <w:i/>
          <w:iCs/>
          <w:sz w:val="24"/>
          <w:szCs w:val="24"/>
        </w:rPr>
      </w:pPr>
      <w:bookmarkStart w:id="13" w:name="_Hlk112756894"/>
      <w:r w:rsidRPr="003808E1">
        <w:rPr>
          <w:rFonts w:ascii="Times New Roman" w:hAnsi="Times New Roman" w:cs="Times New Roman"/>
          <w:sz w:val="24"/>
        </w:rPr>
        <w:t>To identify predictor variables</w:t>
      </w:r>
      <w:r w:rsidR="00480728" w:rsidRPr="003808E1">
        <w:rPr>
          <w:rFonts w:ascii="Times New Roman" w:hAnsi="Times New Roman" w:cs="Times New Roman"/>
          <w:sz w:val="24"/>
        </w:rPr>
        <w:t xml:space="preserve"> that had significant influence on at least 1 of the 3 game bird species, </w:t>
      </w:r>
      <w:r w:rsidRPr="003808E1">
        <w:rPr>
          <w:rFonts w:ascii="Times New Roman" w:hAnsi="Times New Roman" w:cs="Times New Roman"/>
          <w:sz w:val="24"/>
        </w:rPr>
        <w:t xml:space="preserve">I assessed variable importance </w:t>
      </w:r>
      <w:bookmarkEnd w:id="13"/>
      <w:r w:rsidRPr="003808E1">
        <w:rPr>
          <w:rFonts w:ascii="Times New Roman" w:hAnsi="Times New Roman" w:cs="Times New Roman"/>
          <w:sz w:val="24"/>
        </w:rPr>
        <w:t xml:space="preserve">by looking at whether </w:t>
      </w:r>
      <w:r w:rsidR="00B82651" w:rsidRPr="003808E1">
        <w:rPr>
          <w:rFonts w:ascii="Times New Roman" w:hAnsi="Times New Roman" w:cs="Times New Roman"/>
          <w:sz w:val="24"/>
        </w:rPr>
        <w:t xml:space="preserve">the 95% </w:t>
      </w:r>
      <w:r w:rsidRPr="003808E1">
        <w:rPr>
          <w:rFonts w:ascii="Times New Roman" w:hAnsi="Times New Roman" w:cs="Times New Roman"/>
          <w:sz w:val="24"/>
        </w:rPr>
        <w:t>credible intervals of the slope coefficient values overlapped zero; if the</w:t>
      </w:r>
      <w:r w:rsidR="00B82651" w:rsidRPr="003808E1">
        <w:rPr>
          <w:rFonts w:ascii="Times New Roman" w:hAnsi="Times New Roman" w:cs="Times New Roman"/>
          <w:sz w:val="24"/>
        </w:rPr>
        <w:t xml:space="preserve"> 95%</w:t>
      </w:r>
      <w:r w:rsidRPr="003808E1">
        <w:rPr>
          <w:rFonts w:ascii="Times New Roman" w:hAnsi="Times New Roman" w:cs="Times New Roman"/>
          <w:sz w:val="24"/>
        </w:rPr>
        <w:t xml:space="preserve"> credible intervals did not overlap zero, the variable was considered important.</w:t>
      </w:r>
      <w:r w:rsidR="00480728" w:rsidRPr="003808E1">
        <w:rPr>
          <w:rFonts w:ascii="Times New Roman" w:hAnsi="Times New Roman" w:cs="Times New Roman"/>
          <w:sz w:val="24"/>
        </w:rPr>
        <w:t xml:space="preserve"> I further evaluated the </w:t>
      </w:r>
      <w:r w:rsidR="00D25607" w:rsidRPr="003808E1">
        <w:rPr>
          <w:rFonts w:ascii="Times New Roman" w:hAnsi="Times New Roman" w:cs="Times New Roman"/>
          <w:sz w:val="24"/>
        </w:rPr>
        <w:t xml:space="preserve">marginal </w:t>
      </w:r>
      <w:r w:rsidR="00480728" w:rsidRPr="003808E1">
        <w:rPr>
          <w:rFonts w:ascii="Times New Roman" w:hAnsi="Times New Roman" w:cs="Times New Roman"/>
          <w:sz w:val="24"/>
        </w:rPr>
        <w:t xml:space="preserve">effects of important </w:t>
      </w:r>
      <w:r w:rsidR="001025F2" w:rsidRPr="003808E1">
        <w:rPr>
          <w:rFonts w:ascii="Times New Roman" w:hAnsi="Times New Roman" w:cs="Times New Roman"/>
          <w:sz w:val="24"/>
        </w:rPr>
        <w:t>site covariates</w:t>
      </w:r>
      <w:r w:rsidR="00480728" w:rsidRPr="003808E1">
        <w:rPr>
          <w:rFonts w:ascii="Times New Roman" w:hAnsi="Times New Roman" w:cs="Times New Roman"/>
          <w:sz w:val="24"/>
        </w:rPr>
        <w:t xml:space="preserve"> on the 3 game bird species by plotting the estimated probability of marginal species occurrence for wild turkey, ruffed grouse, and American woodcock across the full range of the variable</w:t>
      </w:r>
      <w:r w:rsidR="00D25607" w:rsidRPr="003808E1">
        <w:rPr>
          <w:rFonts w:ascii="Times New Roman" w:hAnsi="Times New Roman" w:cs="Times New Roman"/>
          <w:sz w:val="24"/>
        </w:rPr>
        <w:t>, while holding the other variables constant</w:t>
      </w:r>
      <w:r w:rsidR="00480728" w:rsidRPr="003808E1">
        <w:rPr>
          <w:rFonts w:ascii="Times New Roman" w:hAnsi="Times New Roman" w:cs="Times New Roman"/>
          <w:sz w:val="24"/>
        </w:rPr>
        <w:t>.</w:t>
      </w:r>
    </w:p>
    <w:p w14:paraId="47AD68C5" w14:textId="46EEB405"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Determining overall species and guild richness from hierarchical community model</w:t>
      </w:r>
      <w:r w:rsidR="00E63F8B" w:rsidRPr="003808E1">
        <w:rPr>
          <w:rFonts w:ascii="Times New Roman" w:hAnsi="Times New Roman" w:cs="Times New Roman"/>
          <w:i/>
          <w:iCs/>
          <w:sz w:val="24"/>
          <w:szCs w:val="24"/>
        </w:rPr>
        <w:t>s</w:t>
      </w:r>
    </w:p>
    <w:p w14:paraId="1CDF852D" w14:textId="5AA68F62" w:rsidR="002600DF"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calculate overall species richness and guild richness </w:t>
      </w:r>
      <w:r w:rsidR="002600DF" w:rsidRPr="003808E1">
        <w:rPr>
          <w:rFonts w:ascii="Times New Roman" w:hAnsi="Times New Roman" w:cs="Times New Roman"/>
          <w:sz w:val="24"/>
          <w:szCs w:val="24"/>
        </w:rPr>
        <w:t>within each wildlife opening during the breeding and post-breeding seasons and in the adjacent forest during the breeding season</w:t>
      </w:r>
      <w:r w:rsidRPr="003808E1">
        <w:rPr>
          <w:rFonts w:ascii="Times New Roman" w:hAnsi="Times New Roman" w:cs="Times New Roman"/>
          <w:sz w:val="24"/>
          <w:szCs w:val="24"/>
        </w:rPr>
        <w:t>,</w:t>
      </w:r>
      <w:r w:rsidR="006C2476" w:rsidRPr="003808E1">
        <w:rPr>
          <w:rFonts w:ascii="Times New Roman" w:hAnsi="Times New Roman" w:cs="Times New Roman"/>
          <w:sz w:val="24"/>
          <w:szCs w:val="24"/>
        </w:rPr>
        <w:t xml:space="preserve"> respectively,</w:t>
      </w:r>
      <w:r w:rsidRPr="003808E1">
        <w:rPr>
          <w:rFonts w:ascii="Times New Roman" w:hAnsi="Times New Roman" w:cs="Times New Roman"/>
          <w:sz w:val="24"/>
          <w:szCs w:val="24"/>
        </w:rPr>
        <w:t xml:space="preserve"> I estimated individual </w:t>
      </w:r>
      <w:r w:rsidR="002600DF" w:rsidRPr="003808E1">
        <w:rPr>
          <w:rFonts w:ascii="Times New Roman" w:hAnsi="Times New Roman" w:cs="Times New Roman"/>
          <w:sz w:val="24"/>
          <w:szCs w:val="24"/>
        </w:rPr>
        <w:t xml:space="preserve">songbird </w:t>
      </w:r>
      <w:r w:rsidRPr="003808E1">
        <w:rPr>
          <w:rFonts w:ascii="Times New Roman" w:hAnsi="Times New Roman" w:cs="Times New Roman"/>
          <w:sz w:val="24"/>
          <w:szCs w:val="24"/>
        </w:rPr>
        <w:t xml:space="preserve">species occupancy simultaneously in </w:t>
      </w:r>
      <w:r w:rsidR="006C2476" w:rsidRPr="003808E1">
        <w:rPr>
          <w:rFonts w:ascii="Times New Roman" w:hAnsi="Times New Roman" w:cs="Times New Roman"/>
          <w:sz w:val="24"/>
          <w:szCs w:val="24"/>
        </w:rPr>
        <w:t>3</w:t>
      </w:r>
      <w:r w:rsidRPr="003808E1">
        <w:rPr>
          <w:rFonts w:ascii="Times New Roman" w:hAnsi="Times New Roman" w:cs="Times New Roman"/>
          <w:sz w:val="24"/>
          <w:szCs w:val="24"/>
        </w:rPr>
        <w:t xml:space="preserve"> hierarchical community model</w:t>
      </w:r>
      <w:r w:rsidR="006C2476" w:rsidRPr="003808E1">
        <w:rPr>
          <w:rFonts w:ascii="Times New Roman" w:hAnsi="Times New Roman" w:cs="Times New Roman"/>
          <w:sz w:val="24"/>
          <w:szCs w:val="24"/>
        </w:rPr>
        <w:t>s</w:t>
      </w:r>
      <w:r w:rsidRPr="003808E1">
        <w:rPr>
          <w:rFonts w:ascii="Times New Roman" w:hAnsi="Times New Roman" w:cs="Times New Roman"/>
          <w:sz w:val="24"/>
          <w:szCs w:val="24"/>
        </w:rPr>
        <w:t xml:space="preserve"> (see Appendix </w:t>
      </w:r>
      <w:r w:rsidR="00F82DB3" w:rsidRPr="003808E1">
        <w:rPr>
          <w:rFonts w:ascii="Times New Roman" w:hAnsi="Times New Roman" w:cs="Times New Roman"/>
          <w:sz w:val="24"/>
          <w:szCs w:val="24"/>
        </w:rPr>
        <w:t>D</w:t>
      </w:r>
      <w:r w:rsidRPr="003808E1">
        <w:rPr>
          <w:rFonts w:ascii="Times New Roman" w:hAnsi="Times New Roman" w:cs="Times New Roman"/>
          <w:sz w:val="24"/>
          <w:szCs w:val="24"/>
        </w:rPr>
        <w:t xml:space="preserve"> for JAGS code)</w:t>
      </w:r>
      <w:r w:rsidR="006C2476" w:rsidRPr="003808E1">
        <w:rPr>
          <w:rFonts w:ascii="Times New Roman" w:hAnsi="Times New Roman" w:cs="Times New Roman"/>
          <w:sz w:val="24"/>
          <w:szCs w:val="24"/>
        </w:rPr>
        <w:t xml:space="preserve"> corresponding to the </w:t>
      </w:r>
      <w:r w:rsidR="0006028B" w:rsidRPr="003808E1">
        <w:rPr>
          <w:rFonts w:ascii="Times New Roman" w:hAnsi="Times New Roman" w:cs="Times New Roman"/>
          <w:sz w:val="24"/>
          <w:szCs w:val="24"/>
        </w:rPr>
        <w:t xml:space="preserve">sampling </w:t>
      </w:r>
      <w:r w:rsidR="006C2476" w:rsidRPr="003808E1">
        <w:rPr>
          <w:rFonts w:ascii="Times New Roman" w:hAnsi="Times New Roman" w:cs="Times New Roman"/>
          <w:sz w:val="24"/>
          <w:szCs w:val="24"/>
        </w:rPr>
        <w:t xml:space="preserve">season and </w:t>
      </w:r>
      <w:r w:rsidR="0006028B" w:rsidRPr="003808E1">
        <w:rPr>
          <w:rFonts w:ascii="Times New Roman" w:hAnsi="Times New Roman" w:cs="Times New Roman"/>
          <w:sz w:val="24"/>
          <w:szCs w:val="24"/>
        </w:rPr>
        <w:t xml:space="preserve">survey </w:t>
      </w:r>
      <w:r w:rsidR="006C2476" w:rsidRPr="003808E1">
        <w:rPr>
          <w:rFonts w:ascii="Times New Roman" w:hAnsi="Times New Roman" w:cs="Times New Roman"/>
          <w:sz w:val="24"/>
          <w:szCs w:val="24"/>
        </w:rPr>
        <w:t>location</w:t>
      </w:r>
      <w:r w:rsidR="00063ECE" w:rsidRPr="003808E1">
        <w:rPr>
          <w:rFonts w:ascii="Times New Roman" w:hAnsi="Times New Roman" w:cs="Times New Roman"/>
          <w:sz w:val="24"/>
          <w:szCs w:val="24"/>
        </w:rPr>
        <w:t xml:space="preserve"> (Table</w:t>
      </w:r>
      <w:r w:rsidR="00F93DA0" w:rsidRPr="003808E1">
        <w:rPr>
          <w:rFonts w:ascii="Times New Roman" w:hAnsi="Times New Roman" w:cs="Times New Roman"/>
          <w:sz w:val="24"/>
          <w:szCs w:val="24"/>
        </w:rPr>
        <w:t xml:space="preserve"> 5</w:t>
      </w:r>
      <w:r w:rsidR="00063ECE" w:rsidRPr="003808E1">
        <w:rPr>
          <w:rFonts w:ascii="Times New Roman" w:hAnsi="Times New Roman" w:cs="Times New Roman"/>
          <w:sz w:val="24"/>
          <w:szCs w:val="24"/>
        </w:rPr>
        <w:t>)</w:t>
      </w:r>
      <w:r w:rsidR="006C2476"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then derived the corresponding sums for all species and each guild designation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(Zipkin et al. 2010)</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t>
      </w:r>
      <w:r w:rsidR="002600DF" w:rsidRPr="003808E1">
        <w:rPr>
          <w:rFonts w:ascii="Times New Roman" w:hAnsi="Times New Roman" w:cs="Times New Roman"/>
          <w:sz w:val="24"/>
          <w:szCs w:val="24"/>
        </w:rPr>
        <w:t>I included 65 songbird species in the hierarchical community model</w:t>
      </w:r>
      <w:r w:rsidR="006C2476" w:rsidRPr="003808E1">
        <w:rPr>
          <w:rFonts w:ascii="Times New Roman" w:hAnsi="Times New Roman" w:cs="Times New Roman"/>
          <w:sz w:val="24"/>
          <w:szCs w:val="24"/>
        </w:rPr>
        <w:t>s</w:t>
      </w:r>
      <w:r w:rsidR="002600DF" w:rsidRPr="003808E1">
        <w:rPr>
          <w:rFonts w:ascii="Times New Roman" w:hAnsi="Times New Roman" w:cs="Times New Roman"/>
          <w:sz w:val="24"/>
          <w:szCs w:val="24"/>
        </w:rPr>
        <w:t xml:space="preserve"> for breeding and post-breeding songbirds within the wildlife opening and 44 songbird species</w:t>
      </w:r>
      <w:r w:rsidR="00AB3DF6" w:rsidRPr="003808E1">
        <w:rPr>
          <w:rFonts w:ascii="Times New Roman" w:hAnsi="Times New Roman" w:cs="Times New Roman"/>
          <w:sz w:val="24"/>
          <w:szCs w:val="24"/>
        </w:rPr>
        <w:t xml:space="preserve"> in the hierarchical community model for breeding songbirds within 50 m of the adjacent forest sampling point</w:t>
      </w:r>
      <w:r w:rsidR="008D7628" w:rsidRPr="003808E1">
        <w:rPr>
          <w:rFonts w:ascii="Times New Roman" w:hAnsi="Times New Roman" w:cs="Times New Roman"/>
          <w:sz w:val="24"/>
          <w:szCs w:val="24"/>
        </w:rPr>
        <w:t xml:space="preserve"> (Appendix A)</w:t>
      </w:r>
      <w:r w:rsidR="00AB3DF6" w:rsidRPr="003808E1">
        <w:rPr>
          <w:rFonts w:ascii="Times New Roman" w:hAnsi="Times New Roman" w:cs="Times New Roman"/>
          <w:sz w:val="24"/>
          <w:szCs w:val="24"/>
        </w:rPr>
        <w:t>.</w:t>
      </w:r>
    </w:p>
    <w:p w14:paraId="0504E053" w14:textId="23380700" w:rsidR="00C650D4" w:rsidRPr="003808E1" w:rsidRDefault="008D762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w:t>
      </w:r>
      <w:r w:rsidR="00D71F98" w:rsidRPr="003808E1">
        <w:rPr>
          <w:rFonts w:ascii="Times New Roman" w:hAnsi="Times New Roman" w:cs="Times New Roman"/>
          <w:sz w:val="24"/>
          <w:szCs w:val="24"/>
        </w:rPr>
        <w:t>ierarchical community model</w:t>
      </w:r>
      <w:r w:rsidRPr="003808E1">
        <w:rPr>
          <w:rFonts w:ascii="Times New Roman" w:hAnsi="Times New Roman" w:cs="Times New Roman"/>
          <w:sz w:val="24"/>
          <w:szCs w:val="24"/>
        </w:rPr>
        <w:t>s</w:t>
      </w:r>
      <w:r w:rsidR="00D71F98" w:rsidRPr="003808E1">
        <w:rPr>
          <w:rFonts w:ascii="Times New Roman" w:hAnsi="Times New Roman" w:cs="Times New Roman"/>
          <w:sz w:val="24"/>
          <w:szCs w:val="24"/>
        </w:rPr>
        <w:t xml:space="preserve"> facilitate a multi-species approach to estimating individual species occurrence probabilities </w:t>
      </w:r>
      <w:r w:rsidR="00D71F9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D71F9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(Dorazio and Royle 2005, Dorazio et al. 2006)</w:t>
      </w:r>
      <w:r w:rsidR="00D71F98" w:rsidRPr="003808E1">
        <w:rPr>
          <w:rFonts w:ascii="Times New Roman" w:hAnsi="Times New Roman" w:cs="Times New Roman"/>
          <w:sz w:val="24"/>
          <w:szCs w:val="24"/>
        </w:rPr>
        <w:fldChar w:fldCharType="end"/>
      </w:r>
      <w:r w:rsidR="00D71F98" w:rsidRPr="003808E1">
        <w:rPr>
          <w:rFonts w:ascii="Times New Roman" w:hAnsi="Times New Roman" w:cs="Times New Roman"/>
          <w:sz w:val="24"/>
          <w:szCs w:val="24"/>
        </w:rPr>
        <w:t xml:space="preserve">. </w:t>
      </w:r>
      <w:r w:rsidR="00C650D4" w:rsidRPr="003808E1">
        <w:rPr>
          <w:rFonts w:ascii="Times New Roman" w:hAnsi="Times New Roman" w:cs="Times New Roman"/>
          <w:sz w:val="24"/>
          <w:szCs w:val="24"/>
        </w:rPr>
        <w:t xml:space="preserve">Following the modeling framework of Zipkin et al. (2010), species-specific occurrence and detection processes within each of the hierarchical community models were related to one another through a community-level 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C650D4"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C650D4"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(Kéry and Royle 2008, Zipkin et al. 2009)</w:t>
      </w:r>
      <w:r w:rsidR="00C650D4" w:rsidRPr="003808E1">
        <w:rPr>
          <w:rFonts w:ascii="Times New Roman" w:hAnsi="Times New Roman" w:cs="Times New Roman"/>
          <w:sz w:val="24"/>
          <w:szCs w:val="24"/>
        </w:rPr>
        <w:fldChar w:fldCharType="end"/>
      </w:r>
      <w:r w:rsidR="00C650D4" w:rsidRPr="003808E1">
        <w:rPr>
          <w:rFonts w:ascii="Times New Roman" w:hAnsi="Times New Roman" w:cs="Times New Roman"/>
          <w:sz w:val="24"/>
          <w:szCs w:val="24"/>
        </w:rPr>
        <w:t>.</w:t>
      </w:r>
    </w:p>
    <w:p w14:paraId="6299381D" w14:textId="0AA53114" w:rsidR="00D71F98" w:rsidRPr="003808E1" w:rsidRDefault="00625C1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In each hierarchical community model, o</w:t>
      </w:r>
      <w:r w:rsidR="00D71F98" w:rsidRPr="003808E1">
        <w:rPr>
          <w:rFonts w:ascii="Times New Roman" w:hAnsi="Times New Roman" w:cs="Times New Roman"/>
          <w:sz w:val="24"/>
          <w:szCs w:val="24"/>
        </w:rPr>
        <w:t xml:space="preserve">ccurrence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was defined as a binary variable in which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  1 if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occurs </w:t>
      </w:r>
      <w:r w:rsidRPr="003808E1">
        <w:rPr>
          <w:rFonts w:ascii="Times New Roman" w:hAnsi="Times New Roman" w:cs="Times New Roman"/>
          <w:sz w:val="24"/>
          <w:szCs w:val="24"/>
        </w:rPr>
        <w:t>at</w:t>
      </w:r>
      <w:r w:rsidR="00D71F98" w:rsidRPr="003808E1">
        <w:rPr>
          <w:rFonts w:ascii="Times New Roman" w:hAnsi="Times New Roman" w:cs="Times New Roman"/>
          <w:sz w:val="24"/>
          <w:szCs w:val="24"/>
        </w:rPr>
        <w:t xml:space="preserve">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The occurrence state was assumed to be the outcome of a Bernoulli random variable, denoted by:</w:t>
      </w:r>
    </w:p>
    <w:p w14:paraId="2B0A959D" w14:textId="44741789" w:rsidR="00D71F98" w:rsidRPr="003808E1" w:rsidRDefault="00D71F9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w:t>
      </w:r>
    </w:p>
    <w:p w14:paraId="501A8326" w14:textId="063A26F2"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where </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vertAlign w:val="subscript"/>
        </w:rPr>
        <w:t xml:space="preserve"> </w:t>
      </w:r>
      <w:r w:rsidRPr="003808E1">
        <w:rPr>
          <w:rFonts w:ascii="Times New Roman" w:hAnsi="Times New Roman" w:cs="Times New Roman"/>
          <w:sz w:val="24"/>
          <w:szCs w:val="24"/>
        </w:rPr>
        <w:t xml:space="preserve">is the probability that species </w:t>
      </w:r>
      <w:r w:rsidRPr="003808E1">
        <w:rPr>
          <w:rFonts w:ascii="Times New Roman" w:hAnsi="Times New Roman" w:cs="Times New Roman"/>
          <w:i/>
          <w:iCs/>
          <w:sz w:val="24"/>
          <w:szCs w:val="24"/>
        </w:rPr>
        <w:t xml:space="preserve">sp </w:t>
      </w:r>
      <w:r w:rsidRPr="003808E1">
        <w:rPr>
          <w:rFonts w:ascii="Times New Roman" w:hAnsi="Times New Roman" w:cs="Times New Roman"/>
          <w:sz w:val="24"/>
          <w:szCs w:val="24"/>
        </w:rPr>
        <w:t xml:space="preserve">occurs at </w:t>
      </w:r>
      <w:r w:rsidR="00C540ED"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I further used a logit link to model linear relationships between occurrence probability (</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 xml:space="preserve">) and </w:t>
      </w:r>
      <w:r w:rsidR="00FF0156" w:rsidRPr="003808E1">
        <w:rPr>
          <w:rFonts w:ascii="Times New Roman" w:hAnsi="Times New Roman" w:cs="Times New Roman"/>
          <w:sz w:val="24"/>
          <w:szCs w:val="24"/>
        </w:rPr>
        <w:t>7–</w:t>
      </w:r>
      <w:r w:rsidR="00BC572E" w:rsidRPr="003808E1">
        <w:rPr>
          <w:rFonts w:ascii="Times New Roman" w:hAnsi="Times New Roman" w:cs="Times New Roman"/>
          <w:sz w:val="24"/>
          <w:szCs w:val="24"/>
        </w:rPr>
        <w:t>15</w:t>
      </w:r>
      <w:r w:rsidRPr="003808E1">
        <w:rPr>
          <w:rFonts w:ascii="Times New Roman" w:hAnsi="Times New Roman" w:cs="Times New Roman"/>
          <w:sz w:val="24"/>
          <w:szCs w:val="24"/>
        </w:rPr>
        <w:t xml:space="preserve"> </w:t>
      </w:r>
      <w:r w:rsidR="00BC572E" w:rsidRPr="003808E1">
        <w:rPr>
          <w:rFonts w:ascii="Times New Roman" w:hAnsi="Times New Roman" w:cs="Times New Roman"/>
          <w:sz w:val="24"/>
          <w:szCs w:val="24"/>
        </w:rPr>
        <w:t xml:space="preserve">biologically relevant </w:t>
      </w:r>
      <w:r w:rsidRPr="003808E1">
        <w:rPr>
          <w:rFonts w:ascii="Times New Roman" w:hAnsi="Times New Roman" w:cs="Times New Roman"/>
          <w:sz w:val="24"/>
          <w:szCs w:val="24"/>
        </w:rPr>
        <w:t>site covariates</w:t>
      </w:r>
      <w:r w:rsidR="00BC572E"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BC572E" w:rsidRPr="003808E1">
        <w:rPr>
          <w:rFonts w:ascii="Times New Roman" w:hAnsi="Times New Roman" w:cs="Times New Roman"/>
          <w:sz w:val="24"/>
          <w:szCs w:val="24"/>
        </w:rPr>
        <w:t xml:space="preserve">). </w:t>
      </w:r>
      <w:r w:rsidRPr="003808E1">
        <w:rPr>
          <w:rFonts w:ascii="Times New Roman" w:hAnsi="Times New Roman" w:cs="Times New Roman"/>
          <w:sz w:val="24"/>
          <w:szCs w:val="24"/>
        </w:rPr>
        <w:t>All continuous site covariates were centered and scaled prior to analysis.</w:t>
      </w:r>
      <w:r w:rsidR="00AA1AC0" w:rsidRPr="003808E1">
        <w:rPr>
          <w:rFonts w:ascii="Times New Roman" w:hAnsi="Times New Roman" w:cs="Times New Roman"/>
          <w:sz w:val="24"/>
          <w:szCs w:val="24"/>
        </w:rPr>
        <w:t xml:space="preserve"> In addition, because my data included stacked observations across multiple years, </w:t>
      </w:r>
      <w:r w:rsidR="00233296" w:rsidRPr="003808E1">
        <w:rPr>
          <w:rFonts w:ascii="Times New Roman" w:hAnsi="Times New Roman" w:cs="Times New Roman"/>
          <w:sz w:val="24"/>
          <w:szCs w:val="24"/>
        </w:rPr>
        <w:t>each</w:t>
      </w:r>
      <w:r w:rsidR="00AA1AC0" w:rsidRPr="003808E1">
        <w:rPr>
          <w:rFonts w:ascii="Times New Roman" w:hAnsi="Times New Roman" w:cs="Times New Roman"/>
          <w:sz w:val="24"/>
          <w:szCs w:val="24"/>
        </w:rPr>
        <w:t xml:space="preserve"> of the </w:t>
      </w:r>
      <w:r w:rsidR="00233296" w:rsidRPr="003808E1">
        <w:rPr>
          <w:rFonts w:ascii="Times New Roman" w:hAnsi="Times New Roman" w:cs="Times New Roman"/>
          <w:sz w:val="24"/>
          <w:szCs w:val="24"/>
        </w:rPr>
        <w:t>hierarchical community</w:t>
      </w:r>
      <w:r w:rsidR="00AA1AC0" w:rsidRPr="003808E1">
        <w:rPr>
          <w:rFonts w:ascii="Times New Roman" w:hAnsi="Times New Roman" w:cs="Times New Roman"/>
          <w:sz w:val="24"/>
          <w:szCs w:val="24"/>
        </w:rPr>
        <w:t xml:space="preserve"> models also incorporated a random year effect.</w:t>
      </w:r>
    </w:p>
    <w:p w14:paraId="24261DDA" w14:textId="095C5C8B"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Given the observed data </w:t>
      </w:r>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where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is a </w:t>
      </w:r>
      <w:r w:rsidR="00233296" w:rsidRPr="003808E1">
        <w:rPr>
          <w:rFonts w:ascii="Times New Roman" w:hAnsi="Times New Roman" w:cs="Times New Roman"/>
          <w:sz w:val="24"/>
          <w:szCs w:val="24"/>
        </w:rPr>
        <w:t>survey</w:t>
      </w:r>
      <w:r w:rsidRPr="003808E1">
        <w:rPr>
          <w:rFonts w:ascii="Times New Roman" w:hAnsi="Times New Roman" w:cs="Times New Roman"/>
          <w:sz w:val="24"/>
          <w:szCs w:val="24"/>
        </w:rPr>
        <w:t xml:space="preserve"> replicate, I defined the detection model for species </w:t>
      </w:r>
      <w:r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at </w:t>
      </w:r>
      <w:r w:rsidR="00233296"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during replicate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as:</w:t>
      </w:r>
    </w:p>
    <w:p w14:paraId="6553EDE3" w14:textId="0B44D7C5" w:rsidR="00D71F98" w:rsidRPr="003808E1" w:rsidRDefault="00D71F9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w:t>
      </w:r>
    </w:p>
    <w:p w14:paraId="725122C9" w14:textId="2C8EA73A" w:rsidR="00D71F98"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D71F98" w:rsidRPr="003808E1">
        <w:rPr>
          <w:rFonts w:ascii="Times New Roman" w:hAnsi="Times New Roman" w:cs="Times New Roman"/>
          <w:sz w:val="24"/>
          <w:szCs w:val="24"/>
        </w:rPr>
        <w:t>here</w:t>
      </w:r>
      <w:r w:rsidR="00233296"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r w:rsidR="00D71F98" w:rsidRPr="003808E1">
        <w:rPr>
          <w:rFonts w:ascii="Times New Roman" w:hAnsi="Times New Roman" w:cs="Times New Roman"/>
          <w:sz w:val="24"/>
          <w:szCs w:val="24"/>
        </w:rPr>
        <w:t xml:space="preserve"> is the detection probability of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for the </w:t>
      </w:r>
      <w:r w:rsidR="00D71F98" w:rsidRPr="003808E1">
        <w:rPr>
          <w:rFonts w:ascii="Times New Roman" w:hAnsi="Times New Roman" w:cs="Times New Roman"/>
          <w:i/>
          <w:iCs/>
          <w:sz w:val="24"/>
          <w:szCs w:val="24"/>
        </w:rPr>
        <w:t>r</w:t>
      </w:r>
      <w:r w:rsidR="00D71F98" w:rsidRPr="003808E1">
        <w:rPr>
          <w:rFonts w:ascii="Times New Roman" w:hAnsi="Times New Roman" w:cs="Times New Roman"/>
          <w:sz w:val="24"/>
          <w:szCs w:val="24"/>
          <w:vertAlign w:val="superscript"/>
        </w:rPr>
        <w:t>th</w:t>
      </w:r>
      <w:r w:rsidR="00D71F98" w:rsidRPr="003808E1">
        <w:rPr>
          <w:rFonts w:ascii="Times New Roman" w:hAnsi="Times New Roman" w:cs="Times New Roman"/>
          <w:sz w:val="24"/>
          <w:szCs w:val="24"/>
        </w:rPr>
        <w:t xml:space="preserve"> replicate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xml:space="preserve">, given that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is present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I further used a logit link to model linear relationships between detection probability (</w:t>
      </w:r>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r w:rsidR="00D71F98" w:rsidRPr="003808E1">
        <w:rPr>
          <w:rFonts w:ascii="Times New Roman" w:hAnsi="Times New Roman" w:cs="Times New Roman"/>
          <w:sz w:val="24"/>
          <w:szCs w:val="24"/>
        </w:rPr>
        <w:t xml:space="preserve">) and </w:t>
      </w:r>
      <w:r w:rsidR="00233296" w:rsidRPr="003808E1">
        <w:rPr>
          <w:rFonts w:ascii="Times New Roman" w:hAnsi="Times New Roman" w:cs="Times New Roman"/>
          <w:sz w:val="24"/>
          <w:szCs w:val="24"/>
        </w:rPr>
        <w:t>1–7</w:t>
      </w:r>
      <w:r w:rsidR="00D71F98" w:rsidRPr="003808E1">
        <w:rPr>
          <w:rFonts w:ascii="Times New Roman" w:hAnsi="Times New Roman" w:cs="Times New Roman"/>
          <w:sz w:val="24"/>
          <w:szCs w:val="24"/>
        </w:rPr>
        <w:t xml:space="preserve"> detection covariates</w:t>
      </w:r>
      <w:r w:rsidR="00233296"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233296" w:rsidRPr="003808E1">
        <w:rPr>
          <w:rFonts w:ascii="Times New Roman" w:hAnsi="Times New Roman" w:cs="Times New Roman"/>
          <w:sz w:val="24"/>
          <w:szCs w:val="24"/>
        </w:rPr>
        <w:t xml:space="preserve">). I also incorporated a </w:t>
      </w:r>
      <w:r w:rsidR="009A44E2" w:rsidRPr="003808E1">
        <w:rPr>
          <w:rFonts w:ascii="Times New Roman" w:hAnsi="Times New Roman" w:cs="Times New Roman"/>
          <w:sz w:val="24"/>
          <w:szCs w:val="24"/>
        </w:rPr>
        <w:t xml:space="preserve">species-specific </w:t>
      </w:r>
      <w:r w:rsidR="00233296" w:rsidRPr="003808E1">
        <w:rPr>
          <w:rFonts w:ascii="Times New Roman" w:hAnsi="Times New Roman" w:cs="Times New Roman"/>
          <w:sz w:val="24"/>
          <w:szCs w:val="24"/>
        </w:rPr>
        <w:t>random observer effect in the hierarchical community models for breeding songbirds within the wildlife opening and in the adjacent forest</w:t>
      </w:r>
      <w:r w:rsidR="00D71F98" w:rsidRPr="003808E1">
        <w:rPr>
          <w:rFonts w:ascii="Times New Roman" w:hAnsi="Times New Roman" w:cs="Times New Roman"/>
          <w:sz w:val="24"/>
          <w:szCs w:val="24"/>
        </w:rPr>
        <w:t xml:space="preserve">. </w:t>
      </w:r>
    </w:p>
    <w:p w14:paraId="663B709F" w14:textId="0304CC64" w:rsidR="00D71F98" w:rsidRPr="003808E1" w:rsidRDefault="009C55E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Each</w:t>
      </w:r>
      <w:r w:rsidR="00D71F98" w:rsidRPr="003808E1">
        <w:rPr>
          <w:rFonts w:ascii="Times New Roman" w:hAnsi="Times New Roman" w:cs="Times New Roman"/>
          <w:sz w:val="24"/>
          <w:szCs w:val="24"/>
        </w:rPr>
        <w:t xml:space="preserve"> hierarchical community model yielded species-specific estimates of latent occupancy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for species </w:t>
      </w:r>
      <w:r w:rsidR="00D71F98" w:rsidRPr="003808E1">
        <w:rPr>
          <w:rFonts w:ascii="Times New Roman" w:hAnsi="Times New Roman" w:cs="Times New Roman"/>
          <w:i/>
          <w:iCs/>
          <w:sz w:val="24"/>
          <w:szCs w:val="24"/>
        </w:rPr>
        <w:t xml:space="preserve">sp </w:t>
      </w:r>
      <w:r w:rsidR="00D71F98" w:rsidRPr="003808E1">
        <w:rPr>
          <w:rFonts w:ascii="Times New Roman" w:hAnsi="Times New Roman" w:cs="Times New Roman"/>
          <w:sz w:val="24"/>
          <w:szCs w:val="24"/>
        </w:rPr>
        <w:t xml:space="preserve">at each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xml:space="preserve"> based on observed data from replicate surveys. I then derived the overall species richness for each </w:t>
      </w:r>
      <w:r w:rsidRPr="003808E1">
        <w:rPr>
          <w:rFonts w:ascii="Times New Roman" w:hAnsi="Times New Roman" w:cs="Times New Roman"/>
          <w:sz w:val="24"/>
          <w:szCs w:val="24"/>
        </w:rPr>
        <w:t>site</w:t>
      </w:r>
      <w:r w:rsidR="00D71F98" w:rsidRPr="003808E1">
        <w:rPr>
          <w:rFonts w:ascii="Times New Roman" w:hAnsi="Times New Roman" w:cs="Times New Roman"/>
          <w:sz w:val="24"/>
        </w:rPr>
        <w:t xml:space="preserve"> </w:t>
      </w:r>
      <w:r w:rsidR="00D71F98" w:rsidRPr="003808E1">
        <w:rPr>
          <w:rFonts w:ascii="Times New Roman" w:hAnsi="Times New Roman" w:cs="Times New Roman"/>
          <w:sz w:val="24"/>
          <w:szCs w:val="24"/>
        </w:rPr>
        <w:t xml:space="preserve">by summing the occupancy of </w:t>
      </w:r>
      <w:r w:rsidRPr="003808E1">
        <w:rPr>
          <w:rFonts w:ascii="Times New Roman" w:hAnsi="Times New Roman" w:cs="Times New Roman"/>
          <w:sz w:val="24"/>
          <w:szCs w:val="24"/>
        </w:rPr>
        <w:t xml:space="preserve">all the </w:t>
      </w:r>
      <w:r w:rsidR="00D71F98" w:rsidRPr="003808E1">
        <w:rPr>
          <w:rFonts w:ascii="Times New Roman" w:hAnsi="Times New Roman" w:cs="Times New Roman"/>
          <w:sz w:val="24"/>
          <w:szCs w:val="24"/>
        </w:rPr>
        <w:t>songbird species</w:t>
      </w:r>
      <w:r w:rsidRPr="003808E1">
        <w:rPr>
          <w:rFonts w:ascii="Times New Roman" w:hAnsi="Times New Roman" w:cs="Times New Roman"/>
          <w:sz w:val="24"/>
          <w:szCs w:val="24"/>
        </w:rPr>
        <w:t xml:space="preserve"> under consideration</w:t>
      </w:r>
      <w:r w:rsidR="00D71F98" w:rsidRPr="003808E1">
        <w:rPr>
          <w:rFonts w:ascii="Times New Roman" w:hAnsi="Times New Roman" w:cs="Times New Roman"/>
          <w:sz w:val="24"/>
          <w:szCs w:val="24"/>
        </w:rPr>
        <w:t>, as in the following equation:</w:t>
      </w:r>
    </w:p>
    <w:p w14:paraId="115C749B" w14:textId="711EA6FE" w:rsidR="00D71F98" w:rsidRPr="003808E1" w:rsidRDefault="00000000" w:rsidP="00E236EB">
      <w:pPr>
        <w:widowControl w:val="0"/>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N</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s,sp</m:t>
                  </m:r>
                </m:sub>
              </m:sSub>
            </m:e>
          </m:nary>
        </m:oMath>
      </m:oMathPara>
    </w:p>
    <w:p w14:paraId="22F226EB" w14:textId="0BCE7F97" w:rsidR="00D71F98" w:rsidRPr="003808E1" w:rsidRDefault="009C55E3"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 xml:space="preserve">where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65 or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44, depending on the sampling season and survey location (Table</w:t>
      </w:r>
      <w:r w:rsidR="002F50D8" w:rsidRPr="003808E1">
        <w:rPr>
          <w:rFonts w:ascii="Times New Roman" w:hAnsi="Times New Roman" w:cs="Times New Roman"/>
          <w:sz w:val="24"/>
          <w:szCs w:val="24"/>
        </w:rPr>
        <w:t xml:space="preserve"> 5</w:t>
      </w:r>
      <w:r w:rsidRPr="003808E1">
        <w:rPr>
          <w:rFonts w:ascii="Times New Roman" w:hAnsi="Times New Roman" w:cs="Times New Roman"/>
          <w:sz w:val="24"/>
          <w:szCs w:val="24"/>
        </w:rPr>
        <w:t xml:space="preserve">). </w:t>
      </w:r>
      <w:r w:rsidR="00D71F98" w:rsidRPr="003808E1">
        <w:rPr>
          <w:rFonts w:ascii="Times New Roman" w:hAnsi="Times New Roman" w:cs="Times New Roman"/>
          <w:sz w:val="24"/>
          <w:szCs w:val="24"/>
        </w:rPr>
        <w:t>Similarly, I derived guild-specific richness by summing the occupancy of the subset of songbird species that belonged to each guild designation.</w:t>
      </w:r>
    </w:p>
    <w:p w14:paraId="5056D573" w14:textId="5DA480E7" w:rsidR="00F5150E" w:rsidRPr="003808E1" w:rsidRDefault="00B23878"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All</w:t>
      </w:r>
      <w:r w:rsidR="00D71F98" w:rsidRPr="003808E1">
        <w:rPr>
          <w:rFonts w:ascii="Times New Roman" w:hAnsi="Times New Roman" w:cs="Times New Roman"/>
          <w:sz w:val="24"/>
          <w:szCs w:val="24"/>
        </w:rPr>
        <w:t xml:space="preserve"> hierarchical community model</w:t>
      </w:r>
      <w:r w:rsidRPr="003808E1">
        <w:rPr>
          <w:rFonts w:ascii="Times New Roman" w:hAnsi="Times New Roman" w:cs="Times New Roman"/>
          <w:sz w:val="24"/>
          <w:szCs w:val="24"/>
        </w:rPr>
        <w:t>s were constructed in</w:t>
      </w:r>
      <w:r w:rsidR="00D71F98" w:rsidRPr="003808E1">
        <w:rPr>
          <w:rFonts w:ascii="Times New Roman" w:hAnsi="Times New Roman" w:cs="Times New Roman"/>
          <w:sz w:val="24"/>
        </w:rPr>
        <w:t xml:space="preserve"> a Bayesian framework</w:t>
      </w:r>
      <w:r w:rsidRPr="003808E1">
        <w:rPr>
          <w:rFonts w:ascii="Times New Roman" w:hAnsi="Times New Roman" w:cs="Times New Roman"/>
          <w:sz w:val="24"/>
        </w:rPr>
        <w:t xml:space="preserve"> and</w:t>
      </w:r>
      <w:r w:rsidR="00D71F98" w:rsidRPr="003808E1">
        <w:rPr>
          <w:rFonts w:ascii="Times New Roman" w:hAnsi="Times New Roman" w:cs="Times New Roman"/>
          <w:sz w:val="24"/>
        </w:rPr>
        <w:t xml:space="preserve"> implemented with Markov chain Monte Carlo methods. For all community-level and species-specific parameters, I used prior distributions which were meant to provide little information; all gamma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had a shape parameter of </w:t>
      </w:r>
      <w:r w:rsidRPr="003808E1">
        <w:rPr>
          <w:rFonts w:ascii="Times New Roman" w:hAnsi="Times New Roman" w:cs="Times New Roman"/>
          <w:sz w:val="24"/>
        </w:rPr>
        <w:t>0.</w:t>
      </w:r>
      <w:r w:rsidR="00D71F98" w:rsidRPr="003808E1">
        <w:rPr>
          <w:rFonts w:ascii="Times New Roman" w:hAnsi="Times New Roman" w:cs="Times New Roman"/>
          <w:sz w:val="24"/>
        </w:rPr>
        <w:t xml:space="preserve">1 and rate parameter of </w:t>
      </w:r>
      <w:r w:rsidRPr="003808E1">
        <w:rPr>
          <w:rFonts w:ascii="Times New Roman" w:hAnsi="Times New Roman" w:cs="Times New Roman"/>
          <w:sz w:val="24"/>
        </w:rPr>
        <w:t>0.</w:t>
      </w:r>
      <w:r w:rsidR="00D71F98" w:rsidRPr="003808E1">
        <w:rPr>
          <w:rFonts w:ascii="Times New Roman" w:hAnsi="Times New Roman" w:cs="Times New Roman"/>
          <w:sz w:val="24"/>
        </w:rPr>
        <w:t>1, and all Gaussian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had a mean of 0 and precision of 0.1</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(Appendix </w:t>
      </w:r>
      <w:r w:rsidR="00DC077E" w:rsidRPr="003808E1">
        <w:rPr>
          <w:rFonts w:ascii="Times New Roman" w:hAnsi="Times New Roman" w:cs="Times New Roman"/>
          <w:sz w:val="24"/>
        </w:rPr>
        <w:t>D</w:t>
      </w:r>
      <w:r w:rsidR="00D71F98" w:rsidRPr="003808E1">
        <w:rPr>
          <w:rFonts w:ascii="Times New Roman" w:hAnsi="Times New Roman" w:cs="Times New Roman"/>
          <w:sz w:val="24"/>
        </w:rPr>
        <w:t xml:space="preserve">). I fit the models in JAGS (Plummer 2003) using the “jagsUI” package </w:t>
      </w:r>
      <w:r w:rsidR="00D71F98"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D71F98"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00D71F98" w:rsidRPr="003808E1">
        <w:rPr>
          <w:rFonts w:ascii="Times New Roman" w:hAnsi="Times New Roman" w:cs="Times New Roman"/>
          <w:sz w:val="24"/>
        </w:rPr>
        <w:fldChar w:fldCharType="end"/>
      </w:r>
      <w:r w:rsidR="00D71F98" w:rsidRPr="003808E1">
        <w:rPr>
          <w:rFonts w:ascii="Times New Roman" w:hAnsi="Times New Roman" w:cs="Times New Roman"/>
          <w:sz w:val="24"/>
        </w:rPr>
        <w:t xml:space="preserve"> in Program R (R Core Team 2022). I used the “</w:t>
      </w:r>
      <w:r w:rsidR="00D758C5" w:rsidRPr="003808E1">
        <w:rPr>
          <w:rFonts w:ascii="Times New Roman" w:hAnsi="Times New Roman" w:cs="Times New Roman"/>
          <w:sz w:val="24"/>
        </w:rPr>
        <w:t>auto</w:t>
      </w:r>
      <w:r w:rsidR="00D71F98" w:rsidRPr="003808E1">
        <w:rPr>
          <w:rFonts w:ascii="Times New Roman" w:hAnsi="Times New Roman" w:cs="Times New Roman"/>
          <w:sz w:val="24"/>
        </w:rPr>
        <w:t xml:space="preserve">jags” function to run 3 chains for </w:t>
      </w:r>
      <w:r w:rsidR="00D758C5" w:rsidRPr="003808E1">
        <w:rPr>
          <w:rFonts w:ascii="Times New Roman" w:hAnsi="Times New Roman" w:cs="Times New Roman"/>
          <w:sz w:val="24"/>
        </w:rPr>
        <w:t>each</w:t>
      </w:r>
      <w:r w:rsidR="00D71F98" w:rsidRPr="003808E1">
        <w:rPr>
          <w:rFonts w:ascii="Times New Roman" w:hAnsi="Times New Roman" w:cs="Times New Roman"/>
          <w:sz w:val="24"/>
        </w:rPr>
        <w:t xml:space="preserve"> hierarchical community model with a burn-in of </w:t>
      </w:r>
      <w:r w:rsidR="00D758C5" w:rsidRPr="003808E1">
        <w:rPr>
          <w:rFonts w:ascii="Times New Roman" w:hAnsi="Times New Roman" w:cs="Times New Roman"/>
          <w:sz w:val="24"/>
        </w:rPr>
        <w:t>10,0</w:t>
      </w:r>
      <w:r w:rsidR="00D71F98" w:rsidRPr="003808E1">
        <w:rPr>
          <w:rFonts w:ascii="Times New Roman" w:hAnsi="Times New Roman" w:cs="Times New Roman"/>
          <w:sz w:val="24"/>
        </w:rPr>
        <w:t xml:space="preserve">00 iterations, thinning rate of </w:t>
      </w:r>
      <w:r w:rsidR="00D758C5" w:rsidRPr="003808E1">
        <w:rPr>
          <w:rFonts w:ascii="Times New Roman" w:hAnsi="Times New Roman" w:cs="Times New Roman"/>
          <w:sz w:val="24"/>
        </w:rPr>
        <w:t>5</w:t>
      </w:r>
      <w:r w:rsidR="00D71F98" w:rsidRPr="003808E1">
        <w:rPr>
          <w:rFonts w:ascii="Times New Roman" w:hAnsi="Times New Roman" w:cs="Times New Roman"/>
          <w:sz w:val="24"/>
        </w:rPr>
        <w:t xml:space="preserve"> iteration</w:t>
      </w:r>
      <w:r w:rsidR="003808E1">
        <w:rPr>
          <w:rFonts w:ascii="Times New Roman" w:hAnsi="Times New Roman" w:cs="Times New Roman"/>
          <w:sz w:val="24"/>
        </w:rPr>
        <w:t>s</w:t>
      </w:r>
      <w:r w:rsidR="00D71F98" w:rsidRPr="003808E1">
        <w:rPr>
          <w:rFonts w:ascii="Times New Roman" w:hAnsi="Times New Roman" w:cs="Times New Roman"/>
          <w:sz w:val="24"/>
        </w:rPr>
        <w:t xml:space="preserve">, and iteration increment of </w:t>
      </w:r>
      <w:r w:rsidR="00D758C5" w:rsidRPr="003808E1">
        <w:rPr>
          <w:rFonts w:ascii="Times New Roman" w:hAnsi="Times New Roman" w:cs="Times New Roman"/>
          <w:sz w:val="24"/>
        </w:rPr>
        <w:t>5</w:t>
      </w:r>
      <w:r w:rsidR="00D71F98" w:rsidRPr="003808E1">
        <w:rPr>
          <w:rFonts w:ascii="Times New Roman" w:hAnsi="Times New Roman" w:cs="Times New Roman"/>
          <w:sz w:val="24"/>
        </w:rPr>
        <w:t>,000</w:t>
      </w:r>
      <w:r w:rsidR="00F5150E" w:rsidRPr="003808E1">
        <w:rPr>
          <w:rFonts w:ascii="Times New Roman" w:hAnsi="Times New Roman" w:cs="Times New Roman"/>
          <w:sz w:val="24"/>
        </w:rPr>
        <w:t xml:space="preserve">. The models iteratively ran until reasonable convergence (R̂ ≤ 1.1) was achieved </w:t>
      </w:r>
      <w:r w:rsidR="00F5150E"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F5150E"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00F5150E" w:rsidRPr="003808E1">
        <w:rPr>
          <w:rFonts w:ascii="Times New Roman" w:hAnsi="Times New Roman" w:cs="Times New Roman"/>
          <w:sz w:val="24"/>
        </w:rPr>
        <w:fldChar w:fldCharType="end"/>
      </w:r>
      <w:r w:rsidR="00F5150E" w:rsidRPr="003808E1">
        <w:rPr>
          <w:rFonts w:ascii="Times New Roman" w:hAnsi="Times New Roman" w:cs="Times New Roman"/>
          <w:sz w:val="24"/>
        </w:rPr>
        <w:t>, resulting in 3,000–9,000  posterior draws (</w:t>
      </w:r>
      <w:r w:rsidR="00DC077E" w:rsidRPr="003808E1">
        <w:rPr>
          <w:rFonts w:ascii="Times New Roman" w:hAnsi="Times New Roman" w:cs="Times New Roman"/>
          <w:sz w:val="24"/>
        </w:rPr>
        <w:t>Appendix C</w:t>
      </w:r>
      <w:r w:rsidR="00F5150E" w:rsidRPr="003808E1">
        <w:rPr>
          <w:rFonts w:ascii="Times New Roman" w:hAnsi="Times New Roman" w:cs="Times New Roman"/>
          <w:sz w:val="24"/>
        </w:rPr>
        <w:t>).</w:t>
      </w:r>
    </w:p>
    <w:p w14:paraId="288D8DDC" w14:textId="4276B95D"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relationships </w:t>
      </w:r>
      <w:r w:rsidR="00546886" w:rsidRPr="003808E1">
        <w:rPr>
          <w:rFonts w:ascii="Times New Roman" w:hAnsi="Times New Roman" w:cs="Times New Roman"/>
          <w:i/>
          <w:iCs/>
          <w:sz w:val="24"/>
          <w:szCs w:val="24"/>
        </w:rPr>
        <w:t>between overall species and guild richness and</w:t>
      </w:r>
      <w:r w:rsidRPr="003808E1">
        <w:rPr>
          <w:rFonts w:ascii="Times New Roman" w:hAnsi="Times New Roman" w:cs="Times New Roman"/>
          <w:i/>
          <w:iCs/>
          <w:sz w:val="24"/>
          <w:szCs w:val="24"/>
        </w:rPr>
        <w:t xml:space="preserve"> </w:t>
      </w:r>
      <w:r w:rsidR="00E73B63" w:rsidRPr="003808E1">
        <w:rPr>
          <w:rFonts w:ascii="Times New Roman" w:hAnsi="Times New Roman" w:cs="Times New Roman"/>
          <w:i/>
          <w:iCs/>
          <w:sz w:val="24"/>
          <w:szCs w:val="24"/>
        </w:rPr>
        <w:t>important predictor variables</w:t>
      </w:r>
      <w:r w:rsidRPr="003808E1">
        <w:rPr>
          <w:rFonts w:ascii="Times New Roman" w:hAnsi="Times New Roman" w:cs="Times New Roman"/>
          <w:i/>
          <w:iCs/>
          <w:sz w:val="24"/>
          <w:szCs w:val="24"/>
        </w:rPr>
        <w:t xml:space="preserve"> for </w:t>
      </w:r>
      <w:r w:rsidR="00546886" w:rsidRPr="003808E1">
        <w:rPr>
          <w:rFonts w:ascii="Times New Roman" w:hAnsi="Times New Roman" w:cs="Times New Roman"/>
          <w:i/>
          <w:iCs/>
          <w:sz w:val="24"/>
          <w:szCs w:val="24"/>
        </w:rPr>
        <w:t>game bird species</w:t>
      </w:r>
    </w:p>
    <w:p w14:paraId="5987F5B4" w14:textId="56D8029B"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After I derived detection-corrected overall species and guild richness</w:t>
      </w:r>
      <w:r w:rsidR="003B7254" w:rsidRPr="003808E1">
        <w:rPr>
          <w:rFonts w:ascii="Times New Roman" w:hAnsi="Times New Roman" w:cs="Times New Roman"/>
          <w:sz w:val="24"/>
          <w:szCs w:val="24"/>
        </w:rPr>
        <w:t xml:space="preserve"> within each wildlife </w:t>
      </w:r>
      <w:r w:rsidR="003B7254" w:rsidRPr="003808E1">
        <w:rPr>
          <w:rFonts w:ascii="Times New Roman" w:hAnsi="Times New Roman" w:cs="Times New Roman"/>
          <w:sz w:val="24"/>
          <w:szCs w:val="24"/>
        </w:rPr>
        <w:lastRenderedPageBreak/>
        <w:t>opening during the breeding and post-breeding seasons and in the adjacent forest during the breeding season</w:t>
      </w:r>
      <w:r w:rsidRPr="003808E1">
        <w:rPr>
          <w:rFonts w:ascii="Times New Roman" w:hAnsi="Times New Roman" w:cs="Times New Roman"/>
          <w:sz w:val="24"/>
          <w:szCs w:val="24"/>
        </w:rPr>
        <w:t xml:space="preserve"> from the</w:t>
      </w:r>
      <w:r w:rsidR="003B7254" w:rsidRPr="003808E1">
        <w:rPr>
          <w:rFonts w:ascii="Times New Roman" w:hAnsi="Times New Roman" w:cs="Times New Roman"/>
          <w:sz w:val="24"/>
          <w:szCs w:val="24"/>
        </w:rPr>
        <w:t xml:space="preserve"> corresponding</w:t>
      </w:r>
      <w:r w:rsidRPr="003808E1">
        <w:rPr>
          <w:rFonts w:ascii="Times New Roman" w:hAnsi="Times New Roman" w:cs="Times New Roman"/>
          <w:sz w:val="24"/>
          <w:szCs w:val="24"/>
        </w:rPr>
        <w:t xml:space="preserve"> hierarchical community model, I then incorporated those estimates into generalized linear mixed effects models, with overall species</w:t>
      </w:r>
      <w:r w:rsidR="00BF4382" w:rsidRPr="003808E1">
        <w:rPr>
          <w:rFonts w:ascii="Times New Roman" w:hAnsi="Times New Roman" w:cs="Times New Roman"/>
          <w:sz w:val="24"/>
          <w:szCs w:val="24"/>
        </w:rPr>
        <w:t xml:space="preserve"> richness</w:t>
      </w:r>
      <w:r w:rsidRPr="003808E1">
        <w:rPr>
          <w:rFonts w:ascii="Times New Roman" w:hAnsi="Times New Roman" w:cs="Times New Roman"/>
          <w:sz w:val="24"/>
          <w:szCs w:val="24"/>
        </w:rPr>
        <w:t xml:space="preserve"> or guild richness as the response variable. To propagate uncertainty from the original hierarchical community model results, I ran 3,000</w:t>
      </w:r>
      <w:r w:rsidR="003B7254" w:rsidRPr="003808E1">
        <w:rPr>
          <w:rFonts w:ascii="Times New Roman" w:hAnsi="Times New Roman" w:cs="Times New Roman"/>
          <w:sz w:val="24"/>
          <w:szCs w:val="24"/>
        </w:rPr>
        <w:t>–9,000</w:t>
      </w:r>
      <w:r w:rsidRPr="003808E1">
        <w:rPr>
          <w:rFonts w:ascii="Times New Roman" w:hAnsi="Times New Roman" w:cs="Times New Roman"/>
          <w:sz w:val="24"/>
          <w:szCs w:val="24"/>
        </w:rPr>
        <w:t xml:space="preserve"> iterations</w:t>
      </w:r>
      <w:r w:rsidR="003B7254" w:rsidRPr="003808E1">
        <w:rPr>
          <w:rFonts w:ascii="Times New Roman" w:hAnsi="Times New Roman" w:cs="Times New Roman"/>
          <w:sz w:val="24"/>
          <w:szCs w:val="24"/>
        </w:rPr>
        <w:t xml:space="preserve"> (corresponding to the total number of posterior draws</w:t>
      </w:r>
      <w:r w:rsidR="00504175" w:rsidRPr="003808E1">
        <w:rPr>
          <w:rFonts w:ascii="Times New Roman" w:hAnsi="Times New Roman" w:cs="Times New Roman"/>
          <w:sz w:val="24"/>
          <w:szCs w:val="24"/>
        </w:rPr>
        <w:t xml:space="preserve">; </w:t>
      </w:r>
      <w:r w:rsidR="00DC077E" w:rsidRPr="003808E1">
        <w:rPr>
          <w:rFonts w:ascii="Times New Roman" w:hAnsi="Times New Roman" w:cs="Times New Roman"/>
          <w:sz w:val="24"/>
          <w:szCs w:val="24"/>
        </w:rPr>
        <w:t>Appendix C</w:t>
      </w:r>
      <w:r w:rsidR="003B7254" w:rsidRPr="003808E1">
        <w:rPr>
          <w:rFonts w:ascii="Times New Roman" w:hAnsi="Times New Roman" w:cs="Times New Roman"/>
          <w:sz w:val="24"/>
          <w:szCs w:val="24"/>
        </w:rPr>
        <w:t>)</w:t>
      </w:r>
      <w:r w:rsidRPr="003808E1">
        <w:rPr>
          <w:rFonts w:ascii="Times New Roman" w:hAnsi="Times New Roman" w:cs="Times New Roman"/>
          <w:sz w:val="24"/>
          <w:szCs w:val="24"/>
        </w:rPr>
        <w:t xml:space="preserve"> of the generalized linear mixed effects models for overall species richness and for each guild designation, cycling through the values from each of the posterior draws. In result, the models yielded a posterior distribution of 3,000</w:t>
      </w:r>
      <w:r w:rsidR="003B7254" w:rsidRPr="003808E1">
        <w:rPr>
          <w:rFonts w:ascii="Times New Roman" w:hAnsi="Times New Roman" w:cs="Times New Roman"/>
          <w:sz w:val="24"/>
          <w:szCs w:val="24"/>
        </w:rPr>
        <w:t>–9,000 values</w:t>
      </w:r>
      <w:r w:rsidRPr="003808E1">
        <w:rPr>
          <w:rFonts w:ascii="Times New Roman" w:hAnsi="Times New Roman" w:cs="Times New Roman"/>
          <w:sz w:val="24"/>
          <w:szCs w:val="24"/>
        </w:rPr>
        <w:t xml:space="preserve"> for each slope coefficient, from which I derived the mean and 95% credible intervals. Thus, the estimated effects on overall species and guild richness were calculated as derived quantities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(Kery and Royle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5CC9BBB4" w14:textId="2305B5E2"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each generalized linear mixed effects model, I assumed the number of species </w:t>
      </w:r>
      <w:r w:rsidR="00715078"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w:t>
      </w:r>
      <w:r w:rsidR="00715078" w:rsidRPr="003808E1">
        <w:rPr>
          <w:rFonts w:ascii="Times New Roman" w:hAnsi="Times New Roman" w:cs="Times New Roman"/>
          <w:sz w:val="24"/>
          <w:szCs w:val="24"/>
        </w:rPr>
        <w:t>wildlife opening or within 50 m of each adjacent forest sampling point</w:t>
      </w:r>
      <w:r w:rsidRPr="003808E1">
        <w:rPr>
          <w:rFonts w:ascii="Times New Roman" w:hAnsi="Times New Roman" w:cs="Times New Roman"/>
          <w:sz w:val="24"/>
          <w:szCs w:val="24"/>
        </w:rPr>
        <w:t xml:space="preserve"> (i.e., overall species richness or guild richness) to be a Poisson random variable and used a log link to model relationships with</w:t>
      </w:r>
      <w:r w:rsidR="00715078" w:rsidRPr="003808E1">
        <w:rPr>
          <w:rFonts w:ascii="Times New Roman" w:hAnsi="Times New Roman" w:cs="Times New Roman"/>
          <w:sz w:val="24"/>
          <w:szCs w:val="24"/>
        </w:rPr>
        <w:t xml:space="preserve"> </w:t>
      </w:r>
      <w:r w:rsidR="00BF4382" w:rsidRPr="003808E1">
        <w:rPr>
          <w:rFonts w:ascii="Times New Roman" w:hAnsi="Times New Roman" w:cs="Times New Roman"/>
          <w:sz w:val="24"/>
          <w:szCs w:val="24"/>
        </w:rPr>
        <w:t>up to 19</w:t>
      </w:r>
      <w:r w:rsidR="00715078" w:rsidRPr="003808E1">
        <w:rPr>
          <w:rFonts w:ascii="Times New Roman" w:hAnsi="Times New Roman" w:cs="Times New Roman"/>
          <w:sz w:val="24"/>
          <w:szCs w:val="24"/>
        </w:rPr>
        <w:t xml:space="preserve"> predictor variables </w:t>
      </w:r>
      <w:r w:rsidR="00BF4382" w:rsidRPr="003808E1">
        <w:rPr>
          <w:rFonts w:ascii="Times New Roman" w:hAnsi="Times New Roman" w:cs="Times New Roman"/>
          <w:sz w:val="24"/>
          <w:szCs w:val="24"/>
        </w:rPr>
        <w:t xml:space="preserve">that were important </w:t>
      </w:r>
      <w:r w:rsidR="005A11E1" w:rsidRPr="003808E1">
        <w:rPr>
          <w:rFonts w:ascii="Times New Roman" w:hAnsi="Times New Roman" w:cs="Times New Roman"/>
          <w:sz w:val="24"/>
          <w:szCs w:val="24"/>
        </w:rPr>
        <w:t xml:space="preserve">for </w:t>
      </w:r>
      <w:r w:rsidR="00715078" w:rsidRPr="003808E1">
        <w:rPr>
          <w:rFonts w:ascii="Times New Roman" w:hAnsi="Times New Roman" w:cs="Times New Roman"/>
          <w:sz w:val="24"/>
          <w:szCs w:val="24"/>
        </w:rPr>
        <w:t>game bird species</w:t>
      </w:r>
      <w:r w:rsidR="00BF4382" w:rsidRPr="003808E1">
        <w:rPr>
          <w:rFonts w:ascii="Times New Roman" w:hAnsi="Times New Roman" w:cs="Times New Roman"/>
          <w:sz w:val="24"/>
          <w:szCs w:val="24"/>
        </w:rPr>
        <w:t xml:space="preserve"> (Table 6)</w:t>
      </w:r>
      <w:r w:rsidR="00715078"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All continuous predictor variables were centered and scaled prior to analysis. The total number of slope coefficients was </w:t>
      </w:r>
      <w:r w:rsidR="00715078" w:rsidRPr="003808E1">
        <w:rPr>
          <w:rFonts w:ascii="Times New Roman" w:hAnsi="Times New Roman" w:cs="Times New Roman"/>
          <w:sz w:val="24"/>
          <w:szCs w:val="24"/>
        </w:rPr>
        <w:t>21</w:t>
      </w:r>
      <w:r w:rsidRPr="003808E1">
        <w:rPr>
          <w:rFonts w:ascii="Times New Roman" w:hAnsi="Times New Roman" w:cs="Times New Roman"/>
          <w:sz w:val="24"/>
          <w:szCs w:val="24"/>
        </w:rPr>
        <w:t xml:space="preserve"> </w:t>
      </w:r>
      <w:r w:rsidR="00715078" w:rsidRPr="003808E1">
        <w:rPr>
          <w:rFonts w:ascii="Times New Roman" w:hAnsi="Times New Roman" w:cs="Times New Roman"/>
          <w:sz w:val="24"/>
          <w:szCs w:val="24"/>
        </w:rPr>
        <w:t xml:space="preserve">for breeding songbird guild richness within the wildlife opening and in the adjacent forest </w:t>
      </w:r>
      <w:r w:rsidRPr="003808E1">
        <w:rPr>
          <w:rFonts w:ascii="Times New Roman" w:hAnsi="Times New Roman" w:cs="Times New Roman"/>
          <w:sz w:val="24"/>
          <w:szCs w:val="24"/>
        </w:rPr>
        <w:t>(resulting in a ratio of ~</w:t>
      </w:r>
      <w:r w:rsidR="00715078" w:rsidRPr="003808E1">
        <w:rPr>
          <w:rFonts w:ascii="Times New Roman" w:hAnsi="Times New Roman" w:cs="Times New Roman"/>
          <w:sz w:val="24"/>
          <w:szCs w:val="24"/>
        </w:rPr>
        <w:t>11–15</w:t>
      </w:r>
      <w:r w:rsidRPr="003808E1">
        <w:rPr>
          <w:rFonts w:ascii="Times New Roman" w:hAnsi="Times New Roman" w:cs="Times New Roman"/>
          <w:sz w:val="24"/>
          <w:szCs w:val="24"/>
        </w:rPr>
        <w:t xml:space="preserve"> sites to 1 slope coefficient; </w:t>
      </w:r>
      <w:r w:rsidR="00487B04" w:rsidRPr="003808E1">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{"citationItems":[{"id":"ITEM-1","itemData":{"DOI":"10.1016/j.tree.2008.10.008","ISSN":"01695347","PMID":"19185386","abstract":"How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 © 2008 Elsevier Ltd. All rights reserved.","author":[{"dropping-particle":"","family":"Bolker","given":"Benjamin M","non-dropping-particle":"","parse-names":false,"suffix":""},{"dropping-particle":"","family":"Brooks","given":"Mollie E","non-dropping-particle":"","parse-names":false,"suffix":""},{"dropping-particle":"","family":"Clark","given":"Connie J","non-dropping-particle":"","parse-names":false,"suffix":""},{"dropping-particle":"","family":"Geange","given":"Shane W","non-dropping-particle":"","parse-names":false,"suffix":""},{"dropping-particle":"","family":"Poulsen","given":"John R","non-dropping-particle":"","parse-names":false,"suffix":""},{"dropping-particle":"","family":"Stevens","given":"M. Henry H.","non-dropping-particle":"","parse-names":false,"suffix":""},{"dropping-particle":"","family":"White","given":"Jada Simone S.","non-dropping-particle":"","parse-names":false,"suffix":""}],"container-title":"Trends in Ecology and Evolution","id":"ITEM-1","issue":"3","issued":{"date-parts":[["2009"]]},"page":"127-135","title":"Generalized linear mixed models: a practical guide for ecology and evolution","type":"article-journal","volume":"24"},"uris":["http://www.mendeley.com/documents/?uuid=6edcc74f-5745-3349-93d3-4fa4bcaba299"]}],"mendeley":{"formattedCitation":"(Bolker et al. 2009)","manualFormatting":"Bolker et al. 2009","plainTextFormattedCitation":"(Bolker et al. 2009)","previouslyFormattedCitation":"(Bolker et al. 2009)"},"properties":{"noteIndex":0},"schema":"https://github.com/citation-style-language/schema/raw/master/csl-citation.json"}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Bolker et al. 2009</w:t>
      </w:r>
      <w:r w:rsidR="00487B04"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r w:rsidR="00715078" w:rsidRPr="003808E1">
        <w:rPr>
          <w:rFonts w:ascii="Times New Roman" w:hAnsi="Times New Roman" w:cs="Times New Roman"/>
          <w:sz w:val="24"/>
          <w:szCs w:val="24"/>
        </w:rPr>
        <w:t xml:space="preserve"> and 9 for post-breeding songbird guild richness within the wildlife opening (resulting in a ratio of 9 sites to 1 slope coefficient). </w:t>
      </w:r>
      <w:r w:rsidR="005A11E1" w:rsidRPr="003808E1">
        <w:rPr>
          <w:rFonts w:ascii="Times New Roman" w:hAnsi="Times New Roman" w:cs="Times New Roman"/>
          <w:sz w:val="24"/>
          <w:szCs w:val="24"/>
        </w:rPr>
        <w:t>The full set of site covariates (N = 19) comprised all of the predictor variables that were determined to be important for at least 1 of the 3 game bird species in at least 1 of the candidate models, including: area (quadratic), elevation (quadratic), opening type, proximity to road, percent sapling cover, percent tree cover outside of the wildlife opening, canopy height, number of trees, number of small openings within 1 km, number of mid-size openings within 1 km, number of large openings within 1 km, proportion of land with wildlife habitat priority status within 1 km, proportion of mature sawtimber stands within 1 km, proportion of immature sawtimber stands within 1 km, proportion of individual tree selection stands within 1 km, proportion of all mature forest within 1 km, proportion of dry-oak forest within 1 km, proportion of agricultural land within 1 km, and mode stand age within 1 km</w:t>
      </w:r>
      <w:r w:rsidR="00852690" w:rsidRPr="003808E1">
        <w:rPr>
          <w:rFonts w:ascii="Times New Roman" w:hAnsi="Times New Roman" w:cs="Times New Roman"/>
          <w:sz w:val="24"/>
          <w:szCs w:val="24"/>
        </w:rPr>
        <w:t xml:space="preserve"> (Table 6)</w:t>
      </w:r>
      <w:r w:rsidR="005A11E1" w:rsidRPr="003808E1">
        <w:rPr>
          <w:rFonts w:ascii="Times New Roman" w:hAnsi="Times New Roman" w:cs="Times New Roman"/>
          <w:sz w:val="24"/>
          <w:szCs w:val="24"/>
        </w:rPr>
        <w:t>. The subset of site covariates (N = 7) used for modeling post-breeding songbird guild richness consisted of the predictor variables that were determined to be important for ≥2 game bird species or in ≥2 candidate multi-species game bird species occupancy models</w:t>
      </w:r>
      <w:r w:rsidR="00B5223A" w:rsidRPr="003808E1">
        <w:rPr>
          <w:rFonts w:ascii="Times New Roman" w:hAnsi="Times New Roman" w:cs="Times New Roman"/>
          <w:sz w:val="24"/>
          <w:szCs w:val="24"/>
        </w:rPr>
        <w:t>, including: area (quadratic), elevation (quadratic), opening type, proportion of land with wildlife habitat priority status within 1 km, proportion of mature sawtimber stands within 1 km, proportion of all mature forest within 1 km, and proportion of agricultural land within 1 km</w:t>
      </w:r>
      <w:r w:rsidR="00852690" w:rsidRPr="003808E1">
        <w:rPr>
          <w:rFonts w:ascii="Times New Roman" w:hAnsi="Times New Roman" w:cs="Times New Roman"/>
          <w:sz w:val="24"/>
          <w:szCs w:val="24"/>
        </w:rPr>
        <w:t xml:space="preserve"> (Table 6)</w:t>
      </w:r>
      <w:r w:rsidR="00B5223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Because my data included </w:t>
      </w:r>
      <w:r w:rsidR="00B5223A" w:rsidRPr="003808E1">
        <w:rPr>
          <w:rFonts w:ascii="Times New Roman" w:hAnsi="Times New Roman" w:cs="Times New Roman"/>
          <w:sz w:val="24"/>
          <w:szCs w:val="24"/>
        </w:rPr>
        <w:t>stacked</w:t>
      </w:r>
      <w:r w:rsidRPr="003808E1">
        <w:rPr>
          <w:rFonts w:ascii="Times New Roman" w:hAnsi="Times New Roman" w:cs="Times New Roman"/>
          <w:sz w:val="24"/>
          <w:szCs w:val="24"/>
        </w:rPr>
        <w:t xml:space="preserve"> observations </w:t>
      </w:r>
      <w:r w:rsidR="00B5223A" w:rsidRPr="003808E1">
        <w:rPr>
          <w:rFonts w:ascii="Times New Roman" w:hAnsi="Times New Roman" w:cs="Times New Roman"/>
          <w:sz w:val="24"/>
          <w:szCs w:val="24"/>
        </w:rPr>
        <w:t>across</w:t>
      </w:r>
      <w:r w:rsidRPr="003808E1">
        <w:rPr>
          <w:rFonts w:ascii="Times New Roman" w:hAnsi="Times New Roman" w:cs="Times New Roman"/>
          <w:sz w:val="24"/>
          <w:szCs w:val="24"/>
        </w:rPr>
        <w:t xml:space="preserve"> multiple years, </w:t>
      </w:r>
      <w:proofErr w:type="gramStart"/>
      <w:r w:rsidRPr="003808E1">
        <w:rPr>
          <w:rFonts w:ascii="Times New Roman" w:hAnsi="Times New Roman" w:cs="Times New Roman"/>
          <w:sz w:val="24"/>
          <w:szCs w:val="24"/>
        </w:rPr>
        <w:t>all of</w:t>
      </w:r>
      <w:proofErr w:type="gramEnd"/>
      <w:r w:rsidRPr="003808E1">
        <w:rPr>
          <w:rFonts w:ascii="Times New Roman" w:hAnsi="Times New Roman" w:cs="Times New Roman"/>
          <w:sz w:val="24"/>
          <w:szCs w:val="24"/>
        </w:rPr>
        <w:t xml:space="preserve"> the generalized linear mixed effects models also incorporated a random </w:t>
      </w:r>
      <w:r w:rsidR="00B5223A" w:rsidRPr="003808E1">
        <w:rPr>
          <w:rFonts w:ascii="Times New Roman" w:hAnsi="Times New Roman" w:cs="Times New Roman"/>
          <w:sz w:val="24"/>
          <w:szCs w:val="24"/>
        </w:rPr>
        <w:t>year</w:t>
      </w:r>
      <w:r w:rsidRPr="003808E1">
        <w:rPr>
          <w:rFonts w:ascii="Times New Roman" w:hAnsi="Times New Roman" w:cs="Times New Roman"/>
          <w:sz w:val="24"/>
          <w:szCs w:val="24"/>
        </w:rPr>
        <w:t xml:space="preserve"> effect for </w:t>
      </w:r>
      <w:proofErr w:type="gramStart"/>
      <w:r w:rsidRPr="003808E1">
        <w:rPr>
          <w:rFonts w:ascii="Times New Roman" w:hAnsi="Times New Roman" w:cs="Times New Roman"/>
          <w:sz w:val="24"/>
          <w:szCs w:val="24"/>
        </w:rPr>
        <w:t>log</w:t>
      </w:r>
      <w:proofErr w:type="gramEnd"/>
      <w:r w:rsidRPr="003808E1">
        <w:rPr>
          <w:rFonts w:ascii="Times New Roman" w:hAnsi="Times New Roman" w:cs="Times New Roman"/>
          <w:sz w:val="24"/>
          <w:szCs w:val="24"/>
        </w:rPr>
        <w:t xml:space="preserve"> expected richness.</w:t>
      </w:r>
      <w:r w:rsidR="0013571E"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 fit all </w:t>
      </w:r>
      <w:r w:rsidRPr="003808E1">
        <w:rPr>
          <w:rFonts w:ascii="Times New Roman" w:hAnsi="Times New Roman" w:cs="Times New Roman"/>
          <w:sz w:val="24"/>
          <w:szCs w:val="24"/>
        </w:rPr>
        <w:t xml:space="preserve">generalized linear mixed effects </w:t>
      </w:r>
      <w:r w:rsidRPr="003808E1">
        <w:rPr>
          <w:rFonts w:ascii="Times New Roman" w:hAnsi="Times New Roman" w:cs="Times New Roman"/>
          <w:sz w:val="24"/>
        </w:rPr>
        <w:t xml:space="preserve">models using </w:t>
      </w:r>
      <w:r w:rsidR="0013571E" w:rsidRPr="003808E1">
        <w:rPr>
          <w:rFonts w:ascii="Times New Roman" w:hAnsi="Times New Roman" w:cs="Times New Roman"/>
          <w:sz w:val="24"/>
        </w:rPr>
        <w:t xml:space="preserve">“glmer” function from </w:t>
      </w:r>
      <w:r w:rsidRPr="003808E1">
        <w:rPr>
          <w:rFonts w:ascii="Times New Roman" w:hAnsi="Times New Roman" w:cs="Times New Roman"/>
          <w:sz w:val="24"/>
        </w:rPr>
        <w:t xml:space="preserve">the “lme4”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(Bates et al. 2015)</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w:t>
      </w:r>
    </w:p>
    <w:p w14:paraId="67066C24" w14:textId="628830BD" w:rsidR="00694AC7" w:rsidRPr="003808E1" w:rsidRDefault="00694AC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lastRenderedPageBreak/>
        <w:t>Determining importance and assessing effects of predictor variables on guild richness</w:t>
      </w:r>
    </w:p>
    <w:p w14:paraId="7C6F7EF6" w14:textId="01F1ED47" w:rsidR="00694AC7" w:rsidRPr="003808E1" w:rsidRDefault="00694AC7" w:rsidP="00E236EB">
      <w:pPr>
        <w:widowControl w:val="0"/>
        <w:spacing w:line="276" w:lineRule="auto"/>
        <w:ind w:firstLine="720"/>
        <w:rPr>
          <w:rFonts w:ascii="Times New Roman" w:hAnsi="Times New Roman" w:cs="Times New Roman"/>
          <w:i/>
          <w:iCs/>
          <w:sz w:val="24"/>
          <w:szCs w:val="24"/>
        </w:rPr>
      </w:pPr>
      <w:r w:rsidRPr="003808E1">
        <w:rPr>
          <w:rFonts w:ascii="Times New Roman" w:hAnsi="Times New Roman" w:cs="Times New Roman"/>
          <w:sz w:val="24"/>
        </w:rPr>
        <w:t xml:space="preserve">To identify predictor variables that had significant influence on overall species and guild richness within the wildlife opening during the breeding and post-breeding seasons and in the adjacent forest during the breeding season, I assessed variable importance by looking at whether the 95% credible intervals of the slope coefficient values overlapped zero; if the 95% credible intervals did not overlap zero, the variable was considered important. I further evaluated the </w:t>
      </w:r>
      <w:r w:rsidR="00D25607" w:rsidRPr="003808E1">
        <w:rPr>
          <w:rFonts w:ascii="Times New Roman" w:hAnsi="Times New Roman" w:cs="Times New Roman"/>
          <w:sz w:val="24"/>
        </w:rPr>
        <w:t xml:space="preserve">marginal </w:t>
      </w:r>
      <w:r w:rsidRPr="003808E1">
        <w:rPr>
          <w:rFonts w:ascii="Times New Roman" w:hAnsi="Times New Roman" w:cs="Times New Roman"/>
          <w:sz w:val="24"/>
        </w:rPr>
        <w:t xml:space="preserve">effects of important site covariates on </w:t>
      </w:r>
      <w:r w:rsidR="007E34FC" w:rsidRPr="003808E1">
        <w:rPr>
          <w:rFonts w:ascii="Times New Roman" w:hAnsi="Times New Roman" w:cs="Times New Roman"/>
          <w:sz w:val="24"/>
        </w:rPr>
        <w:t>overall species and guild richness within and adjacent to the wildlife openings</w:t>
      </w:r>
      <w:r w:rsidRPr="003808E1">
        <w:rPr>
          <w:rFonts w:ascii="Times New Roman" w:hAnsi="Times New Roman" w:cs="Times New Roman"/>
          <w:sz w:val="24"/>
        </w:rPr>
        <w:t xml:space="preserve"> by plotting the estimated </w:t>
      </w:r>
      <w:r w:rsidR="007E34FC" w:rsidRPr="003808E1">
        <w:rPr>
          <w:rFonts w:ascii="Times New Roman" w:hAnsi="Times New Roman" w:cs="Times New Roman"/>
          <w:sz w:val="24"/>
        </w:rPr>
        <w:t>number of species</w:t>
      </w:r>
      <w:r w:rsidRPr="003808E1">
        <w:rPr>
          <w:rFonts w:ascii="Times New Roman" w:hAnsi="Times New Roman" w:cs="Times New Roman"/>
          <w:sz w:val="24"/>
        </w:rPr>
        <w:t xml:space="preserve"> across the full range of the variable</w:t>
      </w:r>
      <w:r w:rsidR="00D25607" w:rsidRPr="003808E1">
        <w:rPr>
          <w:rFonts w:ascii="Times New Roman" w:hAnsi="Times New Roman" w:cs="Times New Roman"/>
          <w:sz w:val="24"/>
        </w:rPr>
        <w:t>, while holding the other variables constant</w:t>
      </w:r>
      <w:r w:rsidRPr="003808E1">
        <w:rPr>
          <w:rFonts w:ascii="Times New Roman" w:hAnsi="Times New Roman" w:cs="Times New Roman"/>
          <w:sz w:val="24"/>
        </w:rPr>
        <w:t>.</w:t>
      </w:r>
    </w:p>
    <w:p w14:paraId="65B66D02" w14:textId="179A752F" w:rsidR="00D71F98" w:rsidRPr="003808E1" w:rsidRDefault="00D71F98" w:rsidP="00E236EB">
      <w:pPr>
        <w:widowControl w:val="0"/>
        <w:spacing w:line="276" w:lineRule="auto"/>
        <w:rPr>
          <w:rFonts w:ascii="Times New Roman" w:hAnsi="Times New Roman" w:cs="Times New Roman"/>
          <w:i/>
          <w:iCs/>
          <w:sz w:val="24"/>
          <w:szCs w:val="24"/>
        </w:rPr>
      </w:pPr>
    </w:p>
    <w:p w14:paraId="51BE17A0" w14:textId="0E92800B"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RESULTS</w:t>
      </w:r>
    </w:p>
    <w:p w14:paraId="4CBA1D3B" w14:textId="1FB93B2F"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game bird species during surveys</w:t>
      </w:r>
    </w:p>
    <w:p w14:paraId="3893C09A" w14:textId="67B47DFC" w:rsidR="00643CDC" w:rsidRPr="003808E1" w:rsidRDefault="005A440D"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r>
      <w:r w:rsidR="005769CA" w:rsidRPr="003808E1">
        <w:rPr>
          <w:rFonts w:ascii="Times New Roman" w:hAnsi="Times New Roman" w:cs="Times New Roman"/>
          <w:sz w:val="24"/>
          <w:szCs w:val="24"/>
        </w:rPr>
        <w:t>All 3 game bird species were detected in or adjacent to wildlife openings from the in-person game bird surveys</w:t>
      </w:r>
      <w:r w:rsidR="00DD5BCC" w:rsidRPr="003808E1">
        <w:rPr>
          <w:rFonts w:ascii="Times New Roman" w:hAnsi="Times New Roman" w:cs="Times New Roman"/>
          <w:sz w:val="24"/>
          <w:szCs w:val="24"/>
        </w:rPr>
        <w:t xml:space="preserve"> from 15 April to 10 May</w:t>
      </w:r>
      <w:r w:rsidR="005769C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During the morning surveys for wild turkey and ruffed grouse at 315 wildlife openings, observers recorded 67 wild turkey detections for 44 wildlife openings and 76 ruffed grouse detections for 44 wildlife openings (Table 3). During the evening surveys for American woodcock at </w:t>
      </w:r>
      <w:r w:rsidR="005769CA" w:rsidRPr="003808E1">
        <w:rPr>
          <w:rFonts w:ascii="Times New Roman" w:hAnsi="Times New Roman" w:cs="Times New Roman"/>
          <w:sz w:val="24"/>
          <w:szCs w:val="24"/>
        </w:rPr>
        <w:t>211 wildlife openings, observers recorded 150 detections of American woodcock for 59 wildlife openings. Only wild turkeys were reliably detected by the game camera surveys. From 142 game camera surveys, there were 50 wild turkey detections at 36 wildlife openings. Both wild turkey and American woodcock were detected by the ARU surveys. From 123 ARU surveys, there were 206 wild turkey detections for 74 wildlife openings and 175 American woodcock detections for 33 wildlife openings. Due to ARU equipment failures and sound file corruption, the total sample size was lower than that of the game camera surveys.</w:t>
      </w:r>
    </w:p>
    <w:p w14:paraId="76FAA873" w14:textId="14B21D62"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Comparison of multi-species game bird occupancy models</w:t>
      </w:r>
    </w:p>
    <w:p w14:paraId="4956150A" w14:textId="0674E2A1" w:rsidR="002570DE" w:rsidRPr="003808E1" w:rsidRDefault="002570D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The 8 candidate models for multispecies game bird occupancy corresponded to competing hypotheses about whether local habitat attributes, opening size, management, landscape context, or a combination of site-level and landscape-level factors best explained game bird species occupancy in wildlife openings. Based on the DIC values (Table 2), the top model was the MANAGEMENT model with 6 predictor variables relating to management of the wildlife openings. </w:t>
      </w:r>
      <w:r w:rsidR="00682F1B" w:rsidRPr="003808E1">
        <w:rPr>
          <w:rFonts w:ascii="Times New Roman" w:hAnsi="Times New Roman" w:cs="Times New Roman"/>
          <w:sz w:val="24"/>
          <w:szCs w:val="24"/>
        </w:rPr>
        <w:t>The remaining of the top 4 models included HABITAT, CONDITION, and SIZE. The model with the largest DIC value (i.e., the worst of the 8 candidate models) was the LOCATION model with 16 predictor variables describing where the wildlife opening is located within the landscape.</w:t>
      </w:r>
    </w:p>
    <w:p w14:paraId="0BAE77FF" w14:textId="08CA2113"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w:t>
      </w:r>
      <w:r w:rsidR="00001B72" w:rsidRPr="003808E1">
        <w:rPr>
          <w:rFonts w:ascii="Times New Roman" w:hAnsi="Times New Roman" w:cs="Times New Roman"/>
          <w:b/>
          <w:bCs/>
          <w:sz w:val="24"/>
          <w:szCs w:val="24"/>
        </w:rPr>
        <w:t xml:space="preserve">and co-occurrence </w:t>
      </w:r>
      <w:r w:rsidRPr="003808E1">
        <w:rPr>
          <w:rFonts w:ascii="Times New Roman" w:hAnsi="Times New Roman" w:cs="Times New Roman"/>
          <w:b/>
          <w:bCs/>
          <w:sz w:val="24"/>
          <w:szCs w:val="24"/>
        </w:rPr>
        <w:t>on game bird occupancy</w:t>
      </w:r>
    </w:p>
    <w:p w14:paraId="1920F14E" w14:textId="0AF21163" w:rsidR="00042A41" w:rsidRPr="003808E1" w:rsidRDefault="00042A4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Looking at the </w:t>
      </w:r>
      <w:r w:rsidR="004A1A4A" w:rsidRPr="003808E1">
        <w:rPr>
          <w:rFonts w:ascii="Times New Roman" w:hAnsi="Times New Roman" w:cs="Times New Roman"/>
          <w:sz w:val="24"/>
          <w:szCs w:val="24"/>
        </w:rPr>
        <w:t>top</w:t>
      </w:r>
      <w:r w:rsidRPr="003808E1">
        <w:rPr>
          <w:rFonts w:ascii="Times New Roman" w:hAnsi="Times New Roman" w:cs="Times New Roman"/>
          <w:sz w:val="24"/>
          <w:szCs w:val="24"/>
        </w:rPr>
        <w:t xml:space="preserve">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w:t>
      </w:r>
      <w:r w:rsidR="004A1A4A" w:rsidRPr="003808E1">
        <w:rPr>
          <w:rFonts w:ascii="Times New Roman" w:hAnsi="Times New Roman" w:cs="Times New Roman"/>
          <w:sz w:val="24"/>
          <w:szCs w:val="24"/>
        </w:rPr>
        <w:t xml:space="preserve"> for multi-species game bird occupancy</w:t>
      </w:r>
      <w:r w:rsidRPr="003808E1">
        <w:rPr>
          <w:rFonts w:ascii="Times New Roman" w:hAnsi="Times New Roman" w:cs="Times New Roman"/>
          <w:sz w:val="24"/>
          <w:szCs w:val="24"/>
        </w:rPr>
        <w:t xml:space="preserve">, 2 of the 6 </w:t>
      </w:r>
      <w:r w:rsidR="004A1A4A" w:rsidRPr="003808E1">
        <w:rPr>
          <w:rFonts w:ascii="Times New Roman" w:hAnsi="Times New Roman" w:cs="Times New Roman"/>
          <w:sz w:val="24"/>
          <w:szCs w:val="24"/>
        </w:rPr>
        <w:lastRenderedPageBreak/>
        <w:t xml:space="preserve">management-related </w:t>
      </w:r>
      <w:r w:rsidRPr="003808E1">
        <w:rPr>
          <w:rFonts w:ascii="Times New Roman" w:hAnsi="Times New Roman" w:cs="Times New Roman"/>
          <w:sz w:val="24"/>
          <w:szCs w:val="24"/>
        </w:rPr>
        <w:t xml:space="preserve">predictor variables had significant influence on at least 1 of the 3 game bird species (Table 7). </w:t>
      </w:r>
      <w:r w:rsidR="004A1A4A" w:rsidRPr="003808E1">
        <w:rPr>
          <w:rFonts w:ascii="Times New Roman" w:hAnsi="Times New Roman" w:cs="Times New Roman"/>
          <w:sz w:val="24"/>
          <w:szCs w:val="24"/>
        </w:rPr>
        <w:t xml:space="preserve">When the opening type was </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1</w:t>
      </w:r>
      <w:r w:rsidR="00001B72" w:rsidRPr="003808E1">
        <w:rPr>
          <w:rFonts w:ascii="Times New Roman" w:hAnsi="Times New Roman" w:cs="Times New Roman"/>
          <w:sz w:val="24"/>
          <w:szCs w:val="24"/>
        </w:rPr>
        <w:t>” (i.e.,</w:t>
      </w:r>
      <w:r w:rsidR="009E1DC8" w:rsidRPr="003808E1">
        <w:rPr>
          <w:rFonts w:ascii="Times New Roman" w:hAnsi="Times New Roman" w:cs="Times New Roman"/>
          <w:sz w:val="24"/>
          <w:szCs w:val="24"/>
        </w:rPr>
        <w:t xml:space="preserve"> standard maintained openings that tended to be small, round, and </w:t>
      </w:r>
      <w:r w:rsidR="00184669" w:rsidRPr="003808E1">
        <w:rPr>
          <w:rFonts w:ascii="Times New Roman" w:hAnsi="Times New Roman" w:cs="Times New Roman"/>
          <w:sz w:val="24"/>
          <w:szCs w:val="24"/>
        </w:rPr>
        <w:t>actively managed</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 t</w:t>
      </w:r>
      <w:r w:rsidRPr="003808E1">
        <w:rPr>
          <w:rFonts w:ascii="Times New Roman" w:hAnsi="Times New Roman" w:cs="Times New Roman"/>
          <w:sz w:val="24"/>
          <w:szCs w:val="24"/>
        </w:rPr>
        <w:t xml:space="preserve">he probability of marginal ruffed grouse </w:t>
      </w:r>
      <w:r w:rsidR="004A1A4A" w:rsidRPr="003808E1">
        <w:rPr>
          <w:rFonts w:ascii="Times New Roman" w:hAnsi="Times New Roman" w:cs="Times New Roman"/>
          <w:sz w:val="24"/>
          <w:szCs w:val="24"/>
        </w:rPr>
        <w:t>occurrence</w:t>
      </w:r>
      <w:r w:rsidRPr="003808E1">
        <w:rPr>
          <w:rFonts w:ascii="Times New Roman" w:hAnsi="Times New Roman" w:cs="Times New Roman"/>
          <w:sz w:val="24"/>
          <w:szCs w:val="24"/>
        </w:rPr>
        <w:t xml:space="preserve"> increased</w:t>
      </w:r>
      <w:r w:rsidR="003808E1">
        <w:rPr>
          <w:rFonts w:ascii="Times New Roman" w:hAnsi="Times New Roman" w:cs="Times New Roman"/>
          <w:sz w:val="24"/>
          <w:szCs w:val="24"/>
        </w:rPr>
        <w:t>,</w:t>
      </w:r>
      <w:r w:rsidRPr="003808E1">
        <w:rPr>
          <w:rFonts w:ascii="Times New Roman" w:hAnsi="Times New Roman" w:cs="Times New Roman"/>
          <w:sz w:val="24"/>
          <w:szCs w:val="24"/>
        </w:rPr>
        <w:t xml:space="preserve"> and the probability of marginal American woodcock </w:t>
      </w:r>
      <w:r w:rsidR="004A1A4A" w:rsidRPr="003808E1">
        <w:rPr>
          <w:rFonts w:ascii="Times New Roman" w:hAnsi="Times New Roman" w:cs="Times New Roman"/>
          <w:sz w:val="24"/>
          <w:szCs w:val="24"/>
        </w:rPr>
        <w:t xml:space="preserve">occurrence </w:t>
      </w:r>
      <w:r w:rsidRPr="003808E1">
        <w:rPr>
          <w:rFonts w:ascii="Times New Roman" w:hAnsi="Times New Roman" w:cs="Times New Roman"/>
          <w:sz w:val="24"/>
          <w:szCs w:val="24"/>
        </w:rPr>
        <w:t>decreased (Figure</w:t>
      </w:r>
      <w:r w:rsidR="00FA79F6" w:rsidRPr="003808E1">
        <w:rPr>
          <w:rFonts w:ascii="Times New Roman" w:hAnsi="Times New Roman" w:cs="Times New Roman"/>
          <w:sz w:val="24"/>
          <w:szCs w:val="24"/>
        </w:rPr>
        <w:t xml:space="preserve"> 4</w:t>
      </w:r>
      <w:r w:rsidRPr="003808E1">
        <w:rPr>
          <w:rFonts w:ascii="Times New Roman" w:hAnsi="Times New Roman" w:cs="Times New Roman"/>
          <w:sz w:val="24"/>
          <w:szCs w:val="24"/>
        </w:rPr>
        <w:t>).</w:t>
      </w:r>
      <w:r w:rsidR="004A1A4A" w:rsidRPr="003808E1">
        <w:rPr>
          <w:rFonts w:ascii="Times New Roman" w:hAnsi="Times New Roman" w:cs="Times New Roman"/>
          <w:sz w:val="24"/>
          <w:szCs w:val="24"/>
        </w:rPr>
        <w:t xml:space="preserve"> In addition, when wildlife openings were within 50 m of a public, maintained road, the probability of marginal wild turkey occurrence decreased</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4</w:t>
      </w:r>
      <w:r w:rsidR="00F71B66" w:rsidRPr="003808E1">
        <w:rPr>
          <w:rFonts w:ascii="Times New Roman" w:hAnsi="Times New Roman" w:cs="Times New Roman"/>
          <w:sz w:val="24"/>
          <w:szCs w:val="24"/>
        </w:rPr>
        <w:t>)</w:t>
      </w:r>
      <w:r w:rsidR="004A1A4A" w:rsidRPr="003808E1">
        <w:rPr>
          <w:rFonts w:ascii="Times New Roman" w:hAnsi="Times New Roman" w:cs="Times New Roman"/>
          <w:sz w:val="24"/>
          <w:szCs w:val="24"/>
        </w:rPr>
        <w:t>.</w:t>
      </w:r>
      <w:r w:rsidR="007E77FA" w:rsidRPr="003808E1">
        <w:rPr>
          <w:rFonts w:ascii="Times New Roman" w:hAnsi="Times New Roman" w:cs="Times New Roman"/>
          <w:sz w:val="24"/>
          <w:szCs w:val="24"/>
        </w:rPr>
        <w:t xml:space="preserve"> In this model, both wild turkeys and ruffed grouse had positive associations with American woodcock </w:t>
      </w:r>
      <w:r w:rsidR="00D40E4B" w:rsidRPr="003808E1">
        <w:rPr>
          <w:rFonts w:ascii="Times New Roman" w:hAnsi="Times New Roman" w:cs="Times New Roman"/>
          <w:sz w:val="24"/>
          <w:szCs w:val="24"/>
        </w:rPr>
        <w:t xml:space="preserve">presence </w:t>
      </w:r>
      <w:r w:rsidR="007E77FA" w:rsidRPr="003808E1">
        <w:rPr>
          <w:rFonts w:ascii="Times New Roman" w:hAnsi="Times New Roman" w:cs="Times New Roman"/>
          <w:sz w:val="24"/>
          <w:szCs w:val="24"/>
        </w:rPr>
        <w:t>(Table 7).</w:t>
      </w:r>
    </w:p>
    <w:p w14:paraId="21983F46" w14:textId="04B249E5" w:rsidR="004A1A4A" w:rsidRPr="003808E1" w:rsidRDefault="004A1A4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The other 3 top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models also contained predictor variables that had significant influence on wild turkey, ruffed grouse, and/or American woodcock occupancy. The HABITAT model had 5 significant predictor variables</w:t>
      </w:r>
      <w:r w:rsidR="00D40E4B" w:rsidRPr="003808E1">
        <w:rPr>
          <w:rFonts w:ascii="Times New Roman" w:hAnsi="Times New Roman" w:cs="Times New Roman"/>
          <w:sz w:val="24"/>
          <w:szCs w:val="24"/>
        </w:rPr>
        <w:t>, and ruffed grouse and American woodcock had positive associations with wild turkey presence</w:t>
      </w:r>
      <w:r w:rsidR="0062129A" w:rsidRPr="003808E1">
        <w:rPr>
          <w:rFonts w:ascii="Times New Roman" w:hAnsi="Times New Roman" w:cs="Times New Roman"/>
          <w:sz w:val="24"/>
          <w:szCs w:val="24"/>
        </w:rPr>
        <w:t xml:space="preserve"> (Table 7)</w:t>
      </w:r>
      <w:r w:rsidRPr="003808E1">
        <w:rPr>
          <w:rFonts w:ascii="Times New Roman" w:hAnsi="Times New Roman" w:cs="Times New Roman"/>
          <w:sz w:val="24"/>
          <w:szCs w:val="24"/>
        </w:rPr>
        <w:t>.</w:t>
      </w:r>
      <w:r w:rsidR="0062129A" w:rsidRPr="003808E1">
        <w:rPr>
          <w:rFonts w:ascii="Times New Roman" w:hAnsi="Times New Roman" w:cs="Times New Roman"/>
          <w:sz w:val="24"/>
          <w:szCs w:val="24"/>
        </w:rPr>
        <w:t xml:space="preserve"> T</w:t>
      </w:r>
      <w:r w:rsidRPr="003808E1">
        <w:rPr>
          <w:rFonts w:ascii="Times New Roman" w:hAnsi="Times New Roman" w:cs="Times New Roman"/>
          <w:sz w:val="24"/>
          <w:szCs w:val="24"/>
        </w:rPr>
        <w:t xml:space="preserve">he probability of marginal wild turkey occurrence </w:t>
      </w:r>
      <w:r w:rsidR="0062129A" w:rsidRPr="003808E1">
        <w:rPr>
          <w:rFonts w:ascii="Times New Roman" w:hAnsi="Times New Roman" w:cs="Times New Roman"/>
          <w:sz w:val="24"/>
          <w:szCs w:val="24"/>
        </w:rPr>
        <w:t>peaked at a moderate number of trees in wildlife openings, although the credible intervals were wide at lower and higher numbers of trees; in contrast, ruffed grouse appeared to respond positively to increasing numbers of trees in wildlife openings</w:t>
      </w:r>
      <w:r w:rsidR="001674A2"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1674A2" w:rsidRPr="003808E1">
        <w:rPr>
          <w:rFonts w:ascii="Times New Roman" w:hAnsi="Times New Roman" w:cs="Times New Roman"/>
          <w:sz w:val="24"/>
          <w:szCs w:val="24"/>
        </w:rPr>
        <w:t>)</w:t>
      </w:r>
      <w:r w:rsidR="0062129A" w:rsidRPr="003808E1">
        <w:rPr>
          <w:rFonts w:ascii="Times New Roman" w:hAnsi="Times New Roman" w:cs="Times New Roman"/>
          <w:sz w:val="24"/>
          <w:szCs w:val="24"/>
        </w:rPr>
        <w:t>. The probabilities of both marginal wild turkey occurrence and marginal ruffed grouse occurrence generally increased with elevation, whereas there was a clear peak in probability for American woodcock in wildlife openings at mid-elevations</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62129A" w:rsidRPr="003808E1">
        <w:rPr>
          <w:rFonts w:ascii="Times New Roman" w:hAnsi="Times New Roman" w:cs="Times New Roman"/>
          <w:sz w:val="24"/>
          <w:szCs w:val="24"/>
        </w:rPr>
        <w:t>.</w:t>
      </w:r>
      <w:r w:rsidR="001674A2" w:rsidRPr="003808E1">
        <w:rPr>
          <w:rFonts w:ascii="Times New Roman" w:hAnsi="Times New Roman" w:cs="Times New Roman"/>
          <w:sz w:val="24"/>
          <w:szCs w:val="24"/>
        </w:rPr>
        <w:t xml:space="preserve"> The probability of marginal American woodcock occurrence further declined with increasing amounts of percent sapling cover within the wildlife opening and percent tree cover outside of the wildlife opening</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1674A2"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In the CONDITION model, only 2 predictor variables were significant</w:t>
      </w:r>
      <w:r w:rsidR="00D40E4B" w:rsidRPr="003808E1">
        <w:rPr>
          <w:rFonts w:ascii="Times New Roman" w:hAnsi="Times New Roman" w:cs="Times New Roman"/>
          <w:sz w:val="24"/>
          <w:szCs w:val="24"/>
        </w:rPr>
        <w:t>, and wild turkey and American woodcock had positive co-occurrence</w:t>
      </w:r>
      <w:r w:rsidR="00F71B66" w:rsidRPr="003808E1">
        <w:rPr>
          <w:rFonts w:ascii="Times New Roman" w:hAnsi="Times New Roman" w:cs="Times New Roman"/>
          <w:sz w:val="24"/>
          <w:szCs w:val="24"/>
        </w:rPr>
        <w:t xml:space="preserve"> (Table 7). Just as in the MANAGEMENT model, the probability of marginal ruffed grouse occurrence increased when the opening type was </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1</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In addition, wild turkeys responded positively to increasing canopy height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Finally, in the SIZE model, area was significant predictor variable for ruffed grouse (Table 7), with the highest probability of marginal ruffed grouse occurrence in the largest wildlife openings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D40E4B" w:rsidRPr="003808E1">
        <w:rPr>
          <w:rFonts w:ascii="Times New Roman" w:hAnsi="Times New Roman" w:cs="Times New Roman"/>
          <w:sz w:val="24"/>
          <w:szCs w:val="24"/>
        </w:rPr>
        <w:t>, and both wild turkeys and ruffed grouse had positive associations with American woodcock presence</w:t>
      </w:r>
      <w:r w:rsidR="00F71B66" w:rsidRPr="003808E1">
        <w:rPr>
          <w:rFonts w:ascii="Times New Roman" w:hAnsi="Times New Roman" w:cs="Times New Roman"/>
          <w:sz w:val="24"/>
          <w:szCs w:val="24"/>
        </w:rPr>
        <w:t>.</w:t>
      </w:r>
    </w:p>
    <w:p w14:paraId="03485135" w14:textId="0A835621" w:rsidR="007F5AD8" w:rsidRPr="003808E1" w:rsidRDefault="007F5AD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An additional 10 landscape-level predictor variables from the remaining 4 candidate models had significant relationships with at least 1 of the 3 game bird species (Table 8). Although not presented here, their effects were considered in conjunction with the guild richness results (Table 9).</w:t>
      </w:r>
    </w:p>
    <w:p w14:paraId="03D8B66E" w14:textId="7EB5CC04"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breeding and post-breeding songbird species during surveys</w:t>
      </w:r>
    </w:p>
    <w:p w14:paraId="7D232367" w14:textId="70169246" w:rsidR="00D932BA" w:rsidRPr="003808E1" w:rsidRDefault="00D932B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 total of </w:t>
      </w:r>
      <w:r w:rsidR="00DC357E" w:rsidRPr="003808E1">
        <w:rPr>
          <w:rFonts w:ascii="Times New Roman" w:hAnsi="Times New Roman" w:cs="Times New Roman"/>
          <w:sz w:val="24"/>
          <w:szCs w:val="24"/>
        </w:rPr>
        <w:t>104</w:t>
      </w:r>
      <w:r w:rsidRPr="003808E1">
        <w:rPr>
          <w:rFonts w:ascii="Times New Roman" w:hAnsi="Times New Roman" w:cs="Times New Roman"/>
          <w:sz w:val="24"/>
          <w:szCs w:val="24"/>
        </w:rPr>
        <w:t xml:space="preserve"> species were detected during the </w:t>
      </w:r>
      <w:r w:rsidR="00DC357E" w:rsidRPr="003808E1">
        <w:rPr>
          <w:rFonts w:ascii="Times New Roman" w:hAnsi="Times New Roman" w:cs="Times New Roman"/>
          <w:sz w:val="24"/>
          <w:szCs w:val="24"/>
        </w:rPr>
        <w:t xml:space="preserve">breeding bird point count surveys that were conducted within the wildlife openings and in the adjacent forest from 16 May to 10 July. Of those, 66 total species were considered in the guild richness analyses, with 65 species included in the hierarchical community model for breeding songbirds within the wildlife opening and 44 species included in the hierarchical community model for breeding songbirds in the adjacent forest. During the surveys for breeding songbirds at the central sampling points, </w:t>
      </w:r>
      <w:r w:rsidR="00DC357E" w:rsidRPr="003808E1">
        <w:rPr>
          <w:rFonts w:ascii="Times New Roman" w:hAnsi="Times New Roman" w:cs="Times New Roman"/>
          <w:sz w:val="24"/>
          <w:szCs w:val="24"/>
        </w:rPr>
        <w:lastRenderedPageBreak/>
        <w:t>observers recorded 2,229 detections of the 65 species at 294 of 309 wildlife openings, and during the surveys for breeding songbirds at the adjacent forest sampling points, observers recorded 1,216 detections of the 44 species for 211 of 241 wildlife openings</w:t>
      </w:r>
      <w:r w:rsidR="00E746BF" w:rsidRPr="003808E1">
        <w:rPr>
          <w:rFonts w:ascii="Times New Roman" w:hAnsi="Times New Roman" w:cs="Times New Roman"/>
          <w:sz w:val="24"/>
          <w:szCs w:val="24"/>
        </w:rPr>
        <w:t xml:space="preserve"> (Table 3)</w:t>
      </w:r>
      <w:r w:rsidR="00DC357E" w:rsidRPr="003808E1">
        <w:rPr>
          <w:rFonts w:ascii="Times New Roman" w:hAnsi="Times New Roman" w:cs="Times New Roman"/>
          <w:sz w:val="24"/>
          <w:szCs w:val="24"/>
        </w:rPr>
        <w:t xml:space="preserve">. A total of 90 species were detected during the post-breeding </w:t>
      </w:r>
      <w:r w:rsidR="00715FAB" w:rsidRPr="003808E1">
        <w:rPr>
          <w:rFonts w:ascii="Times New Roman" w:hAnsi="Times New Roman" w:cs="Times New Roman"/>
          <w:sz w:val="24"/>
          <w:szCs w:val="24"/>
        </w:rPr>
        <w:t xml:space="preserve">bird </w:t>
      </w:r>
      <w:r w:rsidR="00DC357E" w:rsidRPr="003808E1">
        <w:rPr>
          <w:rFonts w:ascii="Times New Roman" w:hAnsi="Times New Roman" w:cs="Times New Roman"/>
          <w:sz w:val="24"/>
          <w:szCs w:val="24"/>
        </w:rPr>
        <w:t>transect surveys that were conducted along transects within the wildlife openings from 14 July to 5 August. Of those, 65 species were included in the hierarchical community model for post-breeding songbirds.</w:t>
      </w:r>
      <w:r w:rsidR="00715FAB" w:rsidRPr="003808E1">
        <w:rPr>
          <w:rFonts w:ascii="Times New Roman" w:hAnsi="Times New Roman" w:cs="Times New Roman"/>
          <w:sz w:val="24"/>
          <w:szCs w:val="24"/>
        </w:rPr>
        <w:t xml:space="preserve"> During the transect surveys, observers recorded 1,267 detections of the 65 species at 81 of 82 wildlife openings</w:t>
      </w:r>
      <w:r w:rsidR="00E710F4" w:rsidRPr="003808E1">
        <w:rPr>
          <w:rFonts w:ascii="Times New Roman" w:hAnsi="Times New Roman" w:cs="Times New Roman"/>
          <w:sz w:val="24"/>
          <w:szCs w:val="24"/>
        </w:rPr>
        <w:t>.</w:t>
      </w:r>
    </w:p>
    <w:p w14:paraId="049D3F14" w14:textId="109DBBF9" w:rsidR="00D71F98"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on breeding and post-breeding songbird guild richness</w:t>
      </w:r>
    </w:p>
    <w:p w14:paraId="764B4152" w14:textId="05854DE0" w:rsidR="00C4422E" w:rsidRPr="003808E1" w:rsidRDefault="009E363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 subset of the predictor variables that had significant influence on game bird species occupancy were also important for breeding songbirds in the wildlife openings. Of the 19 predictor variables, 9 had significant relationships with overall species richness, 13 had significant relationships with early-successional and edge-associated guild richness, 7 had significant relationships with forest-interior guild richness, 4 had significant relationships with forest-gap guild richness, and 6 had significant relationships with forest generalist guild richness</w:t>
      </w:r>
      <w:r w:rsidR="00310F31"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w:t>
      </w:r>
      <w:r w:rsidR="00310F31" w:rsidRPr="003808E1">
        <w:rPr>
          <w:rFonts w:ascii="Times New Roman" w:hAnsi="Times New Roman" w:cs="Times New Roman"/>
          <w:sz w:val="24"/>
          <w:szCs w:val="24"/>
        </w:rPr>
        <w:t xml:space="preserve"> </w:t>
      </w:r>
      <w:commentRangeStart w:id="14"/>
      <w:r w:rsidR="002771A7" w:rsidRPr="003808E1">
        <w:rPr>
          <w:rFonts w:ascii="Times New Roman" w:hAnsi="Times New Roman" w:cs="Times New Roman"/>
          <w:sz w:val="24"/>
          <w:szCs w:val="24"/>
        </w:rPr>
        <w:t>Mean expected o</w:t>
      </w:r>
      <w:r w:rsidR="00507037" w:rsidRPr="003808E1">
        <w:rPr>
          <w:rFonts w:ascii="Times New Roman" w:hAnsi="Times New Roman" w:cs="Times New Roman"/>
          <w:sz w:val="24"/>
          <w:szCs w:val="24"/>
        </w:rPr>
        <w:t>verall specie</w:t>
      </w:r>
      <w:r w:rsidR="00177865" w:rsidRPr="003808E1">
        <w:rPr>
          <w:rFonts w:ascii="Times New Roman" w:hAnsi="Times New Roman" w:cs="Times New Roman"/>
          <w:sz w:val="24"/>
          <w:szCs w:val="24"/>
        </w:rPr>
        <w:t>s</w:t>
      </w:r>
      <w:r w:rsidR="00507037" w:rsidRPr="003808E1">
        <w:rPr>
          <w:rFonts w:ascii="Times New Roman" w:hAnsi="Times New Roman" w:cs="Times New Roman"/>
          <w:sz w:val="24"/>
          <w:szCs w:val="24"/>
        </w:rPr>
        <w:t xml:space="preserve"> richness and breeding songbird guild</w:t>
      </w:r>
      <w:r w:rsidR="00177865" w:rsidRPr="003808E1">
        <w:rPr>
          <w:rFonts w:ascii="Times New Roman" w:hAnsi="Times New Roman" w:cs="Times New Roman"/>
          <w:sz w:val="24"/>
          <w:szCs w:val="24"/>
        </w:rPr>
        <w:t xml:space="preserve"> richness</w:t>
      </w:r>
      <w:r w:rsidR="00507037" w:rsidRPr="003808E1">
        <w:rPr>
          <w:rFonts w:ascii="Times New Roman" w:hAnsi="Times New Roman" w:cs="Times New Roman"/>
          <w:sz w:val="24"/>
          <w:szCs w:val="24"/>
        </w:rPr>
        <w:t xml:space="preserve"> tended to respond negatively to opening type</w:t>
      </w:r>
      <w:commentRangeEnd w:id="14"/>
      <w:r w:rsidR="00F56E83">
        <w:rPr>
          <w:rStyle w:val="CommentReference"/>
        </w:rPr>
        <w:commentReference w:id="14"/>
      </w:r>
      <w:r w:rsidR="00507037" w:rsidRPr="003808E1">
        <w:rPr>
          <w:rFonts w:ascii="Times New Roman" w:hAnsi="Times New Roman" w:cs="Times New Roman"/>
          <w:sz w:val="24"/>
          <w:szCs w:val="24"/>
        </w:rPr>
        <w:t xml:space="preserve">, percent tree cover outside the wildlife opening, elevation, proportion of both mature and </w:t>
      </w:r>
      <w:commentRangeStart w:id="15"/>
      <w:r w:rsidR="00507037" w:rsidRPr="003808E1">
        <w:rPr>
          <w:rFonts w:ascii="Times New Roman" w:hAnsi="Times New Roman" w:cs="Times New Roman"/>
          <w:sz w:val="24"/>
          <w:szCs w:val="24"/>
        </w:rPr>
        <w:t xml:space="preserve">immature sawtimber </w:t>
      </w:r>
      <w:commentRangeEnd w:id="15"/>
      <w:r w:rsidR="00EC01F3">
        <w:rPr>
          <w:rStyle w:val="CommentReference"/>
        </w:rPr>
        <w:commentReference w:id="15"/>
      </w:r>
      <w:r w:rsidR="00507037" w:rsidRPr="003808E1">
        <w:rPr>
          <w:rFonts w:ascii="Times New Roman" w:hAnsi="Times New Roman" w:cs="Times New Roman"/>
          <w:sz w:val="24"/>
          <w:szCs w:val="24"/>
        </w:rPr>
        <w:t>within 1 km, and proportion of agriculture within 1 km</w:t>
      </w:r>
      <w:r w:rsidR="00177865" w:rsidRPr="003808E1">
        <w:rPr>
          <w:rFonts w:ascii="Times New Roman" w:hAnsi="Times New Roman" w:cs="Times New Roman"/>
          <w:sz w:val="24"/>
          <w:szCs w:val="24"/>
        </w:rPr>
        <w:t>, but tended to respond positively to road proximity and percent sapling cover</w:t>
      </w:r>
      <w:r w:rsidR="00507037" w:rsidRPr="003808E1">
        <w:rPr>
          <w:rFonts w:ascii="Times New Roman" w:hAnsi="Times New Roman" w:cs="Times New Roman"/>
          <w:sz w:val="24"/>
          <w:szCs w:val="24"/>
        </w:rPr>
        <w:t xml:space="preserve"> (Table 10).</w:t>
      </w:r>
      <w:r w:rsidR="00177865" w:rsidRPr="003808E1">
        <w:rPr>
          <w:rFonts w:ascii="Times New Roman" w:hAnsi="Times New Roman" w:cs="Times New Roman"/>
          <w:sz w:val="24"/>
          <w:szCs w:val="24"/>
        </w:rPr>
        <w:t xml:space="preserve"> In addition, 3 of the 4 guilds had a quadratic relationship with area, peaking in </w:t>
      </w:r>
      <w:r w:rsidR="002771A7" w:rsidRPr="003808E1">
        <w:rPr>
          <w:rFonts w:ascii="Times New Roman" w:hAnsi="Times New Roman" w:cs="Times New Roman"/>
          <w:sz w:val="24"/>
          <w:szCs w:val="24"/>
        </w:rPr>
        <w:t xml:space="preserve">mean expected </w:t>
      </w:r>
      <w:r w:rsidR="00177865" w:rsidRPr="003808E1">
        <w:rPr>
          <w:rFonts w:ascii="Times New Roman" w:hAnsi="Times New Roman" w:cs="Times New Roman"/>
          <w:sz w:val="24"/>
          <w:szCs w:val="24"/>
        </w:rPr>
        <w:t>guild richness within larger wildlife openings</w:t>
      </w:r>
      <w:r w:rsidR="005E37BD" w:rsidRPr="003808E1">
        <w:rPr>
          <w:rFonts w:ascii="Times New Roman" w:hAnsi="Times New Roman" w:cs="Times New Roman"/>
          <w:sz w:val="24"/>
          <w:szCs w:val="24"/>
        </w:rPr>
        <w:t xml:space="preserve"> (Figure 6)</w:t>
      </w:r>
      <w:r w:rsidR="00177865" w:rsidRPr="003808E1">
        <w:rPr>
          <w:rFonts w:ascii="Times New Roman" w:hAnsi="Times New Roman" w:cs="Times New Roman"/>
          <w:sz w:val="24"/>
          <w:szCs w:val="24"/>
        </w:rPr>
        <w:t>.</w:t>
      </w:r>
    </w:p>
    <w:p w14:paraId="2190C3F0" w14:textId="22CC6D33" w:rsidR="00C4422E" w:rsidRPr="003808E1" w:rsidRDefault="0017786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Breeding songbirds in the adjacent forest </w:t>
      </w:r>
      <w:r w:rsidR="00323CAC" w:rsidRPr="003808E1">
        <w:rPr>
          <w:rFonts w:ascii="Times New Roman" w:hAnsi="Times New Roman" w:cs="Times New Roman"/>
          <w:sz w:val="24"/>
          <w:szCs w:val="24"/>
        </w:rPr>
        <w:t>were significantly influenced by certain predictor variables that were important for game bird species occupancy, but there were fewer overall significant relationships compared to breeding songbirds in the wildlife openings</w:t>
      </w:r>
      <w:r w:rsidRPr="003808E1">
        <w:rPr>
          <w:rFonts w:ascii="Times New Roman" w:hAnsi="Times New Roman" w:cs="Times New Roman"/>
          <w:sz w:val="24"/>
          <w:szCs w:val="24"/>
        </w:rPr>
        <w:t xml:space="preserve">. </w:t>
      </w:r>
      <w:r w:rsidR="00323CAC" w:rsidRPr="003808E1">
        <w:rPr>
          <w:rFonts w:ascii="Times New Roman" w:hAnsi="Times New Roman" w:cs="Times New Roman"/>
          <w:sz w:val="24"/>
          <w:szCs w:val="24"/>
        </w:rPr>
        <w:t xml:space="preserve">Of the 19 predictor variables, 5 had significant relationships with overall species richness, 6 had significant relationships with forest-interior guild richness, 4 had significant relationships with forest-gap guild richness, and 4 had significant relationships with forest generalist guild richness (Table 10). Notably, </w:t>
      </w:r>
      <w:r w:rsidR="002771A7" w:rsidRPr="003808E1">
        <w:rPr>
          <w:rFonts w:ascii="Times New Roman" w:hAnsi="Times New Roman" w:cs="Times New Roman"/>
          <w:sz w:val="24"/>
          <w:szCs w:val="24"/>
        </w:rPr>
        <w:t xml:space="preserve">mean expected </w:t>
      </w:r>
      <w:r w:rsidR="00323CAC" w:rsidRPr="003808E1">
        <w:rPr>
          <w:rFonts w:ascii="Times New Roman" w:hAnsi="Times New Roman" w:cs="Times New Roman"/>
          <w:sz w:val="24"/>
          <w:szCs w:val="24"/>
        </w:rPr>
        <w:t>o</w:t>
      </w:r>
      <w:r w:rsidRPr="003808E1">
        <w:rPr>
          <w:rFonts w:ascii="Times New Roman" w:hAnsi="Times New Roman" w:cs="Times New Roman"/>
          <w:sz w:val="24"/>
          <w:szCs w:val="24"/>
        </w:rPr>
        <w:t>verall species richness and forest-interior guild richness</w:t>
      </w:r>
      <w:r w:rsidR="00323CAC" w:rsidRPr="003808E1">
        <w:rPr>
          <w:rFonts w:ascii="Times New Roman" w:hAnsi="Times New Roman" w:cs="Times New Roman"/>
          <w:sz w:val="24"/>
          <w:szCs w:val="24"/>
        </w:rPr>
        <w:t xml:space="preserve"> at adjacent forest sampling points</w:t>
      </w:r>
      <w:r w:rsidRPr="003808E1">
        <w:rPr>
          <w:rFonts w:ascii="Times New Roman" w:hAnsi="Times New Roman" w:cs="Times New Roman"/>
          <w:sz w:val="24"/>
          <w:szCs w:val="24"/>
        </w:rPr>
        <w:t xml:space="preserve"> had </w:t>
      </w:r>
      <w:r w:rsidR="00DE1266" w:rsidRPr="003808E1">
        <w:rPr>
          <w:rFonts w:ascii="Times New Roman" w:hAnsi="Times New Roman" w:cs="Times New Roman"/>
          <w:sz w:val="24"/>
          <w:szCs w:val="24"/>
        </w:rPr>
        <w:t>negative</w:t>
      </w:r>
      <w:r w:rsidRPr="003808E1">
        <w:rPr>
          <w:rFonts w:ascii="Times New Roman" w:hAnsi="Times New Roman" w:cs="Times New Roman"/>
          <w:sz w:val="24"/>
          <w:szCs w:val="24"/>
        </w:rPr>
        <w:t xml:space="preserve"> quadratic relationship</w:t>
      </w:r>
      <w:r w:rsidR="00323CAC" w:rsidRPr="003808E1">
        <w:rPr>
          <w:rFonts w:ascii="Times New Roman" w:hAnsi="Times New Roman" w:cs="Times New Roman"/>
          <w:sz w:val="24"/>
          <w:szCs w:val="24"/>
        </w:rPr>
        <w:t>s</w:t>
      </w:r>
      <w:r w:rsidRPr="003808E1">
        <w:rPr>
          <w:rFonts w:ascii="Times New Roman" w:hAnsi="Times New Roman" w:cs="Times New Roman"/>
          <w:sz w:val="24"/>
          <w:szCs w:val="24"/>
        </w:rPr>
        <w:t xml:space="preserve"> with wildlife opening size (</w:t>
      </w:r>
      <w:r w:rsidR="005E37BD" w:rsidRPr="003808E1">
        <w:rPr>
          <w:rFonts w:ascii="Times New Roman" w:hAnsi="Times New Roman" w:cs="Times New Roman"/>
          <w:sz w:val="24"/>
          <w:szCs w:val="24"/>
        </w:rPr>
        <w:t>Figure 6</w:t>
      </w:r>
      <w:r w:rsidRPr="003808E1">
        <w:rPr>
          <w:rFonts w:ascii="Times New Roman" w:hAnsi="Times New Roman" w:cs="Times New Roman"/>
          <w:sz w:val="24"/>
          <w:szCs w:val="24"/>
        </w:rPr>
        <w:t xml:space="preserve">),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 xml:space="preserve">number of species and corresponded to large wildlife openings, </w:t>
      </w:r>
      <w:r w:rsidRPr="003808E1">
        <w:rPr>
          <w:rFonts w:ascii="Times New Roman" w:hAnsi="Times New Roman" w:cs="Times New Roman"/>
          <w:sz w:val="24"/>
          <w:szCs w:val="24"/>
        </w:rPr>
        <w:t>but they responded negatively to the number of large openings within 1 km of the focal wildlife opening (Table 10).</w:t>
      </w:r>
    </w:p>
    <w:p w14:paraId="27426E12" w14:textId="0F307F54" w:rsidR="001B388A" w:rsidRPr="003808E1" w:rsidRDefault="00993BE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For post-breeding songbirds in wildlife openings, only 3 of the 7 predictor variables included in the post-breeding guild richness models were significant for at least one guild</w:t>
      </w:r>
      <w:r w:rsidR="00044CEC"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 xml:space="preserve">. </w:t>
      </w:r>
      <w:r w:rsidR="00A70859" w:rsidRPr="003808E1">
        <w:rPr>
          <w:rFonts w:ascii="Times New Roman" w:hAnsi="Times New Roman" w:cs="Times New Roman"/>
          <w:sz w:val="24"/>
          <w:szCs w:val="24"/>
        </w:rPr>
        <w:t xml:space="preserve">For overall species and most guilds,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richness</w:t>
      </w:r>
      <w:r w:rsidRPr="003808E1">
        <w:rPr>
          <w:rFonts w:ascii="Times New Roman" w:hAnsi="Times New Roman" w:cs="Times New Roman"/>
          <w:sz w:val="24"/>
          <w:szCs w:val="24"/>
        </w:rPr>
        <w:t xml:space="preserve"> decreased with elevation, but exhibited </w:t>
      </w:r>
      <w:commentRangeStart w:id="16"/>
      <w:r w:rsidR="00DE1266" w:rsidRPr="003808E1">
        <w:rPr>
          <w:rFonts w:ascii="Times New Roman" w:hAnsi="Times New Roman" w:cs="Times New Roman"/>
          <w:sz w:val="24"/>
          <w:szCs w:val="24"/>
        </w:rPr>
        <w:t>negative</w:t>
      </w:r>
      <w:r w:rsidRPr="003808E1">
        <w:rPr>
          <w:rFonts w:ascii="Times New Roman" w:hAnsi="Times New Roman" w:cs="Times New Roman"/>
          <w:sz w:val="24"/>
          <w:szCs w:val="24"/>
        </w:rPr>
        <w:t xml:space="preserve"> quadratic relationships </w:t>
      </w:r>
      <w:commentRangeEnd w:id="16"/>
      <w:r w:rsidR="00EC01F3">
        <w:rPr>
          <w:rStyle w:val="CommentReference"/>
        </w:rPr>
        <w:commentReference w:id="16"/>
      </w:r>
      <w:r w:rsidRPr="003808E1">
        <w:rPr>
          <w:rFonts w:ascii="Times New Roman" w:hAnsi="Times New Roman" w:cs="Times New Roman"/>
          <w:sz w:val="24"/>
          <w:szCs w:val="24"/>
        </w:rPr>
        <w:t xml:space="preserve">with area,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number of species and corresponded to large wildlife openings</w:t>
      </w:r>
      <w:r w:rsidR="00044CEC" w:rsidRPr="003808E1">
        <w:rPr>
          <w:rFonts w:ascii="Times New Roman" w:hAnsi="Times New Roman" w:cs="Times New Roman"/>
          <w:sz w:val="24"/>
          <w:szCs w:val="24"/>
        </w:rPr>
        <w:t xml:space="preserve"> (Figure 6)</w:t>
      </w:r>
      <w:r w:rsidRPr="003808E1">
        <w:rPr>
          <w:rFonts w:ascii="Times New Roman" w:hAnsi="Times New Roman" w:cs="Times New Roman"/>
          <w:sz w:val="24"/>
          <w:szCs w:val="24"/>
        </w:rPr>
        <w:t>.</w:t>
      </w:r>
      <w:r w:rsidR="00A70859" w:rsidRPr="003808E1">
        <w:rPr>
          <w:rFonts w:ascii="Times New Roman" w:hAnsi="Times New Roman" w:cs="Times New Roman"/>
          <w:sz w:val="24"/>
          <w:szCs w:val="24"/>
        </w:rPr>
        <w:t xml:space="preserve"> In addition,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 xml:space="preserve">overall species richness and forest generalist guild richness declined </w:t>
      </w:r>
      <w:r w:rsidR="00A70859" w:rsidRPr="003808E1">
        <w:rPr>
          <w:rFonts w:ascii="Times New Roman" w:hAnsi="Times New Roman" w:cs="Times New Roman"/>
          <w:sz w:val="24"/>
          <w:szCs w:val="24"/>
        </w:rPr>
        <w:lastRenderedPageBreak/>
        <w:t>with increasing proportions of mature forest within 1 km.</w:t>
      </w:r>
    </w:p>
    <w:p w14:paraId="6AF3FFA4" w14:textId="77777777" w:rsidR="00B242E5" w:rsidRPr="003808E1" w:rsidRDefault="00B242E5" w:rsidP="00E236EB">
      <w:pPr>
        <w:widowControl w:val="0"/>
        <w:spacing w:line="276" w:lineRule="auto"/>
        <w:rPr>
          <w:rFonts w:ascii="Times New Roman" w:hAnsi="Times New Roman" w:cs="Times New Roman"/>
          <w:b/>
          <w:bCs/>
          <w:sz w:val="24"/>
          <w:szCs w:val="24"/>
        </w:rPr>
      </w:pPr>
    </w:p>
    <w:p w14:paraId="7D51C5D7" w14:textId="6C83DB20"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Discussion</w:t>
      </w:r>
    </w:p>
    <w:p w14:paraId="7217CE7E" w14:textId="623AB857" w:rsidR="00B06F27"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This study </w:t>
      </w:r>
      <w:r w:rsidR="00B06F27" w:rsidRPr="003808E1">
        <w:rPr>
          <w:rFonts w:ascii="Times New Roman" w:hAnsi="Times New Roman" w:cs="Times New Roman"/>
          <w:sz w:val="24"/>
          <w:szCs w:val="24"/>
        </w:rPr>
        <w:t xml:space="preserve">quantified the effects of site-level and landscape-level wildlife opening attributes on multi-species avian occupancy and identified specific characteristics of wildlife openings that support target game birds and a diversity of breeding and post-breeding songbirds. My results supported the hypothesis that management and local habitat attributes best explain game bird species occupancy in wildlife openings. </w:t>
      </w:r>
      <w:commentRangeStart w:id="17"/>
      <w:r w:rsidR="00B06F27" w:rsidRPr="003808E1">
        <w:rPr>
          <w:rFonts w:ascii="Times New Roman" w:hAnsi="Times New Roman" w:cs="Times New Roman"/>
          <w:sz w:val="24"/>
          <w:szCs w:val="24"/>
        </w:rPr>
        <w:t xml:space="preserve">Site-level variables consistently performed better than landscape-level variables. </w:t>
      </w:r>
      <w:commentRangeEnd w:id="17"/>
      <w:r w:rsidR="00B922BB">
        <w:rPr>
          <w:rStyle w:val="CommentReference"/>
        </w:rPr>
        <w:commentReference w:id="17"/>
      </w:r>
      <w:r w:rsidR="00B06F27" w:rsidRPr="003808E1">
        <w:rPr>
          <w:rFonts w:ascii="Times New Roman" w:hAnsi="Times New Roman" w:cs="Times New Roman"/>
          <w:sz w:val="24"/>
          <w:szCs w:val="24"/>
        </w:rPr>
        <w:t xml:space="preserve">However, a holistic assessment of additional impacts on songbird diversity in wildlife openings highlighted the importance of landscape context. To promote game bird species occurrence in wildlife openings, land managers should primarily focus on management actions and habitat, but to also maximize overall songbird species richness and songbird guild richness during the breeding and post-breeding seasons, it is important to consider </w:t>
      </w:r>
      <w:commentRangeStart w:id="18"/>
      <w:r w:rsidR="00B06F27" w:rsidRPr="003808E1">
        <w:rPr>
          <w:rFonts w:ascii="Times New Roman" w:hAnsi="Times New Roman" w:cs="Times New Roman"/>
          <w:sz w:val="24"/>
          <w:szCs w:val="24"/>
        </w:rPr>
        <w:t>elevatio</w:t>
      </w:r>
      <w:commentRangeEnd w:id="18"/>
      <w:r w:rsidR="00B922BB">
        <w:rPr>
          <w:rStyle w:val="CommentReference"/>
        </w:rPr>
        <w:commentReference w:id="18"/>
      </w:r>
      <w:r w:rsidR="00B06F27" w:rsidRPr="003808E1">
        <w:rPr>
          <w:rFonts w:ascii="Times New Roman" w:hAnsi="Times New Roman" w:cs="Times New Roman"/>
          <w:sz w:val="24"/>
          <w:szCs w:val="24"/>
        </w:rPr>
        <w:t xml:space="preserve">n, </w:t>
      </w:r>
      <w:del w:id="19" w:author="Christopher Rota" w:date="2023-05-25T14:07:00Z">
        <w:r w:rsidR="00B06F27" w:rsidRPr="003808E1" w:rsidDel="00096C3C">
          <w:rPr>
            <w:rFonts w:ascii="Times New Roman" w:hAnsi="Times New Roman" w:cs="Times New Roman"/>
            <w:sz w:val="24"/>
            <w:szCs w:val="24"/>
          </w:rPr>
          <w:delText>area</w:delText>
        </w:r>
        <w:r w:rsidR="00D92684" w:rsidRPr="003808E1" w:rsidDel="00096C3C">
          <w:rPr>
            <w:rFonts w:ascii="Times New Roman" w:hAnsi="Times New Roman" w:cs="Times New Roman"/>
            <w:sz w:val="24"/>
            <w:szCs w:val="24"/>
          </w:rPr>
          <w:delText xml:space="preserve"> </w:delText>
        </w:r>
      </w:del>
      <w:ins w:id="20" w:author="Christopher Rota" w:date="2023-05-25T14:07:00Z">
        <w:r w:rsidR="00096C3C">
          <w:rPr>
            <w:rFonts w:ascii="Times New Roman" w:hAnsi="Times New Roman" w:cs="Times New Roman"/>
            <w:sz w:val="24"/>
            <w:szCs w:val="24"/>
          </w:rPr>
          <w:t>size</w:t>
        </w:r>
        <w:r w:rsidR="00096C3C" w:rsidRPr="003808E1">
          <w:rPr>
            <w:rFonts w:ascii="Times New Roman" w:hAnsi="Times New Roman" w:cs="Times New Roman"/>
            <w:sz w:val="24"/>
            <w:szCs w:val="24"/>
          </w:rPr>
          <w:t xml:space="preserve"> </w:t>
        </w:r>
      </w:ins>
      <w:r w:rsidR="00D92684" w:rsidRPr="003808E1">
        <w:rPr>
          <w:rFonts w:ascii="Times New Roman" w:hAnsi="Times New Roman" w:cs="Times New Roman"/>
          <w:sz w:val="24"/>
          <w:szCs w:val="24"/>
        </w:rPr>
        <w:t>of the wildlife opening</w:t>
      </w:r>
      <w:r w:rsidR="00B06F27" w:rsidRPr="003808E1">
        <w:rPr>
          <w:rFonts w:ascii="Times New Roman" w:hAnsi="Times New Roman" w:cs="Times New Roman"/>
          <w:sz w:val="24"/>
          <w:szCs w:val="24"/>
        </w:rPr>
        <w:t>, and proportions of different land cover types in the surrounding landscape.</w:t>
      </w:r>
    </w:p>
    <w:p w14:paraId="52DA59E8" w14:textId="66C6DA5B" w:rsidR="00DB463C" w:rsidRPr="003808E1" w:rsidRDefault="00AC42EE" w:rsidP="00E236EB">
      <w:pPr>
        <w:widowControl w:val="0"/>
        <w:spacing w:line="276" w:lineRule="auto"/>
        <w:ind w:firstLine="720"/>
        <w:rPr>
          <w:rFonts w:ascii="Times New Roman" w:hAnsi="Times New Roman" w:cs="Times New Roman"/>
          <w:sz w:val="24"/>
          <w:szCs w:val="24"/>
        </w:rPr>
      </w:pPr>
      <w:del w:id="21" w:author="Christopher Rota" w:date="2023-05-25T14:33:00Z">
        <w:r w:rsidRPr="003808E1" w:rsidDel="00B922BB">
          <w:rPr>
            <w:rFonts w:ascii="Times New Roman" w:hAnsi="Times New Roman" w:cs="Times New Roman"/>
            <w:sz w:val="24"/>
            <w:szCs w:val="24"/>
          </w:rPr>
          <w:delText>The 4 candidate multi-species game bird occupancy models with management- and habitat-related predictor variables performed better than the 4 candidate models with landscape-level covariates</w:delText>
        </w:r>
        <w:r w:rsidR="00DB463C" w:rsidRPr="003808E1" w:rsidDel="00B922BB">
          <w:rPr>
            <w:rFonts w:ascii="Times New Roman" w:hAnsi="Times New Roman" w:cs="Times New Roman"/>
            <w:sz w:val="24"/>
            <w:szCs w:val="24"/>
          </w:rPr>
          <w:delText>, suggesting</w:delText>
        </w:r>
      </w:del>
      <w:ins w:id="22" w:author="Christopher Rota" w:date="2023-05-25T14:33:00Z">
        <w:r w:rsidR="00B922BB">
          <w:rPr>
            <w:rFonts w:ascii="Times New Roman" w:hAnsi="Times New Roman" w:cs="Times New Roman"/>
            <w:sz w:val="24"/>
            <w:szCs w:val="24"/>
          </w:rPr>
          <w:t>My results suggest</w:t>
        </w:r>
      </w:ins>
      <w:r w:rsidR="00DB463C" w:rsidRPr="003808E1">
        <w:rPr>
          <w:rFonts w:ascii="Times New Roman" w:hAnsi="Times New Roman" w:cs="Times New Roman"/>
          <w:sz w:val="24"/>
          <w:szCs w:val="24"/>
        </w:rPr>
        <w:t xml:space="preserve"> that wild turkey, ruffed grouse, and American woodcock are responding more strongly to site-level factors than </w:t>
      </w:r>
      <w:r w:rsidR="00F56B77" w:rsidRPr="003808E1">
        <w:rPr>
          <w:rFonts w:ascii="Times New Roman" w:hAnsi="Times New Roman" w:cs="Times New Roman"/>
          <w:sz w:val="24"/>
          <w:szCs w:val="24"/>
        </w:rPr>
        <w:t xml:space="preserve">to </w:t>
      </w:r>
      <w:r w:rsidR="00DB463C" w:rsidRPr="003808E1">
        <w:rPr>
          <w:rFonts w:ascii="Times New Roman" w:hAnsi="Times New Roman" w:cs="Times New Roman"/>
          <w:sz w:val="24"/>
          <w:szCs w:val="24"/>
        </w:rPr>
        <w:t>landscape context</w:t>
      </w:r>
      <w:r w:rsidRPr="003808E1">
        <w:rPr>
          <w:rFonts w:ascii="Times New Roman" w:hAnsi="Times New Roman" w:cs="Times New Roman"/>
          <w:sz w:val="24"/>
          <w:szCs w:val="24"/>
        </w:rPr>
        <w:t>.</w:t>
      </w:r>
      <w:r w:rsidR="00DB463C" w:rsidRPr="003808E1">
        <w:rPr>
          <w:rFonts w:ascii="Times New Roman" w:hAnsi="Times New Roman" w:cs="Times New Roman"/>
          <w:sz w:val="24"/>
          <w:szCs w:val="24"/>
        </w:rPr>
        <w:t xml:space="preserve"> </w:t>
      </w:r>
      <w:r w:rsidR="00F5462B" w:rsidRPr="003808E1">
        <w:rPr>
          <w:rFonts w:ascii="Times New Roman" w:hAnsi="Times New Roman" w:cs="Times New Roman"/>
          <w:sz w:val="24"/>
          <w:szCs w:val="24"/>
        </w:rPr>
        <w:t>Th</w:t>
      </w:r>
      <w:r w:rsidR="0077065E" w:rsidRPr="003808E1">
        <w:rPr>
          <w:rFonts w:ascii="Times New Roman" w:hAnsi="Times New Roman" w:cs="Times New Roman"/>
          <w:sz w:val="24"/>
          <w:szCs w:val="24"/>
        </w:rPr>
        <w:t>is</w:t>
      </w:r>
      <w:r w:rsidR="00DB463C" w:rsidRPr="003808E1">
        <w:rPr>
          <w:rFonts w:ascii="Times New Roman" w:hAnsi="Times New Roman" w:cs="Times New Roman"/>
          <w:sz w:val="24"/>
          <w:szCs w:val="24"/>
        </w:rPr>
        <w:t xml:space="preserve"> </w:t>
      </w:r>
      <w:del w:id="23" w:author="Christopher Rota" w:date="2023-05-25T14:33:00Z">
        <w:r w:rsidR="00DB463C" w:rsidRPr="003808E1" w:rsidDel="00B922BB">
          <w:rPr>
            <w:rFonts w:ascii="Times New Roman" w:hAnsi="Times New Roman" w:cs="Times New Roman"/>
            <w:sz w:val="24"/>
            <w:szCs w:val="24"/>
          </w:rPr>
          <w:delText xml:space="preserve">finding from my study </w:delText>
        </w:r>
      </w:del>
      <w:r w:rsidR="00DB463C" w:rsidRPr="003808E1">
        <w:rPr>
          <w:rFonts w:ascii="Times New Roman" w:hAnsi="Times New Roman" w:cs="Times New Roman"/>
          <w:sz w:val="24"/>
          <w:szCs w:val="24"/>
        </w:rPr>
        <w:t>build</w:t>
      </w:r>
      <w:r w:rsidR="0077065E" w:rsidRPr="003808E1">
        <w:rPr>
          <w:rFonts w:ascii="Times New Roman" w:hAnsi="Times New Roman" w:cs="Times New Roman"/>
          <w:sz w:val="24"/>
          <w:szCs w:val="24"/>
        </w:rPr>
        <w:t>s</w:t>
      </w:r>
      <w:r w:rsidR="00DB463C" w:rsidRPr="003808E1">
        <w:rPr>
          <w:rFonts w:ascii="Times New Roman" w:hAnsi="Times New Roman" w:cs="Times New Roman"/>
          <w:sz w:val="24"/>
          <w:szCs w:val="24"/>
        </w:rPr>
        <w:t xml:space="preserve"> upon the previous literature focused on game bird species in forest openings. Other studies have also </w:t>
      </w:r>
      <w:r w:rsidR="00D43623" w:rsidRPr="003808E1">
        <w:rPr>
          <w:rFonts w:ascii="Times New Roman" w:hAnsi="Times New Roman" w:cs="Times New Roman"/>
          <w:sz w:val="24"/>
          <w:szCs w:val="24"/>
        </w:rPr>
        <w:t>documented game birds us</w:t>
      </w:r>
      <w:r w:rsidR="000207DE" w:rsidRPr="003808E1">
        <w:rPr>
          <w:rFonts w:ascii="Times New Roman" w:hAnsi="Times New Roman" w:cs="Times New Roman"/>
          <w:sz w:val="24"/>
          <w:szCs w:val="24"/>
        </w:rPr>
        <w:t>ing</w:t>
      </w:r>
      <w:r w:rsidR="00D43623" w:rsidRPr="003808E1">
        <w:rPr>
          <w:rFonts w:ascii="Times New Roman" w:hAnsi="Times New Roman" w:cs="Times New Roman"/>
          <w:sz w:val="24"/>
          <w:szCs w:val="24"/>
        </w:rPr>
        <w:t xml:space="preserve"> open-canopy, managed areas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turkeys","type":"article-journal","volume":"11"},"uris":["http://www.mendeley.com/documents/?uuid=f2f37bb2-3f34-368d-9983-34c0a3d7c371"]},{"id":"ITEM-3","itemData":{"DOI":"10.1656/045.029.0102","ISSN":"10926194","abstract":"Pinus rigida (Pitch Pine)-Quercus ilicifolia (Scrub Oak) barrens require active management to maintain, but the effects of forest management on snakes and game birds is poorly understood. We conducted vegetation surveys and examined incidental encounter data of a variety of snake and game bird species on a managed pine barren in Montague, MA, from 2008 to 2018. We recorded 73 observations, including 44 Coluber constrictor constrictor (Northern Black Racer) and 7 Meleagris gallopavo (Wild Turkey) nests. All of our observations were in managed habitats (Scrub Oak, treated Pitch Pine, and powerline corridors) which had low (&lt;30%) tree canopy cover. Observed densities of Northern Black Racers did not significantly vary among these open-canopy habitats, or with time since treatment between 2 to 8 years since initial harvest in treated Pitch Pine. We did not conduct extensive surveys in unmanaged, closed-canopy Pitch Pine forests; thus, we were unable to determine the relative use by racers and game birds of unmanaged versus managed habitats. Nevertheless, snakes and game birds were using and nesting in the managed habitats at least to some extent. Our findings on racers and game birds from this study are preliminary, but combined with results from other studies, they suggest that ecosystem management in pine barrens can benefit snakes and game birds, along with a wide variety of other taxa.","author":[{"dropping-particle":"","family":"Akresh","given":"Michael E","non-dropping-particle":"","parse-names":false,"suffix":""},{"dropping-particle":"","family":"Meeker","given":"Evan D","non-dropping-particle":"","parse-names":false,"suffix":""},{"dropping-particle":"","family":"King","given":"David I","non-dropping-particle":"","parse-names":false,"suffix":""}],"container-title":"Northeastern Naturalist","id":"ITEM-3","issue":"1","issued":{"date-parts":[["2022"]]},"page":"11-27","title":"Observations of Snakes and Game Birds in a Managed Pine Barren in Massachusetts","type":"article-journal","volume":"29"},"uris":["http://www.mendeley.com/documents/?uuid=72051e5a-a991-38b4-8b40-7cd3d55428d1"]}],"mendeley":{"formattedCitation":"(Hale and Gregg 1976, Healy and Nenno 1983, Akresh et al. 2022)","plainTextFormattedCitation":"(Hale and Gregg 1976, Healy and Nenno 1983, Akresh et al. 2022)","previouslyFormattedCitation":"(Hale and Gregg 1976, Healy and Nenno 1983, Akresh et al. 2022)"},"properties":{"noteIndex":0},"schema":"https://github.com/citation-style-language/schema/raw/master/csl-citation.json"}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(Hale and Gregg 1976, Healy and Nenno 1983, Akresh et al. 2022)</w:t>
      </w:r>
      <w:r w:rsidR="00DE6A37" w:rsidRPr="003808E1">
        <w:rPr>
          <w:rFonts w:ascii="Times New Roman" w:hAnsi="Times New Roman" w:cs="Times New Roman"/>
          <w:sz w:val="24"/>
          <w:szCs w:val="24"/>
        </w:rPr>
        <w:fldChar w:fldCharType="end"/>
      </w:r>
      <w:r w:rsidR="00D43623" w:rsidRPr="003808E1">
        <w:rPr>
          <w:rFonts w:ascii="Times New Roman" w:hAnsi="Times New Roman" w:cs="Times New Roman"/>
          <w:sz w:val="24"/>
          <w:szCs w:val="24"/>
        </w:rPr>
        <w:t xml:space="preserve"> </w:t>
      </w:r>
      <w:r w:rsidR="001B45E0" w:rsidRPr="003808E1">
        <w:rPr>
          <w:rFonts w:ascii="Times New Roman" w:hAnsi="Times New Roman" w:cs="Times New Roman"/>
          <w:sz w:val="24"/>
          <w:szCs w:val="24"/>
        </w:rPr>
        <w:t>and highlighted the importance of management and local habitat attributes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structure","type":"article-journal","volume":"49"},"uris":["http://www.mendeley.com/documents/?uuid=7fd412cd-2fc5-324f-a99e-7a8255e9a18e"]},{"id":"ITEM-2","itemData":{"author":[{"dropping-particle":"","family":"Hollifield","given":"B Kip","non-dropping-particle":"","parse-names":false,"suffix":""},{"dropping-particle":"","family":"Dimmick","given":"Ralph W","non-dropping-particle":"","parse-names":false,"suffix":""}],"container-title":"Wildlife Society Bulletin","id":"ITEM-2","issue":"4","issued":{"date-parts":[["1995"]]},"page":"756-764","title":"Arthropod abundance relative to forest management practices benefiting ruffed grouse in the southern Appalachians","type":"article-journal","volume":"23"},"uris":["http://www.mendeley.com/documents/?uuid=4afb9b33-35ee-3688-a42a-e337b6d281c9"]},{"id":"ITEM-3","itemData":{"DOI":"10.1016/J.FORECO.2008.02.019","ISSN":"0378-1127","abstract":"Brood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Management","id":"ITEM-3","issue":"10","issued":{"date-parts":[["2008","5","30"]]},"page":"3580-3588","publisher":"Elsevier","title":"Ruffed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Appalachians","type":"article-journal","volume":"255"},"uris":["http://www.mendeley.com/documents/?uuid=6178d1e6-f457-303b-a1e2-3c2b49ea9db2"]}],"mendeley":{"formattedCitation":"(Healy 1985, Hollifield and Dimmick 1995, Jones et al. 2008)","plainTextFormattedCitation":"(Healy 1985, Hollifield and Dimmick 1995, Jones et al. 2008)","previouslyFormattedCitation":"(Healy 1985, Hollifield and Dimmick 1995, Jones et al. 2008)"},"properties":{"noteIndex":0},"schema":"https://github.com/citation-style-language/schema/raw/master/csl-citation.json"}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(Healy 1985, Hollifield and Dimmick 1995, Jones et al. 2008)</w:t>
      </w:r>
      <w:r w:rsidR="00DE6A37" w:rsidRPr="003808E1">
        <w:rPr>
          <w:rFonts w:ascii="Times New Roman" w:hAnsi="Times New Roman" w:cs="Times New Roman"/>
          <w:sz w:val="24"/>
          <w:szCs w:val="24"/>
        </w:rPr>
        <w:fldChar w:fldCharType="end"/>
      </w:r>
      <w:r w:rsidR="00DB463C"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For example, r</w:t>
      </w:r>
      <w:r w:rsidR="008051B8" w:rsidRPr="003808E1">
        <w:rPr>
          <w:rFonts w:ascii="Times New Roman" w:hAnsi="Times New Roman" w:cs="Times New Roman"/>
          <w:sz w:val="24"/>
          <w:szCs w:val="24"/>
        </w:rPr>
        <w:t xml:space="preserve">ecommendations for creating and managing ruffed grouse habitat </w:t>
      </w:r>
      <w:r w:rsidR="001B45E0" w:rsidRPr="003808E1">
        <w:rPr>
          <w:rFonts w:ascii="Times New Roman" w:hAnsi="Times New Roman" w:cs="Times New Roman"/>
          <w:sz w:val="24"/>
          <w:szCs w:val="24"/>
        </w:rPr>
        <w:t>include promoting the growth of young mixed stands with high horizontal and vertical cover provided by high small-stem density</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{"citationItems":[{"id":"ITEM-1","itemData":{"DOI":"10.2193/2005-614","ISSN":"0022-541X","abstract":"Adequate cover is a critical component of ruffed grouse (Bonasa umbellus) habitat during the brood-rearing period when chick mortality is high. We assessed habitat use by ruffed grouse during the brood-rearing period by comparing characteristics of tree, shrub, and ground layers at ruffed grouse brood and random locations. We captured and radiomarked 29 females with broods in 2 forest settings of the Reserve faunique de Portneuf, Quebec, Canada. We described grouse habitat using ground surveys and forest maps, and we identified the used habitat characteristics using analysis of variance and logistic regression. Females with broods used mixed and regenerated clearcut stands that were 1.5-7 m tall and 11-20 years old. Compared with random locations, grouse locations had higher lateral obstruction (76% vs. 68%), higher small-stem density (29,085 stems/ha vs. 19,340 stems/ha), and were closer to roads and trails. Percentage of coverage by ground vegetation was not higher at grouse locations as often reported in previous studies. Results from this study will help orient ruffed grouse habitat management on Quebec public land and elsewhere in nordic-temperate mixed hardwood-softwood forests to maintain suitable brood habitat after logging operations. Forest management should promote growth of young mixed stands with high horizontal and vertical cover provided by high small-stem density, which offers protection against aerial and terrestrial predation. Edges such as roadsides are also important in brood habitat as they provide food and cover.","author":[{"dropping-particle":"","family":"Giroux","given":"WENDY","non-dropping-particle":"","parse-names":false,"suffix":""},{"dropping-particle":"","family":"Blanchette","given":"PIERRE","non-dropping-particle":"","parse-names":false,"suffix":""},{"dropping-particle":"","family":"Bourgeois","given":"JEAN-CLAUDE","non-dropping-particle":"","parse-names":false,"suffix":""},{"dropping-particle":"","family":"Cabana","given":"GILBERT","non-dropping-particle":"","parse-names":false,"suffix":""}],"container-title":"Journal of Wildlife Management","id":"ITEM-1","issue":"1","issued":{"date-parts":[["2007","2","1"]]},"page":"87-95","publisher":"John Wiley &amp; Sons, Ltd","title":"Ruffed Grouse Brood Habitat Use in Mixed Softwood–Hardwood Nordic–Temperate Forests, Quebec, Canada","type":"article-journal","volume":"71"},"uris":["http://www.mendeley.com/documents/?uuid=26ddfd2e-45d6-35ec-973a-05bcf2ddaa53"]}],"mendeley":{"formattedCitation":"(Giroux et al. 2007)","plainTextFormattedCitation":"(Giroux et al. 2007)","previouslyFormattedCitation":"(Giroux et al. 2007)"},"properties":{"noteIndex":0},"schema":"https://github.com/citation-style-language/schema/raw/master/csl-citation.json"}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(Giroux et al. 2007)</w:t>
      </w:r>
      <w:r w:rsidR="00DE6A37" w:rsidRPr="003808E1">
        <w:rPr>
          <w:rFonts w:ascii="Times New Roman" w:hAnsi="Times New Roman" w:cs="Times New Roman"/>
          <w:sz w:val="24"/>
          <w:szCs w:val="24"/>
        </w:rPr>
        <w:fldChar w:fldCharType="end"/>
      </w:r>
      <w:r w:rsidR="001B45E0"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M</w:t>
      </w:r>
      <w:r w:rsidR="0048561A" w:rsidRPr="003808E1">
        <w:rPr>
          <w:rFonts w:ascii="Times New Roman" w:hAnsi="Times New Roman" w:cs="Times New Roman"/>
          <w:sz w:val="24"/>
          <w:szCs w:val="24"/>
        </w:rPr>
        <w:t xml:space="preserve">y </w:t>
      </w:r>
      <w:r w:rsidR="00D228E1" w:rsidRPr="003808E1">
        <w:rPr>
          <w:rFonts w:ascii="Times New Roman" w:hAnsi="Times New Roman" w:cs="Times New Roman"/>
          <w:sz w:val="24"/>
          <w:szCs w:val="24"/>
        </w:rPr>
        <w:t>study results</w:t>
      </w:r>
      <w:r w:rsidR="0048561A" w:rsidRPr="003808E1">
        <w:rPr>
          <w:rFonts w:ascii="Times New Roman" w:hAnsi="Times New Roman" w:cs="Times New Roman"/>
          <w:sz w:val="24"/>
          <w:szCs w:val="24"/>
        </w:rPr>
        <w:t xml:space="preserve"> regarding wildlife opening size </w:t>
      </w:r>
      <w:r w:rsidR="00D228E1" w:rsidRPr="003808E1">
        <w:rPr>
          <w:rFonts w:ascii="Times New Roman" w:hAnsi="Times New Roman" w:cs="Times New Roman"/>
          <w:sz w:val="24"/>
          <w:szCs w:val="24"/>
        </w:rPr>
        <w:t>were</w:t>
      </w:r>
      <w:r w:rsidR="0048561A" w:rsidRPr="003808E1">
        <w:rPr>
          <w:rFonts w:ascii="Times New Roman" w:hAnsi="Times New Roman" w:cs="Times New Roman"/>
          <w:sz w:val="24"/>
          <w:szCs w:val="24"/>
        </w:rPr>
        <w:t xml:space="preserve"> also congruent with prevailing game bird habitat management recommendations</w:t>
      </w:r>
      <w:r w:rsidR="00D228E1" w:rsidRPr="003808E1">
        <w:rPr>
          <w:rFonts w:ascii="Times New Roman" w:hAnsi="Times New Roman" w:cs="Times New Roman"/>
          <w:sz w:val="24"/>
          <w:szCs w:val="24"/>
        </w:rPr>
        <w:t>, which often involve creating midsize to large openings in the landscape</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6B1508"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1997)","plainTextFormattedCitation":"(Thompson and Dessecker 1997)","previouslyFormattedCitation":"(Thompson and Dessecker 1997)"},"properties":{"noteIndex":0},"schema":"https://github.com/citation-style-language/schema/raw/master/csl-citation.json"}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(Thompson and Dessecker 1997)</w:t>
      </w:r>
      <w:r w:rsidR="00DE6A37" w:rsidRPr="003808E1">
        <w:rPr>
          <w:rFonts w:ascii="Times New Roman" w:hAnsi="Times New Roman" w:cs="Times New Roman"/>
          <w:sz w:val="24"/>
          <w:szCs w:val="24"/>
        </w:rPr>
        <w:fldChar w:fldCharType="end"/>
      </w:r>
      <w:r w:rsidR="0048561A"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p>
    <w:p w14:paraId="2053D9DE" w14:textId="35666FA3" w:rsidR="0077065E" w:rsidRPr="003808E1" w:rsidRDefault="00C52172" w:rsidP="00E236EB">
      <w:pPr>
        <w:widowControl w:val="0"/>
        <w:spacing w:line="276" w:lineRule="auto"/>
        <w:ind w:firstLine="720"/>
        <w:rPr>
          <w:rFonts w:ascii="Times New Roman" w:hAnsi="Times New Roman" w:cs="Times New Roman"/>
          <w:sz w:val="24"/>
          <w:szCs w:val="24"/>
        </w:rPr>
      </w:pPr>
      <w:commentRangeStart w:id="24"/>
      <w:r w:rsidRPr="003808E1">
        <w:rPr>
          <w:rFonts w:ascii="Times New Roman" w:hAnsi="Times New Roman" w:cs="Times New Roman"/>
          <w:sz w:val="24"/>
          <w:szCs w:val="24"/>
        </w:rPr>
        <w:t>Although land managers often focus on game bird species, promoting general biodiversity in wildlife openings is often a secondary goal. My study specifically identifie</w:t>
      </w:r>
      <w:r w:rsidR="00F56B77"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 effects of site-level and landscape-level factors that</w:t>
      </w:r>
      <w:r w:rsidR="00F56B77" w:rsidRPr="003808E1">
        <w:rPr>
          <w:rFonts w:ascii="Times New Roman" w:hAnsi="Times New Roman" w:cs="Times New Roman"/>
          <w:sz w:val="24"/>
          <w:szCs w:val="24"/>
        </w:rPr>
        <w:t xml:space="preserve"> were</w:t>
      </w:r>
      <w:r w:rsidRPr="003808E1">
        <w:rPr>
          <w:rFonts w:ascii="Times New Roman" w:hAnsi="Times New Roman" w:cs="Times New Roman"/>
          <w:sz w:val="24"/>
          <w:szCs w:val="24"/>
        </w:rPr>
        <w:t xml:space="preserve"> important for wild turkey, ruffed grouse, and American woodcock, and then explore</w:t>
      </w:r>
      <w:r w:rsidR="0077065E"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their effects on breeding and post-breeding songbird species within and adjacent to the wildlife openings. </w:t>
      </w:r>
      <w:commentRangeStart w:id="25"/>
      <w:r w:rsidR="004B64F7" w:rsidRPr="003808E1">
        <w:rPr>
          <w:rFonts w:ascii="Times New Roman" w:hAnsi="Times New Roman" w:cs="Times New Roman"/>
          <w:sz w:val="24"/>
          <w:szCs w:val="24"/>
        </w:rPr>
        <w:t xml:space="preserve">One interesting trend was </w:t>
      </w:r>
      <w:commentRangeEnd w:id="25"/>
      <w:r w:rsidR="00052884">
        <w:rPr>
          <w:rStyle w:val="CommentReference"/>
        </w:rPr>
        <w:commentReference w:id="25"/>
      </w:r>
      <w:r w:rsidR="004B64F7" w:rsidRPr="003808E1">
        <w:rPr>
          <w:rFonts w:ascii="Times New Roman" w:hAnsi="Times New Roman" w:cs="Times New Roman"/>
          <w:sz w:val="24"/>
          <w:szCs w:val="24"/>
        </w:rPr>
        <w:t xml:space="preserve">the </w:t>
      </w:r>
      <w:r w:rsidR="00C8086D" w:rsidRPr="003808E1">
        <w:rPr>
          <w:rFonts w:ascii="Times New Roman" w:hAnsi="Times New Roman" w:cs="Times New Roman"/>
          <w:sz w:val="24"/>
          <w:szCs w:val="24"/>
        </w:rPr>
        <w:t xml:space="preserve">consistency in importance and effects of opening size on breeding and post-breeding songbirds within the wildlife openings. Overall species richness and guild richness either had significant positive linear or negative quadratic relationships, with the maximum </w:t>
      </w:r>
      <w:r w:rsidR="005F7364" w:rsidRPr="003808E1">
        <w:rPr>
          <w:rFonts w:ascii="Times New Roman" w:hAnsi="Times New Roman" w:cs="Times New Roman"/>
          <w:sz w:val="24"/>
          <w:szCs w:val="24"/>
        </w:rPr>
        <w:t xml:space="preserve">mean expected </w:t>
      </w:r>
      <w:r w:rsidR="00C8086D" w:rsidRPr="003808E1">
        <w:rPr>
          <w:rFonts w:ascii="Times New Roman" w:hAnsi="Times New Roman" w:cs="Times New Roman"/>
          <w:sz w:val="24"/>
          <w:szCs w:val="24"/>
        </w:rPr>
        <w:t xml:space="preserve">number of species repeatedly occurring between 8 ha and 20 ha across guilds and sampling seasons. </w:t>
      </w:r>
      <w:r w:rsidR="00A76EDF" w:rsidRPr="003808E1">
        <w:rPr>
          <w:rFonts w:ascii="Times New Roman" w:hAnsi="Times New Roman" w:cs="Times New Roman"/>
          <w:sz w:val="24"/>
          <w:szCs w:val="24"/>
        </w:rPr>
        <w:lastRenderedPageBreak/>
        <w:t xml:space="preserve">Correspondingly, the minimum </w:t>
      </w:r>
      <w:r w:rsidR="005F7364" w:rsidRPr="003808E1">
        <w:rPr>
          <w:rFonts w:ascii="Times New Roman" w:hAnsi="Times New Roman" w:cs="Times New Roman"/>
          <w:sz w:val="24"/>
          <w:szCs w:val="24"/>
        </w:rPr>
        <w:t xml:space="preserve">mean expected </w:t>
      </w:r>
      <w:r w:rsidR="00A76EDF" w:rsidRPr="003808E1">
        <w:rPr>
          <w:rFonts w:ascii="Times New Roman" w:hAnsi="Times New Roman" w:cs="Times New Roman"/>
          <w:sz w:val="24"/>
          <w:szCs w:val="24"/>
        </w:rPr>
        <w:t xml:space="preserve">number of breeding and post-breeding songbird species within the wildlife openings occurred in small openings (&lt;1 ha). </w:t>
      </w:r>
      <w:r w:rsidR="004D6DD4" w:rsidRPr="003808E1">
        <w:rPr>
          <w:rFonts w:ascii="Times New Roman" w:hAnsi="Times New Roman" w:cs="Times New Roman"/>
          <w:sz w:val="24"/>
          <w:szCs w:val="24"/>
        </w:rPr>
        <w:t>When c</w:t>
      </w:r>
      <w:r w:rsidR="00A76EDF" w:rsidRPr="003808E1">
        <w:rPr>
          <w:rFonts w:ascii="Times New Roman" w:hAnsi="Times New Roman" w:cs="Times New Roman"/>
          <w:sz w:val="24"/>
          <w:szCs w:val="24"/>
        </w:rPr>
        <w:t xml:space="preserve">omparing the 4 habitat guilds, it </w:t>
      </w:r>
      <w:r w:rsidR="004D6DD4" w:rsidRPr="003808E1">
        <w:rPr>
          <w:rFonts w:ascii="Times New Roman" w:hAnsi="Times New Roman" w:cs="Times New Roman"/>
          <w:sz w:val="24"/>
          <w:szCs w:val="24"/>
        </w:rPr>
        <w:t>was</w:t>
      </w:r>
      <w:r w:rsidR="00A76EDF" w:rsidRPr="003808E1">
        <w:rPr>
          <w:rFonts w:ascii="Times New Roman" w:hAnsi="Times New Roman" w:cs="Times New Roman"/>
          <w:sz w:val="24"/>
          <w:szCs w:val="24"/>
        </w:rPr>
        <w:t xml:space="preserve"> also notable that the highest magnitude effects of opening size were on early-successional and edge-associated guild richness. This is consistent with previous studies that correlate early-successional and shrubland </w:t>
      </w:r>
      <w:r w:rsidR="00047E7F" w:rsidRPr="003808E1">
        <w:rPr>
          <w:rFonts w:ascii="Times New Roman" w:hAnsi="Times New Roman" w:cs="Times New Roman"/>
          <w:sz w:val="24"/>
          <w:szCs w:val="24"/>
        </w:rPr>
        <w:t>guild</w:t>
      </w:r>
      <w:r w:rsidR="00A76EDF" w:rsidRPr="003808E1">
        <w:rPr>
          <w:rFonts w:ascii="Times New Roman" w:hAnsi="Times New Roman" w:cs="Times New Roman"/>
          <w:sz w:val="24"/>
          <w:szCs w:val="24"/>
        </w:rPr>
        <w:t xml:space="preserve"> richness and </w:t>
      </w:r>
      <w:r w:rsidR="00047E7F" w:rsidRPr="003808E1">
        <w:rPr>
          <w:rFonts w:ascii="Times New Roman" w:hAnsi="Times New Roman" w:cs="Times New Roman"/>
          <w:sz w:val="24"/>
          <w:szCs w:val="24"/>
        </w:rPr>
        <w:t xml:space="preserve">species </w:t>
      </w:r>
      <w:r w:rsidR="00A76EDF" w:rsidRPr="003808E1">
        <w:rPr>
          <w:rFonts w:ascii="Times New Roman" w:hAnsi="Times New Roman" w:cs="Times New Roman"/>
          <w:sz w:val="24"/>
          <w:szCs w:val="24"/>
        </w:rPr>
        <w:t>abundance with patch size</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USA","type":"article-journal","volume":"258"},"uris":["http://www.mendeley.com/documents/?uuid=0f1437bc-d438-3d6b-a463-aac7d1be333f"]},{"id":"ITEM-2","itemData":{"DOI":"10.1016/J.FORECO.2009.03.008","ISSN":"0378-1127","abstract":"Population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Management","id":"ITEM-2","issue":"11","issued":{"date-parts":[["2009","5","10"]]},"page":"2308-2316","publisher":"Elsevier","title":"Investigating area-sensitivity in shrubland birds: responses to patch size in a forested landscape","type":"article-journal","volume":"257"},"uris":["http://www.mendeley.com/documents/?uuid=984c630c-640b-3f58-b0f1-23c3161ca270"]},{"id":"ITEM-3","itemData":{"DOI":"10.1890/1051-0761(2001)011[1680:EOGSOS]2.0.CO;2","ISSN":"1939-5582","author":[{"dropping-particle":"","family":"Moorman","given":"Christopher E.","non-dropping-particle":"","parse-names":false,"suffix":""},{"dropping-particle":"","family":"Guynn, Jr.","given":"David C.","non-dropping-particle":"","parse-names":false,"suffix":""}],"container-title":"Ecological Applications","id":"ITEM-3","issue":"6","issued":{"date-parts":[["2015","12","1"]]},"page":"1680-1691","title":"Effects of group-selection opening size on breeding bird habitat use in bottomland forest","type":"article-journal","volume":"11"},"uris":["http://www.mendeley.com/documents/?uuid=597efa15-8f73-3a78-a609-6d79f4ff8c28"]}],"mendeley":{"formattedCitation":"(Chandler et al. 2009, Lehnen and Rodewald 2009, Moorman and Guynn, Jr. 2015)","plainTextFormattedCitation":"(Chandler et al. 2009, Lehnen and Rodewald 2009, Moorman and Guynn, Jr. 2015)","previouslyFormattedCitation":"(Chandler et al. 2009, Lehnen and Rodewald 2009,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(Chandler et al. 2009, Lehnen and Rodewald 2009, Moorman and Guynn, Jr. 2015)</w:t>
      </w:r>
      <w:r w:rsidR="003660C4">
        <w:rPr>
          <w:rFonts w:ascii="Times New Roman" w:hAnsi="Times New Roman" w:cs="Times New Roman"/>
          <w:sz w:val="24"/>
          <w:szCs w:val="24"/>
        </w:rPr>
        <w:fldChar w:fldCharType="end"/>
      </w:r>
      <w:r w:rsidR="00A76EDF" w:rsidRPr="003808E1">
        <w:rPr>
          <w:rFonts w:ascii="Times New Roman" w:hAnsi="Times New Roman" w:cs="Times New Roman"/>
          <w:sz w:val="24"/>
          <w:szCs w:val="24"/>
        </w:rPr>
        <w:t>.</w:t>
      </w:r>
      <w:commentRangeEnd w:id="24"/>
      <w:r w:rsidR="00052884">
        <w:rPr>
          <w:rStyle w:val="CommentReference"/>
        </w:rPr>
        <w:commentReference w:id="24"/>
      </w:r>
    </w:p>
    <w:p w14:paraId="62E22B95" w14:textId="1B48440A" w:rsidR="00B06F27" w:rsidRPr="003808E1" w:rsidRDefault="004B64F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Ultimately, b</w:t>
      </w:r>
      <w:r w:rsidR="00C52172" w:rsidRPr="003808E1">
        <w:rPr>
          <w:rFonts w:ascii="Times New Roman" w:hAnsi="Times New Roman" w:cs="Times New Roman"/>
          <w:sz w:val="24"/>
          <w:szCs w:val="24"/>
        </w:rPr>
        <w:t>ased on my results, land managers can maximize</w:t>
      </w:r>
      <w:r w:rsidR="0077065E" w:rsidRPr="003808E1">
        <w:rPr>
          <w:rFonts w:ascii="Times New Roman" w:hAnsi="Times New Roman" w:cs="Times New Roman"/>
          <w:sz w:val="24"/>
          <w:szCs w:val="24"/>
        </w:rPr>
        <w:t xml:space="preserve"> both </w:t>
      </w:r>
      <w:r w:rsidR="00C52172" w:rsidRPr="003808E1">
        <w:rPr>
          <w:rFonts w:ascii="Times New Roman" w:hAnsi="Times New Roman" w:cs="Times New Roman"/>
          <w:sz w:val="24"/>
          <w:szCs w:val="24"/>
        </w:rPr>
        <w:t>game bird occurrence and breeding / post-breeding songbird diversity</w:t>
      </w:r>
      <w:r w:rsidRPr="003808E1">
        <w:rPr>
          <w:rFonts w:ascii="Times New Roman" w:hAnsi="Times New Roman" w:cs="Times New Roman"/>
          <w:sz w:val="24"/>
          <w:szCs w:val="24"/>
        </w:rPr>
        <w:t xml:space="preserve"> in wildlife openings</w:t>
      </w:r>
      <w:r w:rsidR="00C52172" w:rsidRPr="003808E1">
        <w:rPr>
          <w:rFonts w:ascii="Times New Roman" w:hAnsi="Times New Roman" w:cs="Times New Roman"/>
          <w:sz w:val="24"/>
          <w:szCs w:val="24"/>
        </w:rPr>
        <w:t xml:space="preserve"> by establishing relatively large (</w:t>
      </w:r>
      <w:r w:rsidR="00055474" w:rsidRPr="003808E1">
        <w:rPr>
          <w:rFonts w:ascii="Times New Roman" w:hAnsi="Times New Roman" w:cs="Times New Roman"/>
          <w:sz w:val="24"/>
          <w:szCs w:val="24"/>
        </w:rPr>
        <w:t>8</w:t>
      </w:r>
      <w:r w:rsidR="00C52172" w:rsidRPr="003808E1">
        <w:rPr>
          <w:rFonts w:ascii="Times New Roman" w:hAnsi="Times New Roman" w:cs="Times New Roman"/>
          <w:sz w:val="24"/>
          <w:szCs w:val="24"/>
        </w:rPr>
        <w:t>–</w:t>
      </w:r>
      <w:r w:rsidR="00055474" w:rsidRPr="003808E1">
        <w:rPr>
          <w:rFonts w:ascii="Times New Roman" w:hAnsi="Times New Roman" w:cs="Times New Roman"/>
          <w:sz w:val="24"/>
          <w:szCs w:val="24"/>
        </w:rPr>
        <w:t>20</w:t>
      </w:r>
      <w:r w:rsidR="00C52172" w:rsidRPr="003808E1">
        <w:rPr>
          <w:rFonts w:ascii="Times New Roman" w:hAnsi="Times New Roman" w:cs="Times New Roman"/>
          <w:sz w:val="24"/>
          <w:szCs w:val="24"/>
        </w:rPr>
        <w:t xml:space="preserve"> ha), </w:t>
      </w:r>
      <w:r w:rsidR="00055474" w:rsidRPr="003808E1">
        <w:rPr>
          <w:rFonts w:ascii="Times New Roman" w:hAnsi="Times New Roman" w:cs="Times New Roman"/>
          <w:sz w:val="24"/>
          <w:szCs w:val="24"/>
        </w:rPr>
        <w:t>actively</w:t>
      </w:r>
      <w:r w:rsidR="00D228E1" w:rsidRPr="003808E1">
        <w:rPr>
          <w:rFonts w:ascii="Times New Roman" w:hAnsi="Times New Roman" w:cs="Times New Roman"/>
          <w:sz w:val="24"/>
          <w:szCs w:val="24"/>
        </w:rPr>
        <w:t xml:space="preserve"> managed</w:t>
      </w:r>
      <w:r w:rsidR="00C52172" w:rsidRPr="003808E1">
        <w:rPr>
          <w:rFonts w:ascii="Times New Roman" w:hAnsi="Times New Roman" w:cs="Times New Roman"/>
          <w:sz w:val="24"/>
          <w:szCs w:val="24"/>
        </w:rPr>
        <w:t xml:space="preserve"> wildlife openings in mid-elevation</w:t>
      </w:r>
      <w:r w:rsidR="00055474" w:rsidRPr="003808E1">
        <w:rPr>
          <w:rFonts w:ascii="Times New Roman" w:hAnsi="Times New Roman" w:cs="Times New Roman"/>
          <w:sz w:val="24"/>
          <w:szCs w:val="24"/>
        </w:rPr>
        <w:t xml:space="preserve"> (</w:t>
      </w:r>
      <w:r w:rsidR="007A7B89" w:rsidRPr="003808E1">
        <w:rPr>
          <w:rFonts w:ascii="Times New Roman" w:hAnsi="Times New Roman" w:cs="Times New Roman"/>
          <w:sz w:val="24"/>
          <w:szCs w:val="24"/>
        </w:rPr>
        <w:t>8</w:t>
      </w:r>
      <w:r w:rsidR="00055474" w:rsidRPr="003808E1">
        <w:rPr>
          <w:rFonts w:ascii="Times New Roman" w:hAnsi="Times New Roman" w:cs="Times New Roman"/>
          <w:sz w:val="24"/>
          <w:szCs w:val="24"/>
        </w:rPr>
        <w:t>00–1</w:t>
      </w:r>
      <w:r w:rsidR="007A7B89" w:rsidRPr="003808E1">
        <w:rPr>
          <w:rFonts w:ascii="Times New Roman" w:hAnsi="Times New Roman" w:cs="Times New Roman"/>
          <w:sz w:val="24"/>
          <w:szCs w:val="24"/>
        </w:rPr>
        <w:t>2</w:t>
      </w:r>
      <w:r w:rsidR="00055474" w:rsidRPr="003808E1">
        <w:rPr>
          <w:rFonts w:ascii="Times New Roman" w:hAnsi="Times New Roman" w:cs="Times New Roman"/>
          <w:sz w:val="24"/>
          <w:szCs w:val="24"/>
        </w:rPr>
        <w:t>00 m)</w:t>
      </w:r>
      <w:r w:rsidR="00C52172" w:rsidRPr="003808E1">
        <w:rPr>
          <w:rFonts w:ascii="Times New Roman" w:hAnsi="Times New Roman" w:cs="Times New Roman"/>
          <w:sz w:val="24"/>
          <w:szCs w:val="24"/>
        </w:rPr>
        <w:t xml:space="preserve"> areas </w:t>
      </w:r>
      <w:commentRangeStart w:id="26"/>
      <w:r w:rsidR="00C52172" w:rsidRPr="003808E1">
        <w:rPr>
          <w:rFonts w:ascii="Times New Roman" w:hAnsi="Times New Roman" w:cs="Times New Roman"/>
          <w:sz w:val="24"/>
          <w:szCs w:val="24"/>
        </w:rPr>
        <w:t>away from roads</w:t>
      </w:r>
      <w:commentRangeEnd w:id="26"/>
      <w:r w:rsidR="00052884">
        <w:rPr>
          <w:rStyle w:val="CommentReference"/>
        </w:rPr>
        <w:commentReference w:id="26"/>
      </w:r>
      <w:r w:rsidR="00C52172" w:rsidRPr="003808E1">
        <w:rPr>
          <w:rFonts w:ascii="Times New Roman" w:hAnsi="Times New Roman" w:cs="Times New Roman"/>
          <w:sz w:val="24"/>
          <w:szCs w:val="24"/>
        </w:rPr>
        <w:t xml:space="preserve">. Within the wildlife openings, it </w:t>
      </w:r>
      <w:r w:rsidR="00055474" w:rsidRPr="003808E1">
        <w:rPr>
          <w:rFonts w:ascii="Times New Roman" w:hAnsi="Times New Roman" w:cs="Times New Roman"/>
          <w:sz w:val="24"/>
          <w:szCs w:val="24"/>
        </w:rPr>
        <w:t>would be</w:t>
      </w:r>
      <w:r w:rsidR="00C52172" w:rsidRPr="003808E1">
        <w:rPr>
          <w:rFonts w:ascii="Times New Roman" w:hAnsi="Times New Roman" w:cs="Times New Roman"/>
          <w:sz w:val="24"/>
          <w:szCs w:val="24"/>
        </w:rPr>
        <w:t xml:space="preserve"> best to</w:t>
      </w:r>
      <w:r w:rsidR="00055474" w:rsidRPr="003808E1">
        <w:rPr>
          <w:rFonts w:ascii="Times New Roman" w:hAnsi="Times New Roman" w:cs="Times New Roman"/>
          <w:sz w:val="24"/>
          <w:szCs w:val="24"/>
        </w:rPr>
        <w:t xml:space="preserve"> have trees present but</w:t>
      </w:r>
      <w:r w:rsidR="00C52172" w:rsidRPr="003808E1">
        <w:rPr>
          <w:rFonts w:ascii="Times New Roman" w:hAnsi="Times New Roman" w:cs="Times New Roman"/>
          <w:sz w:val="24"/>
          <w:szCs w:val="24"/>
        </w:rPr>
        <w:t xml:space="preserve"> reduce percent sapling cover and canopy height. Considering the surrounding landscape, it might be beneficial to have small </w:t>
      </w:r>
      <w:r w:rsidR="00840D94" w:rsidRPr="003808E1">
        <w:rPr>
          <w:rFonts w:ascii="Times New Roman" w:hAnsi="Times New Roman" w:cs="Times New Roman"/>
          <w:sz w:val="24"/>
          <w:szCs w:val="24"/>
        </w:rPr>
        <w:t xml:space="preserve">and large </w:t>
      </w:r>
      <w:r w:rsidR="00C52172" w:rsidRPr="003808E1">
        <w:rPr>
          <w:rFonts w:ascii="Times New Roman" w:hAnsi="Times New Roman" w:cs="Times New Roman"/>
          <w:sz w:val="24"/>
          <w:szCs w:val="24"/>
        </w:rPr>
        <w:t xml:space="preserve">openings </w:t>
      </w:r>
      <w:r w:rsidR="00F56B77" w:rsidRPr="003808E1">
        <w:rPr>
          <w:rFonts w:ascii="Times New Roman" w:hAnsi="Times New Roman" w:cs="Times New Roman"/>
          <w:sz w:val="24"/>
          <w:szCs w:val="24"/>
        </w:rPr>
        <w:t>within 1 km</w:t>
      </w:r>
      <w:r w:rsidR="00C52172" w:rsidRPr="003808E1">
        <w:rPr>
          <w:rFonts w:ascii="Times New Roman" w:hAnsi="Times New Roman" w:cs="Times New Roman"/>
          <w:sz w:val="24"/>
          <w:szCs w:val="24"/>
        </w:rPr>
        <w:t xml:space="preserve"> but to </w:t>
      </w:r>
      <w:commentRangeStart w:id="27"/>
      <w:r w:rsidR="00C52172" w:rsidRPr="003808E1">
        <w:rPr>
          <w:rFonts w:ascii="Times New Roman" w:hAnsi="Times New Roman" w:cs="Times New Roman"/>
          <w:sz w:val="24"/>
          <w:szCs w:val="24"/>
        </w:rPr>
        <w:t>avoid landscapes with high proportions of mature sawtimber, mature forest</w:t>
      </w:r>
      <w:commentRangeEnd w:id="27"/>
      <w:r w:rsidR="00052884">
        <w:rPr>
          <w:rStyle w:val="CommentReference"/>
        </w:rPr>
        <w:commentReference w:id="27"/>
      </w:r>
      <w:r w:rsidR="00C52172" w:rsidRPr="003808E1">
        <w:rPr>
          <w:rFonts w:ascii="Times New Roman" w:hAnsi="Times New Roman" w:cs="Times New Roman"/>
          <w:sz w:val="24"/>
          <w:szCs w:val="24"/>
        </w:rPr>
        <w:t xml:space="preserve">, dry-oak forest, and </w:t>
      </w:r>
      <w:commentRangeStart w:id="28"/>
      <w:r w:rsidR="00C52172" w:rsidRPr="003808E1">
        <w:rPr>
          <w:rFonts w:ascii="Times New Roman" w:hAnsi="Times New Roman" w:cs="Times New Roman"/>
          <w:sz w:val="24"/>
          <w:szCs w:val="24"/>
        </w:rPr>
        <w:t>agriculture</w:t>
      </w:r>
      <w:commentRangeEnd w:id="28"/>
      <w:r w:rsidR="00052884">
        <w:rPr>
          <w:rStyle w:val="CommentReference"/>
        </w:rPr>
        <w:commentReference w:id="28"/>
      </w:r>
      <w:r w:rsidR="00C52172" w:rsidRPr="003808E1">
        <w:rPr>
          <w:rFonts w:ascii="Times New Roman" w:hAnsi="Times New Roman" w:cs="Times New Roman"/>
          <w:sz w:val="24"/>
          <w:szCs w:val="24"/>
        </w:rPr>
        <w:t>.</w:t>
      </w:r>
      <w:r w:rsidR="00840D94" w:rsidRPr="003808E1">
        <w:rPr>
          <w:rFonts w:ascii="Times New Roman" w:hAnsi="Times New Roman" w:cs="Times New Roman"/>
          <w:sz w:val="24"/>
          <w:szCs w:val="24"/>
        </w:rPr>
        <w:t xml:space="preserve"> </w:t>
      </w:r>
      <w:r w:rsidR="00C52172" w:rsidRPr="003808E1">
        <w:rPr>
          <w:rFonts w:ascii="Times New Roman" w:hAnsi="Times New Roman" w:cs="Times New Roman"/>
          <w:sz w:val="24"/>
          <w:szCs w:val="24"/>
        </w:rPr>
        <w:t>To avoid negatively impacting the breeding bird community in adjacent forest, it would be prudent to</w:t>
      </w:r>
      <w:r w:rsidR="0059300F" w:rsidRPr="003808E1">
        <w:rPr>
          <w:rFonts w:ascii="Times New Roman" w:hAnsi="Times New Roman" w:cs="Times New Roman"/>
          <w:sz w:val="24"/>
          <w:szCs w:val="24"/>
        </w:rPr>
        <w:t xml:space="preserve"> consider limiting the maximum size of wildlife openings </w:t>
      </w:r>
      <w:commentRangeStart w:id="29"/>
      <w:r w:rsidR="0059300F" w:rsidRPr="003808E1">
        <w:rPr>
          <w:rFonts w:ascii="Times New Roman" w:hAnsi="Times New Roman" w:cs="Times New Roman"/>
          <w:sz w:val="24"/>
          <w:szCs w:val="24"/>
        </w:rPr>
        <w:t xml:space="preserve">to ≤15 ha </w:t>
      </w:r>
      <w:commentRangeEnd w:id="29"/>
      <w:r w:rsidR="00052884">
        <w:rPr>
          <w:rStyle w:val="CommentReference"/>
        </w:rPr>
        <w:commentReference w:id="29"/>
      </w:r>
      <w:r w:rsidR="0059300F" w:rsidRPr="003808E1">
        <w:rPr>
          <w:rFonts w:ascii="Times New Roman" w:hAnsi="Times New Roman" w:cs="Times New Roman"/>
          <w:sz w:val="24"/>
          <w:szCs w:val="24"/>
        </w:rPr>
        <w:t>and</w:t>
      </w:r>
      <w:r w:rsidR="00C52172" w:rsidRPr="003808E1">
        <w:rPr>
          <w:rFonts w:ascii="Times New Roman" w:hAnsi="Times New Roman" w:cs="Times New Roman"/>
          <w:sz w:val="24"/>
          <w:szCs w:val="24"/>
        </w:rPr>
        <w:t xml:space="preserve"> </w:t>
      </w:r>
      <w:r w:rsidR="005C2F96" w:rsidRPr="003808E1">
        <w:rPr>
          <w:rFonts w:ascii="Times New Roman" w:hAnsi="Times New Roman" w:cs="Times New Roman"/>
          <w:sz w:val="24"/>
          <w:szCs w:val="24"/>
        </w:rPr>
        <w:t>increas</w:t>
      </w:r>
      <w:r w:rsidR="0059300F" w:rsidRPr="003808E1">
        <w:rPr>
          <w:rFonts w:ascii="Times New Roman" w:hAnsi="Times New Roman" w:cs="Times New Roman"/>
          <w:sz w:val="24"/>
          <w:szCs w:val="24"/>
        </w:rPr>
        <w:t>ing</w:t>
      </w:r>
      <w:r w:rsidR="005C2F96" w:rsidRPr="003808E1">
        <w:rPr>
          <w:rFonts w:ascii="Times New Roman" w:hAnsi="Times New Roman" w:cs="Times New Roman"/>
          <w:sz w:val="24"/>
          <w:szCs w:val="24"/>
        </w:rPr>
        <w:t xml:space="preserve"> the spacing between</w:t>
      </w:r>
      <w:r w:rsidR="00C52172" w:rsidRPr="003808E1">
        <w:rPr>
          <w:rFonts w:ascii="Times New Roman" w:hAnsi="Times New Roman" w:cs="Times New Roman"/>
          <w:sz w:val="24"/>
          <w:szCs w:val="24"/>
        </w:rPr>
        <w:t xml:space="preserve"> large wildlife openings created in the landscape.</w:t>
      </w:r>
      <w:r w:rsidR="00581CFD" w:rsidRPr="003808E1">
        <w:rPr>
          <w:rFonts w:ascii="Times New Roman" w:hAnsi="Times New Roman" w:cs="Times New Roman"/>
          <w:sz w:val="24"/>
          <w:szCs w:val="24"/>
        </w:rPr>
        <w:t xml:space="preserve"> Previous studies have found</w:t>
      </w:r>
      <w:r w:rsidR="00D228E1" w:rsidRPr="003808E1">
        <w:rPr>
          <w:rFonts w:ascii="Times New Roman" w:hAnsi="Times New Roman" w:cs="Times New Roman"/>
          <w:sz w:val="24"/>
          <w:szCs w:val="24"/>
        </w:rPr>
        <w:t xml:space="preserve"> </w:t>
      </w:r>
      <w:r w:rsidR="0059300F" w:rsidRPr="003808E1">
        <w:rPr>
          <w:rFonts w:ascii="Times New Roman" w:hAnsi="Times New Roman" w:cs="Times New Roman"/>
          <w:sz w:val="24"/>
          <w:szCs w:val="24"/>
        </w:rPr>
        <w:t>that larger openings can have more negative effects on forest-interior songbirds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id":"ITEM-2","itemData":{"DOI":"10.1890/1051-0761(2001)011[1680:EOGSOS]2.0.CO;2","ISSN":"1939-5582","author":[{"dropping-particle":"","family":"Moorman","given":"Christopher E.","non-dropping-particle":"","parse-names":false,"suffix":""},{"dropping-particle":"","family":"Guynn, Jr.","given":"David C.","non-dropping-particle":"","parse-names":false,"suffix":""}],"container-title":"Ecological Applications","id":"ITEM-2","issue":"6","issued":{"date-parts":[["2015","12","1"]]},"page":"1680-1691","title":"Effects of group-selection opening size on breeding bird habitat use in bottomland forest","type":"article-journal","volume":"11"},"uris":["http://www.mendeley.com/documents/?uuid=597efa15-8f73-3a78-a609-6d79f4ff8c28"]}],"mendeley":{"formattedCitation":"(Germaine et al. 1997, Moorman and Guynn, Jr. 2015)","plainTextFormattedCitation":"(Germaine et al. 1997, Moorman and Guynn, Jr. 2015)","previouslyFormattedCitation":"(Germaine et al. 1997,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(Germaine et al. 1997, Moorman and Guynn, Jr. 2015)</w:t>
      </w:r>
      <w:r w:rsidR="003660C4">
        <w:rPr>
          <w:rFonts w:ascii="Times New Roman" w:hAnsi="Times New Roman" w:cs="Times New Roman"/>
          <w:sz w:val="24"/>
          <w:szCs w:val="24"/>
        </w:rPr>
        <w:fldChar w:fldCharType="end"/>
      </w:r>
      <w:r w:rsidR="00581CFD" w:rsidRPr="003808E1">
        <w:rPr>
          <w:rFonts w:ascii="Times New Roman" w:hAnsi="Times New Roman" w:cs="Times New Roman"/>
          <w:sz w:val="24"/>
          <w:szCs w:val="24"/>
        </w:rPr>
        <w:t>.</w:t>
      </w:r>
      <w:r w:rsidR="00D43623" w:rsidRPr="003808E1">
        <w:rPr>
          <w:rFonts w:ascii="Times New Roman" w:hAnsi="Times New Roman" w:cs="Times New Roman"/>
          <w:sz w:val="24"/>
          <w:szCs w:val="24"/>
        </w:rPr>
        <w:t xml:space="preserve"> It is also important to note that my study focused on </w:t>
      </w:r>
      <w:r w:rsidR="0033573C" w:rsidRPr="003808E1">
        <w:rPr>
          <w:rFonts w:ascii="Times New Roman" w:hAnsi="Times New Roman" w:cs="Times New Roman"/>
          <w:sz w:val="24"/>
          <w:szCs w:val="24"/>
        </w:rPr>
        <w:t xml:space="preserve">guild richness based on individual species occurrence. Forest-interior guild species may respond differently to wildlife opening characteristics in terms of survival and nest success. For example, forest-interior species generally avoid edge conditions for </w:t>
      </w:r>
      <w:commentRangeStart w:id="30"/>
      <w:r w:rsidR="0033573C" w:rsidRPr="003808E1">
        <w:rPr>
          <w:rFonts w:ascii="Times New Roman" w:hAnsi="Times New Roman" w:cs="Times New Roman"/>
          <w:sz w:val="24"/>
          <w:szCs w:val="24"/>
        </w:rPr>
        <w:t>nesting</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{"citationItems":[{"id":"ITEM-1","itemData":{"author":[{"dropping-particle":"","family":"Kroodsma","given":"Roger L","non-dropping-particle":"","parse-names":false,"suffix":""}],"id":"ITEM-1","issue":"3","issued":{"date-parts":[["1984"]]},"page":"426-436","title":"Effect of Edge on Breeding Forest Bird Species","type":"article-journal","volume":"96"},"uris":["http://www.mendeley.com/documents/?uuid=03910d87-10cf-3ca6-b85f-1c6eb4b9f776"]}],"mendeley":{"formattedCitation":"(Kroodsma 1984)","plainTextFormattedCitation":"(Kroodsma 1984)","previouslyFormattedCitation":"(Kroodsma 1984)"},"properties":{"noteIndex":0},"schema":"https://github.com/citation-style-language/schema/raw/master/csl-citation.json"}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(Kroodsma 1984)</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 xml:space="preserve">, and several studies have demonstrated higher predation </w:t>
      </w:r>
      <w:r w:rsidR="007B256D" w:rsidRPr="003808E1">
        <w:rPr>
          <w:rFonts w:ascii="Times New Roman" w:hAnsi="Times New Roman" w:cs="Times New Roman"/>
          <w:sz w:val="24"/>
          <w:szCs w:val="24"/>
        </w:rPr>
        <w:t xml:space="preserve">and parasitism </w:t>
      </w:r>
      <w:r w:rsidR="0033573C" w:rsidRPr="003808E1">
        <w:rPr>
          <w:rFonts w:ascii="Times New Roman" w:hAnsi="Times New Roman" w:cs="Times New Roman"/>
          <w:sz w:val="24"/>
          <w:szCs w:val="24"/>
        </w:rPr>
        <w:t>rates of nests located along or near forest edges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{"citationItems":[{"id":"ITEM-1","itemData":{"DOI":"10.2307/1309241","ISBN":"0006-3568","ISSN":"00063568","abstract":"JSTOR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157.182.10.152 on Fri, 30 Oct 2015 16:59:48 UTC All use subject to JSTOR Terms and Conditions","author":[{"dropping-particle":"","family":"Brittingham","given":"Margaret Clark","non-dropping-particle":"","parse-names":false,"suffix":""},{"dropping-particle":"","family":"Temple","given":"Stanley A.","non-dropping-particle":"","parse-names":false,"suffix":""}],"container-title":"BioScience","id":"ITEM-1","issue":"1","issued":{"date-parts":[["1983","1","1"]]},"page":"31-35","title":"Have cowbirds caused forest songbirds to decline?","type":"article-journal","volume":"33"},"uris":["http://www.mendeley.com/documents/?uuid=e46ebe82-45f9-300f-8407-c86dfd065c13"]},{"id":"ITEM-2","itemData":{"DOI":"10.2307/1939174","ISBN":"00129658","ISSN":"00129658","PMID":"1939174","abstract":"JSTOR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Nest predation has been suggested as an important cause of the decline of breeding populations of migratory songbirds in small woodlots in eastern North America. I tested this hypothesis by placing artificial nests with fresh quail eggs in forests of different sizes in Maryland and Tennessee. Predation rates were higher in small woodlots than in large tracts. Predation was especially intense in woodlots near suburban neighborhoods compared to woodlots in isolated rural areas. Experimental open-cup nests were more vulnerable to predators when placed on the ground vs. 1-2 m above ground. In either position these open-cup nests were more vulnerable to predators than experimental cavity nests. Since most species of migratory songbirds construct open-cup nests, and several species place them near the ground, migratory songbirds should be strongly affected by higher predation rates in small forest tracts.","author":[{"dropping-particle":"","family":"Wilcove","given":"David S.","non-dropping-particle":"","parse-names":false,"suffix":""}],"container-title":"Ecology","id":"ITEM-2","issue":"4","issued":{"date-parts":[["1985","8","1"]]},"page":"1211-1214","title":"Nest predation in forest tracks and the decline of migratory songbirds","type":"article-journal","volume":"66"},"uris":["http://www.mendeley.com/documents/?uuid=f24067b4-9314-3d52-9e8a-d7f33a2c0049"]},{"id":"ITEM-3","itemData":{"author":[{"dropping-particle":"","family":"Andren","given":"Henrik","non-dropping-particle":"","parse-names":false,"suffix":""},{"dropping-particle":"","family":"Angelstam","given":"Per","non-dropping-particle":"","parse-names":false,"suffix":""}],"container-title":"Source: Ecology","id":"ITEM-3","issue":"2","issued":{"date-parts":[["1988"]]},"page":"544-547","title":"Elevated Predation Rates as an Edge Effect in Habitat Islands: Experimental Evidence","type":"article-journal","volume":"69"},"uris":["http://www.mendeley.com/documents/?uuid=62deaa7e-88d8-366e-bb17-99112b651c90"]},{"id":"ITEM-4","itemData":{"ISBN":"202306:25:35","author":[{"dropping-particle":"","family":"Yahner","given":"Richard H","non-dropping-particle":"","parse-names":false,"suffix":""},{"dropping-particle":"","family":"Scott","given":"David P","non-dropping-particle":"","parse-names":false,"suffix":""}],"container-title":"Source: The Journal of Wildlife Management","id":"ITEM-4","issue":"1","issued":{"date-parts":[["1988"]]},"page":"158-161","title":"Effects of Forest Fragmentation on Depredation of Artificial Nests","type":"article-journal","volume":"52"},"uris":["http://www.mendeley.com/documents/?uuid=b5b78d65-5dfe-369c-8734-061ddc916449"]}],"mendeley":{"formattedCitation":"(Brittingham and Temple 1983, Wilcove 1985, Andren and Angelstam 1988, Yahner and Scott 1988)","manualFormatting":"(e.g., Brittingham and Temple 1983, Wilcove 1985, Andren and Angelstam 1988, Yahner and Scott 1988)","plainTextFormattedCitation":"(Brittingham and Temple 1983, Wilcove 1985, Andren and Angelstam 1988, Yahner and Scott 1988)","previouslyFormattedCitation":"(Brittingham and Temple 1983, Wilcove 1985, Andren and Angelstam 1988, Yahner and Scott 1988)"},"properties":{"noteIndex":0},"schema":"https://github.com/citation-style-language/schema/raw/master/csl-citation.json"}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w:t>
      </w:r>
      <w:r w:rsidR="003660C4">
        <w:rPr>
          <w:rFonts w:ascii="Times New Roman" w:hAnsi="Times New Roman" w:cs="Times New Roman"/>
          <w:noProof/>
          <w:sz w:val="24"/>
          <w:szCs w:val="24"/>
        </w:rPr>
        <w:t xml:space="preserve">e.g., </w:t>
      </w:r>
      <w:r w:rsidR="003660C4" w:rsidRPr="003660C4">
        <w:rPr>
          <w:rFonts w:ascii="Times New Roman" w:hAnsi="Times New Roman" w:cs="Times New Roman"/>
          <w:noProof/>
          <w:sz w:val="24"/>
          <w:szCs w:val="24"/>
        </w:rPr>
        <w:t>Brittingham and Temple 1983, Wilcove 1985, Andren and Angelstam 1988, Yahner and Scott 1988)</w:t>
      </w:r>
      <w:r w:rsidR="003660C4">
        <w:rPr>
          <w:rFonts w:ascii="Times New Roman" w:hAnsi="Times New Roman" w:cs="Times New Roman"/>
          <w:sz w:val="24"/>
          <w:szCs w:val="24"/>
        </w:rPr>
        <w:fldChar w:fldCharType="end"/>
      </w:r>
      <w:commentRangeEnd w:id="30"/>
      <w:r w:rsidR="00052884">
        <w:rPr>
          <w:rStyle w:val="CommentReference"/>
        </w:rPr>
        <w:commentReference w:id="30"/>
      </w:r>
      <w:r w:rsidR="0033573C" w:rsidRPr="003808E1">
        <w:rPr>
          <w:rFonts w:ascii="Times New Roman" w:hAnsi="Times New Roman" w:cs="Times New Roman"/>
          <w:sz w:val="24"/>
          <w:szCs w:val="24"/>
        </w:rPr>
        <w:t xml:space="preserve">. </w:t>
      </w:r>
    </w:p>
    <w:p w14:paraId="703EBE09"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Conclusions</w:t>
      </w:r>
    </w:p>
    <w:p w14:paraId="320D51B0" w14:textId="6027340C"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Here, I establish that </w:t>
      </w:r>
      <w:r w:rsidR="000177C0" w:rsidRPr="003808E1">
        <w:rPr>
          <w:rFonts w:ascii="Times New Roman" w:hAnsi="Times New Roman" w:cs="Times New Roman"/>
          <w:sz w:val="24"/>
          <w:szCs w:val="24"/>
        </w:rPr>
        <w:t>game bird species occupancy in wildlife openings in heavily forested landscape may be best explained by management actions and local habitat attributes</w:t>
      </w:r>
      <w:r w:rsidRPr="003808E1">
        <w:rPr>
          <w:rFonts w:ascii="Times New Roman" w:hAnsi="Times New Roman" w:cs="Times New Roman"/>
          <w:sz w:val="24"/>
          <w:szCs w:val="24"/>
        </w:rPr>
        <w:t xml:space="preserve">. The results of this study are valuable for understanding </w:t>
      </w:r>
      <w:r w:rsidR="000177C0" w:rsidRPr="003808E1">
        <w:rPr>
          <w:rFonts w:ascii="Times New Roman" w:hAnsi="Times New Roman" w:cs="Times New Roman"/>
          <w:sz w:val="24"/>
          <w:szCs w:val="24"/>
        </w:rPr>
        <w:t>how to best manage wildlife openings and their surrounding forest matrices for target game bird species and a diversity of songbird species in both the breeding and post-breeding seasons</w:t>
      </w:r>
      <w:r w:rsidRPr="003808E1">
        <w:rPr>
          <w:rFonts w:ascii="Times New Roman" w:hAnsi="Times New Roman" w:cs="Times New Roman"/>
          <w:sz w:val="24"/>
          <w:szCs w:val="24"/>
        </w:rPr>
        <w:t>.</w:t>
      </w:r>
      <w:r w:rsidR="005C2F96" w:rsidRPr="003808E1">
        <w:rPr>
          <w:rFonts w:ascii="Times New Roman" w:hAnsi="Times New Roman" w:cs="Times New Roman"/>
          <w:sz w:val="24"/>
          <w:szCs w:val="24"/>
        </w:rPr>
        <w:t xml:space="preserve"> My findings indicate that it </w:t>
      </w:r>
      <w:r w:rsidR="0033573C" w:rsidRPr="003808E1">
        <w:rPr>
          <w:rFonts w:ascii="Times New Roman" w:hAnsi="Times New Roman" w:cs="Times New Roman"/>
          <w:sz w:val="24"/>
          <w:szCs w:val="24"/>
        </w:rPr>
        <w:t>may be</w:t>
      </w:r>
      <w:r w:rsidR="005C2F96" w:rsidRPr="003808E1">
        <w:rPr>
          <w:rFonts w:ascii="Times New Roman" w:hAnsi="Times New Roman" w:cs="Times New Roman"/>
          <w:sz w:val="24"/>
          <w:szCs w:val="24"/>
        </w:rPr>
        <w:t xml:space="preserve"> feasible to manage </w:t>
      </w:r>
      <w:r w:rsidR="00BB172C" w:rsidRPr="003808E1">
        <w:rPr>
          <w:rFonts w:ascii="Times New Roman" w:hAnsi="Times New Roman" w:cs="Times New Roman"/>
          <w:sz w:val="24"/>
          <w:szCs w:val="24"/>
        </w:rPr>
        <w:t xml:space="preserve">wildlife openings </w:t>
      </w:r>
      <w:r w:rsidR="005C2F96" w:rsidRPr="003808E1">
        <w:rPr>
          <w:rFonts w:ascii="Times New Roman" w:hAnsi="Times New Roman" w:cs="Times New Roman"/>
          <w:sz w:val="24"/>
          <w:szCs w:val="24"/>
        </w:rPr>
        <w:t xml:space="preserve">for the mutual benefit of these different species groups. </w:t>
      </w:r>
      <w:r w:rsidR="000177C0" w:rsidRPr="003808E1">
        <w:rPr>
          <w:rFonts w:ascii="Times New Roman" w:hAnsi="Times New Roman" w:cs="Times New Roman"/>
          <w:sz w:val="24"/>
          <w:szCs w:val="24"/>
        </w:rPr>
        <w:t>I</w:t>
      </w:r>
      <w:r w:rsidR="005C2F96" w:rsidRPr="003808E1">
        <w:rPr>
          <w:rFonts w:ascii="Times New Roman" w:hAnsi="Times New Roman" w:cs="Times New Roman"/>
          <w:sz w:val="24"/>
          <w:szCs w:val="24"/>
        </w:rPr>
        <w:t xml:space="preserve"> further</w:t>
      </w:r>
      <w:r w:rsidR="000177C0" w:rsidRPr="003808E1">
        <w:rPr>
          <w:rFonts w:ascii="Times New Roman" w:hAnsi="Times New Roman" w:cs="Times New Roman"/>
          <w:sz w:val="24"/>
          <w:szCs w:val="24"/>
        </w:rPr>
        <w:t xml:space="preserve"> present a set of management recommendations to maximize occurrence of wild turkey, ruffed grouse, and American in concurrence with breeding and post-breeding songbird</w:t>
      </w:r>
      <w:r w:rsidR="00BB51FB" w:rsidRPr="003808E1">
        <w:rPr>
          <w:rFonts w:ascii="Times New Roman" w:hAnsi="Times New Roman" w:cs="Times New Roman"/>
          <w:sz w:val="24"/>
          <w:szCs w:val="24"/>
        </w:rPr>
        <w:t xml:space="preserve"> occurrence</w:t>
      </w:r>
      <w:r w:rsidR="000177C0" w:rsidRPr="003808E1">
        <w:rPr>
          <w:rFonts w:ascii="Times New Roman" w:hAnsi="Times New Roman" w:cs="Times New Roman"/>
          <w:sz w:val="24"/>
          <w:szCs w:val="24"/>
        </w:rPr>
        <w:t xml:space="preserve"> within wildlife openings, with considerations for minimizing negative impacts to breeding songbirds in adjacent forests. </w:t>
      </w:r>
      <w:r w:rsidR="005C2F96" w:rsidRPr="003808E1">
        <w:rPr>
          <w:rFonts w:ascii="Times New Roman" w:hAnsi="Times New Roman" w:cs="Times New Roman"/>
          <w:sz w:val="24"/>
          <w:szCs w:val="24"/>
        </w:rPr>
        <w:t>These actions</w:t>
      </w:r>
      <w:r w:rsidR="000177C0" w:rsidRPr="003808E1">
        <w:rPr>
          <w:rFonts w:ascii="Times New Roman" w:hAnsi="Times New Roman" w:cs="Times New Roman"/>
          <w:sz w:val="24"/>
          <w:szCs w:val="24"/>
        </w:rPr>
        <w:t xml:space="preserve"> be applied by private </w:t>
      </w:r>
      <w:r w:rsidR="005F3068" w:rsidRPr="003808E1">
        <w:rPr>
          <w:rFonts w:ascii="Times New Roman" w:hAnsi="Times New Roman" w:cs="Times New Roman"/>
          <w:sz w:val="24"/>
          <w:szCs w:val="24"/>
        </w:rPr>
        <w:t>landowners</w:t>
      </w:r>
      <w:r w:rsidR="000177C0" w:rsidRPr="003808E1">
        <w:rPr>
          <w:rFonts w:ascii="Times New Roman" w:hAnsi="Times New Roman" w:cs="Times New Roman"/>
          <w:sz w:val="24"/>
          <w:szCs w:val="24"/>
        </w:rPr>
        <w:t>, non-governmental organizations, and government agencies to</w:t>
      </w:r>
      <w:r w:rsidR="005F746A" w:rsidRPr="003808E1">
        <w:rPr>
          <w:rFonts w:ascii="Times New Roman" w:hAnsi="Times New Roman" w:cs="Times New Roman"/>
          <w:sz w:val="24"/>
          <w:szCs w:val="24"/>
        </w:rPr>
        <w:t xml:space="preserve"> simultaneously meet management goals and</w:t>
      </w:r>
      <w:r w:rsidR="000177C0" w:rsidRPr="003808E1">
        <w:rPr>
          <w:rFonts w:ascii="Times New Roman" w:hAnsi="Times New Roman" w:cs="Times New Roman"/>
          <w:sz w:val="24"/>
          <w:szCs w:val="24"/>
        </w:rPr>
        <w:t xml:space="preserve"> promote diverse forest ecosystems.</w:t>
      </w:r>
    </w:p>
    <w:p w14:paraId="440CD18C" w14:textId="77777777" w:rsidR="00D71F98" w:rsidRPr="003808E1" w:rsidRDefault="00D71F98" w:rsidP="00E236EB">
      <w:pPr>
        <w:widowControl w:val="0"/>
        <w:spacing w:line="276" w:lineRule="auto"/>
        <w:ind w:firstLine="720"/>
        <w:rPr>
          <w:rFonts w:ascii="Times New Roman" w:hAnsi="Times New Roman" w:cs="Times New Roman"/>
          <w:sz w:val="24"/>
          <w:szCs w:val="24"/>
        </w:rPr>
      </w:pPr>
    </w:p>
    <w:p w14:paraId="2F2E658C" w14:textId="77777777"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Acknowledgments</w:t>
      </w:r>
    </w:p>
    <w:p w14:paraId="21FA73CB" w14:textId="3ACE16A1"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This research was supported by the National Science Foundation Graduate Research Fellowship under Grant No. DGE-1102689</w:t>
      </w:r>
      <w:r w:rsidR="00135C60" w:rsidRPr="003808E1">
        <w:rPr>
          <w:rFonts w:ascii="Times New Roman" w:hAnsi="Times New Roman" w:cs="Times New Roman"/>
          <w:sz w:val="24"/>
          <w:szCs w:val="24"/>
        </w:rPr>
        <w:t>, as well as funding from</w:t>
      </w:r>
      <w:r w:rsidR="00C7012B" w:rsidRPr="003808E1">
        <w:rPr>
          <w:rFonts w:ascii="Times New Roman" w:hAnsi="Times New Roman" w:cs="Times New Roman"/>
          <w:sz w:val="24"/>
          <w:szCs w:val="24"/>
        </w:rPr>
        <w:t xml:space="preserve"> the West Virginia Cooperative Fish</w:t>
      </w:r>
      <w:r w:rsidR="005E7563" w:rsidRPr="003808E1">
        <w:rPr>
          <w:rFonts w:ascii="Times New Roman" w:hAnsi="Times New Roman" w:cs="Times New Roman"/>
          <w:sz w:val="24"/>
          <w:szCs w:val="24"/>
        </w:rPr>
        <w:t xml:space="preserve"> and</w:t>
      </w:r>
      <w:r w:rsidR="00C7012B" w:rsidRPr="003808E1">
        <w:rPr>
          <w:rFonts w:ascii="Times New Roman" w:hAnsi="Times New Roman" w:cs="Times New Roman"/>
          <w:sz w:val="24"/>
          <w:szCs w:val="24"/>
        </w:rPr>
        <w:t xml:space="preserve"> Wildlife Research Unit</w:t>
      </w:r>
      <w:r w:rsidR="005E7563" w:rsidRPr="003808E1">
        <w:rPr>
          <w:rFonts w:ascii="Times New Roman" w:hAnsi="Times New Roman" w:cs="Times New Roman"/>
          <w:sz w:val="24"/>
          <w:szCs w:val="24"/>
        </w:rPr>
        <w:t xml:space="preserve">, </w:t>
      </w:r>
      <w:r w:rsidR="00C7012B" w:rsidRPr="003808E1">
        <w:rPr>
          <w:rFonts w:ascii="Times New Roman" w:hAnsi="Times New Roman" w:cs="Times New Roman"/>
          <w:sz w:val="24"/>
          <w:szCs w:val="24"/>
        </w:rPr>
        <w:t>West Virginia University (WVU), and the following research grants: Explorers Club Washington Group Exploration and Field Research Grant, WVU Stitzel Graduate Student Support Fund Award, American Wildlife Conservation Foundation Research Grant, Association for Environmental Health and Sciences Foundation’s Dr. David F. Ludwig Memorial Student Travel Scholarship, American Ornithological Society Research Award, and WVU Farm Credit of the Virginias Student Value-Added Opportunity Fund Award</w:t>
      </w:r>
      <w:r w:rsidRPr="003808E1">
        <w:rPr>
          <w:rFonts w:ascii="Times New Roman" w:hAnsi="Times New Roman" w:cs="Times New Roman"/>
          <w:sz w:val="24"/>
          <w:szCs w:val="24"/>
        </w:rPr>
        <w:t>. I thank</w:t>
      </w:r>
      <w:r w:rsidR="00135C60" w:rsidRPr="003808E1">
        <w:rPr>
          <w:rFonts w:ascii="Times New Roman" w:hAnsi="Times New Roman" w:cs="Times New Roman"/>
          <w:sz w:val="24"/>
          <w:szCs w:val="24"/>
        </w:rPr>
        <w:t xml:space="preserve"> </w:t>
      </w:r>
      <w:r w:rsidR="00CB7423" w:rsidRPr="003808E1">
        <w:rPr>
          <w:rFonts w:ascii="Times New Roman" w:hAnsi="Times New Roman" w:cs="Times New Roman"/>
          <w:sz w:val="24"/>
          <w:szCs w:val="24"/>
        </w:rPr>
        <w:t xml:space="preserve">Spencer Crawford, Marco Messina, Davey Walters, Kyle Crafts, Larissa Babicz, Emie McGee, Isabella Plummer, and Jeremy Castle for their hard work collecting, entering, and processing data as field technicians; Cassidy Attanasio, Mark McKnight, and Dayla Woller </w:t>
      </w:r>
      <w:r w:rsidR="00135C60" w:rsidRPr="003808E1">
        <w:rPr>
          <w:rFonts w:ascii="Times New Roman" w:hAnsi="Times New Roman" w:cs="Times New Roman"/>
          <w:sz w:val="24"/>
          <w:szCs w:val="24"/>
        </w:rPr>
        <w:t>for assisting with field data collection</w:t>
      </w:r>
      <w:r w:rsidR="00CB7423" w:rsidRPr="003808E1">
        <w:rPr>
          <w:rFonts w:ascii="Times New Roman" w:hAnsi="Times New Roman" w:cs="Times New Roman"/>
          <w:sz w:val="24"/>
          <w:szCs w:val="24"/>
        </w:rPr>
        <w:t xml:space="preserve">; Blayne Ott and Cassidy Rausch for assisting with data entry; Daniel Rubianto, </w:t>
      </w:r>
      <w:r w:rsidR="00A71ED2" w:rsidRPr="003808E1">
        <w:rPr>
          <w:rFonts w:ascii="Times New Roman" w:hAnsi="Times New Roman" w:cs="Times New Roman"/>
          <w:sz w:val="24"/>
          <w:szCs w:val="24"/>
        </w:rPr>
        <w:t xml:space="preserve">Marleigh Kuhn, </w:t>
      </w:r>
      <w:r w:rsidR="00CB7423" w:rsidRPr="003808E1">
        <w:rPr>
          <w:rFonts w:ascii="Times New Roman" w:hAnsi="Times New Roman" w:cs="Times New Roman"/>
          <w:sz w:val="24"/>
          <w:szCs w:val="24"/>
        </w:rPr>
        <w:t xml:space="preserve">Domonique Ennis, Seth Blackwell, Annie Simpson, Jacob Lam, Aly Scheibe, Kayley Toothman, </w:t>
      </w:r>
      <w:r w:rsidR="00A71ED2" w:rsidRPr="003808E1">
        <w:rPr>
          <w:rFonts w:ascii="Times New Roman" w:hAnsi="Times New Roman" w:cs="Times New Roman"/>
          <w:sz w:val="24"/>
          <w:szCs w:val="24"/>
        </w:rPr>
        <w:t xml:space="preserve">and </w:t>
      </w:r>
      <w:r w:rsidR="00CB7423" w:rsidRPr="003808E1">
        <w:rPr>
          <w:rFonts w:ascii="Times New Roman" w:hAnsi="Times New Roman" w:cs="Times New Roman"/>
          <w:sz w:val="24"/>
          <w:szCs w:val="24"/>
        </w:rPr>
        <w:t xml:space="preserve">Audrey Longenecker for assisting with game camera and / or ARU </w:t>
      </w:r>
      <w:r w:rsidR="00135C60" w:rsidRPr="003808E1">
        <w:rPr>
          <w:rFonts w:ascii="Times New Roman" w:hAnsi="Times New Roman" w:cs="Times New Roman"/>
          <w:sz w:val="24"/>
          <w:szCs w:val="24"/>
        </w:rPr>
        <w:t>data processing</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w:t>
      </w:r>
      <w:r w:rsidR="001B72C9" w:rsidRPr="003808E1">
        <w:rPr>
          <w:rFonts w:ascii="Times New Roman" w:hAnsi="Times New Roman" w:cs="Times New Roman"/>
          <w:sz w:val="24"/>
          <w:szCs w:val="24"/>
        </w:rPr>
        <w:t>Jim Anderson, Donna Hartman, and Gregory Brooks</w:t>
      </w:r>
      <w:r w:rsidR="00135C60" w:rsidRPr="003808E1">
        <w:rPr>
          <w:rFonts w:ascii="Times New Roman" w:hAnsi="Times New Roman" w:cs="Times New Roman"/>
          <w:sz w:val="24"/>
          <w:szCs w:val="24"/>
        </w:rPr>
        <w:t xml:space="preserve"> for providing</w:t>
      </w:r>
      <w:r w:rsidR="001B72C9" w:rsidRPr="003808E1">
        <w:rPr>
          <w:rFonts w:ascii="Times New Roman" w:hAnsi="Times New Roman" w:cs="Times New Roman"/>
          <w:sz w:val="24"/>
          <w:szCs w:val="24"/>
        </w:rPr>
        <w:t xml:space="preserve"> and facilitating the conferral of</w:t>
      </w:r>
      <w:r w:rsidR="00135C60" w:rsidRPr="003808E1">
        <w:rPr>
          <w:rFonts w:ascii="Times New Roman" w:hAnsi="Times New Roman" w:cs="Times New Roman"/>
          <w:sz w:val="24"/>
          <w:szCs w:val="24"/>
        </w:rPr>
        <w:t xml:space="preserve"> field equipment</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and </w:t>
      </w:r>
      <w:r w:rsidR="001B72C9" w:rsidRPr="003808E1">
        <w:rPr>
          <w:rFonts w:ascii="Times New Roman" w:hAnsi="Times New Roman" w:cs="Times New Roman"/>
          <w:sz w:val="24"/>
          <w:szCs w:val="24"/>
        </w:rPr>
        <w:t xml:space="preserve">Cathy Johnson, Kyle Crafts, Gregory Brooks, Andy Moore, Shane Jones, </w:t>
      </w:r>
      <w:r w:rsidR="00E827F3" w:rsidRPr="003808E1">
        <w:rPr>
          <w:rFonts w:ascii="Times New Roman" w:hAnsi="Times New Roman" w:cs="Times New Roman"/>
          <w:sz w:val="24"/>
          <w:szCs w:val="24"/>
        </w:rPr>
        <w:t xml:space="preserve">Joe Foster, Melissa Thomas-Van Gundy, </w:t>
      </w:r>
      <w:r w:rsidR="001B72C9" w:rsidRPr="003808E1">
        <w:rPr>
          <w:rFonts w:ascii="Times New Roman" w:hAnsi="Times New Roman" w:cs="Times New Roman"/>
          <w:sz w:val="24"/>
          <w:szCs w:val="24"/>
        </w:rPr>
        <w:t xml:space="preserve">Keith Krantz, Jeremy Rowan, </w:t>
      </w:r>
      <w:r w:rsidR="00E827F3" w:rsidRPr="003808E1">
        <w:rPr>
          <w:rFonts w:ascii="Times New Roman" w:hAnsi="Times New Roman" w:cs="Times New Roman"/>
          <w:sz w:val="24"/>
          <w:szCs w:val="24"/>
        </w:rPr>
        <w:t xml:space="preserve">Rich Rogers, Danny Bennett, and Brian Kain </w:t>
      </w:r>
      <w:r w:rsidR="00135C60" w:rsidRPr="003808E1">
        <w:rPr>
          <w:rFonts w:ascii="Times New Roman" w:hAnsi="Times New Roman" w:cs="Times New Roman"/>
          <w:sz w:val="24"/>
          <w:szCs w:val="24"/>
        </w:rPr>
        <w:t>for providing data on wildlife openings, facilitating access to sampling sites, and providing field housing</w:t>
      </w:r>
      <w:r w:rsidRPr="003808E1">
        <w:rPr>
          <w:rFonts w:ascii="Times New Roman" w:hAnsi="Times New Roman" w:cs="Times New Roman"/>
          <w:sz w:val="24"/>
          <w:szCs w:val="24"/>
        </w:rPr>
        <w:t>.</w:t>
      </w:r>
    </w:p>
    <w:p w14:paraId="0DFD800F" w14:textId="77777777" w:rsidR="00D71F98" w:rsidRPr="003808E1" w:rsidRDefault="00D71F98" w:rsidP="00E236EB">
      <w:pPr>
        <w:widowControl w:val="0"/>
      </w:pPr>
    </w:p>
    <w:p w14:paraId="3B8B21D0" w14:textId="77777777" w:rsidR="00D71F98" w:rsidRPr="003808E1" w:rsidRDefault="00D71F98" w:rsidP="00B175A9">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Literature Cited</w:t>
      </w:r>
    </w:p>
    <w:p w14:paraId="568670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Akresh, M. E., E. D. Meeker, and D. I. King. 2022. Observations of snakes and game birds in a managed pine barren in Massachusetts. Northeastern Naturalist 29:11–27.</w:t>
      </w:r>
    </w:p>
    <w:p w14:paraId="3E94F17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Anders, A. D., J. Faaborg, and F. R. Thompson. 1998. Postfledging dispersal, habitat use, and home-range size of juvenile Wood Thrushes. The Auk 115:349–358.</w:t>
      </w:r>
    </w:p>
    <w:p w14:paraId="53C95C2C" w14:textId="15C2ACC1"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Andren, H., and P. Angelstam. 1988. Elevated predation rates as an edge effect in habitat islands: Experimental evidence. Ecology 69:544–547.</w:t>
      </w:r>
    </w:p>
    <w:p w14:paraId="6EE1F3B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2001. Sustaining biological diversity in early successional communities: The challenge of managing unpopular habitats. Wildlife Society Bulletin 29:407–412. </w:t>
      </w:r>
    </w:p>
    <w:p w14:paraId="0DAE46C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B. Zuckerberg, and L. Novak. 2007. Do the size and landscape context of forest openings influence the abundance and breeding success of shrubland songbirds in southern New England? Forest Ecology and Management 250:137–147. </w:t>
      </w:r>
    </w:p>
    <w:p w14:paraId="5EDFA85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Bates, D., M. Mächler, B. M. Bolker, and S. C. Walker. 2015. Fitting linear mixed-effects models Using lme4. Journal of Statistical Software 67:1–48. </w:t>
      </w:r>
    </w:p>
    <w:p w14:paraId="5AFB0DA2" w14:textId="2D3FAC71"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Bergh, S. M., and D. E. Andersen. 2019. Detection probability and occupancy of American </w:t>
      </w:r>
      <w:r w:rsidRPr="00B175A9">
        <w:rPr>
          <w:rFonts w:ascii="Times New Roman" w:hAnsi="Times New Roman" w:cs="Times New Roman"/>
          <w:sz w:val="24"/>
          <w:szCs w:val="24"/>
        </w:rPr>
        <w:lastRenderedPageBreak/>
        <w:t xml:space="preserve">Woodcock during singing-ground surveys. American Woodcock Symposium 11:200–208. </w:t>
      </w:r>
    </w:p>
    <w:p w14:paraId="6C46EB3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Berner, A., and L. W. Gysel. 1969. Habitat analysis and management considerations for ruffed grouse for a multiple use area in Michigan. The Journal of Wildlife Management 33:769–778. </w:t>
      </w:r>
    </w:p>
    <w:p w14:paraId="5498F04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Blake, J. G., and W. G. Hoppes. 1986. Influence of resource abundance on use of tree-fall gaps by birds in an isolated woodlot. The Auk 103:328–340. </w:t>
      </w:r>
    </w:p>
    <w:p w14:paraId="3D69FB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Bolker, B. M., M. E. Brooks, C. J. Clark, S. W. Geange, J. R. Poulsen, M. H. H. Stevens, and J. S. S. White. 2009. Generalized linear mixed models: A practical guide for ecology and evolution. Trends in Ecology and Evolution 24:127–135.</w:t>
      </w:r>
    </w:p>
    <w:p w14:paraId="78D70EE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Bowen, L. T., C. E. Moorman, and J. C. Kilgo. 2007. Seasonal bird use of canopy gaps in a bottomland forest. The Wilson Journal of Ornithology 119:77–88. </w:t>
      </w:r>
    </w:p>
    <w:p w14:paraId="266B7156"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Brittingham, M. C., and S. A. Temple. 1983. Have cowbirds caused forest songbirds to decline? </w:t>
      </w:r>
      <w:proofErr w:type="spellStart"/>
      <w:r w:rsidRPr="00B175A9">
        <w:rPr>
          <w:rFonts w:ascii="Times New Roman" w:hAnsi="Times New Roman" w:cs="Times New Roman"/>
          <w:sz w:val="24"/>
          <w:szCs w:val="24"/>
        </w:rPr>
        <w:t>BioScience</w:t>
      </w:r>
      <w:proofErr w:type="spellEnd"/>
      <w:r w:rsidRPr="00B175A9">
        <w:rPr>
          <w:rFonts w:ascii="Times New Roman" w:hAnsi="Times New Roman" w:cs="Times New Roman"/>
          <w:sz w:val="24"/>
          <w:szCs w:val="24"/>
        </w:rPr>
        <w:t xml:space="preserve"> 33:31–35.</w:t>
      </w:r>
    </w:p>
    <w:p w14:paraId="68533F7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Bulluck, L. P., and D. A. Buehler. 2006. Avian use of early successional habitats: Are regenerating forests, utility right-of-ways and reclaimed surface mines the same? Forest Ecology and Management 236:76–84. </w:t>
      </w:r>
    </w:p>
    <w:p w14:paraId="49D0B0E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Byrne, M. E., and M. J. Chamberlain. 2013. Nesting ecology of wild turkeys in a bottomland hardwood forest. The American Midland Naturalist 170:95–110. </w:t>
      </w:r>
    </w:p>
    <w:p w14:paraId="0E91DE2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C. C., D. I. King, and R. B. Chandler. 2012. Do mature forest birds prefer early-successional habitat during the post-fledging period? Forest Ecology and Management 264:1–9. </w:t>
      </w:r>
    </w:p>
    <w:p w14:paraId="5DE6E1F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R. B., D. I. King, and C. C. Chandler. 2009. Effects of management regime on the abundance and nest survival of shrubland birds in wildlife openings in northern New England, USA. Forest Ecology and Management 258:1669–1676. </w:t>
      </w:r>
    </w:p>
    <w:p w14:paraId="15573BC0" w14:textId="762FFFC6"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Clarkson, R. B. 1966. The vascular Flora of the Monongahela National Forest, West Virginia. Castanea 31:1–119. </w:t>
      </w:r>
    </w:p>
    <w:p w14:paraId="4E9BE83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Colbert, D. S., J. A. Ruttinger, M. Streich, M. Chamberlain, L. M. Conner, and R. J. Warren. 2015. Application of autonomous recording units to monitor gobbling activity by wild turkey. Wildlife Society Bulletin 39:757–763. </w:t>
      </w:r>
    </w:p>
    <w:p w14:paraId="0DF6B4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Darras, K., P. Batáry, B. Furnas, A. Celis-Murillo, S. L. Van Wilgenburg, Y. A. Mulyani, and T. Tscharntke. 2018. Comparing the sampling performance of sound recorders versus point counts in bird surveys: A meta-analysis. Journal of Applied Ecology 55:2575–2586. </w:t>
      </w:r>
    </w:p>
    <w:p w14:paraId="1C4C3C0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DeGraaf, R. M., and M. Yamasaki. 2003. Options for managing early-successional forest and </w:t>
      </w:r>
      <w:r w:rsidRPr="00B175A9">
        <w:rPr>
          <w:rFonts w:ascii="Times New Roman" w:hAnsi="Times New Roman" w:cs="Times New Roman"/>
          <w:sz w:val="24"/>
          <w:szCs w:val="24"/>
        </w:rPr>
        <w:lastRenderedPageBreak/>
        <w:t xml:space="preserve">shrubland bird habitats in the northeastern United States. Forest Ecology and Management 185:179–191. </w:t>
      </w:r>
    </w:p>
    <w:p w14:paraId="63DDD5E8" w14:textId="7AE12DC9"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Dellinger, T. A. 2007. Post-fledging ecology and survival of Neotropical migratory songbirds on a managed Appalachian forest. M.S. Thesis, West Virginia University, Morgantown, West Virginia, USA.</w:t>
      </w:r>
    </w:p>
    <w:p w14:paraId="5A41674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DeMeo, T. E. 1999. Forest songbird abundance and viability at multiple scales on the Monongahela National Forest, West Virginia. Ph.D. dissertation, West Virginia University, Morgantown, West Virginia, USA.</w:t>
      </w:r>
    </w:p>
    <w:p w14:paraId="321F28F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Dessecker, D. R., and D. G. McAuley. 2001. Importance of early successional habitat to ruffed grouse and American woodcock. Wildlife Society Bulletin 29:456–465. </w:t>
      </w:r>
    </w:p>
    <w:p w14:paraId="441011B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Desta, F., J. J. Colbert, J. S. Rentch, and K. W. Gottschalk. 2004. Aspect induced differences in vegetation, soil, and microclimatic characteristics of an Appalachian watershed. Castanea 69:92–108.</w:t>
      </w:r>
    </w:p>
    <w:p w14:paraId="0ABA266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Digby, A., M. Towsey, B. D. Bell, and P. D. Teal. 2013. A practical comparison of manual and autonomous methods for acoustic monitoring. Methods in Ecology and Evolution 4:675–683.</w:t>
      </w:r>
    </w:p>
    <w:p w14:paraId="46FF3BC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Dorazio, R. M., and J. A. Royle. 2005. Estimating size and composition of biological communities by modeling the occurrence of species. Journal of the American Statistical Association 100:389–398. </w:t>
      </w:r>
    </w:p>
    <w:p w14:paraId="6BADAF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Dorazio, R. M., J. A. Royle, B. Söderström, and A. Glimskär. 2006. Estimating species richness and accumulation by modeling species occurrence and detectability. Ecology 9658:12–15. </w:t>
      </w:r>
    </w:p>
    <w:p w14:paraId="2C0AD14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Endrulat, E. G., S. R. McWilliams, and B. C. Tefft. 2005. Habitat selection and home range size of ruffed grouse in Rhode Island. Northeastern Naturalist 12:411–424. </w:t>
      </w:r>
    </w:p>
    <w:p w14:paraId="66F3E30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Gelman, A., J. B. Carlin, H. S. Stern, and D. B. Rubin. 2014. Bayesian data analysis. Third edition. CRC Press, Boca Raton, Florida, USA.</w:t>
      </w:r>
    </w:p>
    <w:p w14:paraId="271F8D2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Germaine, S. S., S. H. Vessey, and D. E. Capen. 1997. Effects of small forest openings on the breeding bird community in a Vermont hardwood forest. Condor 99:708–718. </w:t>
      </w:r>
    </w:p>
    <w:p w14:paraId="483A067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Giroux, W., P. Blanchette, J.-C. Bourgeois, and G. Cabana. 2007. Ruffed grouse brood habitat use in mixed softwood–hardwood </w:t>
      </w:r>
      <w:proofErr w:type="spellStart"/>
      <w:r w:rsidRPr="00B175A9">
        <w:rPr>
          <w:rFonts w:ascii="Times New Roman" w:hAnsi="Times New Roman" w:cs="Times New Roman"/>
          <w:sz w:val="24"/>
          <w:szCs w:val="24"/>
        </w:rPr>
        <w:t>nordic</w:t>
      </w:r>
      <w:proofErr w:type="spellEnd"/>
      <w:r w:rsidRPr="00B175A9">
        <w:rPr>
          <w:rFonts w:ascii="Times New Roman" w:hAnsi="Times New Roman" w:cs="Times New Roman"/>
          <w:sz w:val="24"/>
          <w:szCs w:val="24"/>
        </w:rPr>
        <w:t xml:space="preserve">–temperate forests, Quebec, Canada. Journal of Wildlife Management 71:87–95. </w:t>
      </w:r>
    </w:p>
    <w:p w14:paraId="31E5A39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Graham, C. H., and J. G. Blake. 2001. Influence of patch- and landscape-level factors on bird assemblages in a fragmented tropical landscape. Ecological Applications 11:1709–1721. </w:t>
      </w:r>
    </w:p>
    <w:p w14:paraId="2C7AF566"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Guadagnin, D. L., and L. Maltchik. 2006. Habitat and landscape factors associated with neotropical waterbird occurrence and richness in wetland fragments. Pages 405–418 in Vertebrate Conservation and Biodiversity. Springer Netherlands, Dordrecht, Netherlands. </w:t>
      </w:r>
    </w:p>
    <w:p w14:paraId="1FAB1C32"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Gutzwiller, K. J., K. R. Kinsley, G. L. Storm, W. M. Tzilkowski, and J. S. Wakeley. 1983. Relative value of vegetation structure and species composition for identifying American woodcock breeding habitat. Journal of Wildlife Management 47:535–540. </w:t>
      </w:r>
    </w:p>
    <w:p w14:paraId="0553336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Hale, J. B., and L. E. Gregg. 1976. Woodcock use of clearcut aspen areas in Wisconsin. Wildlife Society Bulletin 4:111–115. </w:t>
      </w:r>
    </w:p>
    <w:p w14:paraId="6D8FBEA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Hamer, T. L., C. H. Flather, and B. R. Noon. 2006. Factors associated with grassland bird species richness: The relative roles of grassland area, landscape structure, and prey. Landscape Ecology 21:569–583. </w:t>
      </w:r>
    </w:p>
    <w:p w14:paraId="301CBCF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Hansen, C. P., J. J. Millspaugh, and M. A. Rumble. 2011. Occupancy modeling of ruffed grouse in the Black Hills National Forest. The Journal of Wildlife Management 75:71–77.</w:t>
      </w:r>
    </w:p>
    <w:p w14:paraId="2D11D40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1985. Turkey poult feeding activity, invertebrate abundance, and vegetation structure. The Journal of Wildlife Management 49:466–472. </w:t>
      </w:r>
    </w:p>
    <w:p w14:paraId="1085A7C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and E. S. Nenno. 1983. Minimum maintenance versus intensive management of clearings for wild turkeys. Wildlife Society Bulletin 11:113–120. </w:t>
      </w:r>
    </w:p>
    <w:p w14:paraId="18032A0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Hobson, K. A., and E. Bayne. 2000. Effects of forest fragmentation by agriculture on avian communities in the southern boreal mixedwoods of western Canada. Wilson Bulletin 112:373–387. </w:t>
      </w:r>
    </w:p>
    <w:p w14:paraId="10524F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Hollifield, B. K., and R. W. Dimmick. 1995. Arthropod abundance relative to forest management practices benefiting ruffed grouse in the southern Appalachians. Wildlife Society Bulletin 23:756–764. </w:t>
      </w:r>
    </w:p>
    <w:p w14:paraId="6A4E73B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Hunter, W. C., D. A. Buehler, R. A. Canterbury, J. L. Confer, and P. B. Hamel. 2001. Conservation of disturbance-dependent birds in eastern North America. Wildlife Society Bulletin 29:440–455. </w:t>
      </w:r>
    </w:p>
    <w:p w14:paraId="1A2675F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Jennings, S., N. Brown, and D. Sheil. 1999. Assessing forest canopies and understorey illumination: Canopy closure, canopy cover and other measures. Forestry 72:59–74. </w:t>
      </w:r>
    </w:p>
    <w:p w14:paraId="26095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Jones, B. C., J. L. Kleitch, C. A. Harper, and D. A. Buehler. 2008. Ruffed grouse brood habitat use in a mixed hardwood forest: Implications for forest management in the Appalachians. Forest Ecology and Management 255:3580–3588. </w:t>
      </w:r>
    </w:p>
    <w:p w14:paraId="53ED72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Keller, J. K., M. . E. Richmond, and C. R. Smith. 2003. An explanation of patterns of breeding bird species richness and density following clearcutting in northeastern USA forests. Forest Ecology and Management 174:541–564. </w:t>
      </w:r>
    </w:p>
    <w:p w14:paraId="4024431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Kelley, J., S. Williamson, and T. R. Cooper. 2008. American woodcock conservation plan: a summary of and recommendations for woodcock conservation in North America. U.S. Fish and Wildlife Publications Paper 430.</w:t>
      </w:r>
    </w:p>
    <w:p w14:paraId="1B8547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Kellner, K., and M. Meredith. 2021. Package “jagsUI.” &lt;http://mcmc-jags.sourceforge.net&gt;. </w:t>
      </w:r>
    </w:p>
    <w:p w14:paraId="48F4B4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Kéry, M., and J. A. Royle. 2008. Hierarchical Bayes estimation of species richness and occupancy in spatially replicated surveys. Journal of Applied Ecology 45:589–598.</w:t>
      </w:r>
    </w:p>
    <w:p w14:paraId="725DE23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Kéry, M., and J. A. Royle. 2016. Applied hierarchical modeling in ecology. Academic Press, Boston, Massachusetts, USA.</w:t>
      </w:r>
    </w:p>
    <w:p w14:paraId="16BD786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King, D. I., R. B. Chandler, S. Schlossberg, and C. C. Chandler. 2009. Habitat use and nest success of scrub-shrub birds in wildlife and silvicultural openings in western Massachusetts, USA. Forest Ecology and Management 257:421–426.</w:t>
      </w:r>
    </w:p>
    <w:p w14:paraId="17087DE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King, D. I., R. M. Degraaf, M. L. Smith, and J. P. Buonaccorsi. 2006. Habitat selection and habitat-specific survival of fledgling ovenbirds (</w:t>
      </w:r>
      <w:r w:rsidRPr="00B175A9">
        <w:rPr>
          <w:rFonts w:ascii="Times New Roman" w:hAnsi="Times New Roman" w:cs="Times New Roman"/>
          <w:i/>
          <w:iCs/>
          <w:sz w:val="24"/>
          <w:szCs w:val="24"/>
        </w:rPr>
        <w:t>Seiurus aurocapilla</w:t>
      </w:r>
      <w:r w:rsidRPr="00B175A9">
        <w:rPr>
          <w:rFonts w:ascii="Times New Roman" w:hAnsi="Times New Roman" w:cs="Times New Roman"/>
          <w:sz w:val="24"/>
          <w:szCs w:val="24"/>
        </w:rPr>
        <w:t xml:space="preserve">). Journal of Zoology 269:414–421. </w:t>
      </w:r>
    </w:p>
    <w:p w14:paraId="1E9602B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Krementz, D. G., J. T. Seginak, and G. W. Pendleton. 1995. Habitat use at night by wintering American Woodcock in coastal Georgia and Virginia. The Wilson Bulletin 107:686–697. </w:t>
      </w:r>
    </w:p>
    <w:p w14:paraId="5C818D40" w14:textId="57403D10"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Kroodsma, R. L. 1984. Effect of </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 xml:space="preserve">dge on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reeding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ird </w:t>
      </w:r>
      <w:r w:rsidR="00281399" w:rsidRPr="00B175A9">
        <w:rPr>
          <w:rFonts w:ascii="Times New Roman" w:hAnsi="Times New Roman" w:cs="Times New Roman"/>
          <w:sz w:val="24"/>
          <w:szCs w:val="24"/>
        </w:rPr>
        <w:t>s</w:t>
      </w:r>
      <w:r w:rsidRPr="00B175A9">
        <w:rPr>
          <w:rFonts w:ascii="Times New Roman" w:hAnsi="Times New Roman" w:cs="Times New Roman"/>
          <w:sz w:val="24"/>
          <w:szCs w:val="24"/>
        </w:rPr>
        <w:t>pecies.</w:t>
      </w:r>
      <w:r w:rsidR="00281399" w:rsidRPr="00B175A9">
        <w:rPr>
          <w:rFonts w:ascii="Times New Roman" w:hAnsi="Times New Roman" w:cs="Times New Roman"/>
          <w:sz w:val="24"/>
          <w:szCs w:val="24"/>
        </w:rPr>
        <w:t xml:space="preserve"> The Wilson Bulletin</w:t>
      </w:r>
      <w:r w:rsidRPr="00B175A9">
        <w:rPr>
          <w:rFonts w:ascii="Times New Roman" w:hAnsi="Times New Roman" w:cs="Times New Roman"/>
          <w:sz w:val="24"/>
          <w:szCs w:val="24"/>
        </w:rPr>
        <w:t xml:space="preserve"> 96:426–436. </w:t>
      </w:r>
    </w:p>
    <w:p w14:paraId="7114AC7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La Sorte, F. A., K. G. Horton, C. Nilsson, and A. M. Dokter. 2019. Projected changes in wind assistance under climate change for nocturnally migrating bird populations. Global Change Biology 25:589–601. </w:t>
      </w:r>
    </w:p>
    <w:p w14:paraId="039750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Lee, M., L. Fahrig, K. Freemark, and D. J. Currie. 2002. Importance of patch scale vs landscape scale on selected forest birds. Oikos 96:110–118. </w:t>
      </w:r>
    </w:p>
    <w:p w14:paraId="69AA2C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Lehnen, S. E., and A. D. Rodewald. 2009. Investigating area-sensitivity in shrubland birds: responses to patch size in a forested landscape. Forest Ecology and Management 257:2308–2316. </w:t>
      </w:r>
    </w:p>
    <w:p w14:paraId="22D7082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Madarish, D. M., Rodrigue, J. L., and M. B. Adams. 2002. Vascular flora and macroscopic fauna on the Fernow Experimental Forest. General Technical Report NE-291. USDA Forest Service Northeast Research Station, Newtown Square, Pennsylvania, USA.</w:t>
      </w:r>
    </w:p>
    <w:p w14:paraId="2E615DA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Major, M., and A. Desrochers. 2012. Avian use of early-successional boreal forests in the postbreeding period. The Auk 129:419–426. </w:t>
      </w:r>
    </w:p>
    <w:p w14:paraId="3B08F2F7" w14:textId="0594E9DF"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Margenau, E. L., P. B. Wood, and C. T. Rota. 2022. Habitat management for stopover and breeding songbird communities along rights-of-way in forest-dominated landscapes. Ecological Applications 32:</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2540.</w:t>
      </w:r>
    </w:p>
    <w:p w14:paraId="615DCF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Marshall, M. R., J. A. DeCecco, A. B. Williams, G. A. Gale, and R. J. Cooper. 2003. Use of regenerating clearcuts by late-successional bird species and their young during the post-fledging period. Forest Ecology and Management 183:127–135. </w:t>
      </w:r>
    </w:p>
    <w:p w14:paraId="583C659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Martin, T. E., and J. R. Karr. 1986. Patch utilization by migrating birds: Resource oriented? Ornis Scandinavica 17:165–174. </w:t>
      </w:r>
    </w:p>
    <w:p w14:paraId="5B441BC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Masse, R. J., B. C. Tefft, and S. R. McWilliams. 2014. Multiscale habitat selection by a forest-dwelling shorebird, the American woodcock: Implications for forest management in southern New England, USA. Forest Ecology and Management 325:37–48. </w:t>
      </w:r>
    </w:p>
    <w:p w14:paraId="7B1734F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Maxwell, A. E., M. P. Strager, T. A. Warner, C. A. Ramezan, A. N. Morgan, and C. E. Pauley. 2019. Large-area, high spatial resolution land cover mapping using random forests, GEOBIA, and NAIP orthophotography: Findings and recommendations. Remote Sensing 11:1409. </w:t>
      </w:r>
    </w:p>
    <w:p w14:paraId="5E743B0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Mazerolle, M. J., and M.-A. Villard. 1999. Patch characteristics and landscape context as predictors of species presence and abundance: A review 1. Écoscience 6:117–124. </w:t>
      </w:r>
    </w:p>
    <w:p w14:paraId="7D48805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McAuley, D. G., J. R. Longcore, G. F. Sepik, and G. W. Pendleton. 1996. Habitat characteristics of American woodcock nest sites on a managed area in Maine. Journal of Wildlife Management 60:138–148. </w:t>
      </w:r>
    </w:p>
    <w:p w14:paraId="264F298F" w14:textId="3CDCC06A"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McCay, D. H., M. D. Abrams, and T. E. DeMeo. 1997. Gradient analysis of secondary forests of eastern west </w:t>
      </w:r>
      <w:proofErr w:type="spellStart"/>
      <w:r w:rsidRPr="00B175A9">
        <w:rPr>
          <w:rFonts w:ascii="Times New Roman" w:hAnsi="Times New Roman" w:cs="Times New Roman"/>
          <w:sz w:val="24"/>
          <w:szCs w:val="24"/>
        </w:rPr>
        <w:t>virginia</w:t>
      </w:r>
      <w:proofErr w:type="spellEnd"/>
      <w:r w:rsidRPr="00B175A9">
        <w:rPr>
          <w:rFonts w:ascii="Times New Roman" w:hAnsi="Times New Roman" w:cs="Times New Roman"/>
          <w:sz w:val="24"/>
          <w:szCs w:val="24"/>
        </w:rPr>
        <w:t xml:space="preserve">. Journal of the Torrey Botanical Society 124:160–173. </w:t>
      </w:r>
    </w:p>
    <w:p w14:paraId="45FA103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McDermott, M. E., and P. B. Wood. 2010. Influence of cover and food resource variation on post-breeding bird use of timber harvests with residual canopy trees. The Wilson Journal of Ornithology 122:545–555. </w:t>
      </w:r>
    </w:p>
    <w:p w14:paraId="383D412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and P. B. Wood. 2011. Post-breeding bird responses to canopy tree retention, stand size, and edge in regenerating Appalachian hardwood stands. Forest Ecology and Management 262:547–554.</w:t>
      </w:r>
    </w:p>
    <w:p w14:paraId="7A779E0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P. B. Wood, G. W. Miller, and B. T. Simpson. 2011. Predicting breeding bird occurrence by stand- and microhabitat-scale features in even-aged stands in the Central Appalachians. Forest Ecology and Management 261:373–380.</w:t>
      </w:r>
    </w:p>
    <w:p w14:paraId="54B58D3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Moorman, C. E., and D. C. Guynn, Jr. 2015. Effects of group-selection opening size on breeding bird habitat use in bottomland forest. Ecological Applications 11:1680–1691. </w:t>
      </w:r>
    </w:p>
    <w:p w14:paraId="3A69C86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Overcash, J. L., J. L. Roseberry, and W. D. Klimstra. 1989. Wildlife openings in the Shawnee National Forest and their contribution to habitat change. Transactions of the Illinois Academy of Science 82:137–142.</w:t>
      </w:r>
    </w:p>
    <w:p w14:paraId="35E8C7B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Pagen, R. W., F. R. Thompson III, and D. E. Burhans. 2000. Breeding and post-breeding habitat </w:t>
      </w:r>
      <w:r w:rsidRPr="00B175A9">
        <w:rPr>
          <w:rFonts w:ascii="Times New Roman" w:hAnsi="Times New Roman" w:cs="Times New Roman"/>
          <w:sz w:val="24"/>
          <w:szCs w:val="24"/>
        </w:rPr>
        <w:lastRenderedPageBreak/>
        <w:t xml:space="preserve">use by forest migrant songbirds in the Missouri Ozarks. The Condor 102:738–747. </w:t>
      </w:r>
    </w:p>
    <w:p w14:paraId="3B647131" w14:textId="77777777"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Plummer, M. 2003. JAGS: A Program for Analysis of Bayesian Graphical Models Using Gibbs Sampling. In K </w:t>
      </w:r>
      <w:proofErr w:type="spellStart"/>
      <w:r w:rsidRPr="00B175A9">
        <w:rPr>
          <w:rFonts w:ascii="Times New Roman" w:hAnsi="Times New Roman" w:cs="Times New Roman"/>
          <w:sz w:val="24"/>
          <w:szCs w:val="24"/>
        </w:rPr>
        <w:t>Hornik</w:t>
      </w:r>
      <w:proofErr w:type="spellEnd"/>
      <w:r w:rsidRPr="00B175A9">
        <w:rPr>
          <w:rFonts w:ascii="Times New Roman" w:hAnsi="Times New Roman" w:cs="Times New Roman"/>
          <w:sz w:val="24"/>
          <w:szCs w:val="24"/>
        </w:rPr>
        <w:t xml:space="preserve">, F </w:t>
      </w:r>
      <w:proofErr w:type="spellStart"/>
      <w:r w:rsidRPr="00B175A9">
        <w:rPr>
          <w:rFonts w:ascii="Times New Roman" w:hAnsi="Times New Roman" w:cs="Times New Roman"/>
          <w:sz w:val="24"/>
          <w:szCs w:val="24"/>
        </w:rPr>
        <w:t>Leisch</w:t>
      </w:r>
      <w:proofErr w:type="spellEnd"/>
      <w:r w:rsidRPr="00B175A9">
        <w:rPr>
          <w:rFonts w:ascii="Times New Roman" w:hAnsi="Times New Roman" w:cs="Times New Roman"/>
          <w:sz w:val="24"/>
          <w:szCs w:val="24"/>
        </w:rPr>
        <w:t xml:space="preserve">, A </w:t>
      </w:r>
      <w:proofErr w:type="spellStart"/>
      <w:r w:rsidRPr="00B175A9">
        <w:rPr>
          <w:rFonts w:ascii="Times New Roman" w:hAnsi="Times New Roman" w:cs="Times New Roman"/>
          <w:sz w:val="24"/>
          <w:szCs w:val="24"/>
        </w:rPr>
        <w:t>Zeileis</w:t>
      </w:r>
      <w:proofErr w:type="spellEnd"/>
      <w:r w:rsidRPr="00B175A9">
        <w:rPr>
          <w:rFonts w:ascii="Times New Roman" w:hAnsi="Times New Roman" w:cs="Times New Roman"/>
          <w:sz w:val="24"/>
          <w:szCs w:val="24"/>
        </w:rPr>
        <w:t xml:space="preserve"> (eds.). Proceedings of the 3rd International Workshop on Distributed Statistical Computing (DSC 2003). Vienna, Austria.</w:t>
      </w:r>
    </w:p>
    <w:p w14:paraId="5A2A50AB" w14:textId="382DC341"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 Core Team. 2022. R: A language and environment for statistical computing. R Foundation for Statistical Computing, Vienna, Austria. https://www.R-project.org/.</w:t>
      </w:r>
    </w:p>
    <w:p w14:paraId="1E23820E"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Ralph, C.J., S. </w:t>
      </w:r>
      <w:proofErr w:type="spellStart"/>
      <w:r w:rsidRPr="00B175A9">
        <w:rPr>
          <w:rFonts w:ascii="Times New Roman" w:hAnsi="Times New Roman" w:cs="Times New Roman"/>
          <w:sz w:val="24"/>
          <w:szCs w:val="24"/>
        </w:rPr>
        <w:t>Droege</w:t>
      </w:r>
      <w:proofErr w:type="spellEnd"/>
      <w:r w:rsidRPr="00B175A9">
        <w:rPr>
          <w:rFonts w:ascii="Times New Roman" w:hAnsi="Times New Roman" w:cs="Times New Roman"/>
          <w:sz w:val="24"/>
          <w:szCs w:val="24"/>
        </w:rPr>
        <w:t>, J.R. Sauer. 1993. Managing and monitoring birds using point counts: standards and applications. General Technical Report PSW-GTR-149. U.S. Forest Service, Albany, California, USA.</w:t>
      </w:r>
    </w:p>
    <w:p w14:paraId="534109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Rappole, J. H., and K. Ballard. 1987. Postbreeding movements of selected species of birds in Athens. The Wilson Bulletin 99:475–480</w:t>
      </w:r>
    </w:p>
    <w:p w14:paraId="70FECD3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Robinson, W. D., and S. K. Robinson. 1999. Effects of selective logging on forest bird populations in a fragmented landscape. Conservation Biology 13:58–66. </w:t>
      </w:r>
    </w:p>
    <w:p w14:paraId="7912D2B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Roboski, J. C., and M. K. Causey. 1981. Incidence, habitat use, and chronology of woodcock nesting in Alabama. Journal of Wildlife Management 45:793–797. </w:t>
      </w:r>
    </w:p>
    <w:p w14:paraId="3C72EFF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Rota, C. T., M. A. R. Ferreira, R. W. Kays, T. D. Forrester, E. L. Kalies, W. J. McShea, A. W. Parsons, and J. J. Millspaugh. 2016. A multispecies occupancy model for two or more interacting species. Methods in Ecology and Evolution 7:1164–1173. </w:t>
      </w:r>
    </w:p>
    <w:p w14:paraId="6C191E9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Schlossberg, S., and D. I. King. 2009. Postlogging succession and habitat usage of shrubland birds. Journal of Wildlife Management 73:226–231. </w:t>
      </w:r>
    </w:p>
    <w:p w14:paraId="0A4A54B1"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Schumacher, C. L. 2002. Ruffed Grouse habitat use in western North Carolina. M.S. thesis, University of Tennessee, Knoxville, Tennessee, USA.</w:t>
      </w:r>
    </w:p>
    <w:p w14:paraId="609FCC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Shake, C. S., C. E. Moorman, J. D. Riddle, and M. R. Burchell II. 2012. Influence of patch size and shape on occupancy by shrubland birds. The Condor 114:268–278. </w:t>
      </w:r>
    </w:p>
    <w:p w14:paraId="0ABE8BB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Sharp, W. M. 1963. The effects of habitat manipulation and forest succession on ruffed grouse. Journal of Wildlife Management 27:664–671. </w:t>
      </w:r>
    </w:p>
    <w:p w14:paraId="1FA1135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Shartell, L. 2016. Use of managed forest openings by American woodcock. &lt;https://files.dnr.state.mn.us/wildlife/research/summaries/forest/2016_woodcock.pdf&gt;. </w:t>
      </w:r>
    </w:p>
    <w:p w14:paraId="5130AF2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Shriver, W. G., T. P. Hodgman, J. P. Gibbs, and P. D. Vickery. 2004. Landscape context influences salt marsh bird diversity and area requirements in New England. Biological Conservation 119:545–553. </w:t>
      </w:r>
    </w:p>
    <w:p w14:paraId="7D564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Shure, D. J., and D. L. Phillips. 1991. Patch size of forest openings and arthropod populations. Oecologia 86:325–334. </w:t>
      </w:r>
    </w:p>
    <w:p w14:paraId="44E921D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Spiegelhalter, D. J., N. G. Best, B. P. Carlin, and A. Van Der Linde. 2002. Bayesian measures of model complexity and fit. Journal of the Royal Statistical Society B: Statistical Methodology 64:583–616. </w:t>
      </w:r>
    </w:p>
    <w:p w14:paraId="1A351A7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Stephenson, S. L. 1993. Upland forests of West Virginia. McClain Printing Co, Parsons, West Virginia, USA.</w:t>
      </w:r>
    </w:p>
    <w:p w14:paraId="02448BF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Stoleson, S. H. 2013. Condition varies with habitat choice in postbreeding forest birds. The Auk 130:417–428. </w:t>
      </w:r>
    </w:p>
    <w:p w14:paraId="7698AB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Streby, H. M., S. M. Peterson, T. L. McAllister, and D. E. Andersen. 2011. Use of early-successional managed northern forest by mature-forest species during the post-fledging period. The Condor 113:817–824. </w:t>
      </w:r>
    </w:p>
    <w:p w14:paraId="237ADC77"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Thompson III, F. R., and D. R. Dessecker. 1997. Management of early-successional Communities in central hardwood forests with special emphasis on the ecology and management of oaks, ruffed grouse, and forest songbirds. General Technical Report NC-195, U.S. Forest Service, St. Paul, Minnesota, USA. </w:t>
      </w:r>
    </w:p>
    <w:p w14:paraId="3548C7C6"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Fish and Wildlife Service. 2011. American Woodcock singing-ground survey: background and instructions. Division of Migratory Bird Management, Arlington, Virginia, USA.</w:t>
      </w:r>
    </w:p>
    <w:p w14:paraId="4424D36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Geological Survey. 1998. Instructions for conducting the North American Breeding Bird Survey. Patuxent Wildlife Research Center, Laurel, Maryland, USA.</w:t>
      </w:r>
    </w:p>
    <w:p w14:paraId="53CE82B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USDA Forest Service. 2006. Monongahela National Forest: Land and Resource Management Plan.</w:t>
      </w:r>
    </w:p>
    <w:p w14:paraId="347962B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Vega Rivera, J. H., J. H. Rappole, W. J. McShea, and C. A. Haas. 1998. Wood thrush postfledging movements and habitat use in northern Virginia. The Condor 100:69–78. </w:t>
      </w:r>
    </w:p>
    <w:p w14:paraId="6D7F747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Vega Rivera, J. H., W. J. McShea, and J. H. Rappole. 2003. Comparison of breeding and postbreeding movements and habitat requirements for the scarlet tanager (</w:t>
      </w:r>
      <w:r w:rsidRPr="00B175A9">
        <w:rPr>
          <w:rFonts w:ascii="Times New Roman" w:hAnsi="Times New Roman" w:cs="Times New Roman"/>
          <w:i/>
          <w:iCs/>
          <w:sz w:val="24"/>
          <w:szCs w:val="24"/>
        </w:rPr>
        <w:t>Piranga olivacea</w:t>
      </w:r>
      <w:r w:rsidRPr="00B175A9">
        <w:rPr>
          <w:rFonts w:ascii="Times New Roman" w:hAnsi="Times New Roman" w:cs="Times New Roman"/>
          <w:sz w:val="24"/>
          <w:szCs w:val="24"/>
        </w:rPr>
        <w:t xml:space="preserve">) in Virginia. The Auk 120:632–644. </w:t>
      </w:r>
    </w:p>
    <w:p w14:paraId="033AC0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Villard, M. A., M. Kurtis Trzcinski, and G. Merriam. 1999. Fragmentation effects on forest birds: Relative influence of woodland cover and configuration on landscape occupancy. Conservation Biology 13:774–783. </w:t>
      </w:r>
    </w:p>
    <w:p w14:paraId="0BCF1D2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Rodewald. 2006. Can regenerating clearcuts benefit mature-forest songbirds? An examination of post-breeding ecology. Biological Conservation 127:477–486. </w:t>
      </w:r>
    </w:p>
    <w:p w14:paraId="6FF82E2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Rodewald. 2007. Vegetative and fruit resources as determinants of habitat use by mature-forest birds during the postbreeding period. The Auk 124:494–507. </w:t>
      </w:r>
    </w:p>
    <w:p w14:paraId="5B34E34E"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Wilcove, D. S. 1985. Nest predation in forest tracks and the decline of migratory songbirds. Ecology 66:1211–1214.</w:t>
      </w:r>
    </w:p>
    <w:p w14:paraId="1CBC4B57" w14:textId="7AB80FD0"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Yahner, R. H., and D. P. Scott. 1988. Effects of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ragmentation on </w:t>
      </w:r>
      <w:r w:rsidR="00281399" w:rsidRPr="00B175A9">
        <w:rPr>
          <w:rFonts w:ascii="Times New Roman" w:hAnsi="Times New Roman" w:cs="Times New Roman"/>
          <w:sz w:val="24"/>
          <w:szCs w:val="24"/>
        </w:rPr>
        <w:t>d</w:t>
      </w:r>
      <w:r w:rsidRPr="00B175A9">
        <w:rPr>
          <w:rFonts w:ascii="Times New Roman" w:hAnsi="Times New Roman" w:cs="Times New Roman"/>
          <w:sz w:val="24"/>
          <w:szCs w:val="24"/>
        </w:rPr>
        <w:t xml:space="preserve">epredation of </w:t>
      </w:r>
      <w:r w:rsidR="00281399" w:rsidRPr="00B175A9">
        <w:rPr>
          <w:rFonts w:ascii="Times New Roman" w:hAnsi="Times New Roman" w:cs="Times New Roman"/>
          <w:sz w:val="24"/>
          <w:szCs w:val="24"/>
        </w:rPr>
        <w:t>a</w:t>
      </w:r>
      <w:r w:rsidRPr="00B175A9">
        <w:rPr>
          <w:rFonts w:ascii="Times New Roman" w:hAnsi="Times New Roman" w:cs="Times New Roman"/>
          <w:sz w:val="24"/>
          <w:szCs w:val="24"/>
        </w:rPr>
        <w:t xml:space="preserve">rtificial </w:t>
      </w:r>
      <w:r w:rsidR="00281399" w:rsidRPr="00B175A9">
        <w:rPr>
          <w:rFonts w:ascii="Times New Roman" w:hAnsi="Times New Roman" w:cs="Times New Roman"/>
          <w:sz w:val="24"/>
          <w:szCs w:val="24"/>
        </w:rPr>
        <w:t>n</w:t>
      </w:r>
      <w:r w:rsidRPr="00B175A9">
        <w:rPr>
          <w:rFonts w:ascii="Times New Roman" w:hAnsi="Times New Roman" w:cs="Times New Roman"/>
          <w:sz w:val="24"/>
          <w:szCs w:val="24"/>
        </w:rPr>
        <w:t>ests. Source: The Journal of Wildlife Management 52:158–161.</w:t>
      </w:r>
    </w:p>
    <w:p w14:paraId="7EA312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Zipkin, E. F., A. Dewan, and J. Andrew Royle. 2009. Impacts of forest fragmentation on species richness: A hierarchical approach to community modelling. Journal of Applied Ecology 46:815–822.</w:t>
      </w:r>
    </w:p>
    <w:p w14:paraId="19EA4F5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Zipkin, E. F., J. Andrew Royle, D. K. Dawson, and S. Bates. 2010. Multi-species occurrence models to evaluate the effects of conservation and management actions. Biological Conservation 143:479–484. </w:t>
      </w:r>
    </w:p>
    <w:p w14:paraId="6F74E6D2" w14:textId="74161C6E" w:rsidR="004E111B" w:rsidRPr="003808E1" w:rsidRDefault="004E111B" w:rsidP="00E131B4">
      <w:pPr>
        <w:widowControl w:val="0"/>
        <w:ind w:left="720" w:hanging="720"/>
        <w:rPr>
          <w:rFonts w:ascii="Times New Roman" w:hAnsi="Times New Roman" w:cs="Times New Roman"/>
          <w:sz w:val="24"/>
          <w:szCs w:val="24"/>
        </w:rPr>
      </w:pPr>
    </w:p>
    <w:p w14:paraId="07AAB915" w14:textId="08A5B6BC" w:rsidR="00D71F98" w:rsidRPr="003808E1" w:rsidRDefault="00D71F98" w:rsidP="00D71F98"/>
    <w:p w14:paraId="6EF3819C" w14:textId="77777777" w:rsidR="00E236EB" w:rsidRPr="003808E1" w:rsidRDefault="00E236EB" w:rsidP="00D71F98">
      <w:pPr>
        <w:spacing w:line="276" w:lineRule="auto"/>
        <w:rPr>
          <w:rFonts w:ascii="Times New Roman" w:hAnsi="Times New Roman" w:cs="Times New Roman"/>
          <w:b/>
          <w:bCs/>
          <w:caps/>
          <w:sz w:val="24"/>
          <w:szCs w:val="24"/>
          <w:highlight w:val="green"/>
        </w:rPr>
      </w:pPr>
    </w:p>
    <w:p w14:paraId="6C65DED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9E72744"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0073BEA7"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1F37855"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B8B07C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FCC3E39"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642DC1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C7C5F6A" w14:textId="77777777" w:rsidR="007C7FFB" w:rsidRDefault="007C7FFB" w:rsidP="00D71F98">
      <w:pPr>
        <w:spacing w:line="276" w:lineRule="auto"/>
        <w:rPr>
          <w:rFonts w:ascii="Times New Roman" w:hAnsi="Times New Roman" w:cs="Times New Roman"/>
          <w:b/>
          <w:bCs/>
          <w:caps/>
          <w:sz w:val="24"/>
          <w:szCs w:val="24"/>
          <w:highlight w:val="green"/>
        </w:rPr>
      </w:pPr>
    </w:p>
    <w:p w14:paraId="71120D24" w14:textId="77777777" w:rsidR="00C4678B" w:rsidRDefault="00C4678B" w:rsidP="00D71F98">
      <w:pPr>
        <w:spacing w:line="276" w:lineRule="auto"/>
        <w:rPr>
          <w:rFonts w:ascii="Times New Roman" w:hAnsi="Times New Roman" w:cs="Times New Roman"/>
          <w:b/>
          <w:bCs/>
          <w:caps/>
          <w:sz w:val="24"/>
          <w:szCs w:val="24"/>
          <w:highlight w:val="green"/>
        </w:rPr>
      </w:pPr>
    </w:p>
    <w:p w14:paraId="78980CC3" w14:textId="77777777" w:rsidR="00C4678B" w:rsidRDefault="00C4678B" w:rsidP="00D71F98">
      <w:pPr>
        <w:spacing w:line="276" w:lineRule="auto"/>
        <w:rPr>
          <w:rFonts w:ascii="Times New Roman" w:hAnsi="Times New Roman" w:cs="Times New Roman"/>
          <w:b/>
          <w:bCs/>
          <w:caps/>
          <w:sz w:val="24"/>
          <w:szCs w:val="24"/>
          <w:highlight w:val="green"/>
        </w:rPr>
      </w:pPr>
    </w:p>
    <w:p w14:paraId="23352C04" w14:textId="77777777" w:rsidR="00C4678B" w:rsidRDefault="00C4678B" w:rsidP="00D71F98">
      <w:pPr>
        <w:spacing w:line="276" w:lineRule="auto"/>
        <w:rPr>
          <w:rFonts w:ascii="Times New Roman" w:hAnsi="Times New Roman" w:cs="Times New Roman"/>
          <w:b/>
          <w:bCs/>
          <w:caps/>
          <w:sz w:val="24"/>
          <w:szCs w:val="24"/>
          <w:highlight w:val="green"/>
        </w:rPr>
      </w:pPr>
    </w:p>
    <w:p w14:paraId="26AA748B" w14:textId="77777777" w:rsidR="00C4678B" w:rsidRDefault="00C4678B" w:rsidP="00D71F98">
      <w:pPr>
        <w:spacing w:line="276" w:lineRule="auto"/>
        <w:rPr>
          <w:rFonts w:ascii="Times New Roman" w:hAnsi="Times New Roman" w:cs="Times New Roman"/>
          <w:b/>
          <w:bCs/>
          <w:caps/>
          <w:sz w:val="24"/>
          <w:szCs w:val="24"/>
          <w:highlight w:val="green"/>
        </w:rPr>
      </w:pPr>
    </w:p>
    <w:p w14:paraId="3283E2DE" w14:textId="77777777" w:rsidR="00C4678B" w:rsidRDefault="00C4678B" w:rsidP="00D71F98">
      <w:pPr>
        <w:spacing w:line="276" w:lineRule="auto"/>
        <w:rPr>
          <w:rFonts w:ascii="Times New Roman" w:hAnsi="Times New Roman" w:cs="Times New Roman"/>
          <w:b/>
          <w:bCs/>
          <w:caps/>
          <w:sz w:val="24"/>
          <w:szCs w:val="24"/>
          <w:highlight w:val="green"/>
        </w:rPr>
      </w:pPr>
    </w:p>
    <w:p w14:paraId="77E06EE8" w14:textId="77777777" w:rsidR="00C4678B" w:rsidRPr="003808E1" w:rsidRDefault="00C4678B" w:rsidP="00D71F98">
      <w:pPr>
        <w:spacing w:line="276" w:lineRule="auto"/>
        <w:rPr>
          <w:rFonts w:ascii="Times New Roman" w:hAnsi="Times New Roman" w:cs="Times New Roman"/>
          <w:b/>
          <w:bCs/>
          <w:caps/>
          <w:sz w:val="24"/>
          <w:szCs w:val="24"/>
          <w:highlight w:val="green"/>
        </w:rPr>
      </w:pPr>
    </w:p>
    <w:p w14:paraId="5844D620"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A5D0EE6"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DDC9464" w14:textId="377A6EA5"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Tables</w:t>
      </w:r>
    </w:p>
    <w:p w14:paraId="2676AFC3" w14:textId="1065D04D" w:rsidR="00FD54B2" w:rsidRPr="003808E1" w:rsidRDefault="00FD54B2" w:rsidP="00FD54B2">
      <w:pPr>
        <w:rPr>
          <w:rFonts w:ascii="Times New Roman" w:hAnsi="Times New Roman" w:cs="Times New Roman"/>
          <w:sz w:val="24"/>
          <w:szCs w:val="24"/>
        </w:rPr>
      </w:pPr>
      <w:r w:rsidRPr="003808E1">
        <w:rPr>
          <w:rFonts w:ascii="Times New Roman" w:hAnsi="Times New Roman" w:cs="Times New Roman"/>
          <w:sz w:val="24"/>
          <w:szCs w:val="24"/>
        </w:rPr>
        <w:t>Table 1. List of site covariates corresponding to the wildlife openings, organized by category.</w:t>
      </w:r>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1CBB7757" w14:textId="77777777" w:rsidTr="00804239">
        <w:tc>
          <w:tcPr>
            <w:tcW w:w="1469" w:type="dxa"/>
            <w:tcBorders>
              <w:top w:val="single" w:sz="12" w:space="0" w:color="auto"/>
              <w:bottom w:val="single" w:sz="12" w:space="0" w:color="auto"/>
            </w:tcBorders>
          </w:tcPr>
          <w:p w14:paraId="3241A634"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1B91F4FB"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496FFDBA"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6865996A"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Data Source</w:t>
            </w:r>
          </w:p>
        </w:tc>
      </w:tr>
      <w:tr w:rsidR="00FD54B2" w:rsidRPr="003808E1" w14:paraId="1304EF45" w14:textId="77777777" w:rsidTr="00804239">
        <w:tc>
          <w:tcPr>
            <w:tcW w:w="1469" w:type="dxa"/>
            <w:vMerge w:val="restart"/>
            <w:tcBorders>
              <w:top w:val="single" w:sz="12" w:space="0" w:color="auto"/>
            </w:tcBorders>
          </w:tcPr>
          <w:p w14:paraId="5EDDF36F" w14:textId="77777777" w:rsidR="00FD54B2" w:rsidRPr="003808E1" w:rsidRDefault="00FD54B2" w:rsidP="00804239">
            <w:pPr>
              <w:rPr>
                <w:rFonts w:ascii="Times New Roman" w:hAnsi="Times New Roman" w:cs="Times New Roman"/>
                <w:sz w:val="10"/>
                <w:szCs w:val="10"/>
              </w:rPr>
            </w:pPr>
          </w:p>
          <w:p w14:paraId="03D0D75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Local Habitat</w:t>
            </w:r>
          </w:p>
        </w:tc>
        <w:tc>
          <w:tcPr>
            <w:tcW w:w="1946" w:type="dxa"/>
            <w:tcBorders>
              <w:top w:val="single" w:sz="12" w:space="0" w:color="auto"/>
            </w:tcBorders>
          </w:tcPr>
          <w:p w14:paraId="7DE13123" w14:textId="77777777" w:rsidR="00FD54B2" w:rsidRPr="003808E1" w:rsidRDefault="00FD54B2" w:rsidP="00804239">
            <w:pPr>
              <w:rPr>
                <w:rFonts w:ascii="Times New Roman" w:hAnsi="Times New Roman" w:cs="Times New Roman"/>
                <w:sz w:val="10"/>
                <w:szCs w:val="10"/>
              </w:rPr>
            </w:pPr>
          </w:p>
          <w:p w14:paraId="43270F7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Herb</w:t>
            </w:r>
          </w:p>
          <w:p w14:paraId="4C88221D" w14:textId="77777777" w:rsidR="00FD54B2" w:rsidRPr="003808E1" w:rsidRDefault="00FD54B2" w:rsidP="00804239">
            <w:pPr>
              <w:rPr>
                <w:rFonts w:ascii="Times New Roman" w:hAnsi="Times New Roman" w:cs="Times New Roman"/>
                <w:sz w:val="12"/>
                <w:szCs w:val="12"/>
              </w:rPr>
            </w:pPr>
          </w:p>
        </w:tc>
        <w:tc>
          <w:tcPr>
            <w:tcW w:w="4140" w:type="dxa"/>
            <w:vMerge w:val="restart"/>
            <w:tcBorders>
              <w:top w:val="single" w:sz="12" w:space="0" w:color="auto"/>
            </w:tcBorders>
          </w:tcPr>
          <w:p w14:paraId="1D9197FE" w14:textId="77777777" w:rsidR="00FD54B2" w:rsidRPr="003808E1" w:rsidRDefault="00FD54B2" w:rsidP="00804239">
            <w:pPr>
              <w:rPr>
                <w:rFonts w:ascii="Times New Roman" w:hAnsi="Times New Roman" w:cs="Times New Roman"/>
                <w:sz w:val="10"/>
                <w:szCs w:val="10"/>
              </w:rPr>
            </w:pPr>
          </w:p>
          <w:p w14:paraId="75809C8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at which herbs / shrubs / saplings / trees were present divided by the total number of points located within the wildlife opening</w:t>
            </w:r>
          </w:p>
          <w:p w14:paraId="6200C14D"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12" w:space="0" w:color="auto"/>
            </w:tcBorders>
            <w:vAlign w:val="center"/>
          </w:tcPr>
          <w:p w14:paraId="520488E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Sight tube vegetation surveys</w:t>
            </w:r>
          </w:p>
        </w:tc>
      </w:tr>
      <w:tr w:rsidR="00FD54B2" w:rsidRPr="003808E1" w14:paraId="5AABE22A" w14:textId="77777777" w:rsidTr="00804239">
        <w:tc>
          <w:tcPr>
            <w:tcW w:w="1469" w:type="dxa"/>
            <w:vMerge/>
          </w:tcPr>
          <w:p w14:paraId="3F5BEC61" w14:textId="77777777" w:rsidR="00FD54B2" w:rsidRPr="003808E1" w:rsidRDefault="00FD54B2" w:rsidP="00804239">
            <w:pPr>
              <w:rPr>
                <w:rFonts w:ascii="Times New Roman" w:hAnsi="Times New Roman" w:cs="Times New Roman"/>
                <w:sz w:val="24"/>
                <w:szCs w:val="24"/>
              </w:rPr>
            </w:pPr>
          </w:p>
        </w:tc>
        <w:tc>
          <w:tcPr>
            <w:tcW w:w="1946" w:type="dxa"/>
          </w:tcPr>
          <w:p w14:paraId="4488159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Shrub</w:t>
            </w:r>
          </w:p>
          <w:p w14:paraId="33B0045D" w14:textId="77777777" w:rsidR="00FD54B2" w:rsidRPr="003808E1" w:rsidRDefault="00FD54B2" w:rsidP="00804239">
            <w:pPr>
              <w:rPr>
                <w:rFonts w:ascii="Times New Roman" w:hAnsi="Times New Roman" w:cs="Times New Roman"/>
                <w:sz w:val="12"/>
                <w:szCs w:val="12"/>
              </w:rPr>
            </w:pPr>
          </w:p>
        </w:tc>
        <w:tc>
          <w:tcPr>
            <w:tcW w:w="4140" w:type="dxa"/>
            <w:vMerge/>
          </w:tcPr>
          <w:p w14:paraId="02A42F78"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6FBDAD3D" w14:textId="77777777" w:rsidR="00FD54B2" w:rsidRPr="003808E1" w:rsidRDefault="00FD54B2" w:rsidP="00804239">
            <w:pPr>
              <w:jc w:val="center"/>
              <w:rPr>
                <w:rFonts w:ascii="Times New Roman" w:hAnsi="Times New Roman" w:cs="Times New Roman"/>
                <w:sz w:val="24"/>
                <w:szCs w:val="24"/>
              </w:rPr>
            </w:pPr>
          </w:p>
        </w:tc>
      </w:tr>
      <w:tr w:rsidR="00FD54B2" w:rsidRPr="003808E1" w14:paraId="04ADC757" w14:textId="77777777" w:rsidTr="00804239">
        <w:tc>
          <w:tcPr>
            <w:tcW w:w="1469" w:type="dxa"/>
            <w:vMerge/>
          </w:tcPr>
          <w:p w14:paraId="0F10507C" w14:textId="77777777" w:rsidR="00FD54B2" w:rsidRPr="003808E1" w:rsidRDefault="00FD54B2" w:rsidP="00804239">
            <w:pPr>
              <w:rPr>
                <w:rFonts w:ascii="Times New Roman" w:hAnsi="Times New Roman" w:cs="Times New Roman"/>
                <w:sz w:val="24"/>
                <w:szCs w:val="24"/>
              </w:rPr>
            </w:pPr>
          </w:p>
        </w:tc>
        <w:tc>
          <w:tcPr>
            <w:tcW w:w="1946" w:type="dxa"/>
          </w:tcPr>
          <w:p w14:paraId="7FEC55B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Sapling</w:t>
            </w:r>
          </w:p>
          <w:p w14:paraId="28A28323" w14:textId="77777777" w:rsidR="00FD54B2" w:rsidRPr="003808E1" w:rsidRDefault="00FD54B2" w:rsidP="00804239">
            <w:pPr>
              <w:rPr>
                <w:rFonts w:ascii="Times New Roman" w:hAnsi="Times New Roman" w:cs="Times New Roman"/>
                <w:sz w:val="12"/>
                <w:szCs w:val="12"/>
              </w:rPr>
            </w:pPr>
          </w:p>
        </w:tc>
        <w:tc>
          <w:tcPr>
            <w:tcW w:w="4140" w:type="dxa"/>
            <w:vMerge/>
          </w:tcPr>
          <w:p w14:paraId="7D8DAE34"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3F60EE96" w14:textId="77777777" w:rsidR="00FD54B2" w:rsidRPr="003808E1" w:rsidRDefault="00FD54B2" w:rsidP="00804239">
            <w:pPr>
              <w:jc w:val="center"/>
              <w:rPr>
                <w:rFonts w:ascii="Times New Roman" w:hAnsi="Times New Roman" w:cs="Times New Roman"/>
                <w:sz w:val="24"/>
                <w:szCs w:val="24"/>
              </w:rPr>
            </w:pPr>
          </w:p>
        </w:tc>
      </w:tr>
      <w:tr w:rsidR="00FD54B2" w:rsidRPr="003808E1" w14:paraId="1DA23D84" w14:textId="77777777" w:rsidTr="00804239">
        <w:tc>
          <w:tcPr>
            <w:tcW w:w="1469" w:type="dxa"/>
            <w:vMerge/>
          </w:tcPr>
          <w:p w14:paraId="19C4F5BA" w14:textId="77777777" w:rsidR="00FD54B2" w:rsidRPr="003808E1" w:rsidRDefault="00FD54B2" w:rsidP="00804239">
            <w:pPr>
              <w:rPr>
                <w:rFonts w:ascii="Times New Roman" w:hAnsi="Times New Roman" w:cs="Times New Roman"/>
                <w:sz w:val="24"/>
                <w:szCs w:val="24"/>
              </w:rPr>
            </w:pPr>
          </w:p>
        </w:tc>
        <w:tc>
          <w:tcPr>
            <w:tcW w:w="1946" w:type="dxa"/>
          </w:tcPr>
          <w:p w14:paraId="34139EF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Tree</w:t>
            </w:r>
          </w:p>
        </w:tc>
        <w:tc>
          <w:tcPr>
            <w:tcW w:w="4140" w:type="dxa"/>
            <w:vMerge/>
          </w:tcPr>
          <w:p w14:paraId="6FC70F26"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429D0A55" w14:textId="77777777" w:rsidR="00FD54B2" w:rsidRPr="003808E1" w:rsidRDefault="00FD54B2" w:rsidP="00804239">
            <w:pPr>
              <w:jc w:val="center"/>
              <w:rPr>
                <w:rFonts w:ascii="Times New Roman" w:hAnsi="Times New Roman" w:cs="Times New Roman"/>
                <w:sz w:val="24"/>
                <w:szCs w:val="24"/>
              </w:rPr>
            </w:pPr>
          </w:p>
        </w:tc>
      </w:tr>
      <w:tr w:rsidR="00FD54B2" w:rsidRPr="003808E1" w14:paraId="3ED46C61" w14:textId="77777777" w:rsidTr="00804239">
        <w:tc>
          <w:tcPr>
            <w:tcW w:w="1469" w:type="dxa"/>
            <w:vMerge/>
          </w:tcPr>
          <w:p w14:paraId="741EB43C"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58F5665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Tree Outside Opening</w:t>
            </w:r>
          </w:p>
        </w:tc>
        <w:tc>
          <w:tcPr>
            <w:tcW w:w="4140" w:type="dxa"/>
            <w:tcBorders>
              <w:bottom w:val="single" w:sz="4" w:space="0" w:color="auto"/>
            </w:tcBorders>
          </w:tcPr>
          <w:p w14:paraId="5964243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outside of the wildlife opening at which trees were present divided by the total number of points in the survey (N = 20)</w:t>
            </w:r>
          </w:p>
          <w:p w14:paraId="71CF5C66"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3B18BB40" w14:textId="77777777" w:rsidR="00FD54B2" w:rsidRPr="003808E1" w:rsidRDefault="00FD54B2" w:rsidP="00804239">
            <w:pPr>
              <w:jc w:val="center"/>
              <w:rPr>
                <w:rFonts w:ascii="Times New Roman" w:hAnsi="Times New Roman" w:cs="Times New Roman"/>
                <w:sz w:val="24"/>
                <w:szCs w:val="24"/>
              </w:rPr>
            </w:pPr>
          </w:p>
        </w:tc>
      </w:tr>
      <w:tr w:rsidR="00FD54B2" w:rsidRPr="003808E1" w14:paraId="379CD475" w14:textId="77777777" w:rsidTr="00804239">
        <w:tc>
          <w:tcPr>
            <w:tcW w:w="1469" w:type="dxa"/>
            <w:vMerge/>
          </w:tcPr>
          <w:p w14:paraId="764E8ED1"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3EC9D000" w14:textId="77777777" w:rsidR="00FD54B2" w:rsidRPr="003808E1" w:rsidRDefault="00FD54B2" w:rsidP="00804239">
            <w:pPr>
              <w:rPr>
                <w:rFonts w:ascii="Times New Roman" w:hAnsi="Times New Roman" w:cs="Times New Roman"/>
                <w:sz w:val="10"/>
                <w:szCs w:val="10"/>
              </w:rPr>
            </w:pPr>
          </w:p>
          <w:p w14:paraId="5F3D756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Canopy Cover</w:t>
            </w:r>
          </w:p>
        </w:tc>
        <w:tc>
          <w:tcPr>
            <w:tcW w:w="4140" w:type="dxa"/>
            <w:tcBorders>
              <w:top w:val="single" w:sz="4" w:space="0" w:color="auto"/>
            </w:tcBorders>
          </w:tcPr>
          <w:p w14:paraId="53CCDADC" w14:textId="77777777" w:rsidR="00FD54B2" w:rsidRPr="003808E1" w:rsidRDefault="00FD54B2" w:rsidP="00804239">
            <w:pPr>
              <w:rPr>
                <w:rFonts w:ascii="Times New Roman" w:hAnsi="Times New Roman" w:cs="Times New Roman"/>
                <w:sz w:val="10"/>
                <w:szCs w:val="10"/>
              </w:rPr>
            </w:pPr>
          </w:p>
          <w:p w14:paraId="74F514D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average of 4 densiometer measurements of forest overstory density</w:t>
            </w:r>
          </w:p>
          <w:p w14:paraId="792D8406"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622EC733"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Tree plot surveys</w:t>
            </w:r>
          </w:p>
        </w:tc>
      </w:tr>
      <w:tr w:rsidR="00FD54B2" w:rsidRPr="003808E1" w14:paraId="2B942949" w14:textId="77777777" w:rsidTr="00804239">
        <w:tc>
          <w:tcPr>
            <w:tcW w:w="1469" w:type="dxa"/>
            <w:vMerge/>
          </w:tcPr>
          <w:p w14:paraId="168F59AF" w14:textId="77777777" w:rsidR="00FD54B2" w:rsidRPr="003808E1" w:rsidRDefault="00FD54B2" w:rsidP="00804239">
            <w:pPr>
              <w:rPr>
                <w:rFonts w:ascii="Times New Roman" w:hAnsi="Times New Roman" w:cs="Times New Roman"/>
                <w:sz w:val="24"/>
                <w:szCs w:val="24"/>
              </w:rPr>
            </w:pPr>
          </w:p>
        </w:tc>
        <w:tc>
          <w:tcPr>
            <w:tcW w:w="1946" w:type="dxa"/>
          </w:tcPr>
          <w:p w14:paraId="1470458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Canopy Height</w:t>
            </w:r>
          </w:p>
        </w:tc>
        <w:tc>
          <w:tcPr>
            <w:tcW w:w="4140" w:type="dxa"/>
          </w:tcPr>
          <w:p w14:paraId="3226F8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Height (m) of an average intermediate tree within the wildlife opening</w:t>
            </w:r>
          </w:p>
          <w:p w14:paraId="1C16090E"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1466172F" w14:textId="77777777" w:rsidR="00FD54B2" w:rsidRPr="003808E1" w:rsidRDefault="00FD54B2" w:rsidP="00804239">
            <w:pPr>
              <w:jc w:val="center"/>
              <w:rPr>
                <w:rFonts w:ascii="Times New Roman" w:hAnsi="Times New Roman" w:cs="Times New Roman"/>
                <w:sz w:val="24"/>
                <w:szCs w:val="24"/>
              </w:rPr>
            </w:pPr>
          </w:p>
        </w:tc>
      </w:tr>
      <w:tr w:rsidR="00FD54B2" w:rsidRPr="003808E1" w14:paraId="5E9F07A7" w14:textId="77777777" w:rsidTr="00804239">
        <w:tc>
          <w:tcPr>
            <w:tcW w:w="1469" w:type="dxa"/>
            <w:vMerge/>
          </w:tcPr>
          <w:p w14:paraId="6E00ACBC" w14:textId="77777777" w:rsidR="00FD54B2" w:rsidRPr="003808E1" w:rsidRDefault="00FD54B2" w:rsidP="00804239">
            <w:pPr>
              <w:rPr>
                <w:rFonts w:ascii="Times New Roman" w:hAnsi="Times New Roman" w:cs="Times New Roman"/>
                <w:sz w:val="24"/>
                <w:szCs w:val="24"/>
              </w:rPr>
            </w:pPr>
          </w:p>
        </w:tc>
        <w:tc>
          <w:tcPr>
            <w:tcW w:w="1946" w:type="dxa"/>
          </w:tcPr>
          <w:p w14:paraId="2AEF929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Trees</w:t>
            </w:r>
          </w:p>
        </w:tc>
        <w:tc>
          <w:tcPr>
            <w:tcW w:w="4140" w:type="dxa"/>
          </w:tcPr>
          <w:p w14:paraId="43D8AE0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Total number of live trees and dead snags with &gt;10 cm diameter located within the tree plot; index of relative tree density</w:t>
            </w:r>
          </w:p>
          <w:p w14:paraId="6A98712B"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753A74C8" w14:textId="77777777" w:rsidR="00FD54B2" w:rsidRPr="003808E1" w:rsidRDefault="00FD54B2" w:rsidP="00804239">
            <w:pPr>
              <w:jc w:val="center"/>
              <w:rPr>
                <w:rFonts w:ascii="Times New Roman" w:hAnsi="Times New Roman" w:cs="Times New Roman"/>
                <w:sz w:val="24"/>
                <w:szCs w:val="24"/>
              </w:rPr>
            </w:pPr>
          </w:p>
        </w:tc>
      </w:tr>
      <w:tr w:rsidR="00FD54B2" w:rsidRPr="003808E1" w14:paraId="6F2B2E04" w14:textId="77777777" w:rsidTr="00804239">
        <w:tc>
          <w:tcPr>
            <w:tcW w:w="1469" w:type="dxa"/>
            <w:vMerge/>
          </w:tcPr>
          <w:p w14:paraId="15F57A32"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55D928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Basal Area</w:t>
            </w:r>
          </w:p>
        </w:tc>
        <w:tc>
          <w:tcPr>
            <w:tcW w:w="4140" w:type="dxa"/>
            <w:tcBorders>
              <w:bottom w:val="single" w:sz="4" w:space="0" w:color="auto"/>
            </w:tcBorders>
          </w:tcPr>
          <w:p w14:paraId="71CC028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Sum of the individual basal areas of all the trees within the tree plot; index of relative basal area</w:t>
            </w:r>
          </w:p>
          <w:p w14:paraId="3A894CE2"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40574627" w14:textId="77777777" w:rsidR="00FD54B2" w:rsidRPr="003808E1" w:rsidRDefault="00FD54B2" w:rsidP="00804239">
            <w:pPr>
              <w:jc w:val="center"/>
              <w:rPr>
                <w:rFonts w:ascii="Times New Roman" w:hAnsi="Times New Roman" w:cs="Times New Roman"/>
                <w:sz w:val="24"/>
                <w:szCs w:val="24"/>
              </w:rPr>
            </w:pPr>
          </w:p>
        </w:tc>
      </w:tr>
      <w:tr w:rsidR="00FD54B2" w:rsidRPr="003808E1" w14:paraId="60CE3207" w14:textId="77777777" w:rsidTr="00804239">
        <w:tc>
          <w:tcPr>
            <w:tcW w:w="1469" w:type="dxa"/>
            <w:vMerge/>
          </w:tcPr>
          <w:p w14:paraId="6691463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6E3F8212" w14:textId="77777777" w:rsidR="00FD54B2" w:rsidRPr="003808E1" w:rsidRDefault="00FD54B2" w:rsidP="00804239">
            <w:pPr>
              <w:rPr>
                <w:rFonts w:ascii="Times New Roman" w:hAnsi="Times New Roman" w:cs="Times New Roman"/>
                <w:sz w:val="10"/>
                <w:szCs w:val="10"/>
              </w:rPr>
            </w:pPr>
          </w:p>
          <w:p w14:paraId="156DE16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Elevation</w:t>
            </w:r>
          </w:p>
        </w:tc>
        <w:tc>
          <w:tcPr>
            <w:tcW w:w="4140" w:type="dxa"/>
            <w:tcBorders>
              <w:top w:val="single" w:sz="4" w:space="0" w:color="auto"/>
            </w:tcBorders>
          </w:tcPr>
          <w:p w14:paraId="336DFA39" w14:textId="77777777" w:rsidR="00FD54B2" w:rsidRPr="003808E1" w:rsidRDefault="00FD54B2" w:rsidP="00804239">
            <w:pPr>
              <w:rPr>
                <w:rFonts w:ascii="Times New Roman" w:hAnsi="Times New Roman" w:cs="Times New Roman"/>
                <w:sz w:val="10"/>
                <w:szCs w:val="10"/>
              </w:rPr>
            </w:pPr>
          </w:p>
          <w:p w14:paraId="1D253E9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Mean elevation within boundaries of wildlife opening</w:t>
            </w:r>
          </w:p>
          <w:p w14:paraId="38DDFCB2"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3733FF19"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Shuttle Radar Topography Mission digital elevation data</w:t>
            </w:r>
          </w:p>
        </w:tc>
      </w:tr>
      <w:tr w:rsidR="00FD54B2" w:rsidRPr="003808E1" w14:paraId="6B8F8DE7" w14:textId="77777777" w:rsidTr="00804239">
        <w:tc>
          <w:tcPr>
            <w:tcW w:w="1469" w:type="dxa"/>
            <w:vMerge/>
          </w:tcPr>
          <w:p w14:paraId="61622F7A" w14:textId="77777777" w:rsidR="00FD54B2" w:rsidRPr="003808E1" w:rsidRDefault="00FD54B2" w:rsidP="00804239">
            <w:pPr>
              <w:rPr>
                <w:rFonts w:ascii="Times New Roman" w:hAnsi="Times New Roman" w:cs="Times New Roman"/>
                <w:sz w:val="24"/>
                <w:szCs w:val="24"/>
              </w:rPr>
            </w:pPr>
          </w:p>
        </w:tc>
        <w:tc>
          <w:tcPr>
            <w:tcW w:w="1946" w:type="dxa"/>
          </w:tcPr>
          <w:p w14:paraId="0EC43B9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Aspect</w:t>
            </w:r>
          </w:p>
        </w:tc>
        <w:tc>
          <w:tcPr>
            <w:tcW w:w="4140" w:type="dxa"/>
          </w:tcPr>
          <w:p w14:paraId="192F6C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aspect within boundaries of wildlife opening</w:t>
            </w:r>
          </w:p>
          <w:p w14:paraId="4B6021A9"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41F83ED7" w14:textId="77777777" w:rsidR="00FD54B2" w:rsidRPr="003808E1" w:rsidRDefault="00FD54B2" w:rsidP="00804239">
            <w:pPr>
              <w:jc w:val="center"/>
              <w:rPr>
                <w:rFonts w:ascii="Times New Roman" w:hAnsi="Times New Roman" w:cs="Times New Roman"/>
                <w:sz w:val="24"/>
                <w:szCs w:val="24"/>
              </w:rPr>
            </w:pPr>
          </w:p>
        </w:tc>
      </w:tr>
      <w:tr w:rsidR="00FD54B2" w:rsidRPr="003808E1" w14:paraId="377CFA20" w14:textId="77777777" w:rsidTr="00804239">
        <w:tc>
          <w:tcPr>
            <w:tcW w:w="1469" w:type="dxa"/>
            <w:vMerge/>
            <w:tcBorders>
              <w:bottom w:val="single" w:sz="4" w:space="0" w:color="auto"/>
            </w:tcBorders>
          </w:tcPr>
          <w:p w14:paraId="7D43C1EA"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2B731689"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TPI</w:t>
            </w:r>
          </w:p>
        </w:tc>
        <w:tc>
          <w:tcPr>
            <w:tcW w:w="4140" w:type="dxa"/>
            <w:tcBorders>
              <w:bottom w:val="single" w:sz="4" w:space="0" w:color="auto"/>
            </w:tcBorders>
          </w:tcPr>
          <w:p w14:paraId="7934483A"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topographical position index (TPI) value within boundaries of wildlife opening</w:t>
            </w:r>
          </w:p>
          <w:p w14:paraId="65C3DDB1"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261CBCA0" w14:textId="77777777" w:rsidR="00FD54B2" w:rsidRPr="003808E1" w:rsidRDefault="00FD54B2" w:rsidP="00804239">
            <w:pPr>
              <w:jc w:val="center"/>
              <w:rPr>
                <w:rFonts w:ascii="Times New Roman" w:hAnsi="Times New Roman" w:cs="Times New Roman"/>
                <w:sz w:val="24"/>
                <w:szCs w:val="24"/>
              </w:rPr>
            </w:pPr>
          </w:p>
        </w:tc>
      </w:tr>
      <w:tr w:rsidR="00FD54B2" w:rsidRPr="003808E1" w14:paraId="74DE7F2D" w14:textId="77777777" w:rsidTr="00804239">
        <w:tc>
          <w:tcPr>
            <w:tcW w:w="1469" w:type="dxa"/>
            <w:vMerge w:val="restart"/>
            <w:tcBorders>
              <w:top w:val="single" w:sz="4" w:space="0" w:color="auto"/>
            </w:tcBorders>
          </w:tcPr>
          <w:p w14:paraId="509479B6" w14:textId="77777777" w:rsidR="00FD54B2" w:rsidRPr="003808E1" w:rsidRDefault="00FD54B2" w:rsidP="00804239">
            <w:pPr>
              <w:rPr>
                <w:rFonts w:ascii="Times New Roman" w:hAnsi="Times New Roman" w:cs="Times New Roman"/>
                <w:sz w:val="10"/>
                <w:szCs w:val="10"/>
              </w:rPr>
            </w:pPr>
          </w:p>
          <w:p w14:paraId="6B0E1E0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Size</w:t>
            </w:r>
          </w:p>
        </w:tc>
        <w:tc>
          <w:tcPr>
            <w:tcW w:w="1946" w:type="dxa"/>
            <w:tcBorders>
              <w:top w:val="single" w:sz="4" w:space="0" w:color="auto"/>
            </w:tcBorders>
          </w:tcPr>
          <w:p w14:paraId="17A29D08" w14:textId="77777777" w:rsidR="00FD54B2" w:rsidRPr="003808E1" w:rsidRDefault="00FD54B2" w:rsidP="00804239">
            <w:pPr>
              <w:rPr>
                <w:rFonts w:ascii="Times New Roman" w:hAnsi="Times New Roman" w:cs="Times New Roman"/>
                <w:sz w:val="10"/>
                <w:szCs w:val="10"/>
              </w:rPr>
            </w:pPr>
          </w:p>
          <w:p w14:paraId="546EEF1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Area</w:t>
            </w:r>
          </w:p>
        </w:tc>
        <w:tc>
          <w:tcPr>
            <w:tcW w:w="4140" w:type="dxa"/>
            <w:tcBorders>
              <w:top w:val="single" w:sz="4" w:space="0" w:color="auto"/>
            </w:tcBorders>
          </w:tcPr>
          <w:p w14:paraId="3ED6D4CB" w14:textId="77777777" w:rsidR="00FD54B2" w:rsidRPr="003808E1" w:rsidRDefault="00FD54B2" w:rsidP="00804239">
            <w:pPr>
              <w:rPr>
                <w:rFonts w:ascii="Times New Roman" w:hAnsi="Times New Roman" w:cs="Times New Roman"/>
                <w:sz w:val="10"/>
                <w:szCs w:val="10"/>
              </w:rPr>
            </w:pPr>
          </w:p>
          <w:p w14:paraId="52AE334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Area (ha) of wildlife opening</w:t>
            </w:r>
          </w:p>
          <w:p w14:paraId="7FF137B3"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63F2CE3A"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1355BC24" w14:textId="77777777" w:rsidTr="00804239">
        <w:tc>
          <w:tcPr>
            <w:tcW w:w="1469" w:type="dxa"/>
            <w:vMerge/>
          </w:tcPr>
          <w:p w14:paraId="16C1E812" w14:textId="77777777" w:rsidR="00FD54B2" w:rsidRPr="003808E1" w:rsidRDefault="00FD54B2" w:rsidP="00804239">
            <w:pPr>
              <w:rPr>
                <w:rFonts w:ascii="Times New Roman" w:hAnsi="Times New Roman" w:cs="Times New Roman"/>
                <w:sz w:val="24"/>
                <w:szCs w:val="24"/>
              </w:rPr>
            </w:pPr>
          </w:p>
        </w:tc>
        <w:tc>
          <w:tcPr>
            <w:tcW w:w="1946" w:type="dxa"/>
          </w:tcPr>
          <w:p w14:paraId="27F0C4C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Edge:Area Ratio</w:t>
            </w:r>
          </w:p>
        </w:tc>
        <w:tc>
          <w:tcPr>
            <w:tcW w:w="4140" w:type="dxa"/>
          </w:tcPr>
          <w:p w14:paraId="5ABA79C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Ratio of total edge distance (m) to area (ha) of wildlife opening</w:t>
            </w:r>
          </w:p>
          <w:p w14:paraId="3EDFE0C7"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2DBEFF52" w14:textId="77777777" w:rsidR="00FD54B2" w:rsidRPr="003808E1" w:rsidRDefault="00FD54B2" w:rsidP="00804239">
            <w:pPr>
              <w:jc w:val="center"/>
              <w:rPr>
                <w:rFonts w:ascii="Times New Roman" w:hAnsi="Times New Roman" w:cs="Times New Roman"/>
                <w:sz w:val="24"/>
                <w:szCs w:val="24"/>
              </w:rPr>
            </w:pPr>
          </w:p>
        </w:tc>
      </w:tr>
      <w:tr w:rsidR="00FD54B2" w:rsidRPr="003808E1" w14:paraId="6EE22857" w14:textId="77777777" w:rsidTr="00804239">
        <w:tc>
          <w:tcPr>
            <w:tcW w:w="1469" w:type="dxa"/>
            <w:vMerge/>
            <w:tcBorders>
              <w:bottom w:val="single" w:sz="12" w:space="0" w:color="auto"/>
            </w:tcBorders>
          </w:tcPr>
          <w:p w14:paraId="5B1F7244" w14:textId="77777777" w:rsidR="00FD54B2" w:rsidRPr="003808E1" w:rsidRDefault="00FD54B2" w:rsidP="00804239">
            <w:pPr>
              <w:rPr>
                <w:rFonts w:ascii="Times New Roman" w:hAnsi="Times New Roman" w:cs="Times New Roman"/>
                <w:sz w:val="24"/>
                <w:szCs w:val="24"/>
              </w:rPr>
            </w:pPr>
          </w:p>
        </w:tc>
        <w:tc>
          <w:tcPr>
            <w:tcW w:w="1946" w:type="dxa"/>
            <w:tcBorders>
              <w:bottom w:val="single" w:sz="12" w:space="0" w:color="auto"/>
            </w:tcBorders>
          </w:tcPr>
          <w:p w14:paraId="606F759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Roundness</w:t>
            </w:r>
          </w:p>
        </w:tc>
        <w:tc>
          <w:tcPr>
            <w:tcW w:w="4140" w:type="dxa"/>
            <w:tcBorders>
              <w:bottom w:val="single" w:sz="12" w:space="0" w:color="auto"/>
            </w:tcBorders>
          </w:tcPr>
          <w:p w14:paraId="2EFF085C"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Shape metric; also known as the Polsby-Popper score</w:t>
            </w:r>
          </w:p>
          <w:p w14:paraId="08F0777C"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12" w:space="0" w:color="auto"/>
            </w:tcBorders>
            <w:vAlign w:val="center"/>
          </w:tcPr>
          <w:p w14:paraId="0C247D28" w14:textId="77777777" w:rsidR="00FD54B2" w:rsidRPr="003808E1" w:rsidRDefault="00FD54B2" w:rsidP="00804239">
            <w:pPr>
              <w:jc w:val="center"/>
              <w:rPr>
                <w:rFonts w:ascii="Times New Roman" w:hAnsi="Times New Roman" w:cs="Times New Roman"/>
                <w:sz w:val="24"/>
                <w:szCs w:val="24"/>
              </w:rPr>
            </w:pPr>
          </w:p>
        </w:tc>
      </w:tr>
    </w:tbl>
    <w:p w14:paraId="30BFDBFC" w14:textId="77777777" w:rsidR="00FD54B2" w:rsidRPr="003808E1" w:rsidRDefault="00FD54B2" w:rsidP="00FD54B2">
      <w:r w:rsidRPr="003808E1">
        <w:rPr>
          <w:rFonts w:ascii="Times New Roman" w:hAnsi="Times New Roman" w:cs="Times New Roman"/>
          <w:sz w:val="24"/>
          <w:szCs w:val="24"/>
        </w:rPr>
        <w:lastRenderedPageBreak/>
        <w:t>Table 1. Continued.</w:t>
      </w:r>
    </w:p>
    <w:tbl>
      <w:tblPr>
        <w:tblStyle w:val="TableGrid"/>
        <w:tblW w:w="9265" w:type="dxa"/>
        <w:tblLook w:val="04A0" w:firstRow="1" w:lastRow="0" w:firstColumn="1" w:lastColumn="0" w:noHBand="0" w:noVBand="1"/>
      </w:tblPr>
      <w:tblGrid>
        <w:gridCol w:w="1469"/>
        <w:gridCol w:w="1946"/>
        <w:gridCol w:w="4140"/>
        <w:gridCol w:w="1710"/>
      </w:tblGrid>
      <w:tr w:rsidR="00FD54B2" w:rsidRPr="003808E1" w14:paraId="43591640" w14:textId="77777777" w:rsidTr="00804239">
        <w:tc>
          <w:tcPr>
            <w:tcW w:w="1469" w:type="dxa"/>
            <w:tcBorders>
              <w:top w:val="single" w:sz="12" w:space="0" w:color="auto"/>
              <w:left w:val="nil"/>
              <w:bottom w:val="single" w:sz="12" w:space="0" w:color="auto"/>
              <w:right w:val="nil"/>
            </w:tcBorders>
          </w:tcPr>
          <w:p w14:paraId="4B6716C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left w:val="nil"/>
              <w:bottom w:val="single" w:sz="12" w:space="0" w:color="auto"/>
              <w:right w:val="nil"/>
            </w:tcBorders>
          </w:tcPr>
          <w:p w14:paraId="4CE2C8E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left w:val="nil"/>
              <w:bottom w:val="single" w:sz="12" w:space="0" w:color="auto"/>
              <w:right w:val="nil"/>
            </w:tcBorders>
          </w:tcPr>
          <w:p w14:paraId="33415D1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left w:val="nil"/>
              <w:bottom w:val="single" w:sz="12" w:space="0" w:color="auto"/>
              <w:right w:val="nil"/>
            </w:tcBorders>
          </w:tcPr>
          <w:p w14:paraId="6D9D3722"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3A652834" w14:textId="77777777" w:rsidTr="00804239">
        <w:tc>
          <w:tcPr>
            <w:tcW w:w="1469" w:type="dxa"/>
            <w:vMerge w:val="restart"/>
            <w:tcBorders>
              <w:top w:val="single" w:sz="12" w:space="0" w:color="auto"/>
              <w:left w:val="nil"/>
              <w:bottom w:val="nil"/>
              <w:right w:val="nil"/>
            </w:tcBorders>
          </w:tcPr>
          <w:p w14:paraId="4BB77BAD" w14:textId="77777777" w:rsidR="00FD54B2" w:rsidRPr="003808E1" w:rsidRDefault="00FD54B2" w:rsidP="00804239">
            <w:pPr>
              <w:rPr>
                <w:rFonts w:ascii="Times New Roman" w:hAnsi="Times New Roman" w:cs="Times New Roman"/>
                <w:sz w:val="10"/>
                <w:szCs w:val="10"/>
              </w:rPr>
            </w:pPr>
          </w:p>
          <w:p w14:paraId="5910814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1946" w:type="dxa"/>
            <w:tcBorders>
              <w:top w:val="single" w:sz="12" w:space="0" w:color="auto"/>
              <w:left w:val="nil"/>
              <w:bottom w:val="nil"/>
              <w:right w:val="nil"/>
            </w:tcBorders>
          </w:tcPr>
          <w:p w14:paraId="693D3E90" w14:textId="77777777" w:rsidR="00FD54B2" w:rsidRPr="003808E1" w:rsidRDefault="00FD54B2" w:rsidP="00804239">
            <w:pPr>
              <w:rPr>
                <w:rFonts w:ascii="Times New Roman" w:hAnsi="Times New Roman" w:cs="Times New Roman"/>
                <w:sz w:val="10"/>
                <w:szCs w:val="10"/>
              </w:rPr>
            </w:pPr>
          </w:p>
          <w:p w14:paraId="6D96011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Opening Type</w:t>
            </w:r>
          </w:p>
        </w:tc>
        <w:tc>
          <w:tcPr>
            <w:tcW w:w="4140" w:type="dxa"/>
            <w:tcBorders>
              <w:top w:val="single" w:sz="12" w:space="0" w:color="auto"/>
              <w:left w:val="nil"/>
              <w:bottom w:val="nil"/>
              <w:right w:val="nil"/>
            </w:tcBorders>
          </w:tcPr>
          <w:p w14:paraId="2EB59778" w14:textId="77777777" w:rsidR="00FD54B2" w:rsidRPr="003808E1" w:rsidRDefault="00FD54B2" w:rsidP="00804239">
            <w:pPr>
              <w:rPr>
                <w:rFonts w:ascii="Times New Roman" w:hAnsi="Times New Roman" w:cs="Times New Roman"/>
                <w:sz w:val="10"/>
                <w:szCs w:val="10"/>
              </w:rPr>
            </w:pPr>
          </w:p>
          <w:p w14:paraId="078099A9" w14:textId="60529A0D"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 xml:space="preserve">Dummy variable where 1 = opening type of “1” </w:t>
            </w:r>
            <w:r w:rsidR="009E1DC8" w:rsidRPr="003808E1">
              <w:rPr>
                <w:rFonts w:ascii="Times New Roman" w:hAnsi="Times New Roman" w:cs="Times New Roman"/>
                <w:sz w:val="24"/>
                <w:szCs w:val="24"/>
              </w:rPr>
              <w:t xml:space="preserve">(i.e., standard maintained wildlife openings that were intentionally created by managers and tended to be small, round, and actively managed) </w:t>
            </w:r>
            <w:r w:rsidRPr="003808E1">
              <w:rPr>
                <w:rFonts w:ascii="Times New Roman" w:hAnsi="Times New Roman" w:cs="Times New Roman"/>
                <w:sz w:val="24"/>
                <w:szCs w:val="24"/>
              </w:rPr>
              <w:t>and 0 = all other opening types</w:t>
            </w:r>
            <w:r w:rsidR="007C7FFB" w:rsidRPr="003808E1">
              <w:rPr>
                <w:rFonts w:ascii="Times New Roman" w:hAnsi="Times New Roman" w:cs="Times New Roman"/>
                <w:sz w:val="24"/>
                <w:szCs w:val="24"/>
              </w:rPr>
              <w:t xml:space="preserve"> (e.g., reclaimed strip mines, grazing allotments, gas well sites)</w:t>
            </w:r>
          </w:p>
          <w:p w14:paraId="6B938B4F"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12" w:space="0" w:color="auto"/>
              <w:left w:val="nil"/>
              <w:bottom w:val="nil"/>
              <w:right w:val="nil"/>
            </w:tcBorders>
            <w:vAlign w:val="center"/>
          </w:tcPr>
          <w:p w14:paraId="16544844"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 (supplemented by field observations)</w:t>
            </w:r>
          </w:p>
        </w:tc>
      </w:tr>
      <w:tr w:rsidR="00FD54B2" w:rsidRPr="003808E1" w14:paraId="45D03260" w14:textId="77777777" w:rsidTr="00804239">
        <w:tc>
          <w:tcPr>
            <w:tcW w:w="1469" w:type="dxa"/>
            <w:vMerge/>
            <w:tcBorders>
              <w:top w:val="nil"/>
              <w:left w:val="nil"/>
              <w:bottom w:val="nil"/>
              <w:right w:val="nil"/>
            </w:tcBorders>
          </w:tcPr>
          <w:p w14:paraId="55C42204"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6059C619"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Past Maintenance</w:t>
            </w:r>
          </w:p>
        </w:tc>
        <w:tc>
          <w:tcPr>
            <w:tcW w:w="4140" w:type="dxa"/>
            <w:tcBorders>
              <w:top w:val="nil"/>
              <w:left w:val="nil"/>
              <w:bottom w:val="nil"/>
              <w:right w:val="nil"/>
            </w:tcBorders>
          </w:tcPr>
          <w:p w14:paraId="6F11945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record of past maintenance by managers and 0 = no record</w:t>
            </w:r>
          </w:p>
          <w:p w14:paraId="10746643"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5C83C2AC" w14:textId="77777777" w:rsidR="00FD54B2" w:rsidRPr="003808E1" w:rsidRDefault="00FD54B2" w:rsidP="00804239">
            <w:pPr>
              <w:jc w:val="center"/>
              <w:rPr>
                <w:rFonts w:ascii="Times New Roman" w:hAnsi="Times New Roman" w:cs="Times New Roman"/>
                <w:sz w:val="24"/>
                <w:szCs w:val="24"/>
              </w:rPr>
            </w:pPr>
          </w:p>
        </w:tc>
      </w:tr>
      <w:tr w:rsidR="00FD54B2" w:rsidRPr="003808E1" w14:paraId="38AD0766" w14:textId="77777777" w:rsidTr="00804239">
        <w:tc>
          <w:tcPr>
            <w:tcW w:w="1469" w:type="dxa"/>
            <w:vMerge/>
            <w:tcBorders>
              <w:top w:val="nil"/>
              <w:left w:val="nil"/>
              <w:bottom w:val="nil"/>
              <w:right w:val="nil"/>
            </w:tcBorders>
          </w:tcPr>
          <w:p w14:paraId="5F296A4F"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52E045F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Recent Disturbance</w:t>
            </w:r>
          </w:p>
        </w:tc>
        <w:tc>
          <w:tcPr>
            <w:tcW w:w="4140" w:type="dxa"/>
            <w:tcBorders>
              <w:top w:val="nil"/>
              <w:left w:val="nil"/>
              <w:bottom w:val="nil"/>
              <w:right w:val="nil"/>
            </w:tcBorders>
          </w:tcPr>
          <w:p w14:paraId="00E8285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disturbance involving exposing bare soil, tilling, or mowing within past 5 years and 0 = no disturbance</w:t>
            </w:r>
          </w:p>
          <w:p w14:paraId="655F3EE8"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1FD2CD1" w14:textId="77777777" w:rsidR="00FD54B2" w:rsidRPr="003808E1" w:rsidRDefault="00FD54B2" w:rsidP="00804239">
            <w:pPr>
              <w:jc w:val="center"/>
              <w:rPr>
                <w:rFonts w:ascii="Times New Roman" w:hAnsi="Times New Roman" w:cs="Times New Roman"/>
                <w:sz w:val="24"/>
                <w:szCs w:val="24"/>
              </w:rPr>
            </w:pPr>
          </w:p>
        </w:tc>
      </w:tr>
      <w:tr w:rsidR="00FD54B2" w:rsidRPr="003808E1" w14:paraId="0ADAE7AA" w14:textId="77777777" w:rsidTr="00804239">
        <w:tc>
          <w:tcPr>
            <w:tcW w:w="1469" w:type="dxa"/>
            <w:vMerge/>
            <w:tcBorders>
              <w:top w:val="nil"/>
              <w:left w:val="nil"/>
              <w:bottom w:val="nil"/>
              <w:right w:val="nil"/>
            </w:tcBorders>
          </w:tcPr>
          <w:p w14:paraId="610193BE"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148DC90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Mowing Frequency</w:t>
            </w:r>
          </w:p>
        </w:tc>
        <w:tc>
          <w:tcPr>
            <w:tcW w:w="4140" w:type="dxa"/>
            <w:tcBorders>
              <w:top w:val="nil"/>
              <w:left w:val="nil"/>
              <w:bottom w:val="nil"/>
              <w:right w:val="nil"/>
            </w:tcBorders>
          </w:tcPr>
          <w:p w14:paraId="1E64CAD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of elapsed years between mowing by managers</w:t>
            </w:r>
          </w:p>
          <w:p w14:paraId="1BC6324F"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D84CDE1" w14:textId="77777777" w:rsidR="00FD54B2" w:rsidRPr="003808E1" w:rsidRDefault="00FD54B2" w:rsidP="00804239">
            <w:pPr>
              <w:jc w:val="center"/>
              <w:rPr>
                <w:rFonts w:ascii="Times New Roman" w:hAnsi="Times New Roman" w:cs="Times New Roman"/>
                <w:sz w:val="24"/>
                <w:szCs w:val="24"/>
              </w:rPr>
            </w:pPr>
          </w:p>
        </w:tc>
      </w:tr>
      <w:tr w:rsidR="00FD54B2" w:rsidRPr="003808E1" w14:paraId="16ED88B9" w14:textId="77777777" w:rsidTr="00804239">
        <w:tc>
          <w:tcPr>
            <w:tcW w:w="1469" w:type="dxa"/>
            <w:vMerge/>
            <w:tcBorders>
              <w:top w:val="nil"/>
              <w:left w:val="nil"/>
              <w:bottom w:val="nil"/>
              <w:right w:val="nil"/>
            </w:tcBorders>
          </w:tcPr>
          <w:p w14:paraId="0AF61DB5"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1EDE5E0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Human Activity</w:t>
            </w:r>
          </w:p>
        </w:tc>
        <w:tc>
          <w:tcPr>
            <w:tcW w:w="4140" w:type="dxa"/>
            <w:tcBorders>
              <w:top w:val="nil"/>
              <w:left w:val="nil"/>
              <w:bottom w:val="nil"/>
              <w:right w:val="nil"/>
            </w:tcBorders>
          </w:tcPr>
          <w:p w14:paraId="53CA120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moderate to high levels of human activity or recreation and 0 = no or low levels of human activity or recreation</w:t>
            </w:r>
          </w:p>
          <w:p w14:paraId="0A217394"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405BA59F" w14:textId="77777777" w:rsidR="00FD54B2" w:rsidRPr="003808E1" w:rsidRDefault="00FD54B2" w:rsidP="00804239">
            <w:pPr>
              <w:jc w:val="center"/>
              <w:rPr>
                <w:rFonts w:ascii="Times New Roman" w:hAnsi="Times New Roman" w:cs="Times New Roman"/>
                <w:sz w:val="24"/>
                <w:szCs w:val="24"/>
              </w:rPr>
            </w:pPr>
          </w:p>
        </w:tc>
      </w:tr>
      <w:tr w:rsidR="00FD54B2" w:rsidRPr="003808E1" w14:paraId="343B7856" w14:textId="77777777" w:rsidTr="00804239">
        <w:tc>
          <w:tcPr>
            <w:tcW w:w="1469" w:type="dxa"/>
            <w:vMerge/>
            <w:tcBorders>
              <w:top w:val="nil"/>
              <w:left w:val="nil"/>
              <w:bottom w:val="single" w:sz="4" w:space="0" w:color="auto"/>
              <w:right w:val="nil"/>
            </w:tcBorders>
          </w:tcPr>
          <w:p w14:paraId="31A2F162"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single" w:sz="4" w:space="0" w:color="auto"/>
              <w:right w:val="nil"/>
            </w:tcBorders>
          </w:tcPr>
          <w:p w14:paraId="5312FDB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Road Proximity</w:t>
            </w:r>
          </w:p>
        </w:tc>
        <w:tc>
          <w:tcPr>
            <w:tcW w:w="4140" w:type="dxa"/>
            <w:tcBorders>
              <w:top w:val="nil"/>
              <w:left w:val="nil"/>
              <w:bottom w:val="single" w:sz="4" w:space="0" w:color="auto"/>
              <w:right w:val="nil"/>
            </w:tcBorders>
          </w:tcPr>
          <w:p w14:paraId="1A9C296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within 50 m of a public, maintained road and 0 = not within 50 m of a public, maintained road</w:t>
            </w:r>
          </w:p>
          <w:p w14:paraId="73ED18AD"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single" w:sz="4" w:space="0" w:color="auto"/>
              <w:right w:val="nil"/>
            </w:tcBorders>
            <w:vAlign w:val="center"/>
          </w:tcPr>
          <w:p w14:paraId="69D890E4" w14:textId="77777777" w:rsidR="00FD54B2" w:rsidRPr="003808E1" w:rsidRDefault="00FD54B2" w:rsidP="00804239">
            <w:pPr>
              <w:jc w:val="center"/>
              <w:rPr>
                <w:rFonts w:ascii="Times New Roman" w:hAnsi="Times New Roman" w:cs="Times New Roman"/>
                <w:sz w:val="24"/>
                <w:szCs w:val="24"/>
              </w:rPr>
            </w:pPr>
          </w:p>
        </w:tc>
      </w:tr>
      <w:tr w:rsidR="00FD54B2" w:rsidRPr="003808E1" w14:paraId="4CA56678" w14:textId="77777777" w:rsidTr="00804239">
        <w:tc>
          <w:tcPr>
            <w:tcW w:w="1469" w:type="dxa"/>
            <w:tcBorders>
              <w:top w:val="single" w:sz="4" w:space="0" w:color="auto"/>
              <w:left w:val="nil"/>
              <w:bottom w:val="nil"/>
              <w:right w:val="nil"/>
            </w:tcBorders>
          </w:tcPr>
          <w:p w14:paraId="6884383B" w14:textId="77777777" w:rsidR="00FD54B2" w:rsidRPr="003808E1" w:rsidRDefault="00FD54B2" w:rsidP="00804239">
            <w:pPr>
              <w:rPr>
                <w:rFonts w:ascii="Times New Roman" w:hAnsi="Times New Roman" w:cs="Times New Roman"/>
                <w:sz w:val="10"/>
                <w:szCs w:val="10"/>
              </w:rPr>
            </w:pPr>
          </w:p>
          <w:p w14:paraId="336E2A1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4" w:space="0" w:color="auto"/>
              <w:left w:val="nil"/>
              <w:bottom w:val="single" w:sz="4" w:space="0" w:color="auto"/>
              <w:right w:val="nil"/>
            </w:tcBorders>
          </w:tcPr>
          <w:p w14:paraId="24519B75" w14:textId="77777777" w:rsidR="00FD54B2" w:rsidRPr="003808E1" w:rsidRDefault="00FD54B2" w:rsidP="00804239">
            <w:pPr>
              <w:rPr>
                <w:rFonts w:ascii="Times New Roman" w:hAnsi="Times New Roman" w:cs="Times New Roman"/>
                <w:sz w:val="10"/>
                <w:szCs w:val="10"/>
              </w:rPr>
            </w:pPr>
          </w:p>
          <w:p w14:paraId="69C5AEF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Distance to Nearest Opening</w:t>
            </w:r>
          </w:p>
        </w:tc>
        <w:tc>
          <w:tcPr>
            <w:tcW w:w="4140" w:type="dxa"/>
            <w:tcBorders>
              <w:top w:val="single" w:sz="4" w:space="0" w:color="auto"/>
              <w:left w:val="nil"/>
              <w:bottom w:val="single" w:sz="4" w:space="0" w:color="auto"/>
              <w:right w:val="nil"/>
            </w:tcBorders>
          </w:tcPr>
          <w:p w14:paraId="5FD552C7" w14:textId="77777777" w:rsidR="00FD54B2" w:rsidRPr="003808E1" w:rsidRDefault="00FD54B2" w:rsidP="00804239">
            <w:pPr>
              <w:rPr>
                <w:rFonts w:ascii="Times New Roman" w:hAnsi="Times New Roman" w:cs="Times New Roman"/>
                <w:sz w:val="10"/>
                <w:szCs w:val="10"/>
              </w:rPr>
            </w:pPr>
          </w:p>
          <w:p w14:paraId="15D5867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Distance (m) from the edge of the focal wildlife opening to the edge of its nearest neighbor</w:t>
            </w:r>
          </w:p>
          <w:p w14:paraId="3B946BD5"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left w:val="nil"/>
              <w:bottom w:val="nil"/>
              <w:right w:val="nil"/>
            </w:tcBorders>
            <w:vAlign w:val="center"/>
          </w:tcPr>
          <w:p w14:paraId="47F993BC"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40CB06FF" w14:textId="77777777" w:rsidTr="00804239">
        <w:tc>
          <w:tcPr>
            <w:tcW w:w="1469" w:type="dxa"/>
            <w:tcBorders>
              <w:top w:val="nil"/>
              <w:left w:val="nil"/>
              <w:bottom w:val="nil"/>
              <w:right w:val="nil"/>
            </w:tcBorders>
          </w:tcPr>
          <w:p w14:paraId="0058D4E7"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left w:val="nil"/>
              <w:bottom w:val="nil"/>
              <w:right w:val="nil"/>
            </w:tcBorders>
          </w:tcPr>
          <w:p w14:paraId="6AEC4415" w14:textId="77777777" w:rsidR="00FD54B2" w:rsidRPr="003808E1" w:rsidRDefault="00FD54B2" w:rsidP="00804239">
            <w:pPr>
              <w:rPr>
                <w:rFonts w:ascii="Times New Roman" w:hAnsi="Times New Roman" w:cs="Times New Roman"/>
                <w:sz w:val="10"/>
                <w:szCs w:val="10"/>
              </w:rPr>
            </w:pPr>
          </w:p>
          <w:p w14:paraId="04FCD33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Small Openings</w:t>
            </w:r>
          </w:p>
          <w:p w14:paraId="7240ABE4" w14:textId="77777777" w:rsidR="00FD54B2" w:rsidRPr="003808E1" w:rsidRDefault="00FD54B2" w:rsidP="00804239">
            <w:pPr>
              <w:rPr>
                <w:rFonts w:ascii="Times New Roman" w:hAnsi="Times New Roman" w:cs="Times New Roman"/>
                <w:sz w:val="10"/>
                <w:szCs w:val="10"/>
              </w:rPr>
            </w:pPr>
          </w:p>
        </w:tc>
        <w:tc>
          <w:tcPr>
            <w:tcW w:w="4140" w:type="dxa"/>
            <w:vMerge w:val="restart"/>
            <w:tcBorders>
              <w:top w:val="single" w:sz="4" w:space="0" w:color="auto"/>
              <w:left w:val="nil"/>
              <w:bottom w:val="nil"/>
              <w:right w:val="nil"/>
            </w:tcBorders>
            <w:vAlign w:val="center"/>
          </w:tcPr>
          <w:p w14:paraId="360F36C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of small (&lt;1 ha) / midsize (1–5 ha) / large (&gt;5 ha) wildlife openings that intersected a 1-km buffer around the edge of the focal wildlife opening</w:t>
            </w:r>
          </w:p>
        </w:tc>
        <w:tc>
          <w:tcPr>
            <w:tcW w:w="1710" w:type="dxa"/>
            <w:vMerge/>
            <w:tcBorders>
              <w:top w:val="nil"/>
              <w:left w:val="nil"/>
              <w:bottom w:val="nil"/>
              <w:right w:val="nil"/>
            </w:tcBorders>
            <w:vAlign w:val="center"/>
          </w:tcPr>
          <w:p w14:paraId="00B527F8" w14:textId="77777777" w:rsidR="00FD54B2" w:rsidRPr="003808E1" w:rsidRDefault="00FD54B2" w:rsidP="00804239">
            <w:pPr>
              <w:jc w:val="center"/>
              <w:rPr>
                <w:rFonts w:ascii="Times New Roman" w:hAnsi="Times New Roman" w:cs="Times New Roman"/>
                <w:sz w:val="24"/>
                <w:szCs w:val="24"/>
              </w:rPr>
            </w:pPr>
          </w:p>
        </w:tc>
      </w:tr>
      <w:tr w:rsidR="00FD54B2" w:rsidRPr="003808E1" w14:paraId="1FE472B8" w14:textId="77777777" w:rsidTr="00804239">
        <w:tc>
          <w:tcPr>
            <w:tcW w:w="1469" w:type="dxa"/>
            <w:tcBorders>
              <w:top w:val="nil"/>
              <w:left w:val="nil"/>
              <w:bottom w:val="nil"/>
              <w:right w:val="nil"/>
            </w:tcBorders>
          </w:tcPr>
          <w:p w14:paraId="47D83D6E"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4DB96D44"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Midsize Openings</w:t>
            </w:r>
          </w:p>
          <w:p w14:paraId="5DA1AE68" w14:textId="77777777" w:rsidR="00FD54B2" w:rsidRPr="003808E1" w:rsidRDefault="00FD54B2" w:rsidP="00804239">
            <w:pPr>
              <w:rPr>
                <w:rFonts w:ascii="Times New Roman" w:hAnsi="Times New Roman" w:cs="Times New Roman"/>
                <w:sz w:val="10"/>
                <w:szCs w:val="10"/>
              </w:rPr>
            </w:pPr>
          </w:p>
        </w:tc>
        <w:tc>
          <w:tcPr>
            <w:tcW w:w="4140" w:type="dxa"/>
            <w:vMerge/>
            <w:tcBorders>
              <w:top w:val="nil"/>
              <w:left w:val="nil"/>
              <w:bottom w:val="nil"/>
              <w:right w:val="nil"/>
            </w:tcBorders>
          </w:tcPr>
          <w:p w14:paraId="1EACAA6B" w14:textId="77777777" w:rsidR="00FD54B2" w:rsidRPr="003808E1" w:rsidRDefault="00FD54B2" w:rsidP="00804239">
            <w:pPr>
              <w:rPr>
                <w:rFonts w:ascii="Times New Roman" w:hAnsi="Times New Roman" w:cs="Times New Roman"/>
                <w:sz w:val="24"/>
                <w:szCs w:val="24"/>
              </w:rPr>
            </w:pPr>
          </w:p>
        </w:tc>
        <w:tc>
          <w:tcPr>
            <w:tcW w:w="1710" w:type="dxa"/>
            <w:vMerge/>
            <w:tcBorders>
              <w:top w:val="nil"/>
              <w:left w:val="nil"/>
              <w:bottom w:val="nil"/>
              <w:right w:val="nil"/>
            </w:tcBorders>
            <w:vAlign w:val="center"/>
          </w:tcPr>
          <w:p w14:paraId="61128E28" w14:textId="77777777" w:rsidR="00FD54B2" w:rsidRPr="003808E1" w:rsidRDefault="00FD54B2" w:rsidP="00804239">
            <w:pPr>
              <w:jc w:val="center"/>
              <w:rPr>
                <w:rFonts w:ascii="Times New Roman" w:hAnsi="Times New Roman" w:cs="Times New Roman"/>
                <w:sz w:val="24"/>
                <w:szCs w:val="24"/>
              </w:rPr>
            </w:pPr>
          </w:p>
        </w:tc>
      </w:tr>
      <w:tr w:rsidR="00FD54B2" w:rsidRPr="003808E1" w14:paraId="50DD887B" w14:textId="77777777" w:rsidTr="00804239">
        <w:tc>
          <w:tcPr>
            <w:tcW w:w="1469" w:type="dxa"/>
            <w:tcBorders>
              <w:top w:val="nil"/>
              <w:left w:val="nil"/>
              <w:bottom w:val="nil"/>
              <w:right w:val="nil"/>
            </w:tcBorders>
          </w:tcPr>
          <w:p w14:paraId="1A11BCAF"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single" w:sz="4" w:space="0" w:color="auto"/>
              <w:right w:val="nil"/>
            </w:tcBorders>
          </w:tcPr>
          <w:p w14:paraId="3580562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Large Openings</w:t>
            </w:r>
          </w:p>
          <w:p w14:paraId="1774C738" w14:textId="77777777" w:rsidR="00FD54B2" w:rsidRPr="003808E1" w:rsidRDefault="00FD54B2" w:rsidP="00804239">
            <w:pPr>
              <w:rPr>
                <w:rFonts w:ascii="Times New Roman" w:hAnsi="Times New Roman" w:cs="Times New Roman"/>
                <w:sz w:val="10"/>
                <w:szCs w:val="10"/>
              </w:rPr>
            </w:pPr>
          </w:p>
        </w:tc>
        <w:tc>
          <w:tcPr>
            <w:tcW w:w="4140" w:type="dxa"/>
            <w:vMerge/>
            <w:tcBorders>
              <w:top w:val="nil"/>
              <w:left w:val="nil"/>
              <w:bottom w:val="single" w:sz="4" w:space="0" w:color="auto"/>
              <w:right w:val="nil"/>
            </w:tcBorders>
          </w:tcPr>
          <w:p w14:paraId="760B6EA8" w14:textId="77777777" w:rsidR="00FD54B2" w:rsidRPr="003808E1" w:rsidRDefault="00FD54B2" w:rsidP="00804239">
            <w:pPr>
              <w:rPr>
                <w:rFonts w:ascii="Times New Roman" w:hAnsi="Times New Roman" w:cs="Times New Roman"/>
                <w:sz w:val="24"/>
                <w:szCs w:val="24"/>
              </w:rPr>
            </w:pPr>
          </w:p>
        </w:tc>
        <w:tc>
          <w:tcPr>
            <w:tcW w:w="1710" w:type="dxa"/>
            <w:vMerge/>
            <w:tcBorders>
              <w:top w:val="nil"/>
              <w:left w:val="nil"/>
              <w:bottom w:val="single" w:sz="4" w:space="0" w:color="auto"/>
              <w:right w:val="nil"/>
            </w:tcBorders>
            <w:vAlign w:val="center"/>
          </w:tcPr>
          <w:p w14:paraId="2FA10F87" w14:textId="77777777" w:rsidR="00FD54B2" w:rsidRPr="003808E1" w:rsidRDefault="00FD54B2" w:rsidP="00804239">
            <w:pPr>
              <w:jc w:val="center"/>
              <w:rPr>
                <w:rFonts w:ascii="Times New Roman" w:hAnsi="Times New Roman" w:cs="Times New Roman"/>
                <w:sz w:val="24"/>
                <w:szCs w:val="24"/>
              </w:rPr>
            </w:pPr>
          </w:p>
        </w:tc>
      </w:tr>
      <w:tr w:rsidR="00FD54B2" w:rsidRPr="003808E1" w14:paraId="5252ABB8" w14:textId="77777777" w:rsidTr="00804239">
        <w:tc>
          <w:tcPr>
            <w:tcW w:w="1469" w:type="dxa"/>
            <w:tcBorders>
              <w:top w:val="nil"/>
              <w:left w:val="nil"/>
              <w:bottom w:val="single" w:sz="12" w:space="0" w:color="auto"/>
              <w:right w:val="nil"/>
            </w:tcBorders>
          </w:tcPr>
          <w:p w14:paraId="5DC9B9BD"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left w:val="nil"/>
              <w:bottom w:val="single" w:sz="12" w:space="0" w:color="auto"/>
              <w:right w:val="nil"/>
            </w:tcBorders>
          </w:tcPr>
          <w:p w14:paraId="1EE76672" w14:textId="77777777" w:rsidR="00FD54B2" w:rsidRPr="003808E1" w:rsidRDefault="00FD54B2" w:rsidP="00804239">
            <w:pPr>
              <w:rPr>
                <w:rFonts w:ascii="Times New Roman" w:hAnsi="Times New Roman" w:cs="Times New Roman"/>
                <w:sz w:val="10"/>
                <w:szCs w:val="10"/>
              </w:rPr>
            </w:pPr>
          </w:p>
          <w:p w14:paraId="2E51F4A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Wildlife Priority</w:t>
            </w:r>
          </w:p>
        </w:tc>
        <w:tc>
          <w:tcPr>
            <w:tcW w:w="4140" w:type="dxa"/>
            <w:tcBorders>
              <w:top w:val="single" w:sz="4" w:space="0" w:color="auto"/>
              <w:left w:val="nil"/>
              <w:bottom w:val="single" w:sz="12" w:space="0" w:color="auto"/>
              <w:right w:val="nil"/>
            </w:tcBorders>
          </w:tcPr>
          <w:p w14:paraId="1922E729" w14:textId="77777777" w:rsidR="00FD54B2" w:rsidRPr="003808E1" w:rsidRDefault="00FD54B2" w:rsidP="00804239">
            <w:pPr>
              <w:rPr>
                <w:rFonts w:ascii="Times New Roman" w:hAnsi="Times New Roman" w:cs="Times New Roman"/>
                <w:sz w:val="10"/>
                <w:szCs w:val="10"/>
              </w:rPr>
            </w:pPr>
          </w:p>
          <w:p w14:paraId="6B0AD07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land designated as having “wildlife habitat priority” status within 1 km of the edge of the wildlife opening</w:t>
            </w:r>
          </w:p>
        </w:tc>
        <w:tc>
          <w:tcPr>
            <w:tcW w:w="1710" w:type="dxa"/>
            <w:tcBorders>
              <w:top w:val="single" w:sz="4" w:space="0" w:color="auto"/>
              <w:left w:val="nil"/>
              <w:bottom w:val="single" w:sz="12" w:space="0" w:color="auto"/>
              <w:right w:val="nil"/>
            </w:tcBorders>
            <w:vAlign w:val="center"/>
          </w:tcPr>
          <w:p w14:paraId="18ECEE8E" w14:textId="77777777" w:rsidR="00FD54B2" w:rsidRPr="003808E1" w:rsidRDefault="00FD54B2" w:rsidP="00804239">
            <w:pPr>
              <w:jc w:val="center"/>
              <w:rPr>
                <w:rFonts w:ascii="Times New Roman" w:hAnsi="Times New Roman" w:cs="Times New Roman"/>
                <w:sz w:val="10"/>
                <w:szCs w:val="10"/>
              </w:rPr>
            </w:pPr>
          </w:p>
          <w:p w14:paraId="5488786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management prescriptions</w:t>
            </w:r>
          </w:p>
          <w:p w14:paraId="127FF7D0" w14:textId="77777777" w:rsidR="00FD54B2" w:rsidRPr="003808E1" w:rsidRDefault="00FD54B2" w:rsidP="00804239">
            <w:pPr>
              <w:jc w:val="center"/>
              <w:rPr>
                <w:rFonts w:ascii="Times New Roman" w:hAnsi="Times New Roman" w:cs="Times New Roman"/>
                <w:sz w:val="10"/>
                <w:szCs w:val="10"/>
              </w:rPr>
            </w:pPr>
          </w:p>
        </w:tc>
      </w:tr>
    </w:tbl>
    <w:p w14:paraId="4962378B" w14:textId="77777777" w:rsidR="00FD54B2" w:rsidRPr="003808E1" w:rsidRDefault="00FD54B2" w:rsidP="00FD54B2">
      <w:r w:rsidRPr="003808E1">
        <w:rPr>
          <w:rFonts w:ascii="Times New Roman" w:hAnsi="Times New Roman" w:cs="Times New Roman"/>
          <w:sz w:val="24"/>
          <w:szCs w:val="24"/>
        </w:rPr>
        <w:lastRenderedPageBreak/>
        <w:t>Table 1. Continued.</w:t>
      </w:r>
    </w:p>
    <w:tbl>
      <w:tblPr>
        <w:tblStyle w:val="TableGrid"/>
        <w:tblW w:w="92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0B83EBD4" w14:textId="77777777" w:rsidTr="00804239">
        <w:tc>
          <w:tcPr>
            <w:tcW w:w="1469" w:type="dxa"/>
            <w:tcBorders>
              <w:top w:val="single" w:sz="12" w:space="0" w:color="auto"/>
              <w:bottom w:val="single" w:sz="12" w:space="0" w:color="auto"/>
            </w:tcBorders>
          </w:tcPr>
          <w:p w14:paraId="57F9B9F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22603D3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6118D31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1068474C"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15913621" w14:textId="77777777" w:rsidTr="00804239">
        <w:tc>
          <w:tcPr>
            <w:tcW w:w="1469" w:type="dxa"/>
            <w:vMerge w:val="restart"/>
            <w:tcBorders>
              <w:top w:val="single" w:sz="12" w:space="0" w:color="auto"/>
            </w:tcBorders>
          </w:tcPr>
          <w:p w14:paraId="5EFAE6DA" w14:textId="77777777" w:rsidR="00FD54B2" w:rsidRPr="003808E1" w:rsidRDefault="00FD54B2" w:rsidP="00804239">
            <w:pPr>
              <w:rPr>
                <w:rFonts w:ascii="Times New Roman" w:hAnsi="Times New Roman" w:cs="Times New Roman"/>
                <w:sz w:val="10"/>
                <w:szCs w:val="10"/>
              </w:rPr>
            </w:pPr>
          </w:p>
          <w:p w14:paraId="5A7713E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12" w:space="0" w:color="auto"/>
            </w:tcBorders>
          </w:tcPr>
          <w:p w14:paraId="25449064" w14:textId="77777777" w:rsidR="00FD54B2" w:rsidRPr="003808E1" w:rsidRDefault="00FD54B2" w:rsidP="00804239">
            <w:pPr>
              <w:rPr>
                <w:rFonts w:ascii="Times New Roman" w:hAnsi="Times New Roman" w:cs="Times New Roman"/>
                <w:sz w:val="10"/>
                <w:szCs w:val="10"/>
              </w:rPr>
            </w:pPr>
          </w:p>
          <w:p w14:paraId="52641AA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Regenerating Stand</w:t>
            </w:r>
          </w:p>
        </w:tc>
        <w:tc>
          <w:tcPr>
            <w:tcW w:w="4140" w:type="dxa"/>
            <w:vMerge w:val="restart"/>
            <w:tcBorders>
              <w:top w:val="single" w:sz="12" w:space="0" w:color="auto"/>
            </w:tcBorders>
            <w:vAlign w:val="center"/>
          </w:tcPr>
          <w:p w14:paraId="655E653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different stand types (regenerating / immature sawtimber / mature sawtimber) within 1 km of the edge of the wildlife opening</w:t>
            </w:r>
          </w:p>
        </w:tc>
        <w:tc>
          <w:tcPr>
            <w:tcW w:w="1710" w:type="dxa"/>
            <w:vMerge w:val="restart"/>
            <w:tcBorders>
              <w:top w:val="single" w:sz="12" w:space="0" w:color="auto"/>
            </w:tcBorders>
            <w:vAlign w:val="center"/>
          </w:tcPr>
          <w:p w14:paraId="715D9079" w14:textId="77777777" w:rsidR="00FD54B2" w:rsidRPr="003808E1" w:rsidRDefault="00FD54B2" w:rsidP="00804239">
            <w:pPr>
              <w:jc w:val="center"/>
              <w:rPr>
                <w:rFonts w:ascii="Times New Roman" w:hAnsi="Times New Roman" w:cs="Times New Roman"/>
                <w:sz w:val="10"/>
                <w:szCs w:val="10"/>
              </w:rPr>
            </w:pPr>
          </w:p>
          <w:p w14:paraId="2D7C533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stands</w:t>
            </w:r>
          </w:p>
        </w:tc>
      </w:tr>
      <w:tr w:rsidR="00FD54B2" w:rsidRPr="003808E1" w14:paraId="04C3D542" w14:textId="77777777" w:rsidTr="00804239">
        <w:tc>
          <w:tcPr>
            <w:tcW w:w="1469" w:type="dxa"/>
            <w:vMerge/>
          </w:tcPr>
          <w:p w14:paraId="7ED65EF6" w14:textId="77777777" w:rsidR="00FD54B2" w:rsidRPr="003808E1" w:rsidRDefault="00FD54B2" w:rsidP="00804239">
            <w:pPr>
              <w:rPr>
                <w:rFonts w:ascii="Times New Roman" w:hAnsi="Times New Roman" w:cs="Times New Roman"/>
                <w:sz w:val="24"/>
                <w:szCs w:val="24"/>
              </w:rPr>
            </w:pPr>
          </w:p>
        </w:tc>
        <w:tc>
          <w:tcPr>
            <w:tcW w:w="1946" w:type="dxa"/>
          </w:tcPr>
          <w:p w14:paraId="0105EE72" w14:textId="77777777" w:rsidR="00FD54B2" w:rsidRPr="003808E1" w:rsidRDefault="00FD54B2" w:rsidP="00804239">
            <w:pPr>
              <w:rPr>
                <w:rFonts w:ascii="Times New Roman" w:hAnsi="Times New Roman" w:cs="Times New Roman"/>
                <w:sz w:val="10"/>
                <w:szCs w:val="10"/>
              </w:rPr>
            </w:pPr>
          </w:p>
          <w:p w14:paraId="5B992E4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Immature Sawtimber</w:t>
            </w:r>
          </w:p>
        </w:tc>
        <w:tc>
          <w:tcPr>
            <w:tcW w:w="4140" w:type="dxa"/>
            <w:vMerge/>
          </w:tcPr>
          <w:p w14:paraId="1E905F37"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23A179A1" w14:textId="77777777" w:rsidR="00FD54B2" w:rsidRPr="003808E1" w:rsidRDefault="00FD54B2" w:rsidP="00804239">
            <w:pPr>
              <w:jc w:val="center"/>
              <w:rPr>
                <w:rFonts w:ascii="Times New Roman" w:hAnsi="Times New Roman" w:cs="Times New Roman"/>
                <w:sz w:val="24"/>
                <w:szCs w:val="24"/>
              </w:rPr>
            </w:pPr>
          </w:p>
        </w:tc>
      </w:tr>
      <w:tr w:rsidR="00FD54B2" w:rsidRPr="003808E1" w14:paraId="498EAA0E" w14:textId="77777777" w:rsidTr="00804239">
        <w:tc>
          <w:tcPr>
            <w:tcW w:w="1469" w:type="dxa"/>
            <w:vMerge/>
          </w:tcPr>
          <w:p w14:paraId="67D8E831"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75087E1" w14:textId="77777777" w:rsidR="00FD54B2" w:rsidRPr="003808E1" w:rsidRDefault="00FD54B2" w:rsidP="00804239">
            <w:pPr>
              <w:rPr>
                <w:rFonts w:ascii="Times New Roman" w:hAnsi="Times New Roman" w:cs="Times New Roman"/>
                <w:sz w:val="10"/>
                <w:szCs w:val="10"/>
              </w:rPr>
            </w:pPr>
          </w:p>
          <w:p w14:paraId="377981A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Mature Sawtimber</w:t>
            </w:r>
          </w:p>
          <w:p w14:paraId="4B70B9DD" w14:textId="77777777" w:rsidR="00FD54B2" w:rsidRPr="003808E1" w:rsidRDefault="00FD54B2" w:rsidP="00804239">
            <w:pPr>
              <w:rPr>
                <w:rFonts w:ascii="Times New Roman" w:hAnsi="Times New Roman" w:cs="Times New Roman"/>
                <w:sz w:val="10"/>
                <w:szCs w:val="10"/>
              </w:rPr>
            </w:pPr>
          </w:p>
        </w:tc>
        <w:tc>
          <w:tcPr>
            <w:tcW w:w="4140" w:type="dxa"/>
            <w:vMerge/>
            <w:tcBorders>
              <w:bottom w:val="single" w:sz="4" w:space="0" w:color="auto"/>
            </w:tcBorders>
          </w:tcPr>
          <w:p w14:paraId="3E974254"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4BD871B2" w14:textId="77777777" w:rsidR="00FD54B2" w:rsidRPr="003808E1" w:rsidRDefault="00FD54B2" w:rsidP="00804239">
            <w:pPr>
              <w:jc w:val="center"/>
              <w:rPr>
                <w:rFonts w:ascii="Times New Roman" w:hAnsi="Times New Roman" w:cs="Times New Roman"/>
                <w:sz w:val="24"/>
                <w:szCs w:val="24"/>
              </w:rPr>
            </w:pPr>
          </w:p>
        </w:tc>
      </w:tr>
      <w:tr w:rsidR="00FD54B2" w:rsidRPr="003808E1" w14:paraId="773BAC8C" w14:textId="77777777" w:rsidTr="00804239">
        <w:tc>
          <w:tcPr>
            <w:tcW w:w="1469" w:type="dxa"/>
            <w:vMerge/>
          </w:tcPr>
          <w:p w14:paraId="011EC69D"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14B61B40" w14:textId="77777777" w:rsidR="00FD54B2" w:rsidRPr="003808E1" w:rsidRDefault="00FD54B2" w:rsidP="00804239">
            <w:pPr>
              <w:rPr>
                <w:rFonts w:ascii="Times New Roman" w:hAnsi="Times New Roman" w:cs="Times New Roman"/>
                <w:sz w:val="10"/>
                <w:szCs w:val="10"/>
              </w:rPr>
            </w:pPr>
          </w:p>
          <w:p w14:paraId="2940322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Individual Tree Selection</w:t>
            </w:r>
          </w:p>
        </w:tc>
        <w:tc>
          <w:tcPr>
            <w:tcW w:w="4140" w:type="dxa"/>
            <w:vMerge w:val="restart"/>
            <w:tcBorders>
              <w:top w:val="single" w:sz="4" w:space="0" w:color="auto"/>
            </w:tcBorders>
            <w:vAlign w:val="center"/>
          </w:tcPr>
          <w:p w14:paraId="1ED0E79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different harvest types (individual tree selection / two-age harvest) within 1 km of the edge of the wildlife opening</w:t>
            </w:r>
          </w:p>
        </w:tc>
        <w:tc>
          <w:tcPr>
            <w:tcW w:w="1710" w:type="dxa"/>
            <w:vMerge/>
            <w:vAlign w:val="center"/>
          </w:tcPr>
          <w:p w14:paraId="4F51266B" w14:textId="77777777" w:rsidR="00FD54B2" w:rsidRPr="003808E1" w:rsidRDefault="00FD54B2" w:rsidP="00804239">
            <w:pPr>
              <w:jc w:val="center"/>
              <w:rPr>
                <w:rFonts w:ascii="Times New Roman" w:hAnsi="Times New Roman" w:cs="Times New Roman"/>
                <w:sz w:val="24"/>
                <w:szCs w:val="24"/>
              </w:rPr>
            </w:pPr>
          </w:p>
        </w:tc>
      </w:tr>
      <w:tr w:rsidR="00FD54B2" w:rsidRPr="003808E1" w14:paraId="095E7577" w14:textId="77777777" w:rsidTr="00804239">
        <w:tc>
          <w:tcPr>
            <w:tcW w:w="1469" w:type="dxa"/>
            <w:vMerge/>
          </w:tcPr>
          <w:p w14:paraId="47577EEE"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2AD44E9" w14:textId="77777777" w:rsidR="00FD54B2" w:rsidRPr="003808E1" w:rsidRDefault="00FD54B2" w:rsidP="00804239">
            <w:pPr>
              <w:rPr>
                <w:rFonts w:ascii="Times New Roman" w:hAnsi="Times New Roman" w:cs="Times New Roman"/>
                <w:sz w:val="10"/>
                <w:szCs w:val="10"/>
              </w:rPr>
            </w:pPr>
          </w:p>
          <w:p w14:paraId="4C3946F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Two-Age Harvest</w:t>
            </w:r>
          </w:p>
          <w:p w14:paraId="4C63F434" w14:textId="77777777" w:rsidR="00FD54B2" w:rsidRPr="003808E1" w:rsidRDefault="00FD54B2" w:rsidP="00804239">
            <w:pPr>
              <w:rPr>
                <w:rFonts w:ascii="Times New Roman" w:hAnsi="Times New Roman" w:cs="Times New Roman"/>
                <w:sz w:val="10"/>
                <w:szCs w:val="10"/>
              </w:rPr>
            </w:pPr>
          </w:p>
        </w:tc>
        <w:tc>
          <w:tcPr>
            <w:tcW w:w="4140" w:type="dxa"/>
            <w:vMerge/>
            <w:tcBorders>
              <w:bottom w:val="single" w:sz="4" w:space="0" w:color="auto"/>
            </w:tcBorders>
          </w:tcPr>
          <w:p w14:paraId="319C5F82"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5708D84A" w14:textId="77777777" w:rsidR="00FD54B2" w:rsidRPr="003808E1" w:rsidRDefault="00FD54B2" w:rsidP="00804239">
            <w:pPr>
              <w:jc w:val="center"/>
              <w:rPr>
                <w:rFonts w:ascii="Times New Roman" w:hAnsi="Times New Roman" w:cs="Times New Roman"/>
                <w:sz w:val="24"/>
                <w:szCs w:val="24"/>
              </w:rPr>
            </w:pPr>
          </w:p>
        </w:tc>
      </w:tr>
      <w:tr w:rsidR="00FD54B2" w:rsidRPr="003808E1" w14:paraId="695B0C7E" w14:textId="77777777" w:rsidTr="00804239">
        <w:tc>
          <w:tcPr>
            <w:tcW w:w="1469" w:type="dxa"/>
            <w:vMerge/>
          </w:tcPr>
          <w:p w14:paraId="07CCFCE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bottom w:val="single" w:sz="4" w:space="0" w:color="auto"/>
            </w:tcBorders>
          </w:tcPr>
          <w:p w14:paraId="5E0EAC8A" w14:textId="77777777" w:rsidR="00FD54B2" w:rsidRPr="003808E1" w:rsidRDefault="00FD54B2" w:rsidP="00804239">
            <w:pPr>
              <w:rPr>
                <w:rFonts w:ascii="Times New Roman" w:hAnsi="Times New Roman" w:cs="Times New Roman"/>
                <w:sz w:val="10"/>
                <w:szCs w:val="10"/>
              </w:rPr>
            </w:pPr>
          </w:p>
          <w:p w14:paraId="73FE11A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Stand Age</w:t>
            </w:r>
          </w:p>
        </w:tc>
        <w:tc>
          <w:tcPr>
            <w:tcW w:w="4140" w:type="dxa"/>
            <w:tcBorders>
              <w:top w:val="single" w:sz="4" w:space="0" w:color="auto"/>
              <w:bottom w:val="single" w:sz="4" w:space="0" w:color="auto"/>
            </w:tcBorders>
          </w:tcPr>
          <w:p w14:paraId="74F94176" w14:textId="77777777" w:rsidR="00FD54B2" w:rsidRPr="003808E1" w:rsidRDefault="00FD54B2" w:rsidP="00804239">
            <w:pPr>
              <w:rPr>
                <w:rFonts w:ascii="Times New Roman" w:hAnsi="Times New Roman" w:cs="Times New Roman"/>
                <w:sz w:val="10"/>
                <w:szCs w:val="10"/>
              </w:rPr>
            </w:pPr>
          </w:p>
          <w:p w14:paraId="195132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stand age within 1 km of the edge of the wildlife opening</w:t>
            </w:r>
          </w:p>
          <w:p w14:paraId="5B090C84"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0531FA46" w14:textId="77777777" w:rsidR="00FD54B2" w:rsidRPr="003808E1" w:rsidRDefault="00FD54B2" w:rsidP="00804239">
            <w:pPr>
              <w:jc w:val="center"/>
              <w:rPr>
                <w:rFonts w:ascii="Times New Roman" w:hAnsi="Times New Roman" w:cs="Times New Roman"/>
                <w:sz w:val="24"/>
                <w:szCs w:val="24"/>
              </w:rPr>
            </w:pPr>
          </w:p>
        </w:tc>
      </w:tr>
      <w:tr w:rsidR="00FD54B2" w:rsidRPr="003808E1" w14:paraId="0D26BCD0" w14:textId="77777777" w:rsidTr="00804239">
        <w:tc>
          <w:tcPr>
            <w:tcW w:w="1469" w:type="dxa"/>
            <w:vMerge/>
          </w:tcPr>
          <w:p w14:paraId="64FB3F6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15BC0F0A" w14:textId="77777777" w:rsidR="00FD54B2" w:rsidRPr="003808E1" w:rsidRDefault="00FD54B2" w:rsidP="00804239">
            <w:pPr>
              <w:rPr>
                <w:rFonts w:ascii="Times New Roman" w:hAnsi="Times New Roman" w:cs="Times New Roman"/>
                <w:sz w:val="10"/>
                <w:szCs w:val="10"/>
              </w:rPr>
            </w:pPr>
          </w:p>
          <w:p w14:paraId="6A99A41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Forest</w:t>
            </w:r>
          </w:p>
        </w:tc>
        <w:tc>
          <w:tcPr>
            <w:tcW w:w="4140" w:type="dxa"/>
            <w:tcBorders>
              <w:top w:val="single" w:sz="4" w:space="0" w:color="auto"/>
            </w:tcBorders>
          </w:tcPr>
          <w:p w14:paraId="2338B556" w14:textId="77777777" w:rsidR="00FD54B2" w:rsidRPr="003808E1" w:rsidRDefault="00FD54B2" w:rsidP="00804239">
            <w:pPr>
              <w:rPr>
                <w:rFonts w:ascii="Times New Roman" w:hAnsi="Times New Roman" w:cs="Times New Roman"/>
                <w:sz w:val="10"/>
                <w:szCs w:val="10"/>
              </w:rPr>
            </w:pPr>
          </w:p>
          <w:p w14:paraId="519179C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all mature forest within 1 km of the edge of the wildlife opening</w:t>
            </w:r>
          </w:p>
          <w:p w14:paraId="54FAE4AC"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38237898" w14:textId="77777777" w:rsidR="00FD54B2" w:rsidRPr="003808E1" w:rsidRDefault="00FD54B2" w:rsidP="00804239">
            <w:pPr>
              <w:jc w:val="center"/>
              <w:rPr>
                <w:rFonts w:ascii="Times New Roman" w:hAnsi="Times New Roman" w:cs="Times New Roman"/>
                <w:sz w:val="10"/>
                <w:szCs w:val="10"/>
              </w:rPr>
            </w:pPr>
          </w:p>
          <w:p w14:paraId="43D63E74"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WV land cover map</w:t>
            </w:r>
          </w:p>
        </w:tc>
      </w:tr>
      <w:tr w:rsidR="00FD54B2" w:rsidRPr="003808E1" w14:paraId="11071F2E" w14:textId="77777777" w:rsidTr="00804239">
        <w:tc>
          <w:tcPr>
            <w:tcW w:w="1469" w:type="dxa"/>
            <w:vMerge/>
          </w:tcPr>
          <w:p w14:paraId="222634C8" w14:textId="77777777" w:rsidR="00FD54B2" w:rsidRPr="003808E1" w:rsidRDefault="00FD54B2" w:rsidP="00804239">
            <w:pPr>
              <w:rPr>
                <w:rFonts w:ascii="Times New Roman" w:hAnsi="Times New Roman" w:cs="Times New Roman"/>
                <w:sz w:val="24"/>
                <w:szCs w:val="24"/>
              </w:rPr>
            </w:pPr>
          </w:p>
        </w:tc>
        <w:tc>
          <w:tcPr>
            <w:tcW w:w="1946" w:type="dxa"/>
          </w:tcPr>
          <w:p w14:paraId="2EC39F7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Oaks</w:t>
            </w:r>
          </w:p>
        </w:tc>
        <w:tc>
          <w:tcPr>
            <w:tcW w:w="4140" w:type="dxa"/>
          </w:tcPr>
          <w:p w14:paraId="21CA7F84"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dry-oak forest within 1 km of the edge of the wildlife opening</w:t>
            </w:r>
          </w:p>
          <w:p w14:paraId="708A9D27" w14:textId="77777777" w:rsidR="00FD54B2" w:rsidRPr="003808E1" w:rsidRDefault="00FD54B2" w:rsidP="00804239">
            <w:pPr>
              <w:rPr>
                <w:rFonts w:ascii="Times New Roman" w:hAnsi="Times New Roman" w:cs="Times New Roman"/>
                <w:sz w:val="10"/>
                <w:szCs w:val="10"/>
              </w:rPr>
            </w:pPr>
          </w:p>
        </w:tc>
        <w:tc>
          <w:tcPr>
            <w:tcW w:w="1710" w:type="dxa"/>
            <w:vMerge/>
          </w:tcPr>
          <w:p w14:paraId="10BBD5D6" w14:textId="77777777" w:rsidR="00FD54B2" w:rsidRPr="003808E1" w:rsidRDefault="00FD54B2" w:rsidP="00804239">
            <w:pPr>
              <w:rPr>
                <w:rFonts w:ascii="Times New Roman" w:hAnsi="Times New Roman" w:cs="Times New Roman"/>
                <w:sz w:val="24"/>
                <w:szCs w:val="24"/>
              </w:rPr>
            </w:pPr>
          </w:p>
        </w:tc>
      </w:tr>
      <w:tr w:rsidR="00FD54B2" w:rsidRPr="003808E1" w14:paraId="6E0CB531" w14:textId="77777777" w:rsidTr="00804239">
        <w:tc>
          <w:tcPr>
            <w:tcW w:w="1469" w:type="dxa"/>
            <w:vMerge/>
          </w:tcPr>
          <w:p w14:paraId="5943D02C" w14:textId="77777777" w:rsidR="00FD54B2" w:rsidRPr="003808E1" w:rsidRDefault="00FD54B2" w:rsidP="00804239">
            <w:pPr>
              <w:rPr>
                <w:rFonts w:ascii="Times New Roman" w:hAnsi="Times New Roman" w:cs="Times New Roman"/>
                <w:sz w:val="24"/>
                <w:szCs w:val="24"/>
              </w:rPr>
            </w:pPr>
          </w:p>
        </w:tc>
        <w:tc>
          <w:tcPr>
            <w:tcW w:w="1946" w:type="dxa"/>
          </w:tcPr>
          <w:p w14:paraId="1996051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Red Spruce</w:t>
            </w:r>
          </w:p>
        </w:tc>
        <w:tc>
          <w:tcPr>
            <w:tcW w:w="4140" w:type="dxa"/>
          </w:tcPr>
          <w:p w14:paraId="2B4F47A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red spruce forest within 1 km of the edge of the wildlife opening</w:t>
            </w:r>
          </w:p>
          <w:p w14:paraId="1B7BF5BC" w14:textId="77777777" w:rsidR="00FD54B2" w:rsidRPr="003808E1" w:rsidRDefault="00FD54B2" w:rsidP="00804239">
            <w:pPr>
              <w:rPr>
                <w:rFonts w:ascii="Times New Roman" w:hAnsi="Times New Roman" w:cs="Times New Roman"/>
                <w:sz w:val="10"/>
                <w:szCs w:val="10"/>
              </w:rPr>
            </w:pPr>
          </w:p>
        </w:tc>
        <w:tc>
          <w:tcPr>
            <w:tcW w:w="1710" w:type="dxa"/>
            <w:vMerge/>
          </w:tcPr>
          <w:p w14:paraId="7D8EE5A4" w14:textId="77777777" w:rsidR="00FD54B2" w:rsidRPr="003808E1" w:rsidRDefault="00FD54B2" w:rsidP="00804239">
            <w:pPr>
              <w:rPr>
                <w:rFonts w:ascii="Times New Roman" w:hAnsi="Times New Roman" w:cs="Times New Roman"/>
                <w:sz w:val="24"/>
                <w:szCs w:val="24"/>
              </w:rPr>
            </w:pPr>
          </w:p>
        </w:tc>
      </w:tr>
      <w:tr w:rsidR="00FD54B2" w:rsidRPr="003808E1" w14:paraId="38540A21" w14:textId="77777777" w:rsidTr="00804239">
        <w:tc>
          <w:tcPr>
            <w:tcW w:w="1469" w:type="dxa"/>
            <w:vMerge/>
          </w:tcPr>
          <w:p w14:paraId="7890194D" w14:textId="77777777" w:rsidR="00FD54B2" w:rsidRPr="003808E1" w:rsidRDefault="00FD54B2" w:rsidP="00804239">
            <w:pPr>
              <w:rPr>
                <w:rFonts w:ascii="Times New Roman" w:hAnsi="Times New Roman" w:cs="Times New Roman"/>
                <w:sz w:val="24"/>
                <w:szCs w:val="24"/>
              </w:rPr>
            </w:pPr>
          </w:p>
        </w:tc>
        <w:tc>
          <w:tcPr>
            <w:tcW w:w="1946" w:type="dxa"/>
          </w:tcPr>
          <w:p w14:paraId="4B278C9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Agriculture</w:t>
            </w:r>
          </w:p>
        </w:tc>
        <w:tc>
          <w:tcPr>
            <w:tcW w:w="4140" w:type="dxa"/>
          </w:tcPr>
          <w:p w14:paraId="4749732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agriculture (including hay / pasture and cultivated crops) within 1 km of the edge of the wildlife opening</w:t>
            </w:r>
          </w:p>
          <w:p w14:paraId="67D40B31" w14:textId="77777777" w:rsidR="00FD54B2" w:rsidRPr="003808E1" w:rsidRDefault="00FD54B2" w:rsidP="00804239">
            <w:pPr>
              <w:rPr>
                <w:rFonts w:ascii="Times New Roman" w:hAnsi="Times New Roman" w:cs="Times New Roman"/>
                <w:sz w:val="10"/>
                <w:szCs w:val="10"/>
              </w:rPr>
            </w:pPr>
          </w:p>
        </w:tc>
        <w:tc>
          <w:tcPr>
            <w:tcW w:w="1710" w:type="dxa"/>
            <w:vMerge/>
          </w:tcPr>
          <w:p w14:paraId="4CBE3715" w14:textId="77777777" w:rsidR="00FD54B2" w:rsidRPr="003808E1" w:rsidRDefault="00FD54B2" w:rsidP="00804239">
            <w:pPr>
              <w:rPr>
                <w:rFonts w:ascii="Times New Roman" w:hAnsi="Times New Roman" w:cs="Times New Roman"/>
                <w:sz w:val="24"/>
                <w:szCs w:val="24"/>
              </w:rPr>
            </w:pPr>
          </w:p>
        </w:tc>
      </w:tr>
      <w:tr w:rsidR="00FD54B2" w:rsidRPr="003808E1" w14:paraId="23D0DE3F" w14:textId="77777777" w:rsidTr="00B14BD5">
        <w:tc>
          <w:tcPr>
            <w:tcW w:w="1469" w:type="dxa"/>
            <w:vMerge/>
            <w:tcBorders>
              <w:bottom w:val="single" w:sz="18" w:space="0" w:color="auto"/>
            </w:tcBorders>
          </w:tcPr>
          <w:p w14:paraId="0B15643D" w14:textId="77777777" w:rsidR="00FD54B2" w:rsidRPr="003808E1" w:rsidRDefault="00FD54B2" w:rsidP="00804239">
            <w:pPr>
              <w:rPr>
                <w:rFonts w:ascii="Times New Roman" w:hAnsi="Times New Roman" w:cs="Times New Roman"/>
                <w:sz w:val="24"/>
                <w:szCs w:val="24"/>
              </w:rPr>
            </w:pPr>
          </w:p>
        </w:tc>
        <w:tc>
          <w:tcPr>
            <w:tcW w:w="1946" w:type="dxa"/>
            <w:tcBorders>
              <w:bottom w:val="single" w:sz="18" w:space="0" w:color="auto"/>
            </w:tcBorders>
          </w:tcPr>
          <w:p w14:paraId="4EB3403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Open</w:t>
            </w:r>
          </w:p>
        </w:tc>
        <w:tc>
          <w:tcPr>
            <w:tcW w:w="4140" w:type="dxa"/>
            <w:tcBorders>
              <w:bottom w:val="single" w:sz="18" w:space="0" w:color="auto"/>
            </w:tcBorders>
          </w:tcPr>
          <w:p w14:paraId="4DB45A5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open habitat (including low vegetation, hay / pasture, and mine grass) within 1 km of the edge of the wildlife opening</w:t>
            </w:r>
          </w:p>
          <w:p w14:paraId="1AF9E6CA"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18" w:space="0" w:color="auto"/>
            </w:tcBorders>
          </w:tcPr>
          <w:p w14:paraId="0017958C" w14:textId="77777777" w:rsidR="00FD54B2" w:rsidRPr="003808E1" w:rsidRDefault="00FD54B2" w:rsidP="00804239">
            <w:pPr>
              <w:rPr>
                <w:rFonts w:ascii="Times New Roman" w:hAnsi="Times New Roman" w:cs="Times New Roman"/>
                <w:sz w:val="24"/>
                <w:szCs w:val="24"/>
              </w:rPr>
            </w:pPr>
          </w:p>
        </w:tc>
      </w:tr>
    </w:tbl>
    <w:p w14:paraId="692FA9A1" w14:textId="77777777" w:rsidR="009B6E9F" w:rsidRPr="003808E1" w:rsidRDefault="009B6E9F" w:rsidP="009B6E9F">
      <w:pPr>
        <w:rPr>
          <w:rFonts w:ascii="Times New Roman" w:hAnsi="Times New Roman" w:cs="Times New Roman"/>
          <w:sz w:val="24"/>
          <w:szCs w:val="24"/>
        </w:rPr>
      </w:pPr>
    </w:p>
    <w:p w14:paraId="57B7276B" w14:textId="77777777" w:rsidR="009B6E9F" w:rsidRPr="003808E1" w:rsidRDefault="009B6E9F" w:rsidP="009B6E9F">
      <w:pPr>
        <w:rPr>
          <w:rFonts w:ascii="Times New Roman" w:hAnsi="Times New Roman" w:cs="Times New Roman"/>
          <w:sz w:val="24"/>
          <w:szCs w:val="24"/>
        </w:rPr>
      </w:pPr>
    </w:p>
    <w:p w14:paraId="656E8EEA" w14:textId="77777777" w:rsidR="00735BFD" w:rsidRPr="003808E1" w:rsidRDefault="00735BFD" w:rsidP="009B6E9F">
      <w:pPr>
        <w:rPr>
          <w:rFonts w:ascii="Times New Roman" w:hAnsi="Times New Roman" w:cs="Times New Roman"/>
          <w:sz w:val="24"/>
          <w:szCs w:val="24"/>
        </w:rPr>
      </w:pPr>
    </w:p>
    <w:p w14:paraId="5041F07B" w14:textId="77777777" w:rsidR="00735BFD" w:rsidRPr="003808E1" w:rsidRDefault="00735BFD" w:rsidP="009B6E9F">
      <w:pPr>
        <w:rPr>
          <w:rFonts w:ascii="Times New Roman" w:hAnsi="Times New Roman" w:cs="Times New Roman"/>
          <w:sz w:val="24"/>
          <w:szCs w:val="24"/>
        </w:rPr>
      </w:pPr>
    </w:p>
    <w:p w14:paraId="5E796373" w14:textId="77777777" w:rsidR="00735BFD" w:rsidRPr="003808E1" w:rsidRDefault="00735BFD" w:rsidP="009B6E9F">
      <w:pPr>
        <w:rPr>
          <w:rFonts w:ascii="Times New Roman" w:hAnsi="Times New Roman" w:cs="Times New Roman"/>
          <w:sz w:val="24"/>
          <w:szCs w:val="24"/>
        </w:rPr>
      </w:pPr>
    </w:p>
    <w:p w14:paraId="6D1C40E8" w14:textId="0F9BBDF8" w:rsidR="009B6E9F" w:rsidRPr="003808E1" w:rsidRDefault="009B6E9F" w:rsidP="009B6E9F">
      <w:pPr>
        <w:rPr>
          <w:rFonts w:ascii="Times New Roman" w:hAnsi="Times New Roman" w:cs="Times New Roman"/>
          <w:sz w:val="24"/>
          <w:szCs w:val="24"/>
        </w:rPr>
      </w:pPr>
      <w:r w:rsidRPr="003808E1">
        <w:rPr>
          <w:rFonts w:ascii="Times New Roman" w:hAnsi="Times New Roman" w:cs="Times New Roman"/>
          <w:sz w:val="24"/>
          <w:szCs w:val="24"/>
        </w:rPr>
        <w:lastRenderedPageBreak/>
        <w:t>Table 2. List of 8 candidate models (representing competing hypotheses</w:t>
      </w:r>
      <w:r w:rsidR="00C27743" w:rsidRPr="003808E1">
        <w:rPr>
          <w:rFonts w:ascii="Times New Roman" w:hAnsi="Times New Roman" w:cs="Times New Roman"/>
          <w:sz w:val="24"/>
          <w:szCs w:val="24"/>
        </w:rPr>
        <w:t xml:space="preserve"> that seek to explain game bird species occupancy of wildlife openings</w:t>
      </w:r>
      <w:r w:rsidRPr="003808E1">
        <w:rPr>
          <w:rFonts w:ascii="Times New Roman" w:hAnsi="Times New Roman" w:cs="Times New Roman"/>
          <w:sz w:val="24"/>
          <w:szCs w:val="24"/>
        </w:rPr>
        <w:t xml:space="preserve">) with </w:t>
      </w:r>
      <w:r w:rsidR="0027773C" w:rsidRPr="003808E1">
        <w:rPr>
          <w:rFonts w:ascii="Times New Roman" w:hAnsi="Times New Roman" w:cs="Times New Roman"/>
          <w:sz w:val="24"/>
          <w:szCs w:val="24"/>
        </w:rPr>
        <w:t xml:space="preserve">corresponding </w:t>
      </w:r>
      <w:r w:rsidRPr="003808E1">
        <w:rPr>
          <w:rFonts w:ascii="Times New Roman" w:hAnsi="Times New Roman" w:cs="Times New Roman"/>
          <w:sz w:val="24"/>
          <w:szCs w:val="24"/>
        </w:rPr>
        <w:t xml:space="preserve">list of </w:t>
      </w:r>
      <w:r w:rsidR="0027773C" w:rsidRPr="003808E1">
        <w:rPr>
          <w:rFonts w:ascii="Times New Roman" w:hAnsi="Times New Roman" w:cs="Times New Roman"/>
          <w:sz w:val="24"/>
          <w:szCs w:val="24"/>
        </w:rPr>
        <w:t>predictor variables (and total number of slope coefficients)</w:t>
      </w:r>
      <w:r w:rsidRPr="003808E1">
        <w:rPr>
          <w:rFonts w:ascii="Times New Roman" w:hAnsi="Times New Roman" w:cs="Times New Roman"/>
          <w:sz w:val="24"/>
          <w:szCs w:val="24"/>
        </w:rPr>
        <w:t xml:space="preserve">, and deviance information criterion (DIC) value, in order </w:t>
      </w:r>
      <w:r w:rsidR="00F53B54" w:rsidRPr="003808E1">
        <w:rPr>
          <w:rFonts w:ascii="Times New Roman" w:hAnsi="Times New Roman" w:cs="Times New Roman"/>
          <w:sz w:val="24"/>
          <w:szCs w:val="24"/>
        </w:rPr>
        <w:t>from</w:t>
      </w:r>
      <w:r w:rsidRPr="003808E1">
        <w:rPr>
          <w:rFonts w:ascii="Times New Roman" w:hAnsi="Times New Roman" w:cs="Times New Roman"/>
          <w:sz w:val="24"/>
          <w:szCs w:val="24"/>
        </w:rPr>
        <w:t xml:space="preserve"> lowest to highest DIC value.</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5691"/>
        <w:gridCol w:w="792"/>
        <w:gridCol w:w="807"/>
      </w:tblGrid>
      <w:tr w:rsidR="008202AD" w:rsidRPr="003808E1" w14:paraId="0551CD62" w14:textId="4E82A300" w:rsidTr="001613C2">
        <w:tc>
          <w:tcPr>
            <w:tcW w:w="2070" w:type="dxa"/>
            <w:tcBorders>
              <w:top w:val="single" w:sz="4" w:space="0" w:color="auto"/>
              <w:bottom w:val="single" w:sz="4" w:space="0" w:color="auto"/>
            </w:tcBorders>
          </w:tcPr>
          <w:p w14:paraId="6FF2E71C" w14:textId="77777777"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Candidate Model</w:t>
            </w:r>
          </w:p>
        </w:tc>
        <w:tc>
          <w:tcPr>
            <w:tcW w:w="5770" w:type="dxa"/>
            <w:tcBorders>
              <w:top w:val="single" w:sz="4" w:space="0" w:color="auto"/>
              <w:bottom w:val="single" w:sz="4" w:space="0" w:color="auto"/>
            </w:tcBorders>
          </w:tcPr>
          <w:p w14:paraId="0EA7590B" w14:textId="0702130B"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Predictor Variables (N Coefficients)</w:t>
            </w:r>
          </w:p>
        </w:tc>
        <w:tc>
          <w:tcPr>
            <w:tcW w:w="794" w:type="dxa"/>
            <w:tcBorders>
              <w:top w:val="single" w:sz="4" w:space="0" w:color="auto"/>
              <w:bottom w:val="single" w:sz="4" w:space="0" w:color="auto"/>
            </w:tcBorders>
          </w:tcPr>
          <w:p w14:paraId="450FAC4D" w14:textId="77777777"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DIC</w:t>
            </w:r>
          </w:p>
        </w:tc>
        <w:tc>
          <w:tcPr>
            <w:tcW w:w="726" w:type="dxa"/>
            <w:tcBorders>
              <w:top w:val="single" w:sz="4" w:space="0" w:color="auto"/>
              <w:bottom w:val="single" w:sz="4" w:space="0" w:color="auto"/>
            </w:tcBorders>
          </w:tcPr>
          <w:p w14:paraId="04B421ED" w14:textId="2C7F6432"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ΔDIC</w:t>
            </w:r>
          </w:p>
        </w:tc>
      </w:tr>
      <w:tr w:rsidR="008202AD" w:rsidRPr="003808E1" w14:paraId="77CD1D81" w14:textId="0D863C4B" w:rsidTr="001613C2">
        <w:tc>
          <w:tcPr>
            <w:tcW w:w="2070" w:type="dxa"/>
            <w:tcBorders>
              <w:top w:val="single" w:sz="4" w:space="0" w:color="auto"/>
            </w:tcBorders>
          </w:tcPr>
          <w:p w14:paraId="2E40E00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5770" w:type="dxa"/>
            <w:tcBorders>
              <w:top w:val="single" w:sz="4" w:space="0" w:color="auto"/>
            </w:tcBorders>
          </w:tcPr>
          <w:p w14:paraId="74BC08C7" w14:textId="6D8CE24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Road Proximity (6)</w:t>
            </w:r>
          </w:p>
          <w:p w14:paraId="6CA9C2BC" w14:textId="77777777" w:rsidR="008202AD" w:rsidRPr="003808E1" w:rsidRDefault="008202AD" w:rsidP="0027773C">
            <w:pPr>
              <w:rPr>
                <w:rFonts w:ascii="Times New Roman" w:hAnsi="Times New Roman" w:cs="Times New Roman"/>
                <w:sz w:val="10"/>
                <w:szCs w:val="10"/>
              </w:rPr>
            </w:pPr>
          </w:p>
        </w:tc>
        <w:tc>
          <w:tcPr>
            <w:tcW w:w="794" w:type="dxa"/>
            <w:tcBorders>
              <w:top w:val="single" w:sz="4" w:space="0" w:color="auto"/>
            </w:tcBorders>
          </w:tcPr>
          <w:p w14:paraId="47A09DA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2800</w:t>
            </w:r>
          </w:p>
        </w:tc>
        <w:tc>
          <w:tcPr>
            <w:tcW w:w="726" w:type="dxa"/>
            <w:tcBorders>
              <w:top w:val="single" w:sz="4" w:space="0" w:color="auto"/>
            </w:tcBorders>
          </w:tcPr>
          <w:p w14:paraId="71C3CFC0" w14:textId="5722E2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w:t>
            </w:r>
          </w:p>
        </w:tc>
      </w:tr>
      <w:tr w:rsidR="008202AD" w:rsidRPr="003808E1" w14:paraId="3F20FB6D" w14:textId="0005F609" w:rsidTr="001613C2">
        <w:tc>
          <w:tcPr>
            <w:tcW w:w="2070" w:type="dxa"/>
          </w:tcPr>
          <w:p w14:paraId="12F1D826"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HABITAT</w:t>
            </w:r>
          </w:p>
        </w:tc>
        <w:tc>
          <w:tcPr>
            <w:tcW w:w="5770" w:type="dxa"/>
          </w:tcPr>
          <w:p w14:paraId="3FBD560D" w14:textId="62F79D2F"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(16)</w:t>
            </w:r>
          </w:p>
          <w:p w14:paraId="42A2C7DC" w14:textId="77777777" w:rsidR="008202AD" w:rsidRPr="003808E1" w:rsidRDefault="008202AD" w:rsidP="0027773C">
            <w:pPr>
              <w:rPr>
                <w:rFonts w:ascii="Times New Roman" w:hAnsi="Times New Roman" w:cs="Times New Roman"/>
                <w:sz w:val="10"/>
                <w:szCs w:val="10"/>
              </w:rPr>
            </w:pPr>
          </w:p>
        </w:tc>
        <w:tc>
          <w:tcPr>
            <w:tcW w:w="794" w:type="dxa"/>
          </w:tcPr>
          <w:p w14:paraId="79DA19E9"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2832</w:t>
            </w:r>
          </w:p>
        </w:tc>
        <w:tc>
          <w:tcPr>
            <w:tcW w:w="726" w:type="dxa"/>
          </w:tcPr>
          <w:p w14:paraId="7FBC5F5A" w14:textId="24CBBF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32</w:t>
            </w:r>
          </w:p>
        </w:tc>
      </w:tr>
      <w:tr w:rsidR="008202AD" w:rsidRPr="003808E1" w14:paraId="36487512" w14:textId="78A306B7" w:rsidTr="001613C2">
        <w:tc>
          <w:tcPr>
            <w:tcW w:w="2070" w:type="dxa"/>
          </w:tcPr>
          <w:p w14:paraId="6F5A6122"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CONDITION</w:t>
            </w:r>
          </w:p>
        </w:tc>
        <w:tc>
          <w:tcPr>
            <w:tcW w:w="5770" w:type="dxa"/>
          </w:tcPr>
          <w:p w14:paraId="6D9EABF9" w14:textId="24FF6E2A"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(17)</w:t>
            </w:r>
          </w:p>
          <w:p w14:paraId="22F84707" w14:textId="4E030F3E" w:rsidR="008202AD" w:rsidRPr="003808E1" w:rsidRDefault="008202AD" w:rsidP="0027773C">
            <w:pPr>
              <w:rPr>
                <w:rFonts w:ascii="Times New Roman" w:hAnsi="Times New Roman" w:cs="Times New Roman"/>
                <w:sz w:val="10"/>
                <w:szCs w:val="10"/>
              </w:rPr>
            </w:pPr>
          </w:p>
        </w:tc>
        <w:tc>
          <w:tcPr>
            <w:tcW w:w="794" w:type="dxa"/>
          </w:tcPr>
          <w:p w14:paraId="29C99AE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2839</w:t>
            </w:r>
          </w:p>
        </w:tc>
        <w:tc>
          <w:tcPr>
            <w:tcW w:w="726" w:type="dxa"/>
          </w:tcPr>
          <w:p w14:paraId="21458E66" w14:textId="687B074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39</w:t>
            </w:r>
          </w:p>
        </w:tc>
      </w:tr>
      <w:tr w:rsidR="008202AD" w:rsidRPr="003808E1" w14:paraId="243DCC7B" w14:textId="04749289" w:rsidTr="001613C2">
        <w:tc>
          <w:tcPr>
            <w:tcW w:w="2070" w:type="dxa"/>
          </w:tcPr>
          <w:p w14:paraId="14C015A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SIZE</w:t>
            </w:r>
          </w:p>
        </w:tc>
        <w:tc>
          <w:tcPr>
            <w:tcW w:w="5770" w:type="dxa"/>
          </w:tcPr>
          <w:p w14:paraId="392C87EA" w14:textId="0B452CE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Edge:Area Ratio + Roundness (4)</w:t>
            </w:r>
          </w:p>
          <w:p w14:paraId="2D202B02" w14:textId="77777777" w:rsidR="008202AD" w:rsidRPr="003808E1" w:rsidRDefault="008202AD" w:rsidP="0027773C">
            <w:pPr>
              <w:rPr>
                <w:rFonts w:ascii="Times New Roman" w:hAnsi="Times New Roman" w:cs="Times New Roman"/>
                <w:sz w:val="10"/>
                <w:szCs w:val="10"/>
              </w:rPr>
            </w:pPr>
          </w:p>
        </w:tc>
        <w:tc>
          <w:tcPr>
            <w:tcW w:w="794" w:type="dxa"/>
          </w:tcPr>
          <w:p w14:paraId="461EBCCD"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2862</w:t>
            </w:r>
          </w:p>
        </w:tc>
        <w:tc>
          <w:tcPr>
            <w:tcW w:w="726" w:type="dxa"/>
          </w:tcPr>
          <w:p w14:paraId="07263D15" w14:textId="2A3DB38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62</w:t>
            </w:r>
          </w:p>
        </w:tc>
      </w:tr>
      <w:tr w:rsidR="008202AD" w:rsidRPr="003808E1" w14:paraId="6379BB39" w14:textId="610201A7" w:rsidTr="001613C2">
        <w:tc>
          <w:tcPr>
            <w:tcW w:w="2070" w:type="dxa"/>
          </w:tcPr>
          <w:p w14:paraId="71DA5383"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LANDSCAPE</w:t>
            </w:r>
          </w:p>
        </w:tc>
        <w:tc>
          <w:tcPr>
            <w:tcW w:w="5770" w:type="dxa"/>
          </w:tcPr>
          <w:p w14:paraId="34EA24F0" w14:textId="4F0D890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(17)</w:t>
            </w:r>
          </w:p>
          <w:p w14:paraId="4C0E82FB" w14:textId="2A5859C8" w:rsidR="008202AD" w:rsidRPr="003808E1" w:rsidRDefault="008202AD" w:rsidP="0027773C">
            <w:pPr>
              <w:rPr>
                <w:rFonts w:ascii="Times New Roman" w:hAnsi="Times New Roman" w:cs="Times New Roman"/>
                <w:sz w:val="10"/>
                <w:szCs w:val="10"/>
              </w:rPr>
            </w:pPr>
          </w:p>
        </w:tc>
        <w:tc>
          <w:tcPr>
            <w:tcW w:w="794" w:type="dxa"/>
          </w:tcPr>
          <w:p w14:paraId="63C3A40F"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2952</w:t>
            </w:r>
          </w:p>
        </w:tc>
        <w:tc>
          <w:tcPr>
            <w:tcW w:w="726" w:type="dxa"/>
          </w:tcPr>
          <w:p w14:paraId="25065842" w14:textId="1E5E13EB"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152</w:t>
            </w:r>
          </w:p>
        </w:tc>
      </w:tr>
      <w:tr w:rsidR="008202AD" w:rsidRPr="003808E1" w14:paraId="7CDC571B" w14:textId="7F74A7BA" w:rsidTr="001613C2">
        <w:tc>
          <w:tcPr>
            <w:tcW w:w="2070" w:type="dxa"/>
          </w:tcPr>
          <w:p w14:paraId="5010698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COMBINED</w:t>
            </w:r>
          </w:p>
        </w:tc>
        <w:tc>
          <w:tcPr>
            <w:tcW w:w="5770" w:type="dxa"/>
          </w:tcPr>
          <w:p w14:paraId="147AC994" w14:textId="108257ED"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Total Openings + Proportion Wildlife Priority + Proportion Mature Sawtimber + Proportion Forest + Proportion Agriculture (10)</w:t>
            </w:r>
          </w:p>
          <w:p w14:paraId="085FB3C4" w14:textId="77777777" w:rsidR="008202AD" w:rsidRPr="003808E1" w:rsidRDefault="008202AD" w:rsidP="0027773C">
            <w:pPr>
              <w:rPr>
                <w:rFonts w:ascii="Times New Roman" w:hAnsi="Times New Roman" w:cs="Times New Roman"/>
                <w:sz w:val="10"/>
                <w:szCs w:val="10"/>
              </w:rPr>
            </w:pPr>
          </w:p>
        </w:tc>
        <w:tc>
          <w:tcPr>
            <w:tcW w:w="794" w:type="dxa"/>
          </w:tcPr>
          <w:p w14:paraId="5A8008BE"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2961</w:t>
            </w:r>
          </w:p>
        </w:tc>
        <w:tc>
          <w:tcPr>
            <w:tcW w:w="726" w:type="dxa"/>
          </w:tcPr>
          <w:p w14:paraId="39537CE9" w14:textId="6E958F92"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161</w:t>
            </w:r>
          </w:p>
        </w:tc>
      </w:tr>
      <w:tr w:rsidR="008202AD" w:rsidRPr="003808E1" w14:paraId="71939788" w14:textId="52EBD7AD" w:rsidTr="001613C2">
        <w:tc>
          <w:tcPr>
            <w:tcW w:w="2070" w:type="dxa"/>
          </w:tcPr>
          <w:p w14:paraId="2C06B134"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CONSTRUCTION</w:t>
            </w:r>
          </w:p>
        </w:tc>
        <w:tc>
          <w:tcPr>
            <w:tcW w:w="5770" w:type="dxa"/>
          </w:tcPr>
          <w:p w14:paraId="5872CD7C" w14:textId="1219381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Edge:Area Ratio + Roundness (8)</w:t>
            </w:r>
          </w:p>
          <w:p w14:paraId="1003063C" w14:textId="77777777" w:rsidR="008202AD" w:rsidRPr="003808E1" w:rsidRDefault="008202AD" w:rsidP="0027773C">
            <w:pPr>
              <w:rPr>
                <w:rFonts w:ascii="Times New Roman" w:hAnsi="Times New Roman" w:cs="Times New Roman"/>
                <w:sz w:val="10"/>
                <w:szCs w:val="10"/>
              </w:rPr>
            </w:pPr>
          </w:p>
        </w:tc>
        <w:tc>
          <w:tcPr>
            <w:tcW w:w="794" w:type="dxa"/>
          </w:tcPr>
          <w:p w14:paraId="5F12DC20"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2992</w:t>
            </w:r>
          </w:p>
        </w:tc>
        <w:tc>
          <w:tcPr>
            <w:tcW w:w="726" w:type="dxa"/>
          </w:tcPr>
          <w:p w14:paraId="3CBDEA4E" w14:textId="00E3DCA8"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192</w:t>
            </w:r>
          </w:p>
        </w:tc>
      </w:tr>
      <w:tr w:rsidR="008202AD" w:rsidRPr="003808E1" w14:paraId="63567FCC" w14:textId="5CD27FBC" w:rsidTr="001613C2">
        <w:tc>
          <w:tcPr>
            <w:tcW w:w="2070" w:type="dxa"/>
            <w:tcBorders>
              <w:bottom w:val="single" w:sz="4" w:space="0" w:color="auto"/>
            </w:tcBorders>
          </w:tcPr>
          <w:p w14:paraId="4629296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LOCATION</w:t>
            </w:r>
          </w:p>
        </w:tc>
        <w:tc>
          <w:tcPr>
            <w:tcW w:w="5770" w:type="dxa"/>
            <w:tcBorders>
              <w:bottom w:val="single" w:sz="4" w:space="0" w:color="auto"/>
            </w:tcBorders>
          </w:tcPr>
          <w:p w14:paraId="339B0DEC" w14:textId="4915A936"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Road Proximity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(18)</w:t>
            </w:r>
          </w:p>
          <w:p w14:paraId="5BF14B38" w14:textId="488FBBA7" w:rsidR="008202AD" w:rsidRPr="003808E1" w:rsidRDefault="008202AD" w:rsidP="0027773C">
            <w:pPr>
              <w:rPr>
                <w:rFonts w:ascii="Times New Roman" w:hAnsi="Times New Roman" w:cs="Times New Roman"/>
                <w:sz w:val="10"/>
                <w:szCs w:val="10"/>
              </w:rPr>
            </w:pPr>
          </w:p>
        </w:tc>
        <w:tc>
          <w:tcPr>
            <w:tcW w:w="794" w:type="dxa"/>
            <w:tcBorders>
              <w:bottom w:val="single" w:sz="4" w:space="0" w:color="auto"/>
            </w:tcBorders>
          </w:tcPr>
          <w:p w14:paraId="52DF80A1"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3032</w:t>
            </w:r>
          </w:p>
        </w:tc>
        <w:tc>
          <w:tcPr>
            <w:tcW w:w="726" w:type="dxa"/>
            <w:tcBorders>
              <w:bottom w:val="single" w:sz="4" w:space="0" w:color="auto"/>
            </w:tcBorders>
          </w:tcPr>
          <w:p w14:paraId="127B417E" w14:textId="473F404A"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232</w:t>
            </w:r>
          </w:p>
        </w:tc>
      </w:tr>
    </w:tbl>
    <w:p w14:paraId="016C6A7B" w14:textId="77777777" w:rsidR="00735BFD" w:rsidRPr="003808E1" w:rsidRDefault="00735BFD" w:rsidP="00735BFD">
      <w:pPr>
        <w:rPr>
          <w:rFonts w:ascii="Times New Roman" w:hAnsi="Times New Roman" w:cs="Times New Roman"/>
          <w:sz w:val="24"/>
          <w:szCs w:val="24"/>
        </w:rPr>
        <w:sectPr w:rsidR="00735BFD" w:rsidRPr="003808E1">
          <w:pgSz w:w="12240" w:h="15840"/>
          <w:pgMar w:top="1440" w:right="1440" w:bottom="1440" w:left="1440" w:header="720" w:footer="720" w:gutter="0"/>
          <w:cols w:space="720"/>
          <w:docGrid w:linePitch="360"/>
        </w:sectPr>
      </w:pPr>
    </w:p>
    <w:p w14:paraId="5BE45382" w14:textId="77777777" w:rsidR="00643CDC" w:rsidRPr="003808E1" w:rsidRDefault="00643CDC" w:rsidP="00643CDC">
      <w:pPr>
        <w:rPr>
          <w:rFonts w:ascii="Times New Roman" w:hAnsi="Times New Roman" w:cs="Times New Roman"/>
          <w:sz w:val="24"/>
          <w:szCs w:val="24"/>
        </w:rPr>
      </w:pPr>
      <w:r w:rsidRPr="003808E1">
        <w:rPr>
          <w:rFonts w:ascii="Times New Roman" w:hAnsi="Times New Roman" w:cs="Times New Roman"/>
          <w:sz w:val="24"/>
          <w:szCs w:val="24"/>
        </w:rPr>
        <w:lastRenderedPageBreak/>
        <w:t>Table 3. List of the various data sources for game bird and breeding / post-breeding songbird occurrence, with survey type, target species, sampling period, total sample size (number of wildlife openings or adjacent forest sampling points), number of between-survey replicates (i.e., visits), number of within-survey replicates (i.e., time intervals within total survey period), maximum number of total sampling replicates, total number of replicates with detections of the target species from the corresponding survey type, and number of wildlife openings where the target species was detected during the corresponding survey type.</w:t>
      </w:r>
    </w:p>
    <w:tbl>
      <w:tblPr>
        <w:tblStyle w:val="TableGrid"/>
        <w:tblW w:w="13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2128"/>
        <w:gridCol w:w="1252"/>
        <w:gridCol w:w="977"/>
        <w:gridCol w:w="790"/>
        <w:gridCol w:w="1198"/>
        <w:gridCol w:w="1270"/>
        <w:gridCol w:w="1655"/>
        <w:gridCol w:w="1548"/>
      </w:tblGrid>
      <w:tr w:rsidR="00920233" w:rsidRPr="003808E1" w14:paraId="449DD590" w14:textId="77777777" w:rsidTr="00920233">
        <w:trPr>
          <w:trHeight w:val="431"/>
        </w:trPr>
        <w:tc>
          <w:tcPr>
            <w:tcW w:w="2335" w:type="dxa"/>
            <w:tcBorders>
              <w:top w:val="single" w:sz="12" w:space="0" w:color="auto"/>
              <w:bottom w:val="single" w:sz="12" w:space="0" w:color="auto"/>
            </w:tcBorders>
            <w:vAlign w:val="center"/>
          </w:tcPr>
          <w:p w14:paraId="61649384" w14:textId="77777777" w:rsidR="00643CDC" w:rsidRPr="003808E1" w:rsidRDefault="00643CDC" w:rsidP="00920233">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128" w:type="dxa"/>
            <w:tcBorders>
              <w:top w:val="single" w:sz="12" w:space="0" w:color="auto"/>
              <w:bottom w:val="single" w:sz="12" w:space="0" w:color="auto"/>
            </w:tcBorders>
            <w:vAlign w:val="center"/>
          </w:tcPr>
          <w:p w14:paraId="6A7C215E"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Species</w:t>
            </w:r>
          </w:p>
        </w:tc>
        <w:tc>
          <w:tcPr>
            <w:tcW w:w="1252" w:type="dxa"/>
            <w:tcBorders>
              <w:top w:val="single" w:sz="12" w:space="0" w:color="auto"/>
              <w:bottom w:val="single" w:sz="12" w:space="0" w:color="auto"/>
            </w:tcBorders>
            <w:vAlign w:val="center"/>
          </w:tcPr>
          <w:p w14:paraId="3718FB0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977" w:type="dxa"/>
            <w:tcBorders>
              <w:top w:val="single" w:sz="12" w:space="0" w:color="auto"/>
              <w:bottom w:val="single" w:sz="12" w:space="0" w:color="auto"/>
            </w:tcBorders>
            <w:vAlign w:val="center"/>
          </w:tcPr>
          <w:p w14:paraId="5461FF66"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Sample Size</w:t>
            </w:r>
          </w:p>
        </w:tc>
        <w:tc>
          <w:tcPr>
            <w:tcW w:w="790" w:type="dxa"/>
            <w:tcBorders>
              <w:top w:val="single" w:sz="12" w:space="0" w:color="auto"/>
              <w:bottom w:val="single" w:sz="12" w:space="0" w:color="auto"/>
            </w:tcBorders>
            <w:vAlign w:val="center"/>
          </w:tcPr>
          <w:p w14:paraId="4E8FC212"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Visits</w:t>
            </w:r>
          </w:p>
        </w:tc>
        <w:tc>
          <w:tcPr>
            <w:tcW w:w="1198" w:type="dxa"/>
            <w:tcBorders>
              <w:top w:val="single" w:sz="12" w:space="0" w:color="auto"/>
              <w:bottom w:val="single" w:sz="12" w:space="0" w:color="auto"/>
            </w:tcBorders>
            <w:vAlign w:val="center"/>
          </w:tcPr>
          <w:p w14:paraId="7C151A75"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Time Intervals</w:t>
            </w:r>
          </w:p>
        </w:tc>
        <w:tc>
          <w:tcPr>
            <w:tcW w:w="1270" w:type="dxa"/>
            <w:tcBorders>
              <w:top w:val="single" w:sz="12" w:space="0" w:color="auto"/>
              <w:bottom w:val="single" w:sz="12" w:space="0" w:color="auto"/>
            </w:tcBorders>
            <w:vAlign w:val="center"/>
          </w:tcPr>
          <w:p w14:paraId="50A4E64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Replicates</w:t>
            </w:r>
          </w:p>
        </w:tc>
        <w:tc>
          <w:tcPr>
            <w:tcW w:w="1655" w:type="dxa"/>
            <w:tcBorders>
              <w:top w:val="single" w:sz="12" w:space="0" w:color="auto"/>
              <w:bottom w:val="single" w:sz="12" w:space="0" w:color="auto"/>
            </w:tcBorders>
            <w:vAlign w:val="center"/>
          </w:tcPr>
          <w:p w14:paraId="612206E1"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Detections</w:t>
            </w:r>
          </w:p>
        </w:tc>
        <w:tc>
          <w:tcPr>
            <w:tcW w:w="1548" w:type="dxa"/>
            <w:tcBorders>
              <w:top w:val="single" w:sz="12" w:space="0" w:color="auto"/>
              <w:bottom w:val="single" w:sz="12" w:space="0" w:color="auto"/>
            </w:tcBorders>
            <w:vAlign w:val="center"/>
          </w:tcPr>
          <w:p w14:paraId="716ED993"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Openings with Detections</w:t>
            </w:r>
          </w:p>
        </w:tc>
      </w:tr>
      <w:tr w:rsidR="00920233" w:rsidRPr="003808E1" w14:paraId="777F83EF" w14:textId="77777777" w:rsidTr="00920233">
        <w:trPr>
          <w:trHeight w:val="1075"/>
        </w:trPr>
        <w:tc>
          <w:tcPr>
            <w:tcW w:w="2335" w:type="dxa"/>
            <w:tcBorders>
              <w:top w:val="single" w:sz="12" w:space="0" w:color="auto"/>
            </w:tcBorders>
            <w:vAlign w:val="center"/>
          </w:tcPr>
          <w:p w14:paraId="7616C436"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Morning game bird survey</w:t>
            </w:r>
          </w:p>
        </w:tc>
        <w:tc>
          <w:tcPr>
            <w:tcW w:w="2128" w:type="dxa"/>
            <w:tcBorders>
              <w:top w:val="single" w:sz="12" w:space="0" w:color="auto"/>
            </w:tcBorders>
            <w:vAlign w:val="center"/>
          </w:tcPr>
          <w:p w14:paraId="62722FB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RUGR</w:t>
            </w:r>
          </w:p>
        </w:tc>
        <w:tc>
          <w:tcPr>
            <w:tcW w:w="1252" w:type="dxa"/>
            <w:tcBorders>
              <w:top w:val="single" w:sz="12" w:space="0" w:color="auto"/>
            </w:tcBorders>
            <w:vAlign w:val="center"/>
          </w:tcPr>
          <w:p w14:paraId="519D997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top w:val="single" w:sz="12" w:space="0" w:color="auto"/>
            </w:tcBorders>
            <w:vAlign w:val="center"/>
          </w:tcPr>
          <w:p w14:paraId="261501C3"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315</w:t>
            </w:r>
          </w:p>
        </w:tc>
        <w:tc>
          <w:tcPr>
            <w:tcW w:w="790" w:type="dxa"/>
            <w:tcBorders>
              <w:top w:val="single" w:sz="12" w:space="0" w:color="auto"/>
            </w:tcBorders>
            <w:vAlign w:val="center"/>
          </w:tcPr>
          <w:p w14:paraId="0EF14AA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12" w:space="0" w:color="auto"/>
            </w:tcBorders>
            <w:vAlign w:val="center"/>
          </w:tcPr>
          <w:p w14:paraId="59CA37C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12" w:space="0" w:color="auto"/>
            </w:tcBorders>
            <w:vAlign w:val="center"/>
          </w:tcPr>
          <w:p w14:paraId="3DCA5C8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4</w:t>
            </w:r>
          </w:p>
        </w:tc>
        <w:tc>
          <w:tcPr>
            <w:tcW w:w="1655" w:type="dxa"/>
            <w:tcBorders>
              <w:top w:val="single" w:sz="12" w:space="0" w:color="auto"/>
            </w:tcBorders>
            <w:vAlign w:val="center"/>
          </w:tcPr>
          <w:p w14:paraId="7E0887A3" w14:textId="0C9B096B" w:rsidR="00920233"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 xml:space="preserve">WITU = 67 </w:t>
            </w:r>
          </w:p>
          <w:p w14:paraId="174B95D6" w14:textId="6518A89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76</w:t>
            </w:r>
          </w:p>
        </w:tc>
        <w:tc>
          <w:tcPr>
            <w:tcW w:w="1548" w:type="dxa"/>
            <w:tcBorders>
              <w:top w:val="single" w:sz="12" w:space="0" w:color="auto"/>
            </w:tcBorders>
            <w:vAlign w:val="center"/>
          </w:tcPr>
          <w:p w14:paraId="49BFE57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44</w:t>
            </w:r>
          </w:p>
          <w:p w14:paraId="61D3054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44</w:t>
            </w:r>
          </w:p>
        </w:tc>
      </w:tr>
      <w:tr w:rsidR="00920233" w:rsidRPr="003808E1" w14:paraId="6F4AA487" w14:textId="77777777" w:rsidTr="00920233">
        <w:trPr>
          <w:trHeight w:val="1075"/>
        </w:trPr>
        <w:tc>
          <w:tcPr>
            <w:tcW w:w="2335" w:type="dxa"/>
            <w:vAlign w:val="center"/>
          </w:tcPr>
          <w:p w14:paraId="71F558A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Evening game bird survey</w:t>
            </w:r>
          </w:p>
        </w:tc>
        <w:tc>
          <w:tcPr>
            <w:tcW w:w="2128" w:type="dxa"/>
            <w:vAlign w:val="center"/>
          </w:tcPr>
          <w:p w14:paraId="6C5760E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AMWO</w:t>
            </w:r>
          </w:p>
        </w:tc>
        <w:tc>
          <w:tcPr>
            <w:tcW w:w="1252" w:type="dxa"/>
            <w:vAlign w:val="center"/>
          </w:tcPr>
          <w:p w14:paraId="38FE8103" w14:textId="09D01E55"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16A81C5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c>
          <w:tcPr>
            <w:tcW w:w="790" w:type="dxa"/>
            <w:vAlign w:val="center"/>
          </w:tcPr>
          <w:p w14:paraId="4A55188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3D9B508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270" w:type="dxa"/>
            <w:vAlign w:val="center"/>
          </w:tcPr>
          <w:p w14:paraId="0A6D488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655" w:type="dxa"/>
            <w:vAlign w:val="center"/>
          </w:tcPr>
          <w:p w14:paraId="1D85063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150</w:t>
            </w:r>
          </w:p>
        </w:tc>
        <w:tc>
          <w:tcPr>
            <w:tcW w:w="1548" w:type="dxa"/>
            <w:vAlign w:val="center"/>
          </w:tcPr>
          <w:p w14:paraId="134C404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59</w:t>
            </w:r>
          </w:p>
        </w:tc>
      </w:tr>
      <w:tr w:rsidR="00920233" w:rsidRPr="003808E1" w14:paraId="6F0D87ED" w14:textId="77777777" w:rsidTr="00920233">
        <w:trPr>
          <w:trHeight w:val="810"/>
        </w:trPr>
        <w:tc>
          <w:tcPr>
            <w:tcW w:w="2335" w:type="dxa"/>
            <w:vAlign w:val="center"/>
          </w:tcPr>
          <w:p w14:paraId="1D96CCD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Game camera survey</w:t>
            </w:r>
          </w:p>
        </w:tc>
        <w:tc>
          <w:tcPr>
            <w:tcW w:w="2128" w:type="dxa"/>
            <w:vAlign w:val="center"/>
          </w:tcPr>
          <w:p w14:paraId="3D3D79C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w:t>
            </w:r>
          </w:p>
        </w:tc>
        <w:tc>
          <w:tcPr>
            <w:tcW w:w="1252" w:type="dxa"/>
            <w:vAlign w:val="center"/>
          </w:tcPr>
          <w:p w14:paraId="7A756BB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05B1E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142</w:t>
            </w:r>
          </w:p>
        </w:tc>
        <w:tc>
          <w:tcPr>
            <w:tcW w:w="790" w:type="dxa"/>
            <w:vAlign w:val="center"/>
          </w:tcPr>
          <w:p w14:paraId="14673E9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57D9709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7.6 days)</w:t>
            </w:r>
          </w:p>
        </w:tc>
        <w:tc>
          <w:tcPr>
            <w:tcW w:w="1270" w:type="dxa"/>
            <w:vAlign w:val="center"/>
          </w:tcPr>
          <w:p w14:paraId="4BC01D4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vAlign w:val="center"/>
          </w:tcPr>
          <w:p w14:paraId="242F116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50</w:t>
            </w:r>
          </w:p>
        </w:tc>
        <w:tc>
          <w:tcPr>
            <w:tcW w:w="1548" w:type="dxa"/>
            <w:vAlign w:val="center"/>
          </w:tcPr>
          <w:p w14:paraId="3CBB0DC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36</w:t>
            </w:r>
          </w:p>
        </w:tc>
      </w:tr>
      <w:tr w:rsidR="00920233" w:rsidRPr="003808E1" w14:paraId="33C4F757" w14:textId="77777777" w:rsidTr="00920233">
        <w:trPr>
          <w:trHeight w:val="530"/>
        </w:trPr>
        <w:tc>
          <w:tcPr>
            <w:tcW w:w="2335" w:type="dxa"/>
            <w:tcBorders>
              <w:bottom w:val="single" w:sz="4" w:space="0" w:color="auto"/>
            </w:tcBorders>
            <w:vAlign w:val="center"/>
          </w:tcPr>
          <w:p w14:paraId="7524851B"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ARU survey</w:t>
            </w:r>
          </w:p>
        </w:tc>
        <w:tc>
          <w:tcPr>
            <w:tcW w:w="2128" w:type="dxa"/>
            <w:tcBorders>
              <w:bottom w:val="single" w:sz="4" w:space="0" w:color="auto"/>
            </w:tcBorders>
            <w:vAlign w:val="center"/>
          </w:tcPr>
          <w:p w14:paraId="1513605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AMWO</w:t>
            </w:r>
          </w:p>
        </w:tc>
        <w:tc>
          <w:tcPr>
            <w:tcW w:w="1252" w:type="dxa"/>
            <w:tcBorders>
              <w:bottom w:val="single" w:sz="4" w:space="0" w:color="auto"/>
            </w:tcBorders>
            <w:vAlign w:val="center"/>
          </w:tcPr>
          <w:p w14:paraId="2362882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bottom w:val="single" w:sz="4" w:space="0" w:color="auto"/>
            </w:tcBorders>
            <w:vAlign w:val="center"/>
          </w:tcPr>
          <w:p w14:paraId="160DDE4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123</w:t>
            </w:r>
          </w:p>
        </w:tc>
        <w:tc>
          <w:tcPr>
            <w:tcW w:w="790" w:type="dxa"/>
            <w:tcBorders>
              <w:bottom w:val="single" w:sz="4" w:space="0" w:color="auto"/>
            </w:tcBorders>
            <w:vAlign w:val="center"/>
          </w:tcPr>
          <w:p w14:paraId="2D159779"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3060C79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6.6 days)</w:t>
            </w:r>
          </w:p>
        </w:tc>
        <w:tc>
          <w:tcPr>
            <w:tcW w:w="1270" w:type="dxa"/>
            <w:tcBorders>
              <w:bottom w:val="single" w:sz="4" w:space="0" w:color="auto"/>
            </w:tcBorders>
            <w:vAlign w:val="center"/>
          </w:tcPr>
          <w:p w14:paraId="0BD59C0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tcBorders>
              <w:bottom w:val="single" w:sz="4" w:space="0" w:color="auto"/>
            </w:tcBorders>
            <w:vAlign w:val="center"/>
          </w:tcPr>
          <w:p w14:paraId="1CCFD73E" w14:textId="48C37CAC"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206 AMWO = 175</w:t>
            </w:r>
          </w:p>
        </w:tc>
        <w:tc>
          <w:tcPr>
            <w:tcW w:w="1548" w:type="dxa"/>
            <w:tcBorders>
              <w:bottom w:val="single" w:sz="4" w:space="0" w:color="auto"/>
            </w:tcBorders>
            <w:vAlign w:val="center"/>
          </w:tcPr>
          <w:p w14:paraId="6C81346C" w14:textId="32C4F3A3"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74 AMWO = 33</w:t>
            </w:r>
          </w:p>
        </w:tc>
      </w:tr>
      <w:tr w:rsidR="00920233" w:rsidRPr="003808E1" w14:paraId="58343278" w14:textId="77777777" w:rsidTr="00920233">
        <w:trPr>
          <w:trHeight w:val="810"/>
        </w:trPr>
        <w:tc>
          <w:tcPr>
            <w:tcW w:w="2335" w:type="dxa"/>
            <w:tcBorders>
              <w:top w:val="single" w:sz="4" w:space="0" w:color="auto"/>
            </w:tcBorders>
            <w:vAlign w:val="center"/>
          </w:tcPr>
          <w:p w14:paraId="265191DC"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w:t>
            </w:r>
          </w:p>
        </w:tc>
        <w:tc>
          <w:tcPr>
            <w:tcW w:w="2128" w:type="dxa"/>
            <w:tcBorders>
              <w:top w:val="single" w:sz="4" w:space="0" w:color="auto"/>
            </w:tcBorders>
            <w:vAlign w:val="center"/>
          </w:tcPr>
          <w:p w14:paraId="225562D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 (N = 65)</w:t>
            </w:r>
          </w:p>
        </w:tc>
        <w:tc>
          <w:tcPr>
            <w:tcW w:w="1252" w:type="dxa"/>
            <w:tcBorders>
              <w:top w:val="single" w:sz="4" w:space="0" w:color="auto"/>
            </w:tcBorders>
            <w:vAlign w:val="center"/>
          </w:tcPr>
          <w:p w14:paraId="40BCA0C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top w:val="single" w:sz="4" w:space="0" w:color="auto"/>
            </w:tcBorders>
            <w:vAlign w:val="center"/>
          </w:tcPr>
          <w:p w14:paraId="1F6FC1C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309</w:t>
            </w:r>
          </w:p>
        </w:tc>
        <w:tc>
          <w:tcPr>
            <w:tcW w:w="790" w:type="dxa"/>
            <w:tcBorders>
              <w:top w:val="single" w:sz="4" w:space="0" w:color="auto"/>
            </w:tcBorders>
            <w:vAlign w:val="center"/>
          </w:tcPr>
          <w:p w14:paraId="1D6931C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top w:val="single" w:sz="4" w:space="0" w:color="auto"/>
            </w:tcBorders>
            <w:vAlign w:val="center"/>
          </w:tcPr>
          <w:p w14:paraId="67A7744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4" w:space="0" w:color="auto"/>
            </w:tcBorders>
            <w:vAlign w:val="center"/>
          </w:tcPr>
          <w:p w14:paraId="1E24076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tcBorders>
            <w:vAlign w:val="center"/>
          </w:tcPr>
          <w:p w14:paraId="673DDFAD" w14:textId="747816D8"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229</w:t>
            </w:r>
          </w:p>
        </w:tc>
        <w:tc>
          <w:tcPr>
            <w:tcW w:w="1548" w:type="dxa"/>
            <w:tcBorders>
              <w:top w:val="single" w:sz="4" w:space="0" w:color="auto"/>
            </w:tcBorders>
            <w:vAlign w:val="center"/>
          </w:tcPr>
          <w:p w14:paraId="4BBACC1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294</w:t>
            </w:r>
          </w:p>
        </w:tc>
      </w:tr>
      <w:tr w:rsidR="00920233" w:rsidRPr="003808E1" w14:paraId="315970FF" w14:textId="77777777" w:rsidTr="00920233">
        <w:trPr>
          <w:trHeight w:val="810"/>
        </w:trPr>
        <w:tc>
          <w:tcPr>
            <w:tcW w:w="2335" w:type="dxa"/>
            <w:tcBorders>
              <w:bottom w:val="single" w:sz="4" w:space="0" w:color="auto"/>
            </w:tcBorders>
            <w:vAlign w:val="center"/>
          </w:tcPr>
          <w:p w14:paraId="65811490"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adjacent forest)</w:t>
            </w:r>
          </w:p>
        </w:tc>
        <w:tc>
          <w:tcPr>
            <w:tcW w:w="2128" w:type="dxa"/>
            <w:tcBorders>
              <w:bottom w:val="single" w:sz="4" w:space="0" w:color="auto"/>
            </w:tcBorders>
            <w:vAlign w:val="center"/>
          </w:tcPr>
          <w:p w14:paraId="23FEB287" w14:textId="2181A2F0"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w:t>
            </w:r>
            <w:r w:rsidR="00920233" w:rsidRPr="003808E1">
              <w:rPr>
                <w:rFonts w:ascii="Times New Roman" w:hAnsi="Times New Roman" w:cs="Times New Roman"/>
                <w:sz w:val="24"/>
                <w:szCs w:val="24"/>
              </w:rPr>
              <w:t xml:space="preserve"> </w:t>
            </w:r>
            <w:r w:rsidRPr="003808E1">
              <w:rPr>
                <w:rFonts w:ascii="Times New Roman" w:hAnsi="Times New Roman" w:cs="Times New Roman"/>
                <w:sz w:val="24"/>
                <w:szCs w:val="24"/>
              </w:rPr>
              <w:t>(N = 44)</w:t>
            </w:r>
          </w:p>
        </w:tc>
        <w:tc>
          <w:tcPr>
            <w:tcW w:w="1252" w:type="dxa"/>
            <w:tcBorders>
              <w:bottom w:val="single" w:sz="4" w:space="0" w:color="auto"/>
            </w:tcBorders>
            <w:vAlign w:val="center"/>
          </w:tcPr>
          <w:p w14:paraId="7D13B33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bottom w:val="single" w:sz="4" w:space="0" w:color="auto"/>
            </w:tcBorders>
            <w:vAlign w:val="center"/>
          </w:tcPr>
          <w:p w14:paraId="77CE49F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241</w:t>
            </w:r>
          </w:p>
        </w:tc>
        <w:tc>
          <w:tcPr>
            <w:tcW w:w="790" w:type="dxa"/>
            <w:tcBorders>
              <w:bottom w:val="single" w:sz="4" w:space="0" w:color="auto"/>
            </w:tcBorders>
            <w:vAlign w:val="center"/>
          </w:tcPr>
          <w:p w14:paraId="3FF7BF8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1E7B663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bottom w:val="single" w:sz="4" w:space="0" w:color="auto"/>
            </w:tcBorders>
            <w:vAlign w:val="center"/>
          </w:tcPr>
          <w:p w14:paraId="7F0C894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bottom w:val="single" w:sz="4" w:space="0" w:color="auto"/>
            </w:tcBorders>
            <w:vAlign w:val="center"/>
          </w:tcPr>
          <w:p w14:paraId="1EFBE920" w14:textId="3E114931"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216</w:t>
            </w:r>
          </w:p>
        </w:tc>
        <w:tc>
          <w:tcPr>
            <w:tcW w:w="1548" w:type="dxa"/>
            <w:tcBorders>
              <w:bottom w:val="single" w:sz="4" w:space="0" w:color="auto"/>
            </w:tcBorders>
            <w:vAlign w:val="center"/>
          </w:tcPr>
          <w:p w14:paraId="412B3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r>
      <w:tr w:rsidR="00920233" w:rsidRPr="003808E1" w14:paraId="17526D17" w14:textId="77777777" w:rsidTr="00920233">
        <w:trPr>
          <w:trHeight w:val="796"/>
        </w:trPr>
        <w:tc>
          <w:tcPr>
            <w:tcW w:w="2335" w:type="dxa"/>
            <w:tcBorders>
              <w:top w:val="single" w:sz="4" w:space="0" w:color="auto"/>
              <w:bottom w:val="single" w:sz="12" w:space="0" w:color="auto"/>
            </w:tcBorders>
            <w:vAlign w:val="center"/>
          </w:tcPr>
          <w:p w14:paraId="4F50A534"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128" w:type="dxa"/>
            <w:tcBorders>
              <w:top w:val="single" w:sz="4" w:space="0" w:color="auto"/>
              <w:bottom w:val="single" w:sz="12" w:space="0" w:color="auto"/>
            </w:tcBorders>
            <w:vAlign w:val="center"/>
          </w:tcPr>
          <w:p w14:paraId="63DE891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Post-breeding songbirds</w:t>
            </w:r>
          </w:p>
        </w:tc>
        <w:tc>
          <w:tcPr>
            <w:tcW w:w="1252" w:type="dxa"/>
            <w:tcBorders>
              <w:top w:val="single" w:sz="4" w:space="0" w:color="auto"/>
              <w:bottom w:val="single" w:sz="12" w:space="0" w:color="auto"/>
            </w:tcBorders>
            <w:vAlign w:val="center"/>
          </w:tcPr>
          <w:p w14:paraId="6B3D2E7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 July – 5 August</w:t>
            </w:r>
          </w:p>
        </w:tc>
        <w:tc>
          <w:tcPr>
            <w:tcW w:w="977" w:type="dxa"/>
            <w:tcBorders>
              <w:top w:val="single" w:sz="4" w:space="0" w:color="auto"/>
              <w:bottom w:val="single" w:sz="12" w:space="0" w:color="auto"/>
            </w:tcBorders>
            <w:vAlign w:val="center"/>
          </w:tcPr>
          <w:p w14:paraId="252C442E"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82</w:t>
            </w:r>
          </w:p>
        </w:tc>
        <w:tc>
          <w:tcPr>
            <w:tcW w:w="790" w:type="dxa"/>
            <w:tcBorders>
              <w:top w:val="single" w:sz="4" w:space="0" w:color="auto"/>
              <w:bottom w:val="single" w:sz="12" w:space="0" w:color="auto"/>
            </w:tcBorders>
            <w:vAlign w:val="center"/>
          </w:tcPr>
          <w:p w14:paraId="2E404DF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4" w:space="0" w:color="auto"/>
              <w:bottom w:val="single" w:sz="12" w:space="0" w:color="auto"/>
            </w:tcBorders>
            <w:vAlign w:val="center"/>
          </w:tcPr>
          <w:p w14:paraId="73FC9C0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N/A</w:t>
            </w:r>
          </w:p>
        </w:tc>
        <w:tc>
          <w:tcPr>
            <w:tcW w:w="1270" w:type="dxa"/>
            <w:tcBorders>
              <w:top w:val="single" w:sz="4" w:space="0" w:color="auto"/>
              <w:bottom w:val="single" w:sz="12" w:space="0" w:color="auto"/>
            </w:tcBorders>
            <w:vAlign w:val="center"/>
          </w:tcPr>
          <w:p w14:paraId="3CF9BBF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bottom w:val="single" w:sz="12" w:space="0" w:color="auto"/>
            </w:tcBorders>
            <w:vAlign w:val="center"/>
          </w:tcPr>
          <w:p w14:paraId="53ABBD7A" w14:textId="3831A5DB"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267</w:t>
            </w:r>
          </w:p>
        </w:tc>
        <w:tc>
          <w:tcPr>
            <w:tcW w:w="1548" w:type="dxa"/>
            <w:tcBorders>
              <w:top w:val="single" w:sz="4" w:space="0" w:color="auto"/>
              <w:bottom w:val="single" w:sz="12" w:space="0" w:color="auto"/>
            </w:tcBorders>
            <w:vAlign w:val="center"/>
          </w:tcPr>
          <w:p w14:paraId="7E90E29C"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81</w:t>
            </w:r>
          </w:p>
        </w:tc>
      </w:tr>
    </w:tbl>
    <w:p w14:paraId="502FCCEB" w14:textId="77777777" w:rsidR="00643CDC" w:rsidRPr="003808E1" w:rsidRDefault="00643CDC" w:rsidP="00643CDC">
      <w:pPr>
        <w:rPr>
          <w:rFonts w:ascii="Times New Roman" w:hAnsi="Times New Roman" w:cs="Times New Roman"/>
          <w:sz w:val="24"/>
          <w:szCs w:val="24"/>
        </w:rPr>
        <w:sectPr w:rsidR="00643CDC" w:rsidRPr="003808E1" w:rsidSect="00735BFD">
          <w:pgSz w:w="15840" w:h="12240" w:orient="landscape"/>
          <w:pgMar w:top="1440" w:right="1440" w:bottom="1440" w:left="1440" w:header="720" w:footer="720" w:gutter="0"/>
          <w:cols w:space="720"/>
          <w:docGrid w:linePitch="360"/>
        </w:sectPr>
      </w:pPr>
    </w:p>
    <w:p w14:paraId="427B0229" w14:textId="77777777" w:rsidR="001E35A9" w:rsidRPr="003808E1" w:rsidRDefault="001E35A9" w:rsidP="001E35A9">
      <w:pPr>
        <w:rPr>
          <w:rFonts w:ascii="Times New Roman" w:hAnsi="Times New Roman" w:cs="Times New Roman"/>
          <w:sz w:val="24"/>
          <w:szCs w:val="24"/>
        </w:rPr>
      </w:pPr>
      <w:r w:rsidRPr="003808E1">
        <w:rPr>
          <w:rFonts w:ascii="Times New Roman" w:hAnsi="Times New Roman" w:cs="Times New Roman"/>
          <w:sz w:val="24"/>
          <w:szCs w:val="24"/>
        </w:rPr>
        <w:lastRenderedPageBreak/>
        <w:t>Table 4. List of detection covariates corresponding to each survey type.</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340"/>
        <w:gridCol w:w="4860"/>
      </w:tblGrid>
      <w:tr w:rsidR="001E35A9" w:rsidRPr="003808E1" w14:paraId="2B49E234" w14:textId="77777777" w:rsidTr="00B14BD5">
        <w:tc>
          <w:tcPr>
            <w:tcW w:w="2155" w:type="dxa"/>
            <w:tcBorders>
              <w:top w:val="single" w:sz="18" w:space="0" w:color="auto"/>
              <w:bottom w:val="single" w:sz="18" w:space="0" w:color="auto"/>
            </w:tcBorders>
          </w:tcPr>
          <w:p w14:paraId="040EB6DD"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340" w:type="dxa"/>
            <w:tcBorders>
              <w:top w:val="single" w:sz="18" w:space="0" w:color="auto"/>
              <w:bottom w:val="single" w:sz="18" w:space="0" w:color="auto"/>
            </w:tcBorders>
          </w:tcPr>
          <w:p w14:paraId="4389F934"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Detection Covariate</w:t>
            </w:r>
          </w:p>
        </w:tc>
        <w:tc>
          <w:tcPr>
            <w:tcW w:w="4860" w:type="dxa"/>
            <w:tcBorders>
              <w:top w:val="single" w:sz="18" w:space="0" w:color="auto"/>
              <w:bottom w:val="single" w:sz="18" w:space="0" w:color="auto"/>
            </w:tcBorders>
          </w:tcPr>
          <w:p w14:paraId="1F2A0D38"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r>
      <w:tr w:rsidR="001E35A9" w:rsidRPr="003808E1" w14:paraId="3FA3D2CB" w14:textId="77777777" w:rsidTr="00B14BD5">
        <w:tc>
          <w:tcPr>
            <w:tcW w:w="2155" w:type="dxa"/>
            <w:vMerge w:val="restart"/>
            <w:tcBorders>
              <w:top w:val="single" w:sz="18" w:space="0" w:color="auto"/>
            </w:tcBorders>
          </w:tcPr>
          <w:p w14:paraId="4C77BBF5" w14:textId="77777777" w:rsidR="001E35A9" w:rsidRPr="003808E1" w:rsidRDefault="001E35A9" w:rsidP="00804239">
            <w:pPr>
              <w:rPr>
                <w:rFonts w:ascii="Times New Roman" w:hAnsi="Times New Roman" w:cs="Times New Roman"/>
                <w:sz w:val="10"/>
                <w:szCs w:val="10"/>
              </w:rPr>
            </w:pPr>
          </w:p>
          <w:p w14:paraId="2872826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Morning / evening game bird survey</w:t>
            </w:r>
          </w:p>
        </w:tc>
        <w:tc>
          <w:tcPr>
            <w:tcW w:w="2340" w:type="dxa"/>
            <w:tcBorders>
              <w:top w:val="single" w:sz="18" w:space="0" w:color="auto"/>
            </w:tcBorders>
          </w:tcPr>
          <w:p w14:paraId="4C010EBE" w14:textId="77777777" w:rsidR="001E35A9" w:rsidRPr="003808E1" w:rsidRDefault="001E35A9" w:rsidP="00804239">
            <w:pPr>
              <w:rPr>
                <w:rFonts w:ascii="Times New Roman" w:hAnsi="Times New Roman" w:cs="Times New Roman"/>
                <w:sz w:val="10"/>
                <w:szCs w:val="10"/>
              </w:rPr>
            </w:pPr>
          </w:p>
          <w:p w14:paraId="5F9F75C0" w14:textId="432469AD"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18" w:space="0" w:color="auto"/>
            </w:tcBorders>
          </w:tcPr>
          <w:p w14:paraId="037521B8" w14:textId="77777777" w:rsidR="001E35A9" w:rsidRPr="003808E1" w:rsidRDefault="001E35A9" w:rsidP="00804239">
            <w:pPr>
              <w:rPr>
                <w:rFonts w:ascii="Times New Roman" w:hAnsi="Times New Roman" w:cs="Times New Roman"/>
                <w:sz w:val="10"/>
                <w:szCs w:val="10"/>
              </w:rPr>
            </w:pPr>
          </w:p>
          <w:p w14:paraId="3F9B3096"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25682963" w14:textId="77777777" w:rsidTr="00804239">
        <w:tc>
          <w:tcPr>
            <w:tcW w:w="2155" w:type="dxa"/>
            <w:vMerge/>
          </w:tcPr>
          <w:p w14:paraId="0ADA8998" w14:textId="77777777" w:rsidR="001E35A9" w:rsidRPr="003808E1" w:rsidRDefault="001E35A9" w:rsidP="00804239">
            <w:pPr>
              <w:rPr>
                <w:rFonts w:ascii="Times New Roman" w:hAnsi="Times New Roman" w:cs="Times New Roman"/>
                <w:sz w:val="24"/>
                <w:szCs w:val="24"/>
              </w:rPr>
            </w:pPr>
          </w:p>
        </w:tc>
        <w:tc>
          <w:tcPr>
            <w:tcW w:w="2340" w:type="dxa"/>
          </w:tcPr>
          <w:p w14:paraId="7CDD4982" w14:textId="0E51E0B3"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unrise /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unset</w:t>
            </w:r>
          </w:p>
        </w:tc>
        <w:tc>
          <w:tcPr>
            <w:tcW w:w="4860" w:type="dxa"/>
          </w:tcPr>
          <w:p w14:paraId="5059F06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or sunset time</w:t>
            </w:r>
          </w:p>
        </w:tc>
      </w:tr>
      <w:tr w:rsidR="001E35A9" w:rsidRPr="003808E1" w14:paraId="12E80C3C" w14:textId="77777777" w:rsidTr="00804239">
        <w:tc>
          <w:tcPr>
            <w:tcW w:w="2155" w:type="dxa"/>
            <w:vMerge/>
          </w:tcPr>
          <w:p w14:paraId="28087483" w14:textId="77777777" w:rsidR="001E35A9" w:rsidRPr="003808E1" w:rsidRDefault="001E35A9" w:rsidP="00804239">
            <w:pPr>
              <w:rPr>
                <w:rFonts w:ascii="Times New Roman" w:hAnsi="Times New Roman" w:cs="Times New Roman"/>
                <w:sz w:val="24"/>
                <w:szCs w:val="24"/>
              </w:rPr>
            </w:pPr>
          </w:p>
        </w:tc>
        <w:tc>
          <w:tcPr>
            <w:tcW w:w="2340" w:type="dxa"/>
          </w:tcPr>
          <w:p w14:paraId="676A8C3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Wind</w:t>
            </w:r>
          </w:p>
        </w:tc>
        <w:tc>
          <w:tcPr>
            <w:tcW w:w="4860" w:type="dxa"/>
          </w:tcPr>
          <w:p w14:paraId="7D9331BD"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wind codes exceeding “1” and 0 = wind codes of either “0” or “1”</w:t>
            </w:r>
          </w:p>
        </w:tc>
      </w:tr>
      <w:tr w:rsidR="001E35A9" w:rsidRPr="003808E1" w14:paraId="517822A6" w14:textId="77777777" w:rsidTr="00804239">
        <w:tc>
          <w:tcPr>
            <w:tcW w:w="2155" w:type="dxa"/>
            <w:vMerge/>
          </w:tcPr>
          <w:p w14:paraId="6B2A14EA" w14:textId="77777777" w:rsidR="001E35A9" w:rsidRPr="003808E1" w:rsidRDefault="001E35A9" w:rsidP="00804239">
            <w:pPr>
              <w:rPr>
                <w:rFonts w:ascii="Times New Roman" w:hAnsi="Times New Roman" w:cs="Times New Roman"/>
                <w:sz w:val="24"/>
                <w:szCs w:val="24"/>
              </w:rPr>
            </w:pPr>
          </w:p>
        </w:tc>
        <w:tc>
          <w:tcPr>
            <w:tcW w:w="2340" w:type="dxa"/>
          </w:tcPr>
          <w:p w14:paraId="48713AE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3AEDD7A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5FBAC44E" w14:textId="77777777" w:rsidTr="00804239">
        <w:tc>
          <w:tcPr>
            <w:tcW w:w="2155" w:type="dxa"/>
            <w:vMerge/>
          </w:tcPr>
          <w:p w14:paraId="08D61E7D" w14:textId="77777777" w:rsidR="001E35A9" w:rsidRPr="003808E1" w:rsidRDefault="001E35A9" w:rsidP="00804239">
            <w:pPr>
              <w:rPr>
                <w:rFonts w:ascii="Times New Roman" w:hAnsi="Times New Roman" w:cs="Times New Roman"/>
                <w:sz w:val="24"/>
                <w:szCs w:val="24"/>
              </w:rPr>
            </w:pPr>
          </w:p>
        </w:tc>
        <w:tc>
          <w:tcPr>
            <w:tcW w:w="2340" w:type="dxa"/>
          </w:tcPr>
          <w:p w14:paraId="195C4F4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559C3D7"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≥18.3 °C and 0 = temperatures between 7.2 and 18.3 °C</w:t>
            </w:r>
          </w:p>
        </w:tc>
      </w:tr>
      <w:tr w:rsidR="001E35A9" w:rsidRPr="003808E1" w14:paraId="19AA76D5" w14:textId="77777777" w:rsidTr="00804239">
        <w:tc>
          <w:tcPr>
            <w:tcW w:w="2155" w:type="dxa"/>
            <w:vMerge/>
          </w:tcPr>
          <w:p w14:paraId="1B09BCD4" w14:textId="77777777" w:rsidR="001E35A9" w:rsidRPr="003808E1" w:rsidRDefault="001E35A9" w:rsidP="00804239">
            <w:pPr>
              <w:rPr>
                <w:rFonts w:ascii="Times New Roman" w:hAnsi="Times New Roman" w:cs="Times New Roman"/>
                <w:sz w:val="24"/>
                <w:szCs w:val="24"/>
              </w:rPr>
            </w:pPr>
          </w:p>
        </w:tc>
        <w:tc>
          <w:tcPr>
            <w:tcW w:w="2340" w:type="dxa"/>
          </w:tcPr>
          <w:p w14:paraId="5F9DD859" w14:textId="21443F79"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4581A52D" w14:textId="6E5FE731"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Maximum </w:t>
            </w:r>
            <w:r w:rsidR="000D5E73" w:rsidRPr="003808E1">
              <w:rPr>
                <w:rFonts w:ascii="Times New Roman" w:hAnsi="Times New Roman" w:cs="Times New Roman"/>
                <w:sz w:val="24"/>
                <w:szCs w:val="24"/>
              </w:rPr>
              <w:t>noise level</w:t>
            </w:r>
            <w:r w:rsidRPr="003808E1">
              <w:rPr>
                <w:rFonts w:ascii="Times New Roman" w:hAnsi="Times New Roman" w:cs="Times New Roman"/>
                <w:sz w:val="24"/>
                <w:szCs w:val="24"/>
              </w:rPr>
              <w:t xml:space="preserve"> (dB) during survey</w:t>
            </w:r>
          </w:p>
        </w:tc>
      </w:tr>
      <w:tr w:rsidR="001E35A9" w:rsidRPr="003808E1" w14:paraId="01BE2E5E" w14:textId="77777777" w:rsidTr="00804239">
        <w:tc>
          <w:tcPr>
            <w:tcW w:w="2155" w:type="dxa"/>
            <w:vMerge/>
            <w:tcBorders>
              <w:bottom w:val="single" w:sz="4" w:space="0" w:color="auto"/>
            </w:tcBorders>
          </w:tcPr>
          <w:p w14:paraId="3B9D87CB"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256F5C5A"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3C36A7DC"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17D2817C" w14:textId="77777777" w:rsidR="001E35A9" w:rsidRPr="003808E1" w:rsidRDefault="001E35A9" w:rsidP="00804239">
            <w:pPr>
              <w:rPr>
                <w:rFonts w:ascii="Times New Roman" w:hAnsi="Times New Roman" w:cs="Times New Roman"/>
                <w:sz w:val="10"/>
                <w:szCs w:val="10"/>
              </w:rPr>
            </w:pPr>
          </w:p>
        </w:tc>
      </w:tr>
      <w:tr w:rsidR="001E35A9" w:rsidRPr="003808E1" w14:paraId="7139969A" w14:textId="77777777" w:rsidTr="00804239">
        <w:tc>
          <w:tcPr>
            <w:tcW w:w="2155" w:type="dxa"/>
            <w:vMerge w:val="restart"/>
            <w:tcBorders>
              <w:top w:val="single" w:sz="4" w:space="0" w:color="auto"/>
            </w:tcBorders>
          </w:tcPr>
          <w:p w14:paraId="78058817" w14:textId="77777777" w:rsidR="001E35A9" w:rsidRPr="003808E1" w:rsidRDefault="001E35A9" w:rsidP="00804239">
            <w:pPr>
              <w:rPr>
                <w:rFonts w:ascii="Times New Roman" w:hAnsi="Times New Roman" w:cs="Times New Roman"/>
                <w:sz w:val="10"/>
                <w:szCs w:val="10"/>
              </w:rPr>
            </w:pPr>
          </w:p>
          <w:p w14:paraId="0742C03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Game camera / ARU survey</w:t>
            </w:r>
          </w:p>
        </w:tc>
        <w:tc>
          <w:tcPr>
            <w:tcW w:w="2340" w:type="dxa"/>
            <w:tcBorders>
              <w:top w:val="single" w:sz="4" w:space="0" w:color="auto"/>
            </w:tcBorders>
          </w:tcPr>
          <w:p w14:paraId="26D3B626" w14:textId="77777777" w:rsidR="001E35A9" w:rsidRPr="003808E1" w:rsidRDefault="001E35A9" w:rsidP="00804239">
            <w:pPr>
              <w:rPr>
                <w:rFonts w:ascii="Times New Roman" w:hAnsi="Times New Roman" w:cs="Times New Roman"/>
                <w:sz w:val="10"/>
                <w:szCs w:val="10"/>
              </w:rPr>
            </w:pPr>
          </w:p>
          <w:p w14:paraId="22FF98F0" w14:textId="2B3379E0"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29AED74" w14:textId="77777777" w:rsidR="001E35A9" w:rsidRPr="003808E1" w:rsidRDefault="001E35A9" w:rsidP="00804239">
            <w:pPr>
              <w:rPr>
                <w:rFonts w:ascii="Times New Roman" w:hAnsi="Times New Roman" w:cs="Times New Roman"/>
                <w:sz w:val="10"/>
                <w:szCs w:val="10"/>
              </w:rPr>
            </w:pPr>
          </w:p>
          <w:p w14:paraId="4C9452CE"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7B1B6116" w14:textId="77777777" w:rsidTr="00804239">
        <w:tc>
          <w:tcPr>
            <w:tcW w:w="2155" w:type="dxa"/>
            <w:vMerge/>
          </w:tcPr>
          <w:p w14:paraId="4953961E" w14:textId="77777777" w:rsidR="001E35A9" w:rsidRPr="003808E1" w:rsidRDefault="001E35A9" w:rsidP="00804239">
            <w:pPr>
              <w:rPr>
                <w:rFonts w:ascii="Times New Roman" w:hAnsi="Times New Roman" w:cs="Times New Roman"/>
                <w:sz w:val="24"/>
                <w:szCs w:val="24"/>
              </w:rPr>
            </w:pPr>
          </w:p>
        </w:tc>
        <w:tc>
          <w:tcPr>
            <w:tcW w:w="2340" w:type="dxa"/>
          </w:tcPr>
          <w:p w14:paraId="26B2E6A0" w14:textId="1644623F"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Distance to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enter</w:t>
            </w:r>
          </w:p>
        </w:tc>
        <w:tc>
          <w:tcPr>
            <w:tcW w:w="4860" w:type="dxa"/>
          </w:tcPr>
          <w:p w14:paraId="384646EA"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Distance (m) to the central survey point</w:t>
            </w:r>
          </w:p>
        </w:tc>
      </w:tr>
      <w:tr w:rsidR="001E35A9" w:rsidRPr="003808E1" w14:paraId="5B23B172" w14:textId="77777777" w:rsidTr="00804239">
        <w:tc>
          <w:tcPr>
            <w:tcW w:w="2155" w:type="dxa"/>
            <w:vMerge/>
          </w:tcPr>
          <w:p w14:paraId="64688047" w14:textId="77777777" w:rsidR="001E35A9" w:rsidRPr="003808E1" w:rsidRDefault="001E35A9" w:rsidP="00804239">
            <w:pPr>
              <w:rPr>
                <w:rFonts w:ascii="Times New Roman" w:hAnsi="Times New Roman" w:cs="Times New Roman"/>
                <w:sz w:val="24"/>
                <w:szCs w:val="24"/>
              </w:rPr>
            </w:pPr>
          </w:p>
        </w:tc>
        <w:tc>
          <w:tcPr>
            <w:tcW w:w="2340" w:type="dxa"/>
          </w:tcPr>
          <w:p w14:paraId="180E043A" w14:textId="6CC34FAC"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Game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 xml:space="preserve">amera </w:t>
            </w:r>
            <w:r w:rsidR="000D5E73" w:rsidRPr="003808E1">
              <w:rPr>
                <w:rFonts w:ascii="Times New Roman" w:hAnsi="Times New Roman" w:cs="Times New Roman"/>
                <w:sz w:val="24"/>
                <w:szCs w:val="24"/>
              </w:rPr>
              <w:t>Type</w:t>
            </w:r>
          </w:p>
        </w:tc>
        <w:tc>
          <w:tcPr>
            <w:tcW w:w="4860" w:type="dxa"/>
          </w:tcPr>
          <w:p w14:paraId="6CC4F62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Type of game camera (0 = Bushnell Trophy Cam HD, 1 = Reconyx Hyperfire)</w:t>
            </w:r>
          </w:p>
        </w:tc>
      </w:tr>
      <w:tr w:rsidR="001E35A9" w:rsidRPr="003808E1" w14:paraId="3B5F424C" w14:textId="77777777" w:rsidTr="00804239">
        <w:tc>
          <w:tcPr>
            <w:tcW w:w="2155" w:type="dxa"/>
            <w:vMerge/>
            <w:tcBorders>
              <w:bottom w:val="single" w:sz="4" w:space="0" w:color="auto"/>
            </w:tcBorders>
          </w:tcPr>
          <w:p w14:paraId="035B51B0"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6159764C" w14:textId="3F533D72"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ARU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ype</w:t>
            </w:r>
          </w:p>
        </w:tc>
        <w:tc>
          <w:tcPr>
            <w:tcW w:w="4860" w:type="dxa"/>
            <w:tcBorders>
              <w:bottom w:val="single" w:sz="4" w:space="0" w:color="auto"/>
            </w:tcBorders>
          </w:tcPr>
          <w:p w14:paraId="401C25A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type of ARU (1 = Wildlife Acoustics SongMeter SM2+, 2 = SM3+, 3 = SM4+); used for random effects</w:t>
            </w:r>
          </w:p>
          <w:p w14:paraId="12DCCADD" w14:textId="77777777" w:rsidR="001E35A9" w:rsidRPr="003808E1" w:rsidRDefault="001E35A9" w:rsidP="00804239">
            <w:pPr>
              <w:rPr>
                <w:rFonts w:ascii="Times New Roman" w:hAnsi="Times New Roman" w:cs="Times New Roman"/>
                <w:sz w:val="10"/>
                <w:szCs w:val="10"/>
              </w:rPr>
            </w:pPr>
          </w:p>
        </w:tc>
      </w:tr>
      <w:tr w:rsidR="001E35A9" w:rsidRPr="003808E1" w14:paraId="1819A47D" w14:textId="77777777" w:rsidTr="00804239">
        <w:tc>
          <w:tcPr>
            <w:tcW w:w="2155" w:type="dxa"/>
            <w:vMerge w:val="restart"/>
            <w:tcBorders>
              <w:top w:val="single" w:sz="4" w:space="0" w:color="auto"/>
            </w:tcBorders>
          </w:tcPr>
          <w:p w14:paraId="507F386C" w14:textId="77777777" w:rsidR="001E35A9" w:rsidRPr="003808E1" w:rsidRDefault="001E35A9" w:rsidP="00804239">
            <w:pPr>
              <w:rPr>
                <w:rFonts w:ascii="Times New Roman" w:hAnsi="Times New Roman" w:cs="Times New Roman"/>
                <w:sz w:val="10"/>
                <w:szCs w:val="10"/>
              </w:rPr>
            </w:pPr>
          </w:p>
          <w:p w14:paraId="3BA466C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 or adjacent forest)</w:t>
            </w:r>
          </w:p>
        </w:tc>
        <w:tc>
          <w:tcPr>
            <w:tcW w:w="2340" w:type="dxa"/>
            <w:tcBorders>
              <w:top w:val="single" w:sz="4" w:space="0" w:color="auto"/>
            </w:tcBorders>
          </w:tcPr>
          <w:p w14:paraId="2D075DBF" w14:textId="77777777" w:rsidR="001E35A9" w:rsidRPr="003808E1" w:rsidRDefault="001E35A9" w:rsidP="00804239">
            <w:pPr>
              <w:rPr>
                <w:rFonts w:ascii="Times New Roman" w:hAnsi="Times New Roman" w:cs="Times New Roman"/>
                <w:sz w:val="10"/>
                <w:szCs w:val="10"/>
              </w:rPr>
            </w:pPr>
          </w:p>
          <w:p w14:paraId="0EA43B7C" w14:textId="1F85A6BD"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D8AC862" w14:textId="77777777" w:rsidR="001E35A9" w:rsidRPr="003808E1" w:rsidRDefault="001E35A9" w:rsidP="00804239">
            <w:pPr>
              <w:rPr>
                <w:rFonts w:ascii="Times New Roman" w:hAnsi="Times New Roman" w:cs="Times New Roman"/>
                <w:sz w:val="10"/>
                <w:szCs w:val="10"/>
              </w:rPr>
            </w:pPr>
          </w:p>
          <w:p w14:paraId="6036244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4156B716" w14:textId="77777777" w:rsidTr="00804239">
        <w:tc>
          <w:tcPr>
            <w:tcW w:w="2155" w:type="dxa"/>
            <w:vMerge/>
          </w:tcPr>
          <w:p w14:paraId="2AC7FED7" w14:textId="77777777" w:rsidR="001E35A9" w:rsidRPr="003808E1" w:rsidRDefault="001E35A9" w:rsidP="00804239">
            <w:pPr>
              <w:rPr>
                <w:rFonts w:ascii="Times New Roman" w:hAnsi="Times New Roman" w:cs="Times New Roman"/>
                <w:sz w:val="24"/>
                <w:szCs w:val="24"/>
              </w:rPr>
            </w:pPr>
          </w:p>
        </w:tc>
        <w:tc>
          <w:tcPr>
            <w:tcW w:w="2340" w:type="dxa"/>
          </w:tcPr>
          <w:p w14:paraId="5588571F" w14:textId="3A00F53A"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unrise</w:t>
            </w:r>
          </w:p>
        </w:tc>
        <w:tc>
          <w:tcPr>
            <w:tcW w:w="4860" w:type="dxa"/>
          </w:tcPr>
          <w:p w14:paraId="6A831202"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time</w:t>
            </w:r>
          </w:p>
        </w:tc>
      </w:tr>
      <w:tr w:rsidR="001E35A9" w:rsidRPr="003808E1" w14:paraId="0C6DFD2F" w14:textId="77777777" w:rsidTr="00804239">
        <w:tc>
          <w:tcPr>
            <w:tcW w:w="2155" w:type="dxa"/>
            <w:vMerge/>
          </w:tcPr>
          <w:p w14:paraId="36BA9119" w14:textId="77777777" w:rsidR="001E35A9" w:rsidRPr="003808E1" w:rsidRDefault="001E35A9" w:rsidP="00804239">
            <w:pPr>
              <w:rPr>
                <w:rFonts w:ascii="Times New Roman" w:hAnsi="Times New Roman" w:cs="Times New Roman"/>
                <w:sz w:val="24"/>
                <w:szCs w:val="24"/>
              </w:rPr>
            </w:pPr>
          </w:p>
        </w:tc>
        <w:tc>
          <w:tcPr>
            <w:tcW w:w="2340" w:type="dxa"/>
          </w:tcPr>
          <w:p w14:paraId="2E5D3836" w14:textId="7E2398A2"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Wind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peed</w:t>
            </w:r>
          </w:p>
        </w:tc>
        <w:tc>
          <w:tcPr>
            <w:tcW w:w="4860" w:type="dxa"/>
          </w:tcPr>
          <w:p w14:paraId="49423813"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Maximum wind speed (m/s) during survey</w:t>
            </w:r>
          </w:p>
        </w:tc>
      </w:tr>
      <w:tr w:rsidR="001E35A9" w:rsidRPr="003808E1" w14:paraId="63854006" w14:textId="77777777" w:rsidTr="00804239">
        <w:tc>
          <w:tcPr>
            <w:tcW w:w="2155" w:type="dxa"/>
            <w:vMerge/>
          </w:tcPr>
          <w:p w14:paraId="7296A41A" w14:textId="77777777" w:rsidR="001E35A9" w:rsidRPr="003808E1" w:rsidRDefault="001E35A9" w:rsidP="00804239">
            <w:pPr>
              <w:rPr>
                <w:rFonts w:ascii="Times New Roman" w:hAnsi="Times New Roman" w:cs="Times New Roman"/>
                <w:sz w:val="24"/>
                <w:szCs w:val="24"/>
              </w:rPr>
            </w:pPr>
          </w:p>
        </w:tc>
        <w:tc>
          <w:tcPr>
            <w:tcW w:w="2340" w:type="dxa"/>
          </w:tcPr>
          <w:p w14:paraId="182263D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Sky</w:t>
            </w:r>
          </w:p>
        </w:tc>
        <w:tc>
          <w:tcPr>
            <w:tcW w:w="4860" w:type="dxa"/>
          </w:tcPr>
          <w:p w14:paraId="7A5D2C9B"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sky codes exceeding “1” and 0 = sky codes of either “0” or “1”</w:t>
            </w:r>
          </w:p>
        </w:tc>
      </w:tr>
      <w:tr w:rsidR="001E35A9" w:rsidRPr="003808E1" w14:paraId="2347FCEB" w14:textId="77777777" w:rsidTr="00804239">
        <w:tc>
          <w:tcPr>
            <w:tcW w:w="2155" w:type="dxa"/>
            <w:vMerge/>
          </w:tcPr>
          <w:p w14:paraId="09F620FE" w14:textId="77777777" w:rsidR="001E35A9" w:rsidRPr="003808E1" w:rsidRDefault="001E35A9" w:rsidP="00804239">
            <w:pPr>
              <w:rPr>
                <w:rFonts w:ascii="Times New Roman" w:hAnsi="Times New Roman" w:cs="Times New Roman"/>
                <w:sz w:val="24"/>
                <w:szCs w:val="24"/>
              </w:rPr>
            </w:pPr>
          </w:p>
        </w:tc>
        <w:tc>
          <w:tcPr>
            <w:tcW w:w="2340" w:type="dxa"/>
          </w:tcPr>
          <w:p w14:paraId="425C5896"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6BBF41B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6790EF0E" w14:textId="77777777" w:rsidTr="00804239">
        <w:tc>
          <w:tcPr>
            <w:tcW w:w="2155" w:type="dxa"/>
            <w:vMerge/>
          </w:tcPr>
          <w:p w14:paraId="1BBE8024" w14:textId="77777777" w:rsidR="001E35A9" w:rsidRPr="003808E1" w:rsidRDefault="001E35A9" w:rsidP="00804239">
            <w:pPr>
              <w:rPr>
                <w:rFonts w:ascii="Times New Roman" w:hAnsi="Times New Roman" w:cs="Times New Roman"/>
                <w:sz w:val="24"/>
                <w:szCs w:val="24"/>
              </w:rPr>
            </w:pPr>
          </w:p>
        </w:tc>
        <w:tc>
          <w:tcPr>
            <w:tcW w:w="2340" w:type="dxa"/>
          </w:tcPr>
          <w:p w14:paraId="7646A477"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F205CB3"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≥21.7 °C and 0 = temperatures between 7.2 and 21.7 °C</w:t>
            </w:r>
          </w:p>
        </w:tc>
      </w:tr>
      <w:tr w:rsidR="000D5E73" w:rsidRPr="003808E1" w14:paraId="76F57E0A" w14:textId="77777777" w:rsidTr="00804239">
        <w:tc>
          <w:tcPr>
            <w:tcW w:w="2155" w:type="dxa"/>
            <w:vMerge/>
          </w:tcPr>
          <w:p w14:paraId="3E2FD67C" w14:textId="77777777" w:rsidR="000D5E73" w:rsidRPr="003808E1" w:rsidRDefault="000D5E73" w:rsidP="000D5E73">
            <w:pPr>
              <w:rPr>
                <w:rFonts w:ascii="Times New Roman" w:hAnsi="Times New Roman" w:cs="Times New Roman"/>
                <w:sz w:val="24"/>
                <w:szCs w:val="24"/>
              </w:rPr>
            </w:pPr>
          </w:p>
        </w:tc>
        <w:tc>
          <w:tcPr>
            <w:tcW w:w="2340" w:type="dxa"/>
          </w:tcPr>
          <w:p w14:paraId="4C442A30" w14:textId="14CAEE44"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6E1356CA" w14:textId="0FD721EB"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Maximum noise level (dB) during survey</w:t>
            </w:r>
          </w:p>
        </w:tc>
      </w:tr>
      <w:tr w:rsidR="001E35A9" w:rsidRPr="003808E1" w14:paraId="6D9ABF70" w14:textId="77777777" w:rsidTr="00AA5E67">
        <w:tc>
          <w:tcPr>
            <w:tcW w:w="2155" w:type="dxa"/>
            <w:vMerge/>
            <w:tcBorders>
              <w:bottom w:val="single" w:sz="4" w:space="0" w:color="auto"/>
            </w:tcBorders>
          </w:tcPr>
          <w:p w14:paraId="42F12CCF"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3950DFA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6EA2184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5B8A8EF2" w14:textId="77777777" w:rsidR="001E35A9" w:rsidRPr="003808E1" w:rsidRDefault="001E35A9" w:rsidP="00804239">
            <w:pPr>
              <w:rPr>
                <w:rFonts w:ascii="Times New Roman" w:hAnsi="Times New Roman" w:cs="Times New Roman"/>
                <w:sz w:val="10"/>
                <w:szCs w:val="10"/>
              </w:rPr>
            </w:pPr>
          </w:p>
        </w:tc>
      </w:tr>
      <w:tr w:rsidR="001E35A9" w:rsidRPr="003808E1" w14:paraId="0FDF3194" w14:textId="77777777" w:rsidTr="00B14BD5">
        <w:tc>
          <w:tcPr>
            <w:tcW w:w="2155" w:type="dxa"/>
            <w:tcBorders>
              <w:top w:val="single" w:sz="4" w:space="0" w:color="auto"/>
              <w:bottom w:val="single" w:sz="18" w:space="0" w:color="auto"/>
            </w:tcBorders>
          </w:tcPr>
          <w:p w14:paraId="64AF309C" w14:textId="77777777" w:rsidR="001E35A9" w:rsidRPr="003808E1" w:rsidRDefault="001E35A9" w:rsidP="00804239">
            <w:pPr>
              <w:rPr>
                <w:rFonts w:ascii="Times New Roman" w:hAnsi="Times New Roman" w:cs="Times New Roman"/>
                <w:sz w:val="10"/>
                <w:szCs w:val="10"/>
              </w:rPr>
            </w:pPr>
          </w:p>
          <w:p w14:paraId="2FE8B381"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340" w:type="dxa"/>
            <w:tcBorders>
              <w:top w:val="single" w:sz="4" w:space="0" w:color="auto"/>
              <w:bottom w:val="single" w:sz="18" w:space="0" w:color="auto"/>
            </w:tcBorders>
          </w:tcPr>
          <w:p w14:paraId="0D3B25BF" w14:textId="77777777" w:rsidR="001E35A9" w:rsidRPr="003808E1" w:rsidRDefault="001E35A9" w:rsidP="00804239">
            <w:pPr>
              <w:rPr>
                <w:rFonts w:ascii="Times New Roman" w:hAnsi="Times New Roman" w:cs="Times New Roman"/>
                <w:sz w:val="10"/>
                <w:szCs w:val="10"/>
              </w:rPr>
            </w:pPr>
          </w:p>
          <w:p w14:paraId="3123C79C" w14:textId="6D2042C6"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Total</w:t>
            </w:r>
            <w:r w:rsidR="000D5E73" w:rsidRPr="003808E1">
              <w:rPr>
                <w:rFonts w:ascii="Times New Roman" w:hAnsi="Times New Roman" w:cs="Times New Roman"/>
                <w:sz w:val="24"/>
                <w:szCs w:val="24"/>
              </w:rPr>
              <w:t xml:space="preserve"> Survey</w:t>
            </w:r>
            <w:r w:rsidRPr="003808E1">
              <w:rPr>
                <w:rFonts w:ascii="Times New Roman" w:hAnsi="Times New Roman" w:cs="Times New Roman"/>
                <w:sz w:val="24"/>
                <w:szCs w:val="24"/>
              </w:rPr>
              <w:t xml:space="preserve">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ime</w:t>
            </w:r>
          </w:p>
        </w:tc>
        <w:tc>
          <w:tcPr>
            <w:tcW w:w="4860" w:type="dxa"/>
            <w:tcBorders>
              <w:top w:val="single" w:sz="4" w:space="0" w:color="auto"/>
              <w:bottom w:val="single" w:sz="18" w:space="0" w:color="auto"/>
            </w:tcBorders>
          </w:tcPr>
          <w:p w14:paraId="44AD807E" w14:textId="77777777" w:rsidR="001E35A9" w:rsidRPr="003808E1" w:rsidRDefault="001E35A9" w:rsidP="00804239">
            <w:pPr>
              <w:rPr>
                <w:rFonts w:ascii="Times New Roman" w:hAnsi="Times New Roman" w:cs="Times New Roman"/>
                <w:sz w:val="10"/>
                <w:szCs w:val="10"/>
              </w:rPr>
            </w:pPr>
          </w:p>
          <w:p w14:paraId="4F272CED"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from start time to end time of survey</w:t>
            </w:r>
          </w:p>
          <w:p w14:paraId="2CF3610E" w14:textId="77777777" w:rsidR="001E35A9" w:rsidRPr="003808E1" w:rsidRDefault="001E35A9" w:rsidP="00804239">
            <w:pPr>
              <w:rPr>
                <w:rFonts w:ascii="Times New Roman" w:hAnsi="Times New Roman" w:cs="Times New Roman"/>
                <w:sz w:val="10"/>
                <w:szCs w:val="10"/>
              </w:rPr>
            </w:pPr>
          </w:p>
        </w:tc>
      </w:tr>
    </w:tbl>
    <w:p w14:paraId="120239DF" w14:textId="77777777" w:rsidR="002A0595" w:rsidRPr="003808E1" w:rsidRDefault="002A0595" w:rsidP="00D71F98">
      <w:pPr>
        <w:rPr>
          <w:rFonts w:ascii="Times New Roman" w:hAnsi="Times New Roman" w:cs="Times New Roman"/>
          <w:sz w:val="24"/>
          <w:szCs w:val="24"/>
          <w:highlight w:val="yellow"/>
        </w:rPr>
      </w:pPr>
    </w:p>
    <w:p w14:paraId="04203625" w14:textId="77777777" w:rsidR="002B4733" w:rsidRPr="003808E1" w:rsidRDefault="002B4733" w:rsidP="002B4733">
      <w:pPr>
        <w:rPr>
          <w:rFonts w:ascii="Times New Roman" w:hAnsi="Times New Roman" w:cs="Times New Roman"/>
          <w:sz w:val="24"/>
          <w:szCs w:val="24"/>
        </w:rPr>
      </w:pPr>
      <w:r w:rsidRPr="003808E1">
        <w:rPr>
          <w:rFonts w:ascii="Times New Roman" w:hAnsi="Times New Roman" w:cs="Times New Roman"/>
          <w:sz w:val="24"/>
          <w:szCs w:val="24"/>
        </w:rPr>
        <w:lastRenderedPageBreak/>
        <w:t>Table 5. List of the 3 hierarchical community models organized by sampling season and sampling point location, along with their corresponding number of species (N) and site / detection covariates (with corresponding total number of slope coefficients).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163"/>
        <w:gridCol w:w="547"/>
        <w:gridCol w:w="3010"/>
        <w:gridCol w:w="2570"/>
      </w:tblGrid>
      <w:tr w:rsidR="002B4733" w:rsidRPr="003808E1" w14:paraId="4A4F0F34" w14:textId="77777777" w:rsidTr="00804239">
        <w:tc>
          <w:tcPr>
            <w:tcW w:w="2065" w:type="dxa"/>
            <w:tcBorders>
              <w:top w:val="single" w:sz="12" w:space="0" w:color="auto"/>
              <w:bottom w:val="single" w:sz="12" w:space="0" w:color="auto"/>
            </w:tcBorders>
            <w:vAlign w:val="center"/>
          </w:tcPr>
          <w:p w14:paraId="62C9D4F9" w14:textId="77777777" w:rsidR="002B4733" w:rsidRPr="00B14BD5" w:rsidRDefault="002B4733" w:rsidP="00804239">
            <w:pPr>
              <w:rPr>
                <w:rFonts w:ascii="Times New Roman" w:hAnsi="Times New Roman" w:cs="Times New Roman"/>
                <w:b/>
                <w:bCs/>
                <w:sz w:val="24"/>
                <w:szCs w:val="24"/>
              </w:rPr>
            </w:pPr>
            <w:r w:rsidRPr="00B14BD5">
              <w:rPr>
                <w:rFonts w:ascii="Times New Roman" w:hAnsi="Times New Roman" w:cs="Times New Roman"/>
                <w:b/>
                <w:bCs/>
                <w:sz w:val="24"/>
                <w:szCs w:val="24"/>
              </w:rPr>
              <w:t>Sampling Season</w:t>
            </w:r>
          </w:p>
        </w:tc>
        <w:tc>
          <w:tcPr>
            <w:tcW w:w="1163" w:type="dxa"/>
            <w:tcBorders>
              <w:top w:val="single" w:sz="12" w:space="0" w:color="auto"/>
              <w:bottom w:val="single" w:sz="12" w:space="0" w:color="auto"/>
            </w:tcBorders>
            <w:vAlign w:val="center"/>
          </w:tcPr>
          <w:p w14:paraId="73FC42C0"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Location</w:t>
            </w:r>
          </w:p>
        </w:tc>
        <w:tc>
          <w:tcPr>
            <w:tcW w:w="547" w:type="dxa"/>
            <w:tcBorders>
              <w:top w:val="single" w:sz="12" w:space="0" w:color="auto"/>
              <w:bottom w:val="single" w:sz="12" w:space="0" w:color="auto"/>
            </w:tcBorders>
            <w:vAlign w:val="center"/>
          </w:tcPr>
          <w:p w14:paraId="2F99A7FA"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w:t>
            </w:r>
          </w:p>
        </w:tc>
        <w:tc>
          <w:tcPr>
            <w:tcW w:w="3010" w:type="dxa"/>
            <w:tcBorders>
              <w:top w:val="single" w:sz="12" w:space="0" w:color="auto"/>
              <w:bottom w:val="single" w:sz="12" w:space="0" w:color="auto"/>
            </w:tcBorders>
            <w:vAlign w:val="center"/>
          </w:tcPr>
          <w:p w14:paraId="34CDEEC6"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Site Covariates </w:t>
            </w:r>
          </w:p>
          <w:p w14:paraId="5B4DEA4F"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c>
          <w:tcPr>
            <w:tcW w:w="2570" w:type="dxa"/>
            <w:tcBorders>
              <w:top w:val="single" w:sz="12" w:space="0" w:color="auto"/>
              <w:bottom w:val="single" w:sz="12" w:space="0" w:color="auto"/>
            </w:tcBorders>
            <w:vAlign w:val="center"/>
          </w:tcPr>
          <w:p w14:paraId="5722C45F"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Detection Covariates </w:t>
            </w:r>
          </w:p>
          <w:p w14:paraId="6BD44B06"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r>
      <w:tr w:rsidR="002B4733" w:rsidRPr="003808E1" w14:paraId="10B923FD" w14:textId="77777777" w:rsidTr="00804239">
        <w:tc>
          <w:tcPr>
            <w:tcW w:w="2065" w:type="dxa"/>
            <w:tcBorders>
              <w:top w:val="single" w:sz="12" w:space="0" w:color="auto"/>
              <w:bottom w:val="single" w:sz="4" w:space="0" w:color="auto"/>
            </w:tcBorders>
            <w:vAlign w:val="center"/>
          </w:tcPr>
          <w:p w14:paraId="560718A1"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12" w:space="0" w:color="auto"/>
              <w:bottom w:val="single" w:sz="4" w:space="0" w:color="auto"/>
            </w:tcBorders>
            <w:vAlign w:val="center"/>
          </w:tcPr>
          <w:p w14:paraId="6948B10D"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12" w:space="0" w:color="auto"/>
              <w:bottom w:val="single" w:sz="4" w:space="0" w:color="auto"/>
            </w:tcBorders>
            <w:vAlign w:val="center"/>
          </w:tcPr>
          <w:p w14:paraId="24BD346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12" w:space="0" w:color="auto"/>
              <w:bottom w:val="single" w:sz="4" w:space="0" w:color="auto"/>
            </w:tcBorders>
            <w:vAlign w:val="center"/>
          </w:tcPr>
          <w:p w14:paraId="098F8CB0" w14:textId="77777777" w:rsidR="002B4733" w:rsidRPr="003808E1" w:rsidRDefault="002B4733" w:rsidP="00804239">
            <w:pPr>
              <w:jc w:val="center"/>
              <w:rPr>
                <w:rFonts w:ascii="Times New Roman" w:hAnsi="Times New Roman" w:cs="Times New Roman"/>
                <w:sz w:val="10"/>
                <w:szCs w:val="10"/>
              </w:rPr>
            </w:pPr>
          </w:p>
          <w:p w14:paraId="631503C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Percent Herb + </w:t>
            </w:r>
          </w:p>
          <w:p w14:paraId="383F6401"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
          <w:p w14:paraId="72EC4B5C"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w:t>
            </w:r>
          </w:p>
          <w:p w14:paraId="6E13EFD2"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Recent Distribution + </w:t>
            </w:r>
          </w:p>
          <w:p w14:paraId="0DE43E9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Basal Area + Elevation + Aspect + Area + </w:t>
            </w:r>
          </w:p>
          <w:p w14:paraId="084288C5"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Edge:Area Ratio + Proportion Forest + Proportion Oaks + Proportion Red Spruce + Proportion Open (15)</w:t>
            </w:r>
          </w:p>
          <w:p w14:paraId="7B85937A"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12" w:space="0" w:color="auto"/>
              <w:bottom w:val="single" w:sz="4" w:space="0" w:color="auto"/>
            </w:tcBorders>
            <w:vAlign w:val="center"/>
          </w:tcPr>
          <w:p w14:paraId="4E77AC1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60113F60"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Wind Speed + Sky + Precipitation + Temperature + Noise (8)</w:t>
            </w:r>
          </w:p>
        </w:tc>
      </w:tr>
      <w:tr w:rsidR="002B4733" w:rsidRPr="003808E1" w14:paraId="5B11ACED" w14:textId="77777777" w:rsidTr="00804239">
        <w:tc>
          <w:tcPr>
            <w:tcW w:w="2065" w:type="dxa"/>
            <w:tcBorders>
              <w:top w:val="single" w:sz="4" w:space="0" w:color="auto"/>
              <w:bottom w:val="single" w:sz="4" w:space="0" w:color="auto"/>
            </w:tcBorders>
            <w:vAlign w:val="center"/>
          </w:tcPr>
          <w:p w14:paraId="29A659C8"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4" w:space="0" w:color="auto"/>
              <w:bottom w:val="single" w:sz="4" w:space="0" w:color="auto"/>
            </w:tcBorders>
            <w:vAlign w:val="center"/>
          </w:tcPr>
          <w:p w14:paraId="6DCF225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547" w:type="dxa"/>
            <w:tcBorders>
              <w:top w:val="single" w:sz="4" w:space="0" w:color="auto"/>
              <w:bottom w:val="single" w:sz="4" w:space="0" w:color="auto"/>
            </w:tcBorders>
            <w:vAlign w:val="center"/>
          </w:tcPr>
          <w:p w14:paraId="3E64ADBC"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44</w:t>
            </w:r>
          </w:p>
        </w:tc>
        <w:tc>
          <w:tcPr>
            <w:tcW w:w="3010" w:type="dxa"/>
            <w:tcBorders>
              <w:top w:val="single" w:sz="4" w:space="0" w:color="auto"/>
              <w:bottom w:val="single" w:sz="4" w:space="0" w:color="auto"/>
            </w:tcBorders>
            <w:vAlign w:val="center"/>
          </w:tcPr>
          <w:p w14:paraId="3769C835" w14:textId="77777777" w:rsidR="002B4733" w:rsidRPr="003808E1" w:rsidRDefault="002B4733" w:rsidP="00804239">
            <w:pPr>
              <w:jc w:val="center"/>
              <w:rPr>
                <w:rFonts w:ascii="Times New Roman" w:hAnsi="Times New Roman" w:cs="Times New Roman"/>
                <w:sz w:val="10"/>
                <w:szCs w:val="10"/>
              </w:rPr>
            </w:pPr>
          </w:p>
          <w:p w14:paraId="70327AF5"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Distance to Wildlife Opening + (Percent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Any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 + Aspect + Proportion Oaks + Proportion Northern Hardwoods + Proportion Red Spruce (13)</w:t>
            </w:r>
          </w:p>
          <w:p w14:paraId="5BA403CF"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4" w:space="0" w:color="auto"/>
              <w:bottom w:val="single" w:sz="4" w:space="0" w:color="auto"/>
            </w:tcBorders>
            <w:vAlign w:val="center"/>
          </w:tcPr>
          <w:p w14:paraId="3E331150"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482C003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Precipitation + Noise (5)</w:t>
            </w:r>
          </w:p>
        </w:tc>
      </w:tr>
      <w:tr w:rsidR="002B4733" w:rsidRPr="003808E1" w14:paraId="2FBEE006" w14:textId="77777777" w:rsidTr="00804239">
        <w:tc>
          <w:tcPr>
            <w:tcW w:w="2065" w:type="dxa"/>
            <w:tcBorders>
              <w:top w:val="single" w:sz="4" w:space="0" w:color="auto"/>
              <w:bottom w:val="single" w:sz="12" w:space="0" w:color="auto"/>
            </w:tcBorders>
            <w:vAlign w:val="center"/>
          </w:tcPr>
          <w:p w14:paraId="5023E39A"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0BDF6D2E"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5 August)</w:t>
            </w:r>
          </w:p>
        </w:tc>
        <w:tc>
          <w:tcPr>
            <w:tcW w:w="1163" w:type="dxa"/>
            <w:tcBorders>
              <w:top w:val="single" w:sz="4" w:space="0" w:color="auto"/>
              <w:bottom w:val="single" w:sz="12" w:space="0" w:color="auto"/>
            </w:tcBorders>
            <w:vAlign w:val="center"/>
          </w:tcPr>
          <w:p w14:paraId="156C3636"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4" w:space="0" w:color="auto"/>
              <w:bottom w:val="single" w:sz="12" w:space="0" w:color="auto"/>
            </w:tcBorders>
            <w:vAlign w:val="center"/>
          </w:tcPr>
          <w:p w14:paraId="73686771"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4" w:space="0" w:color="auto"/>
              <w:bottom w:val="single" w:sz="12" w:space="0" w:color="auto"/>
            </w:tcBorders>
            <w:vAlign w:val="center"/>
          </w:tcPr>
          <w:p w14:paraId="0755523D" w14:textId="77777777" w:rsidR="002B4733" w:rsidRPr="003808E1" w:rsidRDefault="002B4733" w:rsidP="00804239">
            <w:pPr>
              <w:jc w:val="center"/>
              <w:rPr>
                <w:rFonts w:ascii="Times New Roman" w:hAnsi="Times New Roman" w:cs="Times New Roman"/>
                <w:sz w:val="10"/>
                <w:szCs w:val="10"/>
              </w:rPr>
            </w:pPr>
          </w:p>
          <w:p w14:paraId="6F40AF1F"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Shrub + Percent Tree + Recent Disturbance + Elevation + Area + Edge:Area Ratio + Proportion Forest (7)</w:t>
            </w:r>
          </w:p>
          <w:p w14:paraId="1F8B249C"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4" w:space="0" w:color="auto"/>
              <w:bottom w:val="single" w:sz="12" w:space="0" w:color="auto"/>
            </w:tcBorders>
            <w:vAlign w:val="center"/>
          </w:tcPr>
          <w:p w14:paraId="3808415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Total Survey Time (1)</w:t>
            </w:r>
          </w:p>
        </w:tc>
      </w:tr>
    </w:tbl>
    <w:p w14:paraId="48A51BF9" w14:textId="77777777" w:rsidR="002B4733" w:rsidRPr="003808E1" w:rsidRDefault="002B4733" w:rsidP="002B4733">
      <w:pPr>
        <w:rPr>
          <w:rFonts w:ascii="Times New Roman" w:hAnsi="Times New Roman" w:cs="Times New Roman"/>
          <w:sz w:val="24"/>
          <w:szCs w:val="24"/>
        </w:rPr>
      </w:pPr>
    </w:p>
    <w:p w14:paraId="012EF87A" w14:textId="77777777" w:rsidR="002B4733" w:rsidRPr="003808E1" w:rsidRDefault="002B4733" w:rsidP="002B4733"/>
    <w:p w14:paraId="1F539A8E" w14:textId="77777777" w:rsidR="00287480" w:rsidRPr="003808E1" w:rsidRDefault="00287480" w:rsidP="00D71F98">
      <w:pPr>
        <w:rPr>
          <w:rFonts w:ascii="Times New Roman" w:hAnsi="Times New Roman" w:cs="Times New Roman"/>
          <w:sz w:val="24"/>
          <w:szCs w:val="24"/>
        </w:rPr>
      </w:pPr>
    </w:p>
    <w:p w14:paraId="3B2177EA" w14:textId="77777777" w:rsidR="00287480" w:rsidRPr="003808E1" w:rsidRDefault="00287480" w:rsidP="00D71F98">
      <w:pPr>
        <w:rPr>
          <w:rFonts w:ascii="Times New Roman" w:hAnsi="Times New Roman" w:cs="Times New Roman"/>
          <w:sz w:val="24"/>
          <w:szCs w:val="24"/>
        </w:rPr>
      </w:pPr>
    </w:p>
    <w:p w14:paraId="0105E371" w14:textId="77777777" w:rsidR="00287480" w:rsidRPr="003808E1" w:rsidRDefault="00287480" w:rsidP="00D71F98">
      <w:pPr>
        <w:rPr>
          <w:rFonts w:ascii="Times New Roman" w:hAnsi="Times New Roman" w:cs="Times New Roman"/>
          <w:sz w:val="24"/>
          <w:szCs w:val="24"/>
        </w:rPr>
      </w:pPr>
    </w:p>
    <w:p w14:paraId="5F40D50A" w14:textId="77777777" w:rsidR="00287480" w:rsidRPr="003808E1" w:rsidRDefault="00287480" w:rsidP="00D71F98">
      <w:pPr>
        <w:rPr>
          <w:rFonts w:ascii="Times New Roman" w:hAnsi="Times New Roman" w:cs="Times New Roman"/>
          <w:sz w:val="24"/>
          <w:szCs w:val="24"/>
        </w:rPr>
      </w:pPr>
    </w:p>
    <w:p w14:paraId="2711B353" w14:textId="77777777" w:rsidR="00287480" w:rsidRPr="003808E1" w:rsidRDefault="00287480" w:rsidP="00D71F98">
      <w:pPr>
        <w:rPr>
          <w:rFonts w:ascii="Times New Roman" w:hAnsi="Times New Roman" w:cs="Times New Roman"/>
          <w:sz w:val="24"/>
          <w:szCs w:val="24"/>
        </w:rPr>
      </w:pPr>
    </w:p>
    <w:p w14:paraId="7AAD46D6" w14:textId="77777777" w:rsidR="00287480" w:rsidRPr="003808E1" w:rsidRDefault="00287480" w:rsidP="00D71F98">
      <w:pPr>
        <w:rPr>
          <w:rFonts w:ascii="Times New Roman" w:hAnsi="Times New Roman" w:cs="Times New Roman"/>
          <w:sz w:val="24"/>
          <w:szCs w:val="24"/>
        </w:rPr>
      </w:pPr>
    </w:p>
    <w:p w14:paraId="2C7B9BBB" w14:textId="77777777" w:rsidR="004D6ECF" w:rsidRPr="003808E1" w:rsidRDefault="004D6ECF" w:rsidP="004D6ECF">
      <w:pPr>
        <w:rPr>
          <w:rFonts w:ascii="Times New Roman" w:hAnsi="Times New Roman" w:cs="Times New Roman"/>
          <w:sz w:val="24"/>
          <w:szCs w:val="24"/>
        </w:rPr>
      </w:pPr>
      <w:r w:rsidRPr="003808E1">
        <w:rPr>
          <w:rFonts w:ascii="Times New Roman" w:hAnsi="Times New Roman" w:cs="Times New Roman"/>
          <w:sz w:val="24"/>
          <w:szCs w:val="24"/>
        </w:rPr>
        <w:lastRenderedPageBreak/>
        <w:t>Table 6. List of the 3 sets of guild richness models, organized by sampling season and sampling point location, along with the corresponding number of guilds (N) and site covariates (with corresponding total number of slope coefficients). All breeding season guild richness models had the same set of site covariates.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170"/>
        <w:gridCol w:w="450"/>
        <w:gridCol w:w="5580"/>
      </w:tblGrid>
      <w:tr w:rsidR="004D6ECF" w:rsidRPr="003808E1" w14:paraId="5D353F0C" w14:textId="77777777" w:rsidTr="00804239">
        <w:trPr>
          <w:trHeight w:val="559"/>
        </w:trPr>
        <w:tc>
          <w:tcPr>
            <w:tcW w:w="2155" w:type="dxa"/>
            <w:tcBorders>
              <w:top w:val="single" w:sz="12" w:space="0" w:color="auto"/>
              <w:bottom w:val="single" w:sz="12" w:space="0" w:color="auto"/>
            </w:tcBorders>
            <w:vAlign w:val="center"/>
          </w:tcPr>
          <w:p w14:paraId="1D120EA1"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1170" w:type="dxa"/>
            <w:tcBorders>
              <w:top w:val="single" w:sz="12" w:space="0" w:color="auto"/>
              <w:bottom w:val="single" w:sz="12" w:space="0" w:color="auto"/>
            </w:tcBorders>
            <w:vAlign w:val="center"/>
          </w:tcPr>
          <w:p w14:paraId="58C80B15"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Location</w:t>
            </w:r>
          </w:p>
        </w:tc>
        <w:tc>
          <w:tcPr>
            <w:tcW w:w="450" w:type="dxa"/>
            <w:tcBorders>
              <w:top w:val="single" w:sz="12" w:space="0" w:color="auto"/>
              <w:bottom w:val="single" w:sz="12" w:space="0" w:color="auto"/>
            </w:tcBorders>
            <w:vAlign w:val="center"/>
          </w:tcPr>
          <w:p w14:paraId="0D5E013E"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N</w:t>
            </w:r>
          </w:p>
        </w:tc>
        <w:tc>
          <w:tcPr>
            <w:tcW w:w="5580" w:type="dxa"/>
            <w:tcBorders>
              <w:top w:val="single" w:sz="12" w:space="0" w:color="auto"/>
              <w:bottom w:val="single" w:sz="12" w:space="0" w:color="auto"/>
            </w:tcBorders>
            <w:vAlign w:val="center"/>
          </w:tcPr>
          <w:p w14:paraId="6A626E7A"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Site Covariates (N Coefficients)</w:t>
            </w:r>
          </w:p>
        </w:tc>
      </w:tr>
      <w:tr w:rsidR="004D6ECF" w:rsidRPr="003808E1" w14:paraId="246B6836" w14:textId="77777777" w:rsidTr="00804239">
        <w:trPr>
          <w:trHeight w:val="573"/>
        </w:trPr>
        <w:tc>
          <w:tcPr>
            <w:tcW w:w="2155" w:type="dxa"/>
            <w:tcBorders>
              <w:top w:val="single" w:sz="12" w:space="0" w:color="auto"/>
              <w:bottom w:val="single" w:sz="4" w:space="0" w:color="auto"/>
            </w:tcBorders>
          </w:tcPr>
          <w:p w14:paraId="5EC08B72" w14:textId="77777777" w:rsidR="004D6ECF" w:rsidRPr="003808E1" w:rsidRDefault="004D6ECF" w:rsidP="00804239">
            <w:pPr>
              <w:rPr>
                <w:rFonts w:ascii="Times New Roman" w:hAnsi="Times New Roman" w:cs="Times New Roman"/>
                <w:sz w:val="10"/>
                <w:szCs w:val="10"/>
              </w:rPr>
            </w:pPr>
          </w:p>
          <w:p w14:paraId="7A13123F"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p w14:paraId="1BB27752" w14:textId="77777777" w:rsidR="00F25133" w:rsidRPr="003808E1" w:rsidRDefault="00F25133" w:rsidP="00804239">
            <w:pPr>
              <w:rPr>
                <w:rFonts w:ascii="Times New Roman" w:hAnsi="Times New Roman" w:cs="Times New Roman"/>
                <w:sz w:val="10"/>
                <w:szCs w:val="10"/>
              </w:rPr>
            </w:pPr>
          </w:p>
        </w:tc>
        <w:tc>
          <w:tcPr>
            <w:tcW w:w="1170" w:type="dxa"/>
            <w:tcBorders>
              <w:top w:val="single" w:sz="12" w:space="0" w:color="auto"/>
              <w:bottom w:val="single" w:sz="4" w:space="0" w:color="auto"/>
            </w:tcBorders>
          </w:tcPr>
          <w:p w14:paraId="289855A3" w14:textId="77777777" w:rsidR="004D6ECF" w:rsidRPr="003808E1" w:rsidRDefault="004D6ECF" w:rsidP="00804239">
            <w:pPr>
              <w:rPr>
                <w:rFonts w:ascii="Times New Roman" w:hAnsi="Times New Roman" w:cs="Times New Roman"/>
                <w:sz w:val="10"/>
                <w:szCs w:val="10"/>
              </w:rPr>
            </w:pPr>
          </w:p>
          <w:p w14:paraId="771A27A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12" w:space="0" w:color="auto"/>
              <w:bottom w:val="single" w:sz="4" w:space="0" w:color="auto"/>
            </w:tcBorders>
          </w:tcPr>
          <w:p w14:paraId="41711368" w14:textId="77777777" w:rsidR="004D6ECF" w:rsidRPr="003808E1" w:rsidRDefault="004D6ECF" w:rsidP="00804239">
            <w:pPr>
              <w:rPr>
                <w:rFonts w:ascii="Times New Roman" w:hAnsi="Times New Roman" w:cs="Times New Roman"/>
                <w:sz w:val="10"/>
                <w:szCs w:val="10"/>
              </w:rPr>
            </w:pPr>
          </w:p>
          <w:p w14:paraId="2A02447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vMerge w:val="restart"/>
            <w:tcBorders>
              <w:top w:val="single" w:sz="12" w:space="0" w:color="auto"/>
            </w:tcBorders>
          </w:tcPr>
          <w:p w14:paraId="340A42BB" w14:textId="77777777" w:rsidR="004D6ECF" w:rsidRPr="003808E1" w:rsidRDefault="004D6ECF" w:rsidP="00804239">
            <w:pPr>
              <w:rPr>
                <w:rFonts w:ascii="Times New Roman" w:hAnsi="Times New Roman" w:cs="Times New Roman"/>
                <w:sz w:val="10"/>
                <w:szCs w:val="10"/>
              </w:rPr>
            </w:pPr>
          </w:p>
          <w:p w14:paraId="08AED92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Opening Type + Road Proximity + Percent Sapling + Percent Tree Outside Opening + Canopy Height + Number Trees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Small Openings + Number Midsize Openings + Number Large Openings + Proportion Wildlife Priority + Proportion Immature Sawtimber + Proportion Mature Sawtimber + Proportion Individual Tree Selection + Stand Age + Proportion Forest + Proportion Oaks + Proportion Agriculture (21)</w:t>
            </w:r>
          </w:p>
          <w:p w14:paraId="36CE53A3" w14:textId="77777777" w:rsidR="004D6ECF" w:rsidRPr="003808E1" w:rsidRDefault="004D6ECF" w:rsidP="00804239">
            <w:pPr>
              <w:rPr>
                <w:rFonts w:ascii="Times New Roman" w:hAnsi="Times New Roman" w:cs="Times New Roman"/>
                <w:sz w:val="10"/>
                <w:szCs w:val="10"/>
              </w:rPr>
            </w:pPr>
          </w:p>
        </w:tc>
      </w:tr>
      <w:tr w:rsidR="004D6ECF" w:rsidRPr="003808E1" w14:paraId="0306C701" w14:textId="77777777" w:rsidTr="00804239">
        <w:trPr>
          <w:trHeight w:val="559"/>
        </w:trPr>
        <w:tc>
          <w:tcPr>
            <w:tcW w:w="2155" w:type="dxa"/>
            <w:tcBorders>
              <w:top w:val="single" w:sz="4" w:space="0" w:color="auto"/>
              <w:bottom w:val="single" w:sz="4" w:space="0" w:color="auto"/>
            </w:tcBorders>
          </w:tcPr>
          <w:p w14:paraId="4789AAD8" w14:textId="77777777" w:rsidR="004D6ECF" w:rsidRPr="003808E1" w:rsidRDefault="004D6ECF" w:rsidP="00804239">
            <w:pPr>
              <w:rPr>
                <w:rFonts w:ascii="Times New Roman" w:hAnsi="Times New Roman" w:cs="Times New Roman"/>
                <w:sz w:val="10"/>
                <w:szCs w:val="10"/>
              </w:rPr>
            </w:pPr>
          </w:p>
          <w:p w14:paraId="076C0866"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70" w:type="dxa"/>
            <w:tcBorders>
              <w:top w:val="single" w:sz="4" w:space="0" w:color="auto"/>
              <w:bottom w:val="single" w:sz="4" w:space="0" w:color="auto"/>
            </w:tcBorders>
          </w:tcPr>
          <w:p w14:paraId="568AE20F" w14:textId="77777777" w:rsidR="004D6ECF" w:rsidRPr="003808E1" w:rsidRDefault="004D6ECF" w:rsidP="00804239">
            <w:pPr>
              <w:rPr>
                <w:rFonts w:ascii="Times New Roman" w:hAnsi="Times New Roman" w:cs="Times New Roman"/>
                <w:sz w:val="10"/>
                <w:szCs w:val="10"/>
              </w:rPr>
            </w:pPr>
          </w:p>
          <w:p w14:paraId="290F2B59"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450" w:type="dxa"/>
            <w:tcBorders>
              <w:top w:val="single" w:sz="4" w:space="0" w:color="auto"/>
              <w:bottom w:val="single" w:sz="4" w:space="0" w:color="auto"/>
            </w:tcBorders>
          </w:tcPr>
          <w:p w14:paraId="45FEBD43" w14:textId="77777777" w:rsidR="004D6ECF" w:rsidRPr="003808E1" w:rsidRDefault="004D6ECF" w:rsidP="00804239">
            <w:pPr>
              <w:rPr>
                <w:rFonts w:ascii="Times New Roman" w:hAnsi="Times New Roman" w:cs="Times New Roman"/>
                <w:sz w:val="10"/>
                <w:szCs w:val="10"/>
              </w:rPr>
            </w:pPr>
          </w:p>
          <w:p w14:paraId="58AF9B90"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3</w:t>
            </w:r>
          </w:p>
        </w:tc>
        <w:tc>
          <w:tcPr>
            <w:tcW w:w="5580" w:type="dxa"/>
            <w:vMerge/>
            <w:tcBorders>
              <w:bottom w:val="single" w:sz="4" w:space="0" w:color="auto"/>
            </w:tcBorders>
          </w:tcPr>
          <w:p w14:paraId="63EFD68D" w14:textId="77777777" w:rsidR="004D6ECF" w:rsidRPr="003808E1" w:rsidRDefault="004D6ECF" w:rsidP="00804239">
            <w:pPr>
              <w:rPr>
                <w:rFonts w:ascii="Times New Roman" w:hAnsi="Times New Roman" w:cs="Times New Roman"/>
                <w:sz w:val="24"/>
                <w:szCs w:val="24"/>
              </w:rPr>
            </w:pPr>
          </w:p>
        </w:tc>
      </w:tr>
      <w:tr w:rsidR="004D6ECF" w:rsidRPr="003808E1" w14:paraId="4CAA6CEF" w14:textId="77777777" w:rsidTr="00804239">
        <w:trPr>
          <w:trHeight w:val="559"/>
        </w:trPr>
        <w:tc>
          <w:tcPr>
            <w:tcW w:w="2155" w:type="dxa"/>
            <w:tcBorders>
              <w:top w:val="single" w:sz="4" w:space="0" w:color="auto"/>
              <w:bottom w:val="single" w:sz="12" w:space="0" w:color="auto"/>
            </w:tcBorders>
          </w:tcPr>
          <w:p w14:paraId="360D146E" w14:textId="77777777" w:rsidR="004D6ECF" w:rsidRPr="003808E1" w:rsidRDefault="004D6ECF" w:rsidP="00804239">
            <w:pPr>
              <w:rPr>
                <w:rFonts w:ascii="Times New Roman" w:hAnsi="Times New Roman" w:cs="Times New Roman"/>
                <w:sz w:val="10"/>
                <w:szCs w:val="10"/>
              </w:rPr>
            </w:pPr>
          </w:p>
          <w:p w14:paraId="2ED59A1A"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14C19138"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5 August)</w:t>
            </w:r>
          </w:p>
          <w:p w14:paraId="5385B5A1" w14:textId="77777777" w:rsidR="00F25133" w:rsidRPr="003808E1" w:rsidRDefault="00F25133" w:rsidP="00804239">
            <w:pPr>
              <w:rPr>
                <w:rFonts w:ascii="Times New Roman" w:hAnsi="Times New Roman" w:cs="Times New Roman"/>
                <w:sz w:val="10"/>
                <w:szCs w:val="10"/>
              </w:rPr>
            </w:pPr>
          </w:p>
        </w:tc>
        <w:tc>
          <w:tcPr>
            <w:tcW w:w="1170" w:type="dxa"/>
            <w:tcBorders>
              <w:top w:val="single" w:sz="4" w:space="0" w:color="auto"/>
              <w:bottom w:val="single" w:sz="12" w:space="0" w:color="auto"/>
            </w:tcBorders>
          </w:tcPr>
          <w:p w14:paraId="4B95C7B1" w14:textId="77777777" w:rsidR="004D6ECF" w:rsidRPr="003808E1" w:rsidRDefault="004D6ECF" w:rsidP="00804239">
            <w:pPr>
              <w:rPr>
                <w:rFonts w:ascii="Times New Roman" w:hAnsi="Times New Roman" w:cs="Times New Roman"/>
                <w:sz w:val="10"/>
                <w:szCs w:val="10"/>
              </w:rPr>
            </w:pPr>
          </w:p>
          <w:p w14:paraId="4C1AA1D9"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4" w:space="0" w:color="auto"/>
              <w:bottom w:val="single" w:sz="12" w:space="0" w:color="auto"/>
            </w:tcBorders>
          </w:tcPr>
          <w:p w14:paraId="34BFE5CA" w14:textId="77777777" w:rsidR="004D6ECF" w:rsidRPr="003808E1" w:rsidRDefault="004D6ECF" w:rsidP="00804239">
            <w:pPr>
              <w:rPr>
                <w:rFonts w:ascii="Times New Roman" w:hAnsi="Times New Roman" w:cs="Times New Roman"/>
                <w:sz w:val="10"/>
                <w:szCs w:val="10"/>
              </w:rPr>
            </w:pPr>
          </w:p>
          <w:p w14:paraId="40DF35B3"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tcBorders>
              <w:top w:val="single" w:sz="4" w:space="0" w:color="auto"/>
              <w:bottom w:val="single" w:sz="12" w:space="0" w:color="auto"/>
            </w:tcBorders>
          </w:tcPr>
          <w:p w14:paraId="4E1BDA29" w14:textId="77777777" w:rsidR="004D6ECF" w:rsidRPr="003808E1" w:rsidRDefault="004D6ECF" w:rsidP="00804239">
            <w:pPr>
              <w:rPr>
                <w:rFonts w:ascii="Times New Roman" w:hAnsi="Times New Roman" w:cs="Times New Roman"/>
                <w:sz w:val="10"/>
                <w:szCs w:val="10"/>
              </w:rPr>
            </w:pPr>
          </w:p>
          <w:p w14:paraId="1D8D3156"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Wildlife Priority + Proportion Mature Sawtimber + Proportion Forest + Proportion Agriculture (9)</w:t>
            </w:r>
          </w:p>
        </w:tc>
      </w:tr>
    </w:tbl>
    <w:p w14:paraId="4121EB9C" w14:textId="77777777" w:rsidR="004D6ECF" w:rsidRPr="003808E1" w:rsidRDefault="004D6ECF" w:rsidP="004D6ECF">
      <w:pPr>
        <w:rPr>
          <w:rFonts w:ascii="Times New Roman" w:hAnsi="Times New Roman" w:cs="Times New Roman"/>
          <w:sz w:val="24"/>
          <w:szCs w:val="24"/>
        </w:rPr>
      </w:pPr>
    </w:p>
    <w:p w14:paraId="10729C50" w14:textId="77777777" w:rsidR="001C5C13" w:rsidRPr="003808E1" w:rsidRDefault="001C5C13" w:rsidP="00D71F98">
      <w:pPr>
        <w:rPr>
          <w:rFonts w:ascii="Times New Roman" w:hAnsi="Times New Roman" w:cs="Times New Roman"/>
          <w:sz w:val="24"/>
          <w:szCs w:val="24"/>
        </w:rPr>
      </w:pPr>
    </w:p>
    <w:p w14:paraId="08B827EE" w14:textId="77777777" w:rsidR="001C5C13" w:rsidRPr="003808E1" w:rsidRDefault="001C5C13" w:rsidP="00AC59AA">
      <w:pPr>
        <w:spacing w:line="276" w:lineRule="auto"/>
        <w:rPr>
          <w:rFonts w:ascii="Times New Roman" w:hAnsi="Times New Roman" w:cs="Times New Roman"/>
          <w:sz w:val="24"/>
          <w:szCs w:val="24"/>
          <w:highlight w:val="yellow"/>
        </w:rPr>
        <w:sectPr w:rsidR="001C5C13" w:rsidRPr="003808E1">
          <w:pgSz w:w="12240" w:h="15840"/>
          <w:pgMar w:top="1440" w:right="1440" w:bottom="1440" w:left="1440" w:header="720" w:footer="720" w:gutter="0"/>
          <w:cols w:space="720"/>
          <w:docGrid w:linePitch="360"/>
        </w:sectPr>
      </w:pPr>
    </w:p>
    <w:p w14:paraId="5738D092" w14:textId="54BC2224" w:rsidR="00AC59AA" w:rsidRPr="003808E1" w:rsidRDefault="00AC59AA" w:rsidP="00AC59AA">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Slope coefficient</w:t>
      </w:r>
      <w:r w:rsidRPr="003808E1">
        <w:rPr>
          <w:rFonts w:ascii="Times New Roman" w:hAnsi="Times New Roman" w:cs="Times New Roman"/>
          <w:sz w:val="24"/>
          <w:szCs w:val="24"/>
        </w:rPr>
        <w:t xml:space="preserve"> values </w:t>
      </w:r>
      <w:r w:rsidR="006F655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significance (bold</w:t>
      </w:r>
      <w:r w:rsidR="006F6559" w:rsidRPr="003808E1">
        <w:rPr>
          <w:rFonts w:ascii="Times New Roman" w:hAnsi="Times New Roman" w:cs="Times New Roman"/>
          <w:sz w:val="24"/>
          <w:szCs w:val="24"/>
        </w:rPr>
        <w:t xml:space="preserve"> type</w:t>
      </w:r>
      <w:r w:rsidRPr="003808E1">
        <w:rPr>
          <w:rFonts w:ascii="Times New Roman" w:hAnsi="Times New Roman" w:cs="Times New Roman"/>
          <w:sz w:val="24"/>
          <w:szCs w:val="24"/>
        </w:rPr>
        <w:t xml:space="preserve">) </w:t>
      </w:r>
      <w:r w:rsidR="006F6559" w:rsidRPr="003808E1">
        <w:rPr>
          <w:rFonts w:ascii="Times New Roman" w:hAnsi="Times New Roman" w:cs="Times New Roman"/>
          <w:sz w:val="24"/>
          <w:szCs w:val="24"/>
        </w:rPr>
        <w:t>associated with the</w:t>
      </w:r>
      <w:r w:rsidRPr="003808E1">
        <w:rPr>
          <w:rFonts w:ascii="Times New Roman" w:hAnsi="Times New Roman" w:cs="Times New Roman"/>
          <w:sz w:val="24"/>
          <w:szCs w:val="24"/>
        </w:rPr>
        <w:t xml:space="preserve"> full set of predictor variables from </w:t>
      </w:r>
      <w:r w:rsidR="006F6559" w:rsidRPr="003808E1">
        <w:rPr>
          <w:rFonts w:ascii="Times New Roman" w:hAnsi="Times New Roman" w:cs="Times New Roman"/>
          <w:sz w:val="24"/>
          <w:szCs w:val="24"/>
        </w:rPr>
        <w:t xml:space="preserve">the </w:t>
      </w:r>
      <w:r w:rsidR="009C225B" w:rsidRPr="003808E1">
        <w:rPr>
          <w:rFonts w:ascii="Times New Roman" w:hAnsi="Times New Roman" w:cs="Times New Roman"/>
          <w:sz w:val="24"/>
          <w:szCs w:val="24"/>
        </w:rPr>
        <w:t>top 4</w:t>
      </w:r>
      <w:r w:rsidRPr="003808E1">
        <w:rPr>
          <w:rFonts w:ascii="Times New Roman" w:hAnsi="Times New Roman" w:cs="Times New Roman"/>
          <w:sz w:val="24"/>
          <w:szCs w:val="24"/>
        </w:rPr>
        <w:t xml:space="preserve"> candidate </w:t>
      </w:r>
      <w:r w:rsidR="00E82F9A" w:rsidRPr="003808E1">
        <w:rPr>
          <w:rFonts w:ascii="Times New Roman" w:hAnsi="Times New Roman" w:cs="Times New Roman"/>
          <w:sz w:val="24"/>
          <w:szCs w:val="24"/>
        </w:rPr>
        <w:t xml:space="preserve">multi-species </w:t>
      </w:r>
      <w:r w:rsidR="006F6559" w:rsidRPr="003808E1">
        <w:rPr>
          <w:rFonts w:ascii="Times New Roman" w:hAnsi="Times New Roman" w:cs="Times New Roman"/>
          <w:sz w:val="24"/>
          <w:szCs w:val="24"/>
        </w:rPr>
        <w:t xml:space="preserve">game bird </w:t>
      </w:r>
      <w:r w:rsidR="00E82F9A" w:rsidRPr="003808E1">
        <w:rPr>
          <w:rFonts w:ascii="Times New Roman" w:hAnsi="Times New Roman" w:cs="Times New Roman"/>
          <w:sz w:val="24"/>
          <w:szCs w:val="24"/>
        </w:rPr>
        <w:t xml:space="preserve">occupancy </w:t>
      </w:r>
      <w:r w:rsidRPr="003808E1">
        <w:rPr>
          <w:rFonts w:ascii="Times New Roman" w:hAnsi="Times New Roman" w:cs="Times New Roman"/>
          <w:sz w:val="24"/>
          <w:szCs w:val="24"/>
        </w:rPr>
        <w:t>models</w:t>
      </w:r>
      <w:r w:rsidR="006F6559" w:rsidRPr="003808E1">
        <w:rPr>
          <w:rFonts w:ascii="Times New Roman" w:hAnsi="Times New Roman" w:cs="Times New Roman"/>
          <w:sz w:val="24"/>
          <w:szCs w:val="24"/>
        </w:rPr>
        <w:t xml:space="preserve"> (MANAGEMENT, HABITAT, CONDITION, SIZE). Predictor variables are organized by category (management, local habitat, and size).</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3EFBCA3C"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29A72A00" w14:textId="2F5A714E"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02FD59"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6BDF8EA"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1030656"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16BA73"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4C6DFF8C"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C8A39EF" w14:textId="79F10374" w:rsidR="008517B0" w:rsidRPr="003808E1" w:rsidRDefault="008517B0" w:rsidP="000D6549">
            <w:pPr>
              <w:spacing w:after="0" w:line="240" w:lineRule="auto"/>
              <w:rPr>
                <w:rFonts w:ascii="Times New Roman" w:eastAsia="Times New Roman" w:hAnsi="Times New Roman" w:cs="Times New Roman"/>
                <w:b/>
                <w:bCs/>
                <w:color w:val="000000"/>
              </w:rPr>
            </w:pPr>
          </w:p>
        </w:tc>
        <w:tc>
          <w:tcPr>
            <w:tcW w:w="791" w:type="dxa"/>
            <w:tcBorders>
              <w:top w:val="nil"/>
              <w:left w:val="nil"/>
              <w:bottom w:val="single" w:sz="18" w:space="0" w:color="auto"/>
              <w:right w:val="nil"/>
            </w:tcBorders>
            <w:shd w:val="clear" w:color="auto" w:fill="auto"/>
            <w:noWrap/>
            <w:vAlign w:val="center"/>
            <w:hideMark/>
          </w:tcPr>
          <w:p w14:paraId="3DDD735F"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39FCC6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5471F49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2C14F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3D0A1089"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462919C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31CEE87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69B9232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7E85732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0A00BB7"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6EE56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06FCF3C"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0D6549" w:rsidRPr="003808E1" w14:paraId="2CBE4A46"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2F17407"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91" w:type="dxa"/>
            <w:tcBorders>
              <w:top w:val="single" w:sz="18" w:space="0" w:color="auto"/>
              <w:left w:val="nil"/>
              <w:bottom w:val="nil"/>
              <w:right w:val="nil"/>
            </w:tcBorders>
            <w:shd w:val="clear" w:color="auto" w:fill="auto"/>
            <w:noWrap/>
            <w:vAlign w:val="center"/>
            <w:hideMark/>
          </w:tcPr>
          <w:p w14:paraId="73FD060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-0.473</w:t>
            </w:r>
          </w:p>
        </w:tc>
        <w:tc>
          <w:tcPr>
            <w:tcW w:w="828" w:type="dxa"/>
            <w:tcBorders>
              <w:top w:val="single" w:sz="18" w:space="0" w:color="auto"/>
              <w:left w:val="nil"/>
              <w:bottom w:val="nil"/>
              <w:right w:val="nil"/>
            </w:tcBorders>
            <w:shd w:val="clear" w:color="auto" w:fill="auto"/>
            <w:noWrap/>
            <w:vAlign w:val="center"/>
            <w:hideMark/>
          </w:tcPr>
          <w:p w14:paraId="4CDD6AC6"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1.745</w:t>
            </w:r>
          </w:p>
        </w:tc>
        <w:tc>
          <w:tcPr>
            <w:tcW w:w="938" w:type="dxa"/>
            <w:tcBorders>
              <w:top w:val="single" w:sz="18" w:space="0" w:color="auto"/>
              <w:left w:val="nil"/>
              <w:bottom w:val="nil"/>
              <w:right w:val="nil"/>
            </w:tcBorders>
            <w:shd w:val="clear" w:color="auto" w:fill="auto"/>
            <w:noWrap/>
            <w:vAlign w:val="center"/>
            <w:hideMark/>
          </w:tcPr>
          <w:p w14:paraId="65561029"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-0.820</w:t>
            </w:r>
          </w:p>
        </w:tc>
        <w:tc>
          <w:tcPr>
            <w:tcW w:w="791" w:type="dxa"/>
            <w:tcBorders>
              <w:top w:val="single" w:sz="18" w:space="0" w:color="auto"/>
              <w:left w:val="nil"/>
              <w:bottom w:val="nil"/>
              <w:right w:val="nil"/>
            </w:tcBorders>
            <w:shd w:val="clear" w:color="auto" w:fill="auto"/>
            <w:noWrap/>
            <w:vAlign w:val="center"/>
            <w:hideMark/>
          </w:tcPr>
          <w:p w14:paraId="31B6D3C1" w14:textId="71B76370"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DE66B4E" w14:textId="2758105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BAF6129" w14:textId="33C46E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tcBorders>
            <w:shd w:val="clear" w:color="auto" w:fill="auto"/>
            <w:noWrap/>
            <w:vAlign w:val="center"/>
            <w:hideMark/>
          </w:tcPr>
          <w:p w14:paraId="322F22D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828" w:type="dxa"/>
            <w:tcBorders>
              <w:top w:val="single" w:sz="18" w:space="0" w:color="auto"/>
            </w:tcBorders>
            <w:shd w:val="clear" w:color="auto" w:fill="auto"/>
            <w:noWrap/>
            <w:vAlign w:val="center"/>
            <w:hideMark/>
          </w:tcPr>
          <w:p w14:paraId="555917E7" w14:textId="77777777" w:rsidR="000D6549" w:rsidRPr="003808E1" w:rsidRDefault="000D6549" w:rsidP="000D6549">
            <w:pPr>
              <w:spacing w:after="0" w:line="240" w:lineRule="auto"/>
              <w:jc w:val="right"/>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1.961</w:t>
            </w:r>
          </w:p>
        </w:tc>
        <w:tc>
          <w:tcPr>
            <w:tcW w:w="938" w:type="dxa"/>
            <w:tcBorders>
              <w:top w:val="single" w:sz="18" w:space="0" w:color="auto"/>
            </w:tcBorders>
            <w:shd w:val="clear" w:color="auto" w:fill="auto"/>
            <w:noWrap/>
            <w:vAlign w:val="center"/>
            <w:hideMark/>
          </w:tcPr>
          <w:p w14:paraId="55F6EBC8"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-0.780</w:t>
            </w:r>
          </w:p>
        </w:tc>
        <w:tc>
          <w:tcPr>
            <w:tcW w:w="791" w:type="dxa"/>
            <w:tcBorders>
              <w:top w:val="single" w:sz="18" w:space="0" w:color="auto"/>
              <w:left w:val="nil"/>
              <w:bottom w:val="nil"/>
              <w:right w:val="nil"/>
            </w:tcBorders>
            <w:shd w:val="clear" w:color="auto" w:fill="auto"/>
            <w:noWrap/>
            <w:vAlign w:val="center"/>
            <w:hideMark/>
          </w:tcPr>
          <w:p w14:paraId="7CC042F3" w14:textId="7E41D88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6D568AC" w14:textId="33D7155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741D8D2F" w14:textId="71E8D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C07BC82" w14:textId="77777777" w:rsidTr="00626D12">
        <w:trPr>
          <w:trHeight w:val="315"/>
        </w:trPr>
        <w:tc>
          <w:tcPr>
            <w:tcW w:w="2340" w:type="dxa"/>
            <w:tcBorders>
              <w:top w:val="nil"/>
              <w:left w:val="nil"/>
              <w:bottom w:val="nil"/>
              <w:right w:val="nil"/>
            </w:tcBorders>
            <w:shd w:val="clear" w:color="auto" w:fill="auto"/>
            <w:noWrap/>
            <w:vAlign w:val="center"/>
            <w:hideMark/>
          </w:tcPr>
          <w:p w14:paraId="1B341F3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Past Maintenance</w:t>
            </w:r>
          </w:p>
        </w:tc>
        <w:tc>
          <w:tcPr>
            <w:tcW w:w="791" w:type="dxa"/>
            <w:tcBorders>
              <w:top w:val="nil"/>
              <w:left w:val="nil"/>
              <w:bottom w:val="nil"/>
              <w:right w:val="nil"/>
            </w:tcBorders>
            <w:shd w:val="clear" w:color="auto" w:fill="auto"/>
            <w:noWrap/>
            <w:vAlign w:val="center"/>
            <w:hideMark/>
          </w:tcPr>
          <w:p w14:paraId="399D8A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-0.329</w:t>
            </w:r>
          </w:p>
        </w:tc>
        <w:tc>
          <w:tcPr>
            <w:tcW w:w="828" w:type="dxa"/>
            <w:tcBorders>
              <w:top w:val="nil"/>
              <w:left w:val="nil"/>
              <w:bottom w:val="nil"/>
              <w:right w:val="nil"/>
            </w:tcBorders>
            <w:shd w:val="clear" w:color="auto" w:fill="auto"/>
            <w:noWrap/>
            <w:vAlign w:val="center"/>
            <w:hideMark/>
          </w:tcPr>
          <w:p w14:paraId="6BE0831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0.513</w:t>
            </w:r>
          </w:p>
        </w:tc>
        <w:tc>
          <w:tcPr>
            <w:tcW w:w="938" w:type="dxa"/>
            <w:tcBorders>
              <w:top w:val="nil"/>
              <w:left w:val="nil"/>
              <w:bottom w:val="nil"/>
              <w:right w:val="nil"/>
            </w:tcBorders>
            <w:shd w:val="clear" w:color="auto" w:fill="auto"/>
            <w:noWrap/>
            <w:vAlign w:val="center"/>
            <w:hideMark/>
          </w:tcPr>
          <w:p w14:paraId="1F123B6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791" w:type="dxa"/>
            <w:tcBorders>
              <w:top w:val="nil"/>
              <w:left w:val="nil"/>
              <w:bottom w:val="nil"/>
              <w:right w:val="nil"/>
            </w:tcBorders>
            <w:shd w:val="clear" w:color="auto" w:fill="auto"/>
            <w:noWrap/>
            <w:vAlign w:val="center"/>
            <w:hideMark/>
          </w:tcPr>
          <w:p w14:paraId="197D0E9F" w14:textId="665AB27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DA6B271" w14:textId="4E22018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F187A3C" w14:textId="7FFCA7A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591619E6"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828" w:type="dxa"/>
            <w:tcBorders>
              <w:top w:val="nil"/>
            </w:tcBorders>
            <w:shd w:val="clear" w:color="auto" w:fill="auto"/>
            <w:noWrap/>
            <w:vAlign w:val="center"/>
            <w:hideMark/>
          </w:tcPr>
          <w:p w14:paraId="3FEC7F0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0.587</w:t>
            </w:r>
          </w:p>
        </w:tc>
        <w:tc>
          <w:tcPr>
            <w:tcW w:w="938" w:type="dxa"/>
            <w:tcBorders>
              <w:top w:val="nil"/>
            </w:tcBorders>
            <w:shd w:val="clear" w:color="auto" w:fill="auto"/>
            <w:noWrap/>
            <w:vAlign w:val="center"/>
            <w:hideMark/>
          </w:tcPr>
          <w:p w14:paraId="6ED2B7D0"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0.532</w:t>
            </w:r>
          </w:p>
        </w:tc>
        <w:tc>
          <w:tcPr>
            <w:tcW w:w="791" w:type="dxa"/>
            <w:tcBorders>
              <w:top w:val="nil"/>
              <w:left w:val="nil"/>
              <w:bottom w:val="nil"/>
              <w:right w:val="nil"/>
            </w:tcBorders>
            <w:shd w:val="clear" w:color="auto" w:fill="auto"/>
            <w:noWrap/>
            <w:vAlign w:val="center"/>
            <w:hideMark/>
          </w:tcPr>
          <w:p w14:paraId="24E29934" w14:textId="65DB76D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1C366F" w14:textId="66504B0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961124B" w14:textId="0E406E9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8276F9F" w14:textId="77777777" w:rsidTr="00626D12">
        <w:trPr>
          <w:trHeight w:val="315"/>
        </w:trPr>
        <w:tc>
          <w:tcPr>
            <w:tcW w:w="2340" w:type="dxa"/>
            <w:tcBorders>
              <w:top w:val="nil"/>
              <w:left w:val="nil"/>
              <w:bottom w:val="nil"/>
              <w:right w:val="nil"/>
            </w:tcBorders>
            <w:shd w:val="clear" w:color="auto" w:fill="auto"/>
            <w:noWrap/>
            <w:vAlign w:val="center"/>
            <w:hideMark/>
          </w:tcPr>
          <w:p w14:paraId="5FD7AB5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Recent Disturbance</w:t>
            </w:r>
          </w:p>
        </w:tc>
        <w:tc>
          <w:tcPr>
            <w:tcW w:w="791" w:type="dxa"/>
            <w:tcBorders>
              <w:top w:val="nil"/>
              <w:left w:val="nil"/>
              <w:bottom w:val="nil"/>
              <w:right w:val="nil"/>
            </w:tcBorders>
            <w:shd w:val="clear" w:color="auto" w:fill="auto"/>
            <w:noWrap/>
            <w:vAlign w:val="center"/>
            <w:hideMark/>
          </w:tcPr>
          <w:p w14:paraId="6FD4A92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0.687</w:t>
            </w:r>
          </w:p>
        </w:tc>
        <w:tc>
          <w:tcPr>
            <w:tcW w:w="828" w:type="dxa"/>
            <w:tcBorders>
              <w:top w:val="nil"/>
              <w:left w:val="nil"/>
              <w:bottom w:val="nil"/>
              <w:right w:val="nil"/>
            </w:tcBorders>
            <w:shd w:val="clear" w:color="auto" w:fill="auto"/>
            <w:noWrap/>
            <w:vAlign w:val="center"/>
            <w:hideMark/>
          </w:tcPr>
          <w:p w14:paraId="4C693B3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0.240</w:t>
            </w:r>
          </w:p>
        </w:tc>
        <w:tc>
          <w:tcPr>
            <w:tcW w:w="938" w:type="dxa"/>
            <w:tcBorders>
              <w:top w:val="nil"/>
              <w:left w:val="nil"/>
              <w:bottom w:val="nil"/>
              <w:right w:val="nil"/>
            </w:tcBorders>
            <w:shd w:val="clear" w:color="auto" w:fill="auto"/>
            <w:noWrap/>
            <w:vAlign w:val="center"/>
            <w:hideMark/>
          </w:tcPr>
          <w:p w14:paraId="7C1294D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0.553</w:t>
            </w:r>
          </w:p>
        </w:tc>
        <w:tc>
          <w:tcPr>
            <w:tcW w:w="791" w:type="dxa"/>
            <w:tcBorders>
              <w:top w:val="nil"/>
              <w:left w:val="nil"/>
              <w:bottom w:val="nil"/>
              <w:right w:val="nil"/>
            </w:tcBorders>
            <w:shd w:val="clear" w:color="auto" w:fill="auto"/>
            <w:noWrap/>
            <w:vAlign w:val="center"/>
            <w:hideMark/>
          </w:tcPr>
          <w:p w14:paraId="6FE5A5DE" w14:textId="3292CF2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8192FDB" w14:textId="17A6EA1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94DC849" w14:textId="59524C3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8098FA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0.549</w:t>
            </w:r>
          </w:p>
        </w:tc>
        <w:tc>
          <w:tcPr>
            <w:tcW w:w="828" w:type="dxa"/>
            <w:tcBorders>
              <w:top w:val="nil"/>
            </w:tcBorders>
            <w:shd w:val="clear" w:color="auto" w:fill="auto"/>
            <w:noWrap/>
            <w:vAlign w:val="center"/>
            <w:hideMark/>
          </w:tcPr>
          <w:p w14:paraId="41D8F287"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c>
          <w:tcPr>
            <w:tcW w:w="938" w:type="dxa"/>
            <w:tcBorders>
              <w:top w:val="nil"/>
            </w:tcBorders>
            <w:shd w:val="clear" w:color="auto" w:fill="auto"/>
            <w:noWrap/>
            <w:vAlign w:val="center"/>
            <w:hideMark/>
          </w:tcPr>
          <w:p w14:paraId="3ADCFE5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791" w:type="dxa"/>
            <w:tcBorders>
              <w:top w:val="nil"/>
              <w:left w:val="nil"/>
              <w:bottom w:val="nil"/>
              <w:right w:val="nil"/>
            </w:tcBorders>
            <w:shd w:val="clear" w:color="auto" w:fill="auto"/>
            <w:noWrap/>
            <w:vAlign w:val="center"/>
            <w:hideMark/>
          </w:tcPr>
          <w:p w14:paraId="4B16D6AE" w14:textId="338D6E2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36A116" w14:textId="32CC299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8CE9498" w14:textId="141652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1D293F6" w14:textId="77777777" w:rsidTr="00626D12">
        <w:trPr>
          <w:trHeight w:val="315"/>
        </w:trPr>
        <w:tc>
          <w:tcPr>
            <w:tcW w:w="2340" w:type="dxa"/>
            <w:tcBorders>
              <w:top w:val="nil"/>
              <w:left w:val="nil"/>
              <w:bottom w:val="nil"/>
              <w:right w:val="nil"/>
            </w:tcBorders>
            <w:shd w:val="clear" w:color="auto" w:fill="auto"/>
            <w:noWrap/>
            <w:vAlign w:val="center"/>
            <w:hideMark/>
          </w:tcPr>
          <w:p w14:paraId="4BF20FE3"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Mowing Frequency</w:t>
            </w:r>
          </w:p>
        </w:tc>
        <w:tc>
          <w:tcPr>
            <w:tcW w:w="791" w:type="dxa"/>
            <w:tcBorders>
              <w:top w:val="nil"/>
              <w:left w:val="nil"/>
              <w:bottom w:val="nil"/>
              <w:right w:val="nil"/>
            </w:tcBorders>
            <w:shd w:val="clear" w:color="auto" w:fill="auto"/>
            <w:noWrap/>
            <w:vAlign w:val="center"/>
            <w:hideMark/>
          </w:tcPr>
          <w:p w14:paraId="20584B3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0.151</w:t>
            </w:r>
          </w:p>
        </w:tc>
        <w:tc>
          <w:tcPr>
            <w:tcW w:w="828" w:type="dxa"/>
            <w:tcBorders>
              <w:top w:val="nil"/>
              <w:left w:val="nil"/>
              <w:bottom w:val="nil"/>
              <w:right w:val="nil"/>
            </w:tcBorders>
            <w:shd w:val="clear" w:color="auto" w:fill="auto"/>
            <w:noWrap/>
            <w:vAlign w:val="center"/>
            <w:hideMark/>
          </w:tcPr>
          <w:p w14:paraId="764B197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-0.486</w:t>
            </w:r>
          </w:p>
        </w:tc>
        <w:tc>
          <w:tcPr>
            <w:tcW w:w="938" w:type="dxa"/>
            <w:tcBorders>
              <w:top w:val="nil"/>
              <w:left w:val="nil"/>
              <w:bottom w:val="nil"/>
              <w:right w:val="nil"/>
            </w:tcBorders>
            <w:shd w:val="clear" w:color="auto" w:fill="auto"/>
            <w:noWrap/>
            <w:vAlign w:val="center"/>
            <w:hideMark/>
          </w:tcPr>
          <w:p w14:paraId="3A1D77F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791" w:type="dxa"/>
            <w:tcBorders>
              <w:top w:val="nil"/>
              <w:left w:val="nil"/>
              <w:bottom w:val="nil"/>
              <w:right w:val="nil"/>
            </w:tcBorders>
            <w:shd w:val="clear" w:color="auto" w:fill="auto"/>
            <w:noWrap/>
            <w:vAlign w:val="center"/>
            <w:hideMark/>
          </w:tcPr>
          <w:p w14:paraId="179061B4" w14:textId="390C039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00EC7E" w14:textId="2BAECCE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D56CB" w14:textId="77F10D6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0A778C5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c>
          <w:tcPr>
            <w:tcW w:w="828" w:type="dxa"/>
            <w:tcBorders>
              <w:top w:val="nil"/>
            </w:tcBorders>
            <w:shd w:val="clear" w:color="auto" w:fill="auto"/>
            <w:noWrap/>
            <w:vAlign w:val="center"/>
            <w:hideMark/>
          </w:tcPr>
          <w:p w14:paraId="2750340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tcBorders>
            <w:shd w:val="clear" w:color="auto" w:fill="auto"/>
            <w:noWrap/>
            <w:vAlign w:val="center"/>
            <w:hideMark/>
          </w:tcPr>
          <w:p w14:paraId="4AE900D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0.212</w:t>
            </w:r>
          </w:p>
        </w:tc>
        <w:tc>
          <w:tcPr>
            <w:tcW w:w="791" w:type="dxa"/>
            <w:tcBorders>
              <w:top w:val="nil"/>
              <w:left w:val="nil"/>
              <w:bottom w:val="nil"/>
              <w:right w:val="nil"/>
            </w:tcBorders>
            <w:shd w:val="clear" w:color="auto" w:fill="auto"/>
            <w:noWrap/>
            <w:vAlign w:val="center"/>
            <w:hideMark/>
          </w:tcPr>
          <w:p w14:paraId="67D2A540" w14:textId="2381B4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71A8456" w14:textId="035CD6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F5382EC" w14:textId="7CFA8B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267A62C" w14:textId="77777777" w:rsidTr="00626D12">
        <w:trPr>
          <w:trHeight w:val="315"/>
        </w:trPr>
        <w:tc>
          <w:tcPr>
            <w:tcW w:w="2340" w:type="dxa"/>
            <w:tcBorders>
              <w:top w:val="nil"/>
              <w:left w:val="nil"/>
              <w:bottom w:val="nil"/>
              <w:right w:val="nil"/>
            </w:tcBorders>
            <w:shd w:val="clear" w:color="auto" w:fill="auto"/>
            <w:noWrap/>
            <w:vAlign w:val="center"/>
            <w:hideMark/>
          </w:tcPr>
          <w:p w14:paraId="36834ADD"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Human Activity</w:t>
            </w:r>
          </w:p>
        </w:tc>
        <w:tc>
          <w:tcPr>
            <w:tcW w:w="791" w:type="dxa"/>
            <w:tcBorders>
              <w:top w:val="nil"/>
              <w:left w:val="nil"/>
              <w:bottom w:val="nil"/>
              <w:right w:val="nil"/>
            </w:tcBorders>
            <w:shd w:val="clear" w:color="auto" w:fill="auto"/>
            <w:noWrap/>
            <w:vAlign w:val="center"/>
            <w:hideMark/>
          </w:tcPr>
          <w:p w14:paraId="65DBDBE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1.219</w:t>
            </w:r>
          </w:p>
        </w:tc>
        <w:tc>
          <w:tcPr>
            <w:tcW w:w="828" w:type="dxa"/>
            <w:tcBorders>
              <w:top w:val="nil"/>
              <w:left w:val="nil"/>
              <w:bottom w:val="nil"/>
              <w:right w:val="nil"/>
            </w:tcBorders>
            <w:shd w:val="clear" w:color="auto" w:fill="auto"/>
            <w:noWrap/>
            <w:vAlign w:val="center"/>
            <w:hideMark/>
          </w:tcPr>
          <w:p w14:paraId="3E90CC3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0.847</w:t>
            </w:r>
          </w:p>
        </w:tc>
        <w:tc>
          <w:tcPr>
            <w:tcW w:w="938" w:type="dxa"/>
            <w:tcBorders>
              <w:top w:val="nil"/>
              <w:left w:val="nil"/>
              <w:bottom w:val="nil"/>
              <w:right w:val="nil"/>
            </w:tcBorders>
            <w:shd w:val="clear" w:color="auto" w:fill="auto"/>
            <w:noWrap/>
            <w:vAlign w:val="center"/>
            <w:hideMark/>
          </w:tcPr>
          <w:p w14:paraId="53F65D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0.360</w:t>
            </w:r>
          </w:p>
        </w:tc>
        <w:tc>
          <w:tcPr>
            <w:tcW w:w="791" w:type="dxa"/>
            <w:tcBorders>
              <w:top w:val="nil"/>
              <w:left w:val="nil"/>
              <w:bottom w:val="nil"/>
              <w:right w:val="nil"/>
            </w:tcBorders>
            <w:shd w:val="clear" w:color="auto" w:fill="auto"/>
            <w:noWrap/>
            <w:vAlign w:val="center"/>
            <w:hideMark/>
          </w:tcPr>
          <w:p w14:paraId="2D690318" w14:textId="205650A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0A873AE" w14:textId="0C9296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96AAA62" w14:textId="267A775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C175914"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1.156</w:t>
            </w:r>
          </w:p>
        </w:tc>
        <w:tc>
          <w:tcPr>
            <w:tcW w:w="828" w:type="dxa"/>
            <w:tcBorders>
              <w:top w:val="nil"/>
            </w:tcBorders>
            <w:shd w:val="clear" w:color="auto" w:fill="auto"/>
            <w:noWrap/>
            <w:vAlign w:val="center"/>
            <w:hideMark/>
          </w:tcPr>
          <w:p w14:paraId="46C1282F"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0.894</w:t>
            </w:r>
          </w:p>
        </w:tc>
        <w:tc>
          <w:tcPr>
            <w:tcW w:w="938" w:type="dxa"/>
            <w:tcBorders>
              <w:top w:val="nil"/>
            </w:tcBorders>
            <w:shd w:val="clear" w:color="auto" w:fill="auto"/>
            <w:noWrap/>
            <w:vAlign w:val="center"/>
            <w:hideMark/>
          </w:tcPr>
          <w:p w14:paraId="7B2F7DB2"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0.331</w:t>
            </w:r>
          </w:p>
        </w:tc>
        <w:tc>
          <w:tcPr>
            <w:tcW w:w="791" w:type="dxa"/>
            <w:tcBorders>
              <w:top w:val="nil"/>
              <w:left w:val="nil"/>
              <w:bottom w:val="nil"/>
              <w:right w:val="nil"/>
            </w:tcBorders>
            <w:shd w:val="clear" w:color="auto" w:fill="auto"/>
            <w:noWrap/>
            <w:vAlign w:val="center"/>
            <w:hideMark/>
          </w:tcPr>
          <w:p w14:paraId="67F601B5" w14:textId="161C67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3AC7A42" w14:textId="68B1A4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DB1954" w14:textId="1723E97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043FB2C" w14:textId="77777777" w:rsidTr="00626D12">
        <w:trPr>
          <w:trHeight w:val="315"/>
        </w:trPr>
        <w:tc>
          <w:tcPr>
            <w:tcW w:w="2340" w:type="dxa"/>
            <w:tcBorders>
              <w:top w:val="nil"/>
              <w:left w:val="nil"/>
              <w:bottom w:val="single" w:sz="4" w:space="0" w:color="auto"/>
              <w:right w:val="nil"/>
            </w:tcBorders>
            <w:shd w:val="clear" w:color="auto" w:fill="auto"/>
            <w:noWrap/>
            <w:vAlign w:val="center"/>
            <w:hideMark/>
          </w:tcPr>
          <w:p w14:paraId="0D5ECD2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91" w:type="dxa"/>
            <w:tcBorders>
              <w:top w:val="nil"/>
              <w:left w:val="nil"/>
              <w:bottom w:val="single" w:sz="4" w:space="0" w:color="auto"/>
              <w:right w:val="nil"/>
            </w:tcBorders>
            <w:shd w:val="clear" w:color="auto" w:fill="auto"/>
            <w:noWrap/>
            <w:vAlign w:val="center"/>
            <w:hideMark/>
          </w:tcPr>
          <w:p w14:paraId="08F17C6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-1.483</w:t>
            </w:r>
          </w:p>
        </w:tc>
        <w:tc>
          <w:tcPr>
            <w:tcW w:w="828" w:type="dxa"/>
            <w:tcBorders>
              <w:top w:val="nil"/>
              <w:left w:val="nil"/>
              <w:bottom w:val="single" w:sz="4" w:space="0" w:color="auto"/>
              <w:right w:val="nil"/>
            </w:tcBorders>
            <w:shd w:val="clear" w:color="auto" w:fill="auto"/>
            <w:noWrap/>
            <w:vAlign w:val="center"/>
            <w:hideMark/>
          </w:tcPr>
          <w:p w14:paraId="333D70F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938" w:type="dxa"/>
            <w:tcBorders>
              <w:top w:val="nil"/>
              <w:left w:val="nil"/>
              <w:bottom w:val="single" w:sz="4" w:space="0" w:color="auto"/>
              <w:right w:val="nil"/>
            </w:tcBorders>
            <w:shd w:val="clear" w:color="auto" w:fill="auto"/>
            <w:noWrap/>
            <w:vAlign w:val="center"/>
            <w:hideMark/>
          </w:tcPr>
          <w:p w14:paraId="572300B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-0.135</w:t>
            </w:r>
          </w:p>
        </w:tc>
        <w:tc>
          <w:tcPr>
            <w:tcW w:w="791" w:type="dxa"/>
            <w:tcBorders>
              <w:top w:val="nil"/>
              <w:left w:val="nil"/>
              <w:bottom w:val="single" w:sz="4" w:space="0" w:color="auto"/>
              <w:right w:val="nil"/>
            </w:tcBorders>
            <w:shd w:val="clear" w:color="auto" w:fill="auto"/>
            <w:noWrap/>
            <w:vAlign w:val="center"/>
            <w:hideMark/>
          </w:tcPr>
          <w:p w14:paraId="74DEDED7" w14:textId="4F3A4BC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2517DC10" w14:textId="0F734E0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621254" w14:textId="4718ABB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left w:val="nil"/>
              <w:bottom w:val="single" w:sz="4" w:space="0" w:color="auto"/>
              <w:right w:val="nil"/>
            </w:tcBorders>
            <w:shd w:val="clear" w:color="auto" w:fill="auto"/>
            <w:noWrap/>
            <w:vAlign w:val="center"/>
            <w:hideMark/>
          </w:tcPr>
          <w:p w14:paraId="1065E30E" w14:textId="1C21693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left w:val="nil"/>
              <w:bottom w:val="single" w:sz="4" w:space="0" w:color="auto"/>
              <w:right w:val="nil"/>
            </w:tcBorders>
            <w:shd w:val="clear" w:color="auto" w:fill="auto"/>
            <w:noWrap/>
            <w:vAlign w:val="center"/>
            <w:hideMark/>
          </w:tcPr>
          <w:p w14:paraId="2FC44EF4" w14:textId="0DFF44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left w:val="nil"/>
              <w:bottom w:val="single" w:sz="4" w:space="0" w:color="auto"/>
              <w:right w:val="nil"/>
            </w:tcBorders>
            <w:shd w:val="clear" w:color="auto" w:fill="auto"/>
            <w:noWrap/>
            <w:vAlign w:val="center"/>
            <w:hideMark/>
          </w:tcPr>
          <w:p w14:paraId="1915A954" w14:textId="13D13FF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F0DC851" w14:textId="61E3681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ECAAC3B" w14:textId="277634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03E4759" w14:textId="5CBB771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A5F7032" w14:textId="77777777" w:rsidTr="00626D12">
        <w:trPr>
          <w:trHeight w:val="315"/>
        </w:trPr>
        <w:tc>
          <w:tcPr>
            <w:tcW w:w="2340" w:type="dxa"/>
            <w:tcBorders>
              <w:top w:val="nil"/>
              <w:left w:val="nil"/>
              <w:bottom w:val="nil"/>
              <w:right w:val="nil"/>
            </w:tcBorders>
            <w:shd w:val="clear" w:color="auto" w:fill="auto"/>
            <w:noWrap/>
            <w:vAlign w:val="center"/>
            <w:hideMark/>
          </w:tcPr>
          <w:p w14:paraId="3B0798A8" w14:textId="37DC02CE"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w:t>
            </w:r>
            <w:r w:rsidR="000D6549" w:rsidRPr="003808E1">
              <w:rPr>
                <w:rFonts w:ascii="Times New Roman" w:eastAsia="Times New Roman" w:hAnsi="Times New Roman" w:cs="Times New Roman"/>
                <w:color w:val="000000"/>
              </w:rPr>
              <w:t xml:space="preserve"> Herb</w:t>
            </w:r>
          </w:p>
        </w:tc>
        <w:tc>
          <w:tcPr>
            <w:tcW w:w="791" w:type="dxa"/>
            <w:tcBorders>
              <w:top w:val="nil"/>
              <w:left w:val="nil"/>
              <w:bottom w:val="nil"/>
              <w:right w:val="nil"/>
            </w:tcBorders>
            <w:shd w:val="clear" w:color="auto" w:fill="auto"/>
            <w:noWrap/>
            <w:vAlign w:val="center"/>
            <w:hideMark/>
          </w:tcPr>
          <w:p w14:paraId="2D783E6C" w14:textId="6D86D7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8FF8375" w14:textId="6A495D2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D63119E" w14:textId="4303691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A7CCD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-0.974</w:t>
            </w:r>
          </w:p>
        </w:tc>
        <w:tc>
          <w:tcPr>
            <w:tcW w:w="828" w:type="dxa"/>
            <w:tcBorders>
              <w:top w:val="nil"/>
              <w:left w:val="nil"/>
              <w:bottom w:val="nil"/>
              <w:right w:val="nil"/>
            </w:tcBorders>
            <w:shd w:val="clear" w:color="auto" w:fill="auto"/>
            <w:noWrap/>
            <w:vAlign w:val="center"/>
            <w:hideMark/>
          </w:tcPr>
          <w:p w14:paraId="2C692F7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0.292</w:t>
            </w:r>
          </w:p>
        </w:tc>
        <w:tc>
          <w:tcPr>
            <w:tcW w:w="938" w:type="dxa"/>
            <w:tcBorders>
              <w:top w:val="nil"/>
              <w:left w:val="nil"/>
              <w:bottom w:val="nil"/>
              <w:right w:val="nil"/>
            </w:tcBorders>
            <w:shd w:val="clear" w:color="auto" w:fill="auto"/>
            <w:noWrap/>
            <w:vAlign w:val="center"/>
            <w:hideMark/>
          </w:tcPr>
          <w:p w14:paraId="5A4FA5C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0.140</w:t>
            </w:r>
          </w:p>
        </w:tc>
        <w:tc>
          <w:tcPr>
            <w:tcW w:w="791" w:type="dxa"/>
            <w:tcBorders>
              <w:top w:val="nil"/>
              <w:left w:val="nil"/>
              <w:bottom w:val="nil"/>
              <w:right w:val="nil"/>
            </w:tcBorders>
            <w:shd w:val="clear" w:color="auto" w:fill="auto"/>
            <w:noWrap/>
            <w:vAlign w:val="center"/>
            <w:hideMark/>
          </w:tcPr>
          <w:p w14:paraId="3C97953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-0.485</w:t>
            </w:r>
          </w:p>
        </w:tc>
        <w:tc>
          <w:tcPr>
            <w:tcW w:w="828" w:type="dxa"/>
            <w:tcBorders>
              <w:top w:val="nil"/>
              <w:left w:val="nil"/>
              <w:bottom w:val="nil"/>
              <w:right w:val="nil"/>
            </w:tcBorders>
            <w:shd w:val="clear" w:color="auto" w:fill="auto"/>
            <w:noWrap/>
            <w:vAlign w:val="center"/>
            <w:hideMark/>
          </w:tcPr>
          <w:p w14:paraId="1E434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nil"/>
              <w:right w:val="nil"/>
            </w:tcBorders>
            <w:shd w:val="clear" w:color="auto" w:fill="auto"/>
            <w:noWrap/>
            <w:vAlign w:val="center"/>
            <w:hideMark/>
          </w:tcPr>
          <w:p w14:paraId="15172E2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0.280</w:t>
            </w:r>
          </w:p>
        </w:tc>
        <w:tc>
          <w:tcPr>
            <w:tcW w:w="791" w:type="dxa"/>
            <w:tcBorders>
              <w:top w:val="nil"/>
              <w:left w:val="nil"/>
              <w:bottom w:val="nil"/>
              <w:right w:val="nil"/>
            </w:tcBorders>
            <w:shd w:val="clear" w:color="auto" w:fill="auto"/>
            <w:noWrap/>
            <w:vAlign w:val="center"/>
            <w:hideMark/>
          </w:tcPr>
          <w:p w14:paraId="3552A7C6" w14:textId="69BB296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FB1858" w14:textId="6D26C5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1E1B166" w14:textId="15706A0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ABF8E52" w14:textId="77777777" w:rsidTr="00626D12">
        <w:trPr>
          <w:trHeight w:val="315"/>
        </w:trPr>
        <w:tc>
          <w:tcPr>
            <w:tcW w:w="2340" w:type="dxa"/>
            <w:tcBorders>
              <w:top w:val="nil"/>
              <w:left w:val="nil"/>
              <w:bottom w:val="nil"/>
              <w:right w:val="nil"/>
            </w:tcBorders>
            <w:shd w:val="clear" w:color="auto" w:fill="auto"/>
            <w:noWrap/>
            <w:vAlign w:val="center"/>
            <w:hideMark/>
          </w:tcPr>
          <w:p w14:paraId="0A5FF559" w14:textId="7A8E680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Shrub</w:t>
            </w:r>
          </w:p>
        </w:tc>
        <w:tc>
          <w:tcPr>
            <w:tcW w:w="791" w:type="dxa"/>
            <w:tcBorders>
              <w:top w:val="nil"/>
              <w:left w:val="nil"/>
              <w:bottom w:val="nil"/>
              <w:right w:val="nil"/>
            </w:tcBorders>
            <w:shd w:val="clear" w:color="auto" w:fill="auto"/>
            <w:noWrap/>
            <w:vAlign w:val="center"/>
            <w:hideMark/>
          </w:tcPr>
          <w:p w14:paraId="1E54203D" w14:textId="6086B21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6593E3" w14:textId="46228B0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FE72921" w14:textId="34F3371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221C3A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0.290</w:t>
            </w:r>
          </w:p>
        </w:tc>
        <w:tc>
          <w:tcPr>
            <w:tcW w:w="828" w:type="dxa"/>
            <w:tcBorders>
              <w:top w:val="nil"/>
              <w:left w:val="nil"/>
              <w:bottom w:val="nil"/>
              <w:right w:val="nil"/>
            </w:tcBorders>
            <w:shd w:val="clear" w:color="auto" w:fill="auto"/>
            <w:noWrap/>
            <w:vAlign w:val="center"/>
            <w:hideMark/>
          </w:tcPr>
          <w:p w14:paraId="445B06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938" w:type="dxa"/>
            <w:tcBorders>
              <w:top w:val="nil"/>
              <w:left w:val="nil"/>
              <w:bottom w:val="nil"/>
              <w:right w:val="nil"/>
            </w:tcBorders>
            <w:shd w:val="clear" w:color="auto" w:fill="auto"/>
            <w:noWrap/>
            <w:vAlign w:val="center"/>
            <w:hideMark/>
          </w:tcPr>
          <w:p w14:paraId="7310799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0.403</w:t>
            </w:r>
          </w:p>
        </w:tc>
        <w:tc>
          <w:tcPr>
            <w:tcW w:w="791" w:type="dxa"/>
            <w:tcBorders>
              <w:top w:val="nil"/>
              <w:left w:val="nil"/>
              <w:bottom w:val="nil"/>
              <w:right w:val="nil"/>
            </w:tcBorders>
            <w:shd w:val="clear" w:color="auto" w:fill="auto"/>
            <w:noWrap/>
            <w:vAlign w:val="center"/>
            <w:hideMark/>
          </w:tcPr>
          <w:p w14:paraId="5A16C66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828" w:type="dxa"/>
            <w:tcBorders>
              <w:top w:val="nil"/>
              <w:left w:val="nil"/>
              <w:bottom w:val="nil"/>
              <w:right w:val="nil"/>
            </w:tcBorders>
            <w:shd w:val="clear" w:color="auto" w:fill="auto"/>
            <w:noWrap/>
            <w:vAlign w:val="center"/>
            <w:hideMark/>
          </w:tcPr>
          <w:p w14:paraId="36C6C1E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nil"/>
              <w:right w:val="nil"/>
            </w:tcBorders>
            <w:shd w:val="clear" w:color="auto" w:fill="auto"/>
            <w:noWrap/>
            <w:vAlign w:val="center"/>
            <w:hideMark/>
          </w:tcPr>
          <w:p w14:paraId="0208816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0.298</w:t>
            </w:r>
          </w:p>
        </w:tc>
        <w:tc>
          <w:tcPr>
            <w:tcW w:w="791" w:type="dxa"/>
            <w:tcBorders>
              <w:top w:val="nil"/>
              <w:left w:val="nil"/>
              <w:bottom w:val="nil"/>
              <w:right w:val="nil"/>
            </w:tcBorders>
            <w:shd w:val="clear" w:color="auto" w:fill="auto"/>
            <w:noWrap/>
            <w:vAlign w:val="center"/>
            <w:hideMark/>
          </w:tcPr>
          <w:p w14:paraId="1B58E36C" w14:textId="4860DE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C197703" w14:textId="776CBBB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F7713A" w14:textId="0D17832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3C32053" w14:textId="77777777" w:rsidTr="00626D12">
        <w:trPr>
          <w:trHeight w:val="315"/>
        </w:trPr>
        <w:tc>
          <w:tcPr>
            <w:tcW w:w="2340" w:type="dxa"/>
            <w:tcBorders>
              <w:top w:val="nil"/>
              <w:left w:val="nil"/>
              <w:bottom w:val="nil"/>
              <w:right w:val="nil"/>
            </w:tcBorders>
            <w:shd w:val="clear" w:color="auto" w:fill="auto"/>
            <w:noWrap/>
            <w:vAlign w:val="center"/>
            <w:hideMark/>
          </w:tcPr>
          <w:p w14:paraId="11C3A7E0" w14:textId="78DFFDED"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Sapling</w:t>
            </w:r>
          </w:p>
        </w:tc>
        <w:tc>
          <w:tcPr>
            <w:tcW w:w="791" w:type="dxa"/>
            <w:tcBorders>
              <w:top w:val="nil"/>
              <w:left w:val="nil"/>
              <w:bottom w:val="nil"/>
              <w:right w:val="nil"/>
            </w:tcBorders>
            <w:shd w:val="clear" w:color="auto" w:fill="auto"/>
            <w:noWrap/>
            <w:vAlign w:val="center"/>
            <w:hideMark/>
          </w:tcPr>
          <w:p w14:paraId="1A0BE5D0" w14:textId="20A0F1E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7C2132" w14:textId="4861C0D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61263B1" w14:textId="169447E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A873FB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-0.079</w:t>
            </w:r>
          </w:p>
        </w:tc>
        <w:tc>
          <w:tcPr>
            <w:tcW w:w="828" w:type="dxa"/>
            <w:tcBorders>
              <w:top w:val="nil"/>
              <w:left w:val="nil"/>
              <w:bottom w:val="nil"/>
              <w:right w:val="nil"/>
            </w:tcBorders>
            <w:shd w:val="clear" w:color="auto" w:fill="auto"/>
            <w:noWrap/>
            <w:vAlign w:val="center"/>
            <w:hideMark/>
          </w:tcPr>
          <w:p w14:paraId="11A31A3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-0.489</w:t>
            </w:r>
          </w:p>
        </w:tc>
        <w:tc>
          <w:tcPr>
            <w:tcW w:w="938" w:type="dxa"/>
            <w:tcBorders>
              <w:top w:val="nil"/>
              <w:left w:val="nil"/>
              <w:bottom w:val="nil"/>
              <w:right w:val="nil"/>
            </w:tcBorders>
            <w:shd w:val="clear" w:color="auto" w:fill="auto"/>
            <w:noWrap/>
            <w:vAlign w:val="center"/>
            <w:hideMark/>
          </w:tcPr>
          <w:p w14:paraId="3932145D"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-0.666</w:t>
            </w:r>
          </w:p>
        </w:tc>
        <w:tc>
          <w:tcPr>
            <w:tcW w:w="791" w:type="dxa"/>
            <w:tcBorders>
              <w:top w:val="nil"/>
              <w:left w:val="nil"/>
              <w:bottom w:val="nil"/>
              <w:right w:val="nil"/>
            </w:tcBorders>
            <w:shd w:val="clear" w:color="auto" w:fill="auto"/>
            <w:noWrap/>
            <w:vAlign w:val="center"/>
            <w:hideMark/>
          </w:tcPr>
          <w:p w14:paraId="5143FFD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0.423</w:t>
            </w:r>
          </w:p>
        </w:tc>
        <w:tc>
          <w:tcPr>
            <w:tcW w:w="828" w:type="dxa"/>
            <w:tcBorders>
              <w:top w:val="nil"/>
              <w:left w:val="nil"/>
              <w:bottom w:val="nil"/>
              <w:right w:val="nil"/>
            </w:tcBorders>
            <w:shd w:val="clear" w:color="auto" w:fill="auto"/>
            <w:noWrap/>
            <w:vAlign w:val="center"/>
            <w:hideMark/>
          </w:tcPr>
          <w:p w14:paraId="38BA9C9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-0.457</w:t>
            </w:r>
          </w:p>
        </w:tc>
        <w:tc>
          <w:tcPr>
            <w:tcW w:w="938" w:type="dxa"/>
            <w:tcBorders>
              <w:top w:val="nil"/>
              <w:left w:val="nil"/>
              <w:bottom w:val="nil"/>
              <w:right w:val="nil"/>
            </w:tcBorders>
            <w:shd w:val="clear" w:color="auto" w:fill="auto"/>
            <w:noWrap/>
            <w:vAlign w:val="center"/>
            <w:hideMark/>
          </w:tcPr>
          <w:p w14:paraId="6A16439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-0.510</w:t>
            </w:r>
          </w:p>
        </w:tc>
        <w:tc>
          <w:tcPr>
            <w:tcW w:w="791" w:type="dxa"/>
            <w:tcBorders>
              <w:top w:val="nil"/>
              <w:left w:val="nil"/>
              <w:bottom w:val="nil"/>
              <w:right w:val="nil"/>
            </w:tcBorders>
            <w:shd w:val="clear" w:color="auto" w:fill="auto"/>
            <w:noWrap/>
            <w:vAlign w:val="center"/>
            <w:hideMark/>
          </w:tcPr>
          <w:p w14:paraId="732CDA6A" w14:textId="36F5586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AC4026E" w14:textId="77ECA1C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C9DFB6B" w14:textId="71C6822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1C5F7E96" w14:textId="77777777" w:rsidTr="00626D12">
        <w:trPr>
          <w:trHeight w:val="315"/>
        </w:trPr>
        <w:tc>
          <w:tcPr>
            <w:tcW w:w="2340" w:type="dxa"/>
            <w:tcBorders>
              <w:top w:val="nil"/>
              <w:left w:val="nil"/>
              <w:bottom w:val="nil"/>
              <w:right w:val="nil"/>
            </w:tcBorders>
            <w:shd w:val="clear" w:color="auto" w:fill="auto"/>
            <w:noWrap/>
            <w:vAlign w:val="center"/>
            <w:hideMark/>
          </w:tcPr>
          <w:p w14:paraId="6FBBCBB8" w14:textId="34F1B796"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w:t>
            </w:r>
          </w:p>
        </w:tc>
        <w:tc>
          <w:tcPr>
            <w:tcW w:w="791" w:type="dxa"/>
            <w:tcBorders>
              <w:top w:val="nil"/>
              <w:left w:val="nil"/>
              <w:bottom w:val="nil"/>
              <w:right w:val="nil"/>
            </w:tcBorders>
            <w:shd w:val="clear" w:color="auto" w:fill="auto"/>
            <w:noWrap/>
            <w:vAlign w:val="center"/>
            <w:hideMark/>
          </w:tcPr>
          <w:p w14:paraId="12833B32" w14:textId="1C8ADFC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82AFA0" w14:textId="0E5F057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986B62" w14:textId="418E9CF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5C7BC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0.603</w:t>
            </w:r>
          </w:p>
        </w:tc>
        <w:tc>
          <w:tcPr>
            <w:tcW w:w="828" w:type="dxa"/>
            <w:tcBorders>
              <w:top w:val="nil"/>
              <w:left w:val="nil"/>
              <w:bottom w:val="nil"/>
              <w:right w:val="nil"/>
            </w:tcBorders>
            <w:shd w:val="clear" w:color="auto" w:fill="auto"/>
            <w:noWrap/>
            <w:vAlign w:val="center"/>
            <w:hideMark/>
          </w:tcPr>
          <w:p w14:paraId="1C05275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0CC3B26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0.046</w:t>
            </w:r>
          </w:p>
        </w:tc>
        <w:tc>
          <w:tcPr>
            <w:tcW w:w="791" w:type="dxa"/>
            <w:tcBorders>
              <w:top w:val="nil"/>
              <w:left w:val="nil"/>
              <w:bottom w:val="nil"/>
              <w:right w:val="nil"/>
            </w:tcBorders>
            <w:shd w:val="clear" w:color="auto" w:fill="auto"/>
            <w:noWrap/>
            <w:vAlign w:val="center"/>
            <w:hideMark/>
          </w:tcPr>
          <w:p w14:paraId="4A9F621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828" w:type="dxa"/>
            <w:tcBorders>
              <w:top w:val="nil"/>
              <w:left w:val="nil"/>
              <w:bottom w:val="nil"/>
              <w:right w:val="nil"/>
            </w:tcBorders>
            <w:shd w:val="clear" w:color="auto" w:fill="auto"/>
            <w:noWrap/>
            <w:vAlign w:val="center"/>
            <w:hideMark/>
          </w:tcPr>
          <w:p w14:paraId="5F84172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-0.109</w:t>
            </w:r>
          </w:p>
        </w:tc>
        <w:tc>
          <w:tcPr>
            <w:tcW w:w="938" w:type="dxa"/>
            <w:tcBorders>
              <w:top w:val="nil"/>
              <w:left w:val="nil"/>
              <w:bottom w:val="nil"/>
              <w:right w:val="nil"/>
            </w:tcBorders>
            <w:shd w:val="clear" w:color="auto" w:fill="auto"/>
            <w:noWrap/>
            <w:vAlign w:val="center"/>
            <w:hideMark/>
          </w:tcPr>
          <w:p w14:paraId="69790F7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-0.107</w:t>
            </w:r>
          </w:p>
        </w:tc>
        <w:tc>
          <w:tcPr>
            <w:tcW w:w="791" w:type="dxa"/>
            <w:tcBorders>
              <w:top w:val="nil"/>
              <w:left w:val="nil"/>
              <w:bottom w:val="nil"/>
              <w:right w:val="nil"/>
            </w:tcBorders>
            <w:shd w:val="clear" w:color="auto" w:fill="auto"/>
            <w:noWrap/>
            <w:vAlign w:val="center"/>
            <w:hideMark/>
          </w:tcPr>
          <w:p w14:paraId="6453B321" w14:textId="422C95F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0BE3D5" w14:textId="6C27232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5306355" w14:textId="55C9E40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359A541" w14:textId="77777777" w:rsidTr="00626D12">
        <w:trPr>
          <w:trHeight w:val="315"/>
        </w:trPr>
        <w:tc>
          <w:tcPr>
            <w:tcW w:w="2340" w:type="dxa"/>
            <w:tcBorders>
              <w:top w:val="nil"/>
              <w:left w:val="nil"/>
              <w:bottom w:val="nil"/>
              <w:right w:val="nil"/>
            </w:tcBorders>
            <w:shd w:val="clear" w:color="auto" w:fill="auto"/>
            <w:noWrap/>
            <w:vAlign w:val="center"/>
            <w:hideMark/>
          </w:tcPr>
          <w:p w14:paraId="1687F7A4" w14:textId="3FF8135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Squared</w:t>
            </w:r>
          </w:p>
        </w:tc>
        <w:tc>
          <w:tcPr>
            <w:tcW w:w="791" w:type="dxa"/>
            <w:tcBorders>
              <w:top w:val="nil"/>
              <w:left w:val="nil"/>
              <w:bottom w:val="nil"/>
              <w:right w:val="nil"/>
            </w:tcBorders>
            <w:shd w:val="clear" w:color="auto" w:fill="auto"/>
            <w:noWrap/>
            <w:vAlign w:val="center"/>
            <w:hideMark/>
          </w:tcPr>
          <w:p w14:paraId="79341C6D" w14:textId="19FEB6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F33773C" w14:textId="76BCAA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4721987" w14:textId="3BBD854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84A3CF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0.945</w:t>
            </w:r>
          </w:p>
        </w:tc>
        <w:tc>
          <w:tcPr>
            <w:tcW w:w="828" w:type="dxa"/>
            <w:tcBorders>
              <w:top w:val="nil"/>
              <w:left w:val="nil"/>
              <w:bottom w:val="nil"/>
              <w:right w:val="nil"/>
            </w:tcBorders>
            <w:shd w:val="clear" w:color="auto" w:fill="auto"/>
            <w:noWrap/>
            <w:vAlign w:val="center"/>
            <w:hideMark/>
          </w:tcPr>
          <w:p w14:paraId="131293C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-0.131</w:t>
            </w:r>
          </w:p>
        </w:tc>
        <w:tc>
          <w:tcPr>
            <w:tcW w:w="938" w:type="dxa"/>
            <w:tcBorders>
              <w:top w:val="nil"/>
              <w:left w:val="nil"/>
              <w:bottom w:val="nil"/>
              <w:right w:val="nil"/>
            </w:tcBorders>
            <w:shd w:val="clear" w:color="auto" w:fill="auto"/>
            <w:noWrap/>
            <w:vAlign w:val="center"/>
            <w:hideMark/>
          </w:tcPr>
          <w:p w14:paraId="4ABCC37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-0.018</w:t>
            </w:r>
          </w:p>
        </w:tc>
        <w:tc>
          <w:tcPr>
            <w:tcW w:w="791" w:type="dxa"/>
            <w:tcBorders>
              <w:top w:val="nil"/>
              <w:left w:val="nil"/>
              <w:bottom w:val="nil"/>
              <w:right w:val="nil"/>
            </w:tcBorders>
            <w:shd w:val="clear" w:color="auto" w:fill="auto"/>
            <w:noWrap/>
            <w:vAlign w:val="center"/>
            <w:hideMark/>
          </w:tcPr>
          <w:p w14:paraId="46A280B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828" w:type="dxa"/>
            <w:tcBorders>
              <w:top w:val="nil"/>
              <w:left w:val="nil"/>
              <w:bottom w:val="nil"/>
              <w:right w:val="nil"/>
            </w:tcBorders>
            <w:shd w:val="clear" w:color="auto" w:fill="auto"/>
            <w:noWrap/>
            <w:vAlign w:val="center"/>
            <w:hideMark/>
          </w:tcPr>
          <w:p w14:paraId="6330F54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-0.162</w:t>
            </w:r>
          </w:p>
        </w:tc>
        <w:tc>
          <w:tcPr>
            <w:tcW w:w="938" w:type="dxa"/>
            <w:tcBorders>
              <w:top w:val="nil"/>
              <w:left w:val="nil"/>
              <w:bottom w:val="nil"/>
              <w:right w:val="nil"/>
            </w:tcBorders>
            <w:shd w:val="clear" w:color="auto" w:fill="auto"/>
            <w:noWrap/>
            <w:vAlign w:val="center"/>
            <w:hideMark/>
          </w:tcPr>
          <w:p w14:paraId="683F585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-0.015</w:t>
            </w:r>
          </w:p>
        </w:tc>
        <w:tc>
          <w:tcPr>
            <w:tcW w:w="791" w:type="dxa"/>
            <w:tcBorders>
              <w:top w:val="nil"/>
              <w:left w:val="nil"/>
              <w:bottom w:val="nil"/>
              <w:right w:val="nil"/>
            </w:tcBorders>
            <w:shd w:val="clear" w:color="auto" w:fill="auto"/>
            <w:noWrap/>
            <w:vAlign w:val="center"/>
            <w:hideMark/>
          </w:tcPr>
          <w:p w14:paraId="612E26B3" w14:textId="0488AEC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8F9A56" w14:textId="6C33669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20B202" w14:textId="5AF89F9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69ED0F0" w14:textId="77777777" w:rsidTr="00626D12">
        <w:trPr>
          <w:trHeight w:val="315"/>
        </w:trPr>
        <w:tc>
          <w:tcPr>
            <w:tcW w:w="2340" w:type="dxa"/>
            <w:tcBorders>
              <w:top w:val="nil"/>
              <w:left w:val="nil"/>
              <w:bottom w:val="nil"/>
              <w:right w:val="nil"/>
            </w:tcBorders>
            <w:shd w:val="clear" w:color="auto" w:fill="auto"/>
            <w:noWrap/>
            <w:vAlign w:val="center"/>
            <w:hideMark/>
          </w:tcPr>
          <w:p w14:paraId="5125A719" w14:textId="5A021232"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Outside Opening</w:t>
            </w:r>
          </w:p>
        </w:tc>
        <w:tc>
          <w:tcPr>
            <w:tcW w:w="791" w:type="dxa"/>
            <w:tcBorders>
              <w:top w:val="nil"/>
              <w:left w:val="nil"/>
              <w:bottom w:val="nil"/>
              <w:right w:val="nil"/>
            </w:tcBorders>
            <w:shd w:val="clear" w:color="auto" w:fill="auto"/>
            <w:noWrap/>
            <w:vAlign w:val="center"/>
            <w:hideMark/>
          </w:tcPr>
          <w:p w14:paraId="2C8846EB" w14:textId="7F98733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15813D" w14:textId="3A74CF7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B0BA8CC" w14:textId="40E8185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57775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1.102</w:t>
            </w:r>
          </w:p>
        </w:tc>
        <w:tc>
          <w:tcPr>
            <w:tcW w:w="828" w:type="dxa"/>
            <w:tcBorders>
              <w:top w:val="nil"/>
              <w:left w:val="nil"/>
              <w:bottom w:val="nil"/>
              <w:right w:val="nil"/>
            </w:tcBorders>
            <w:shd w:val="clear" w:color="auto" w:fill="auto"/>
            <w:noWrap/>
            <w:vAlign w:val="center"/>
            <w:hideMark/>
          </w:tcPr>
          <w:p w14:paraId="6B89743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0.394</w:t>
            </w:r>
          </w:p>
        </w:tc>
        <w:tc>
          <w:tcPr>
            <w:tcW w:w="938" w:type="dxa"/>
            <w:tcBorders>
              <w:top w:val="nil"/>
              <w:left w:val="nil"/>
              <w:bottom w:val="nil"/>
              <w:right w:val="nil"/>
            </w:tcBorders>
            <w:shd w:val="clear" w:color="auto" w:fill="auto"/>
            <w:noWrap/>
            <w:vAlign w:val="center"/>
            <w:hideMark/>
          </w:tcPr>
          <w:p w14:paraId="133BF2EB"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-0.611</w:t>
            </w:r>
          </w:p>
        </w:tc>
        <w:tc>
          <w:tcPr>
            <w:tcW w:w="791" w:type="dxa"/>
            <w:tcBorders>
              <w:top w:val="nil"/>
              <w:left w:val="nil"/>
              <w:bottom w:val="nil"/>
              <w:right w:val="nil"/>
            </w:tcBorders>
            <w:shd w:val="clear" w:color="auto" w:fill="auto"/>
            <w:noWrap/>
            <w:vAlign w:val="center"/>
            <w:hideMark/>
          </w:tcPr>
          <w:p w14:paraId="7DE2D6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0.872</w:t>
            </w:r>
          </w:p>
        </w:tc>
        <w:tc>
          <w:tcPr>
            <w:tcW w:w="828" w:type="dxa"/>
            <w:tcBorders>
              <w:top w:val="nil"/>
              <w:left w:val="nil"/>
              <w:bottom w:val="nil"/>
              <w:right w:val="nil"/>
            </w:tcBorders>
            <w:shd w:val="clear" w:color="auto" w:fill="auto"/>
            <w:noWrap/>
            <w:vAlign w:val="center"/>
            <w:hideMark/>
          </w:tcPr>
          <w:p w14:paraId="025CD6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0.291</w:t>
            </w:r>
          </w:p>
        </w:tc>
        <w:tc>
          <w:tcPr>
            <w:tcW w:w="938" w:type="dxa"/>
            <w:tcBorders>
              <w:top w:val="nil"/>
              <w:left w:val="nil"/>
              <w:bottom w:val="nil"/>
              <w:right w:val="nil"/>
            </w:tcBorders>
            <w:shd w:val="clear" w:color="auto" w:fill="auto"/>
            <w:noWrap/>
            <w:vAlign w:val="center"/>
            <w:hideMark/>
          </w:tcPr>
          <w:p w14:paraId="3EAC75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-0.319</w:t>
            </w:r>
          </w:p>
        </w:tc>
        <w:tc>
          <w:tcPr>
            <w:tcW w:w="791" w:type="dxa"/>
            <w:tcBorders>
              <w:top w:val="nil"/>
              <w:left w:val="nil"/>
              <w:bottom w:val="nil"/>
              <w:right w:val="nil"/>
            </w:tcBorders>
            <w:shd w:val="clear" w:color="auto" w:fill="auto"/>
            <w:noWrap/>
            <w:vAlign w:val="center"/>
            <w:hideMark/>
          </w:tcPr>
          <w:p w14:paraId="791E7142" w14:textId="6F362D8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FEBDBFA" w14:textId="4DF129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662C7FC" w14:textId="5F2E47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F77F8A0" w14:textId="77777777" w:rsidTr="00626D12">
        <w:trPr>
          <w:trHeight w:val="315"/>
        </w:trPr>
        <w:tc>
          <w:tcPr>
            <w:tcW w:w="2340" w:type="dxa"/>
            <w:tcBorders>
              <w:top w:val="nil"/>
              <w:left w:val="nil"/>
              <w:bottom w:val="nil"/>
              <w:right w:val="nil"/>
            </w:tcBorders>
            <w:shd w:val="clear" w:color="auto" w:fill="auto"/>
            <w:noWrap/>
            <w:vAlign w:val="center"/>
            <w:hideMark/>
          </w:tcPr>
          <w:p w14:paraId="15C2381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w:t>
            </w:r>
          </w:p>
        </w:tc>
        <w:tc>
          <w:tcPr>
            <w:tcW w:w="791" w:type="dxa"/>
            <w:tcBorders>
              <w:top w:val="nil"/>
              <w:left w:val="nil"/>
              <w:bottom w:val="nil"/>
              <w:right w:val="nil"/>
            </w:tcBorders>
            <w:shd w:val="clear" w:color="auto" w:fill="auto"/>
            <w:noWrap/>
            <w:vAlign w:val="center"/>
            <w:hideMark/>
          </w:tcPr>
          <w:p w14:paraId="56EFA1D3" w14:textId="79FDBFB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200E11" w14:textId="3EED5F2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C88A06" w14:textId="54A60EF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263FE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-0.446</w:t>
            </w:r>
          </w:p>
        </w:tc>
        <w:tc>
          <w:tcPr>
            <w:tcW w:w="828" w:type="dxa"/>
            <w:tcBorders>
              <w:top w:val="nil"/>
              <w:left w:val="nil"/>
              <w:bottom w:val="nil"/>
              <w:right w:val="nil"/>
            </w:tcBorders>
            <w:shd w:val="clear" w:color="auto" w:fill="auto"/>
            <w:noWrap/>
            <w:vAlign w:val="center"/>
            <w:hideMark/>
          </w:tcPr>
          <w:p w14:paraId="1138399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938" w:type="dxa"/>
            <w:tcBorders>
              <w:top w:val="nil"/>
              <w:left w:val="nil"/>
              <w:bottom w:val="nil"/>
              <w:right w:val="nil"/>
            </w:tcBorders>
            <w:shd w:val="clear" w:color="auto" w:fill="auto"/>
            <w:noWrap/>
            <w:vAlign w:val="center"/>
            <w:hideMark/>
          </w:tcPr>
          <w:p w14:paraId="35055D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791" w:type="dxa"/>
            <w:tcBorders>
              <w:top w:val="nil"/>
              <w:left w:val="nil"/>
              <w:bottom w:val="nil"/>
              <w:right w:val="nil"/>
            </w:tcBorders>
            <w:shd w:val="clear" w:color="auto" w:fill="auto"/>
            <w:noWrap/>
            <w:vAlign w:val="center"/>
            <w:hideMark/>
          </w:tcPr>
          <w:p w14:paraId="29E47B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0.662</w:t>
            </w:r>
          </w:p>
        </w:tc>
        <w:tc>
          <w:tcPr>
            <w:tcW w:w="828" w:type="dxa"/>
            <w:tcBorders>
              <w:top w:val="nil"/>
              <w:left w:val="nil"/>
              <w:bottom w:val="nil"/>
              <w:right w:val="nil"/>
            </w:tcBorders>
            <w:shd w:val="clear" w:color="auto" w:fill="auto"/>
            <w:noWrap/>
            <w:vAlign w:val="center"/>
            <w:hideMark/>
          </w:tcPr>
          <w:p w14:paraId="3D74943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-0.110</w:t>
            </w:r>
          </w:p>
        </w:tc>
        <w:tc>
          <w:tcPr>
            <w:tcW w:w="938" w:type="dxa"/>
            <w:tcBorders>
              <w:top w:val="nil"/>
              <w:left w:val="nil"/>
              <w:bottom w:val="nil"/>
              <w:right w:val="nil"/>
            </w:tcBorders>
            <w:shd w:val="clear" w:color="auto" w:fill="auto"/>
            <w:noWrap/>
            <w:vAlign w:val="center"/>
            <w:hideMark/>
          </w:tcPr>
          <w:p w14:paraId="3C66C18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-0.182</w:t>
            </w:r>
          </w:p>
        </w:tc>
        <w:tc>
          <w:tcPr>
            <w:tcW w:w="791" w:type="dxa"/>
            <w:tcBorders>
              <w:top w:val="nil"/>
              <w:left w:val="nil"/>
              <w:bottom w:val="nil"/>
              <w:right w:val="nil"/>
            </w:tcBorders>
            <w:shd w:val="clear" w:color="auto" w:fill="auto"/>
            <w:noWrap/>
            <w:vAlign w:val="center"/>
            <w:hideMark/>
          </w:tcPr>
          <w:p w14:paraId="4D1AE65B" w14:textId="0BA70A7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03FF23" w14:textId="5B34948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05F9F87" w14:textId="1E17BA6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8981FA3" w14:textId="77777777" w:rsidTr="00626D12">
        <w:trPr>
          <w:trHeight w:val="315"/>
        </w:trPr>
        <w:tc>
          <w:tcPr>
            <w:tcW w:w="2340" w:type="dxa"/>
            <w:tcBorders>
              <w:top w:val="nil"/>
              <w:left w:val="nil"/>
              <w:bottom w:val="nil"/>
              <w:right w:val="nil"/>
            </w:tcBorders>
            <w:shd w:val="clear" w:color="auto" w:fill="auto"/>
            <w:noWrap/>
            <w:vAlign w:val="center"/>
            <w:hideMark/>
          </w:tcPr>
          <w:p w14:paraId="4889F24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 Squared</w:t>
            </w:r>
          </w:p>
        </w:tc>
        <w:tc>
          <w:tcPr>
            <w:tcW w:w="791" w:type="dxa"/>
            <w:tcBorders>
              <w:top w:val="nil"/>
              <w:left w:val="nil"/>
              <w:bottom w:val="nil"/>
              <w:right w:val="nil"/>
            </w:tcBorders>
            <w:shd w:val="clear" w:color="auto" w:fill="auto"/>
            <w:noWrap/>
            <w:vAlign w:val="center"/>
            <w:hideMark/>
          </w:tcPr>
          <w:p w14:paraId="6F1FA989" w14:textId="7C703D9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CB7EBA0" w14:textId="43B6667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D72089" w14:textId="760B6FA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607DF3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0.832</w:t>
            </w:r>
          </w:p>
        </w:tc>
        <w:tc>
          <w:tcPr>
            <w:tcW w:w="828" w:type="dxa"/>
            <w:tcBorders>
              <w:top w:val="nil"/>
              <w:left w:val="nil"/>
              <w:bottom w:val="nil"/>
              <w:right w:val="nil"/>
            </w:tcBorders>
            <w:shd w:val="clear" w:color="auto" w:fill="auto"/>
            <w:noWrap/>
            <w:vAlign w:val="center"/>
            <w:hideMark/>
          </w:tcPr>
          <w:p w14:paraId="170B2AB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-0.097</w:t>
            </w:r>
          </w:p>
        </w:tc>
        <w:tc>
          <w:tcPr>
            <w:tcW w:w="938" w:type="dxa"/>
            <w:tcBorders>
              <w:top w:val="nil"/>
              <w:left w:val="nil"/>
              <w:bottom w:val="nil"/>
              <w:right w:val="nil"/>
            </w:tcBorders>
            <w:shd w:val="clear" w:color="auto" w:fill="auto"/>
            <w:noWrap/>
            <w:vAlign w:val="center"/>
            <w:hideMark/>
          </w:tcPr>
          <w:p w14:paraId="2272208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791" w:type="dxa"/>
            <w:tcBorders>
              <w:top w:val="nil"/>
              <w:left w:val="nil"/>
              <w:bottom w:val="nil"/>
              <w:right w:val="nil"/>
            </w:tcBorders>
            <w:shd w:val="clear" w:color="auto" w:fill="auto"/>
            <w:noWrap/>
            <w:vAlign w:val="center"/>
            <w:hideMark/>
          </w:tcPr>
          <w:p w14:paraId="0F57569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0.908</w:t>
            </w:r>
          </w:p>
        </w:tc>
        <w:tc>
          <w:tcPr>
            <w:tcW w:w="828" w:type="dxa"/>
            <w:tcBorders>
              <w:top w:val="nil"/>
              <w:left w:val="nil"/>
              <w:bottom w:val="nil"/>
              <w:right w:val="nil"/>
            </w:tcBorders>
            <w:shd w:val="clear" w:color="auto" w:fill="auto"/>
            <w:noWrap/>
            <w:vAlign w:val="center"/>
            <w:hideMark/>
          </w:tcPr>
          <w:p w14:paraId="24A13CB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0.004</w:t>
            </w:r>
          </w:p>
        </w:tc>
        <w:tc>
          <w:tcPr>
            <w:tcW w:w="938" w:type="dxa"/>
            <w:tcBorders>
              <w:top w:val="nil"/>
              <w:left w:val="nil"/>
              <w:bottom w:val="nil"/>
              <w:right w:val="nil"/>
            </w:tcBorders>
            <w:shd w:val="clear" w:color="auto" w:fill="auto"/>
            <w:noWrap/>
            <w:vAlign w:val="center"/>
            <w:hideMark/>
          </w:tcPr>
          <w:p w14:paraId="58A20C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0.032</w:t>
            </w:r>
          </w:p>
        </w:tc>
        <w:tc>
          <w:tcPr>
            <w:tcW w:w="791" w:type="dxa"/>
            <w:tcBorders>
              <w:top w:val="nil"/>
              <w:left w:val="nil"/>
              <w:bottom w:val="nil"/>
              <w:right w:val="nil"/>
            </w:tcBorders>
            <w:shd w:val="clear" w:color="auto" w:fill="auto"/>
            <w:noWrap/>
            <w:vAlign w:val="center"/>
            <w:hideMark/>
          </w:tcPr>
          <w:p w14:paraId="5BC16995" w14:textId="161737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FC6780" w14:textId="53330B0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F1B6254" w14:textId="66DB254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3027A9F" w14:textId="77777777" w:rsidTr="00626D12">
        <w:trPr>
          <w:trHeight w:val="315"/>
        </w:trPr>
        <w:tc>
          <w:tcPr>
            <w:tcW w:w="2340" w:type="dxa"/>
            <w:tcBorders>
              <w:top w:val="nil"/>
              <w:left w:val="nil"/>
              <w:bottom w:val="nil"/>
              <w:right w:val="nil"/>
            </w:tcBorders>
            <w:shd w:val="clear" w:color="auto" w:fill="auto"/>
            <w:noWrap/>
            <w:vAlign w:val="center"/>
            <w:hideMark/>
          </w:tcPr>
          <w:p w14:paraId="3F027201"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91" w:type="dxa"/>
            <w:tcBorders>
              <w:top w:val="nil"/>
              <w:left w:val="nil"/>
              <w:bottom w:val="nil"/>
              <w:right w:val="nil"/>
            </w:tcBorders>
            <w:shd w:val="clear" w:color="auto" w:fill="auto"/>
            <w:noWrap/>
            <w:vAlign w:val="center"/>
            <w:hideMark/>
          </w:tcPr>
          <w:p w14:paraId="5BDC5645" w14:textId="073B1D8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EE680F7" w14:textId="6BAC080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EE4CC9" w14:textId="0007B3B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0498A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1.282</w:t>
            </w:r>
          </w:p>
        </w:tc>
        <w:tc>
          <w:tcPr>
            <w:tcW w:w="828" w:type="dxa"/>
            <w:tcBorders>
              <w:top w:val="nil"/>
              <w:left w:val="nil"/>
              <w:bottom w:val="nil"/>
              <w:right w:val="nil"/>
            </w:tcBorders>
            <w:shd w:val="clear" w:color="auto" w:fill="auto"/>
            <w:noWrap/>
            <w:vAlign w:val="center"/>
            <w:hideMark/>
          </w:tcPr>
          <w:p w14:paraId="2B62270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938" w:type="dxa"/>
            <w:tcBorders>
              <w:top w:val="nil"/>
              <w:left w:val="nil"/>
              <w:bottom w:val="nil"/>
              <w:right w:val="nil"/>
            </w:tcBorders>
            <w:shd w:val="clear" w:color="auto" w:fill="auto"/>
            <w:noWrap/>
            <w:vAlign w:val="center"/>
            <w:hideMark/>
          </w:tcPr>
          <w:p w14:paraId="6F7EF20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-0.147</w:t>
            </w:r>
          </w:p>
        </w:tc>
        <w:tc>
          <w:tcPr>
            <w:tcW w:w="791" w:type="dxa"/>
            <w:tcBorders>
              <w:top w:val="nil"/>
              <w:left w:val="nil"/>
              <w:bottom w:val="nil"/>
              <w:right w:val="nil"/>
            </w:tcBorders>
            <w:shd w:val="clear" w:color="auto" w:fill="auto"/>
            <w:noWrap/>
            <w:vAlign w:val="center"/>
            <w:hideMark/>
          </w:tcPr>
          <w:p w14:paraId="7417FE3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1.711</w:t>
            </w:r>
          </w:p>
        </w:tc>
        <w:tc>
          <w:tcPr>
            <w:tcW w:w="828" w:type="dxa"/>
            <w:tcBorders>
              <w:top w:val="nil"/>
              <w:left w:val="nil"/>
              <w:bottom w:val="nil"/>
              <w:right w:val="nil"/>
            </w:tcBorders>
            <w:shd w:val="clear" w:color="auto" w:fill="auto"/>
            <w:noWrap/>
            <w:vAlign w:val="center"/>
            <w:hideMark/>
          </w:tcPr>
          <w:p w14:paraId="5781423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-0.311</w:t>
            </w:r>
          </w:p>
        </w:tc>
        <w:tc>
          <w:tcPr>
            <w:tcW w:w="938" w:type="dxa"/>
            <w:tcBorders>
              <w:top w:val="nil"/>
              <w:left w:val="nil"/>
              <w:bottom w:val="nil"/>
              <w:right w:val="nil"/>
            </w:tcBorders>
            <w:shd w:val="clear" w:color="auto" w:fill="auto"/>
            <w:noWrap/>
            <w:vAlign w:val="center"/>
            <w:hideMark/>
          </w:tcPr>
          <w:p w14:paraId="14D588D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-0.332</w:t>
            </w:r>
          </w:p>
        </w:tc>
        <w:tc>
          <w:tcPr>
            <w:tcW w:w="791" w:type="dxa"/>
            <w:tcBorders>
              <w:top w:val="nil"/>
              <w:left w:val="nil"/>
              <w:bottom w:val="nil"/>
              <w:right w:val="nil"/>
            </w:tcBorders>
            <w:shd w:val="clear" w:color="auto" w:fill="auto"/>
            <w:noWrap/>
            <w:vAlign w:val="center"/>
            <w:hideMark/>
          </w:tcPr>
          <w:p w14:paraId="5EEFE35E" w14:textId="07379F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3F274A0" w14:textId="7769FD2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70F20B" w14:textId="7650F2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E04DDE9" w14:textId="77777777" w:rsidTr="00626D12">
        <w:trPr>
          <w:trHeight w:val="315"/>
        </w:trPr>
        <w:tc>
          <w:tcPr>
            <w:tcW w:w="2340" w:type="dxa"/>
            <w:tcBorders>
              <w:top w:val="nil"/>
              <w:left w:val="nil"/>
              <w:bottom w:val="nil"/>
              <w:right w:val="nil"/>
            </w:tcBorders>
            <w:shd w:val="clear" w:color="auto" w:fill="auto"/>
            <w:noWrap/>
            <w:vAlign w:val="center"/>
            <w:hideMark/>
          </w:tcPr>
          <w:p w14:paraId="5126EB85"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91" w:type="dxa"/>
            <w:tcBorders>
              <w:top w:val="nil"/>
              <w:left w:val="nil"/>
              <w:bottom w:val="nil"/>
              <w:right w:val="nil"/>
            </w:tcBorders>
            <w:shd w:val="clear" w:color="auto" w:fill="auto"/>
            <w:noWrap/>
            <w:vAlign w:val="center"/>
            <w:hideMark/>
          </w:tcPr>
          <w:p w14:paraId="5D262B46" w14:textId="4670AF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571418" w14:textId="496FBBE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AA9344" w14:textId="15A6370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1E07A88"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2.548</w:t>
            </w:r>
          </w:p>
        </w:tc>
        <w:tc>
          <w:tcPr>
            <w:tcW w:w="828" w:type="dxa"/>
            <w:tcBorders>
              <w:top w:val="nil"/>
              <w:left w:val="nil"/>
              <w:bottom w:val="nil"/>
              <w:right w:val="nil"/>
            </w:tcBorders>
            <w:shd w:val="clear" w:color="auto" w:fill="auto"/>
            <w:noWrap/>
            <w:vAlign w:val="center"/>
            <w:hideMark/>
          </w:tcPr>
          <w:p w14:paraId="2BC9A3A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0.469</w:t>
            </w:r>
          </w:p>
        </w:tc>
        <w:tc>
          <w:tcPr>
            <w:tcW w:w="938" w:type="dxa"/>
            <w:tcBorders>
              <w:top w:val="nil"/>
              <w:left w:val="nil"/>
              <w:bottom w:val="nil"/>
              <w:right w:val="nil"/>
            </w:tcBorders>
            <w:shd w:val="clear" w:color="auto" w:fill="auto"/>
            <w:noWrap/>
            <w:vAlign w:val="center"/>
            <w:hideMark/>
          </w:tcPr>
          <w:p w14:paraId="7197F4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791" w:type="dxa"/>
            <w:tcBorders>
              <w:top w:val="nil"/>
              <w:left w:val="nil"/>
              <w:bottom w:val="nil"/>
              <w:right w:val="nil"/>
            </w:tcBorders>
            <w:shd w:val="clear" w:color="auto" w:fill="auto"/>
            <w:noWrap/>
            <w:vAlign w:val="center"/>
            <w:hideMark/>
          </w:tcPr>
          <w:p w14:paraId="6D9AA3A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2.217</w:t>
            </w:r>
          </w:p>
        </w:tc>
        <w:tc>
          <w:tcPr>
            <w:tcW w:w="828" w:type="dxa"/>
            <w:tcBorders>
              <w:top w:val="nil"/>
              <w:left w:val="nil"/>
              <w:bottom w:val="nil"/>
              <w:right w:val="nil"/>
            </w:tcBorders>
            <w:shd w:val="clear" w:color="auto" w:fill="auto"/>
            <w:noWrap/>
            <w:vAlign w:val="center"/>
            <w:hideMark/>
          </w:tcPr>
          <w:p w14:paraId="6084E27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4F083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-0.176</w:t>
            </w:r>
          </w:p>
        </w:tc>
        <w:tc>
          <w:tcPr>
            <w:tcW w:w="791" w:type="dxa"/>
            <w:tcBorders>
              <w:top w:val="nil"/>
              <w:left w:val="nil"/>
              <w:bottom w:val="nil"/>
              <w:right w:val="nil"/>
            </w:tcBorders>
            <w:shd w:val="clear" w:color="auto" w:fill="auto"/>
            <w:noWrap/>
            <w:vAlign w:val="center"/>
            <w:hideMark/>
          </w:tcPr>
          <w:p w14:paraId="79F30139" w14:textId="24DD311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82DB78" w14:textId="029440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92A7CDD" w14:textId="3B28417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5DAE67E" w14:textId="77777777" w:rsidTr="00626D12">
        <w:trPr>
          <w:trHeight w:val="315"/>
        </w:trPr>
        <w:tc>
          <w:tcPr>
            <w:tcW w:w="2340" w:type="dxa"/>
            <w:tcBorders>
              <w:top w:val="nil"/>
              <w:left w:val="nil"/>
              <w:bottom w:val="nil"/>
              <w:right w:val="nil"/>
            </w:tcBorders>
            <w:shd w:val="clear" w:color="auto" w:fill="auto"/>
            <w:noWrap/>
            <w:vAlign w:val="center"/>
            <w:hideMark/>
          </w:tcPr>
          <w:p w14:paraId="5BC21340"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 Squared</w:t>
            </w:r>
          </w:p>
        </w:tc>
        <w:tc>
          <w:tcPr>
            <w:tcW w:w="791" w:type="dxa"/>
            <w:tcBorders>
              <w:top w:val="nil"/>
              <w:left w:val="nil"/>
              <w:bottom w:val="nil"/>
              <w:right w:val="nil"/>
            </w:tcBorders>
            <w:shd w:val="clear" w:color="auto" w:fill="auto"/>
            <w:noWrap/>
            <w:vAlign w:val="center"/>
            <w:hideMark/>
          </w:tcPr>
          <w:p w14:paraId="3F6975C3" w14:textId="2C31D00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BD788D0" w14:textId="3B8509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A87EA3" w14:textId="1C05AA7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90EFC5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0.543</w:t>
            </w:r>
          </w:p>
        </w:tc>
        <w:tc>
          <w:tcPr>
            <w:tcW w:w="828" w:type="dxa"/>
            <w:tcBorders>
              <w:top w:val="nil"/>
              <w:left w:val="nil"/>
              <w:bottom w:val="nil"/>
              <w:right w:val="nil"/>
            </w:tcBorders>
            <w:shd w:val="clear" w:color="auto" w:fill="auto"/>
            <w:noWrap/>
            <w:vAlign w:val="center"/>
            <w:hideMark/>
          </w:tcPr>
          <w:p w14:paraId="3EF3A0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0.167</w:t>
            </w:r>
          </w:p>
        </w:tc>
        <w:tc>
          <w:tcPr>
            <w:tcW w:w="938" w:type="dxa"/>
            <w:tcBorders>
              <w:top w:val="nil"/>
              <w:left w:val="nil"/>
              <w:bottom w:val="nil"/>
              <w:right w:val="nil"/>
            </w:tcBorders>
            <w:shd w:val="clear" w:color="auto" w:fill="auto"/>
            <w:noWrap/>
            <w:vAlign w:val="center"/>
            <w:hideMark/>
          </w:tcPr>
          <w:p w14:paraId="2364E54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0.010</w:t>
            </w:r>
          </w:p>
        </w:tc>
        <w:tc>
          <w:tcPr>
            <w:tcW w:w="791" w:type="dxa"/>
            <w:tcBorders>
              <w:top w:val="nil"/>
              <w:left w:val="nil"/>
              <w:bottom w:val="nil"/>
              <w:right w:val="nil"/>
            </w:tcBorders>
            <w:shd w:val="clear" w:color="auto" w:fill="auto"/>
            <w:noWrap/>
            <w:vAlign w:val="center"/>
            <w:hideMark/>
          </w:tcPr>
          <w:p w14:paraId="70BB8FA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0.361</w:t>
            </w:r>
          </w:p>
        </w:tc>
        <w:tc>
          <w:tcPr>
            <w:tcW w:w="828" w:type="dxa"/>
            <w:tcBorders>
              <w:top w:val="nil"/>
              <w:left w:val="nil"/>
              <w:bottom w:val="nil"/>
              <w:right w:val="nil"/>
            </w:tcBorders>
            <w:shd w:val="clear" w:color="auto" w:fill="auto"/>
            <w:noWrap/>
            <w:vAlign w:val="center"/>
            <w:hideMark/>
          </w:tcPr>
          <w:p w14:paraId="6682FDD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4A510AD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791" w:type="dxa"/>
            <w:tcBorders>
              <w:top w:val="nil"/>
              <w:left w:val="nil"/>
              <w:bottom w:val="nil"/>
              <w:right w:val="nil"/>
            </w:tcBorders>
            <w:shd w:val="clear" w:color="auto" w:fill="auto"/>
            <w:noWrap/>
            <w:vAlign w:val="center"/>
            <w:hideMark/>
          </w:tcPr>
          <w:p w14:paraId="22194C2C" w14:textId="45E7E2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F8BEFB4" w14:textId="73C7FC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6779D4F" w14:textId="74C928F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06BE415" w14:textId="77777777" w:rsidTr="00626D12">
        <w:trPr>
          <w:trHeight w:val="315"/>
        </w:trPr>
        <w:tc>
          <w:tcPr>
            <w:tcW w:w="2340" w:type="dxa"/>
            <w:tcBorders>
              <w:top w:val="nil"/>
              <w:left w:val="nil"/>
              <w:bottom w:val="nil"/>
              <w:right w:val="nil"/>
            </w:tcBorders>
            <w:shd w:val="clear" w:color="auto" w:fill="auto"/>
            <w:noWrap/>
            <w:vAlign w:val="center"/>
            <w:hideMark/>
          </w:tcPr>
          <w:p w14:paraId="19C96749"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Basal Area</w:t>
            </w:r>
          </w:p>
        </w:tc>
        <w:tc>
          <w:tcPr>
            <w:tcW w:w="791" w:type="dxa"/>
            <w:tcBorders>
              <w:top w:val="nil"/>
              <w:left w:val="nil"/>
              <w:bottom w:val="nil"/>
              <w:right w:val="nil"/>
            </w:tcBorders>
            <w:shd w:val="clear" w:color="auto" w:fill="auto"/>
            <w:noWrap/>
            <w:vAlign w:val="center"/>
            <w:hideMark/>
          </w:tcPr>
          <w:p w14:paraId="5E8C2A7E" w14:textId="24CB472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470ED9" w14:textId="4328066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B1163F6" w14:textId="75A9D3E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534B8F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0.496</w:t>
            </w:r>
          </w:p>
        </w:tc>
        <w:tc>
          <w:tcPr>
            <w:tcW w:w="828" w:type="dxa"/>
            <w:tcBorders>
              <w:top w:val="nil"/>
              <w:left w:val="nil"/>
              <w:bottom w:val="nil"/>
              <w:right w:val="nil"/>
            </w:tcBorders>
            <w:shd w:val="clear" w:color="auto" w:fill="auto"/>
            <w:noWrap/>
            <w:vAlign w:val="center"/>
            <w:hideMark/>
          </w:tcPr>
          <w:p w14:paraId="72A9E64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-0.094</w:t>
            </w:r>
          </w:p>
        </w:tc>
        <w:tc>
          <w:tcPr>
            <w:tcW w:w="938" w:type="dxa"/>
            <w:tcBorders>
              <w:top w:val="nil"/>
              <w:left w:val="nil"/>
              <w:bottom w:val="nil"/>
              <w:right w:val="nil"/>
            </w:tcBorders>
            <w:shd w:val="clear" w:color="auto" w:fill="auto"/>
            <w:noWrap/>
            <w:vAlign w:val="center"/>
            <w:hideMark/>
          </w:tcPr>
          <w:p w14:paraId="7AF505B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-0.048</w:t>
            </w:r>
          </w:p>
        </w:tc>
        <w:tc>
          <w:tcPr>
            <w:tcW w:w="791" w:type="dxa"/>
            <w:tcBorders>
              <w:top w:val="nil"/>
              <w:left w:val="nil"/>
              <w:bottom w:val="nil"/>
              <w:right w:val="nil"/>
            </w:tcBorders>
            <w:shd w:val="clear" w:color="auto" w:fill="auto"/>
            <w:noWrap/>
            <w:vAlign w:val="center"/>
            <w:hideMark/>
          </w:tcPr>
          <w:p w14:paraId="24EA27E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0.882</w:t>
            </w:r>
          </w:p>
        </w:tc>
        <w:tc>
          <w:tcPr>
            <w:tcW w:w="828" w:type="dxa"/>
            <w:tcBorders>
              <w:top w:val="nil"/>
              <w:left w:val="nil"/>
              <w:bottom w:val="nil"/>
              <w:right w:val="nil"/>
            </w:tcBorders>
            <w:shd w:val="clear" w:color="auto" w:fill="auto"/>
            <w:noWrap/>
            <w:vAlign w:val="center"/>
            <w:hideMark/>
          </w:tcPr>
          <w:p w14:paraId="4609E00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c>
          <w:tcPr>
            <w:tcW w:w="938" w:type="dxa"/>
            <w:tcBorders>
              <w:top w:val="nil"/>
              <w:left w:val="nil"/>
              <w:bottom w:val="nil"/>
              <w:right w:val="nil"/>
            </w:tcBorders>
            <w:shd w:val="clear" w:color="auto" w:fill="auto"/>
            <w:noWrap/>
            <w:vAlign w:val="center"/>
            <w:hideMark/>
          </w:tcPr>
          <w:p w14:paraId="03E5145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0.223</w:t>
            </w:r>
          </w:p>
        </w:tc>
        <w:tc>
          <w:tcPr>
            <w:tcW w:w="791" w:type="dxa"/>
            <w:tcBorders>
              <w:top w:val="nil"/>
              <w:left w:val="nil"/>
              <w:bottom w:val="nil"/>
              <w:right w:val="nil"/>
            </w:tcBorders>
            <w:shd w:val="clear" w:color="auto" w:fill="auto"/>
            <w:noWrap/>
            <w:vAlign w:val="center"/>
            <w:hideMark/>
          </w:tcPr>
          <w:p w14:paraId="064AEBC3" w14:textId="7B02FF8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433F42" w14:textId="1C699A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DE68EB" w14:textId="2F1214F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172DFA3" w14:textId="77777777" w:rsidTr="00626D12">
        <w:trPr>
          <w:trHeight w:val="315"/>
        </w:trPr>
        <w:tc>
          <w:tcPr>
            <w:tcW w:w="2340" w:type="dxa"/>
            <w:tcBorders>
              <w:top w:val="nil"/>
              <w:left w:val="nil"/>
              <w:bottom w:val="nil"/>
              <w:right w:val="nil"/>
            </w:tcBorders>
            <w:shd w:val="clear" w:color="auto" w:fill="auto"/>
            <w:noWrap/>
            <w:vAlign w:val="center"/>
            <w:hideMark/>
          </w:tcPr>
          <w:p w14:paraId="4619A28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7D68B7" w14:textId="3BC4957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271EF4" w14:textId="3400A20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5DB54C0" w14:textId="0DC03FA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A4F28F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1.129</w:t>
            </w:r>
          </w:p>
        </w:tc>
        <w:tc>
          <w:tcPr>
            <w:tcW w:w="828" w:type="dxa"/>
            <w:tcBorders>
              <w:top w:val="nil"/>
              <w:left w:val="nil"/>
              <w:bottom w:val="nil"/>
              <w:right w:val="nil"/>
            </w:tcBorders>
            <w:shd w:val="clear" w:color="auto" w:fill="auto"/>
            <w:noWrap/>
            <w:vAlign w:val="center"/>
            <w:hideMark/>
          </w:tcPr>
          <w:p w14:paraId="39E42037"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0.691</w:t>
            </w:r>
          </w:p>
        </w:tc>
        <w:tc>
          <w:tcPr>
            <w:tcW w:w="938" w:type="dxa"/>
            <w:tcBorders>
              <w:top w:val="nil"/>
              <w:left w:val="nil"/>
              <w:bottom w:val="nil"/>
              <w:right w:val="nil"/>
            </w:tcBorders>
            <w:shd w:val="clear" w:color="auto" w:fill="auto"/>
            <w:noWrap/>
            <w:vAlign w:val="center"/>
            <w:hideMark/>
          </w:tcPr>
          <w:p w14:paraId="7FB4C18E"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0.601</w:t>
            </w:r>
          </w:p>
        </w:tc>
        <w:tc>
          <w:tcPr>
            <w:tcW w:w="791" w:type="dxa"/>
            <w:tcBorders>
              <w:top w:val="nil"/>
              <w:left w:val="nil"/>
              <w:bottom w:val="nil"/>
              <w:right w:val="nil"/>
            </w:tcBorders>
            <w:shd w:val="clear" w:color="auto" w:fill="auto"/>
            <w:noWrap/>
            <w:vAlign w:val="center"/>
            <w:hideMark/>
          </w:tcPr>
          <w:p w14:paraId="54727426" w14:textId="2EB8C3C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5DEB08B" w14:textId="4F7F033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B279D11" w14:textId="7F6F741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9C13D1E" w14:textId="3E4B817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525441" w14:textId="669B03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2772FD5" w14:textId="48AD4FB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87DED03" w14:textId="77777777" w:rsidTr="00626D12">
        <w:trPr>
          <w:trHeight w:val="300"/>
        </w:trPr>
        <w:tc>
          <w:tcPr>
            <w:tcW w:w="2340" w:type="dxa"/>
            <w:tcBorders>
              <w:top w:val="nil"/>
              <w:left w:val="nil"/>
              <w:bottom w:val="nil"/>
              <w:right w:val="nil"/>
            </w:tcBorders>
            <w:shd w:val="clear" w:color="auto" w:fill="auto"/>
            <w:noWrap/>
            <w:vAlign w:val="center"/>
            <w:hideMark/>
          </w:tcPr>
          <w:p w14:paraId="6EFA4136"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11A49C05" w14:textId="71FC3A4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30238C4" w14:textId="113E942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8A5F3" w14:textId="5BCA748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9132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-0.216</w:t>
            </w:r>
          </w:p>
        </w:tc>
        <w:tc>
          <w:tcPr>
            <w:tcW w:w="828" w:type="dxa"/>
            <w:tcBorders>
              <w:top w:val="nil"/>
              <w:left w:val="nil"/>
              <w:bottom w:val="nil"/>
              <w:right w:val="nil"/>
            </w:tcBorders>
            <w:shd w:val="clear" w:color="auto" w:fill="auto"/>
            <w:noWrap/>
            <w:vAlign w:val="center"/>
            <w:hideMark/>
          </w:tcPr>
          <w:p w14:paraId="6DDBB4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0B1E55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-1.358</w:t>
            </w:r>
          </w:p>
        </w:tc>
        <w:tc>
          <w:tcPr>
            <w:tcW w:w="791" w:type="dxa"/>
            <w:tcBorders>
              <w:top w:val="nil"/>
              <w:left w:val="nil"/>
              <w:bottom w:val="nil"/>
              <w:right w:val="nil"/>
            </w:tcBorders>
            <w:shd w:val="clear" w:color="auto" w:fill="auto"/>
            <w:noWrap/>
            <w:vAlign w:val="center"/>
            <w:hideMark/>
          </w:tcPr>
          <w:p w14:paraId="63B73DD9" w14:textId="7D1957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CC9D7B" w14:textId="55B54F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C21D86" w14:textId="252AB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4F36D1A" w14:textId="45E90CB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9AD6CF6" w14:textId="4BEE8B7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D3A167F" w14:textId="07C80BF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9310897" w14:textId="77777777" w:rsidTr="00626D12">
        <w:trPr>
          <w:trHeight w:val="300"/>
        </w:trPr>
        <w:tc>
          <w:tcPr>
            <w:tcW w:w="2340" w:type="dxa"/>
            <w:tcBorders>
              <w:top w:val="nil"/>
              <w:left w:val="nil"/>
              <w:bottom w:val="nil"/>
              <w:right w:val="nil"/>
            </w:tcBorders>
            <w:shd w:val="clear" w:color="auto" w:fill="auto"/>
            <w:noWrap/>
            <w:vAlign w:val="center"/>
            <w:hideMark/>
          </w:tcPr>
          <w:p w14:paraId="11FA74F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5066F323" w14:textId="728521A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88A6EC4" w14:textId="55BF4B1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1C82202" w14:textId="47B44DD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CD612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828" w:type="dxa"/>
            <w:tcBorders>
              <w:top w:val="nil"/>
              <w:left w:val="nil"/>
              <w:bottom w:val="nil"/>
              <w:right w:val="nil"/>
            </w:tcBorders>
            <w:shd w:val="clear" w:color="auto" w:fill="auto"/>
            <w:noWrap/>
            <w:vAlign w:val="center"/>
            <w:hideMark/>
          </w:tcPr>
          <w:p w14:paraId="7315A28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0.080</w:t>
            </w:r>
          </w:p>
        </w:tc>
        <w:tc>
          <w:tcPr>
            <w:tcW w:w="938" w:type="dxa"/>
            <w:tcBorders>
              <w:top w:val="nil"/>
              <w:left w:val="nil"/>
              <w:bottom w:val="nil"/>
              <w:right w:val="nil"/>
            </w:tcBorders>
            <w:shd w:val="clear" w:color="auto" w:fill="auto"/>
            <w:noWrap/>
            <w:vAlign w:val="center"/>
            <w:hideMark/>
          </w:tcPr>
          <w:p w14:paraId="20093B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-0.006</w:t>
            </w:r>
          </w:p>
        </w:tc>
        <w:tc>
          <w:tcPr>
            <w:tcW w:w="791" w:type="dxa"/>
            <w:tcBorders>
              <w:top w:val="nil"/>
              <w:left w:val="nil"/>
              <w:bottom w:val="nil"/>
              <w:right w:val="nil"/>
            </w:tcBorders>
            <w:shd w:val="clear" w:color="auto" w:fill="auto"/>
            <w:noWrap/>
            <w:vAlign w:val="center"/>
            <w:hideMark/>
          </w:tcPr>
          <w:p w14:paraId="1D3DC1A0" w14:textId="0D28477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39DC35" w14:textId="739A3D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C1C939" w14:textId="6692BF5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518618" w14:textId="05E910F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2922042" w14:textId="57E973E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AEC6024" w14:textId="606AEDA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CFF11A1"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923559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18" w:space="0" w:color="auto"/>
              <w:right w:val="nil"/>
            </w:tcBorders>
            <w:shd w:val="clear" w:color="auto" w:fill="auto"/>
            <w:noWrap/>
            <w:vAlign w:val="center"/>
            <w:hideMark/>
          </w:tcPr>
          <w:p w14:paraId="5B970EF7" w14:textId="2EBB33B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D2611D7" w14:textId="6F4626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8874577" w14:textId="679FFA3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0880B0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-1.197</w:t>
            </w:r>
          </w:p>
        </w:tc>
        <w:tc>
          <w:tcPr>
            <w:tcW w:w="828" w:type="dxa"/>
            <w:tcBorders>
              <w:top w:val="nil"/>
              <w:left w:val="nil"/>
              <w:bottom w:val="single" w:sz="18" w:space="0" w:color="auto"/>
              <w:right w:val="nil"/>
            </w:tcBorders>
            <w:shd w:val="clear" w:color="auto" w:fill="auto"/>
            <w:noWrap/>
            <w:vAlign w:val="center"/>
            <w:hideMark/>
          </w:tcPr>
          <w:p w14:paraId="4BF99F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-0.548</w:t>
            </w:r>
          </w:p>
        </w:tc>
        <w:tc>
          <w:tcPr>
            <w:tcW w:w="938" w:type="dxa"/>
            <w:tcBorders>
              <w:top w:val="nil"/>
              <w:left w:val="nil"/>
              <w:bottom w:val="single" w:sz="18" w:space="0" w:color="auto"/>
              <w:right w:val="nil"/>
            </w:tcBorders>
            <w:shd w:val="clear" w:color="auto" w:fill="auto"/>
            <w:noWrap/>
            <w:vAlign w:val="center"/>
            <w:hideMark/>
          </w:tcPr>
          <w:p w14:paraId="4263C7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-0.169</w:t>
            </w:r>
          </w:p>
        </w:tc>
        <w:tc>
          <w:tcPr>
            <w:tcW w:w="791" w:type="dxa"/>
            <w:tcBorders>
              <w:top w:val="nil"/>
              <w:left w:val="nil"/>
              <w:bottom w:val="single" w:sz="18" w:space="0" w:color="auto"/>
              <w:right w:val="nil"/>
            </w:tcBorders>
            <w:shd w:val="clear" w:color="auto" w:fill="auto"/>
            <w:noWrap/>
            <w:vAlign w:val="center"/>
            <w:hideMark/>
          </w:tcPr>
          <w:p w14:paraId="08FB4160" w14:textId="7B8BE2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A07AFE8" w14:textId="1104365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03F41B52" w14:textId="15094C0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46C8C991" w14:textId="02812C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1FE9A308" w14:textId="3C287E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61203E33" w14:textId="429B72B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bl>
    <w:p w14:paraId="742AC77A" w14:textId="77777777" w:rsidR="001C5C13" w:rsidRPr="003808E1" w:rsidRDefault="001C5C13"/>
    <w:p w14:paraId="24E6384C" w14:textId="3ED7EEE7" w:rsidR="00626D12" w:rsidRPr="003808E1" w:rsidRDefault="00626D12">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xml:space="preserve">. </w:t>
      </w:r>
      <w:r w:rsidRPr="003808E1">
        <w:rPr>
          <w:rFonts w:ascii="Times New Roman" w:hAnsi="Times New Roman" w:cs="Times New Roman"/>
          <w:sz w:val="24"/>
          <w:szCs w:val="24"/>
        </w:rPr>
        <w:t>Continue</w:t>
      </w:r>
      <w:r w:rsidR="006F6559" w:rsidRPr="003808E1">
        <w:rPr>
          <w:rFonts w:ascii="Times New Roman" w:hAnsi="Times New Roman" w:cs="Times New Roman"/>
          <w:sz w:val="24"/>
          <w:szCs w:val="24"/>
        </w:rPr>
        <w:t>d.</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4C7C452F"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30A76987" w14:textId="4A42D757"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18828E0"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7F94E220"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B3F424"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BA9CF23"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2CBE4373"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6770340" w14:textId="72668D08" w:rsidR="008517B0" w:rsidRPr="003808E1" w:rsidRDefault="008517B0" w:rsidP="006F3752">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2EC48CA9"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5550423"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98C9D43"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5279F86B"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C3BFBFC"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43EC798"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477BCBEA"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734AA499"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1199848F"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97F28E8"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E5126A5"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7A446406"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626D12" w:rsidRPr="003808E1" w14:paraId="743C69EF"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FCC5AA6"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single" w:sz="18" w:space="0" w:color="auto"/>
              <w:left w:val="nil"/>
              <w:bottom w:val="nil"/>
              <w:right w:val="nil"/>
            </w:tcBorders>
            <w:shd w:val="clear" w:color="auto" w:fill="auto"/>
            <w:noWrap/>
            <w:vAlign w:val="center"/>
            <w:hideMark/>
          </w:tcPr>
          <w:p w14:paraId="1DBE76C9"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EDFC6C0"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59D8836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6235BD1D"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2A4F24D" w14:textId="68675757"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CF05BF9" w14:textId="7E38AC29"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3C053DCB" w14:textId="0E5A09B2"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0206286" w14:textId="436C5978"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7076FC" w14:textId="5C03A98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26918641"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-0.833</w:t>
            </w:r>
          </w:p>
        </w:tc>
        <w:tc>
          <w:tcPr>
            <w:tcW w:w="828" w:type="dxa"/>
            <w:tcBorders>
              <w:top w:val="single" w:sz="18" w:space="0" w:color="auto"/>
              <w:left w:val="nil"/>
              <w:bottom w:val="nil"/>
              <w:right w:val="nil"/>
            </w:tcBorders>
            <w:shd w:val="clear" w:color="auto" w:fill="auto"/>
            <w:noWrap/>
            <w:vAlign w:val="center"/>
            <w:hideMark/>
          </w:tcPr>
          <w:p w14:paraId="37D823E3"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-2.347</w:t>
            </w:r>
          </w:p>
        </w:tc>
        <w:tc>
          <w:tcPr>
            <w:tcW w:w="938" w:type="dxa"/>
            <w:tcBorders>
              <w:top w:val="single" w:sz="18" w:space="0" w:color="auto"/>
              <w:left w:val="nil"/>
              <w:bottom w:val="nil"/>
              <w:right w:val="nil"/>
            </w:tcBorders>
            <w:shd w:val="clear" w:color="auto" w:fill="auto"/>
            <w:noWrap/>
            <w:vAlign w:val="center"/>
            <w:hideMark/>
          </w:tcPr>
          <w:p w14:paraId="79E57EB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r>
      <w:tr w:rsidR="00626D12" w:rsidRPr="003808E1" w14:paraId="012B22E3" w14:textId="77777777" w:rsidTr="00626D12">
        <w:trPr>
          <w:trHeight w:val="300"/>
        </w:trPr>
        <w:tc>
          <w:tcPr>
            <w:tcW w:w="2340" w:type="dxa"/>
            <w:tcBorders>
              <w:top w:val="nil"/>
              <w:left w:val="nil"/>
              <w:bottom w:val="nil"/>
              <w:right w:val="nil"/>
            </w:tcBorders>
            <w:shd w:val="clear" w:color="auto" w:fill="auto"/>
            <w:noWrap/>
            <w:vAlign w:val="center"/>
            <w:hideMark/>
          </w:tcPr>
          <w:p w14:paraId="4CB8DC1A"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6AE0A909"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7C1A51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E6857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89B35F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714760" w14:textId="6443792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CC0C22" w14:textId="04AA4AE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FFA6186" w14:textId="12D1EA20"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7C1E1C" w14:textId="6231591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B9BD623" w14:textId="47128B7C"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472DED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0.644</w:t>
            </w:r>
          </w:p>
        </w:tc>
        <w:tc>
          <w:tcPr>
            <w:tcW w:w="828" w:type="dxa"/>
            <w:tcBorders>
              <w:top w:val="nil"/>
              <w:left w:val="nil"/>
              <w:bottom w:val="nil"/>
              <w:right w:val="nil"/>
            </w:tcBorders>
            <w:shd w:val="clear" w:color="auto" w:fill="auto"/>
            <w:noWrap/>
            <w:vAlign w:val="center"/>
            <w:hideMark/>
          </w:tcPr>
          <w:p w14:paraId="35DCE8E7"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0.918</w:t>
            </w:r>
          </w:p>
        </w:tc>
        <w:tc>
          <w:tcPr>
            <w:tcW w:w="938" w:type="dxa"/>
            <w:tcBorders>
              <w:top w:val="nil"/>
              <w:left w:val="nil"/>
              <w:bottom w:val="nil"/>
              <w:right w:val="nil"/>
            </w:tcBorders>
            <w:shd w:val="clear" w:color="auto" w:fill="auto"/>
            <w:noWrap/>
            <w:vAlign w:val="center"/>
            <w:hideMark/>
          </w:tcPr>
          <w:p w14:paraId="76DFC23A"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-0.037</w:t>
            </w:r>
          </w:p>
        </w:tc>
      </w:tr>
      <w:tr w:rsidR="00626D12" w:rsidRPr="003808E1" w14:paraId="54B05F22" w14:textId="77777777" w:rsidTr="00626D12">
        <w:trPr>
          <w:trHeight w:val="300"/>
        </w:trPr>
        <w:tc>
          <w:tcPr>
            <w:tcW w:w="2340" w:type="dxa"/>
            <w:tcBorders>
              <w:top w:val="nil"/>
              <w:left w:val="nil"/>
              <w:bottom w:val="nil"/>
              <w:right w:val="nil"/>
            </w:tcBorders>
            <w:shd w:val="clear" w:color="auto" w:fill="auto"/>
            <w:noWrap/>
            <w:vAlign w:val="center"/>
            <w:hideMark/>
          </w:tcPr>
          <w:p w14:paraId="6EE5FCA9"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Edge:Area Ratio</w:t>
            </w:r>
          </w:p>
        </w:tc>
        <w:tc>
          <w:tcPr>
            <w:tcW w:w="791" w:type="dxa"/>
            <w:tcBorders>
              <w:top w:val="nil"/>
              <w:left w:val="nil"/>
              <w:bottom w:val="nil"/>
              <w:right w:val="nil"/>
            </w:tcBorders>
            <w:shd w:val="clear" w:color="auto" w:fill="auto"/>
            <w:noWrap/>
            <w:vAlign w:val="center"/>
            <w:hideMark/>
          </w:tcPr>
          <w:p w14:paraId="081AC0F5"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56922B1"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D648FC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5EDB1D3"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CB92EB" w14:textId="55AE3185"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ECFFBBE" w14:textId="44D8F778"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BF96E9B" w14:textId="0C67BDBC"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B150E32" w14:textId="63336D6A"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1CE5E7E" w14:textId="6B794463"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50BE8C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0.118</w:t>
            </w:r>
          </w:p>
        </w:tc>
        <w:tc>
          <w:tcPr>
            <w:tcW w:w="828" w:type="dxa"/>
            <w:tcBorders>
              <w:top w:val="nil"/>
              <w:left w:val="nil"/>
              <w:bottom w:val="nil"/>
              <w:right w:val="nil"/>
            </w:tcBorders>
            <w:shd w:val="clear" w:color="auto" w:fill="auto"/>
            <w:noWrap/>
            <w:vAlign w:val="center"/>
            <w:hideMark/>
          </w:tcPr>
          <w:p w14:paraId="44EF094B"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1444FA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r>
      <w:tr w:rsidR="00626D12" w:rsidRPr="003808E1" w14:paraId="3DDA7B6B" w14:textId="77777777" w:rsidTr="00626D12">
        <w:trPr>
          <w:trHeight w:val="300"/>
        </w:trPr>
        <w:tc>
          <w:tcPr>
            <w:tcW w:w="2340" w:type="dxa"/>
            <w:tcBorders>
              <w:top w:val="nil"/>
              <w:left w:val="nil"/>
              <w:bottom w:val="single" w:sz="4" w:space="0" w:color="auto"/>
              <w:right w:val="nil"/>
            </w:tcBorders>
            <w:shd w:val="clear" w:color="auto" w:fill="auto"/>
            <w:noWrap/>
            <w:vAlign w:val="center"/>
            <w:hideMark/>
          </w:tcPr>
          <w:p w14:paraId="0D3E6E4D"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2F1A365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BA4AF6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7E9FAE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64B4CC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1CC63FA" w14:textId="36F1D853"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9243BD2" w14:textId="09AA8072"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E17C480" w14:textId="56FB30EA"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0DA3AD7" w14:textId="27BA7455"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2F1029DD" w14:textId="205A2937"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A22E25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828" w:type="dxa"/>
            <w:tcBorders>
              <w:top w:val="nil"/>
              <w:left w:val="nil"/>
              <w:bottom w:val="single" w:sz="4" w:space="0" w:color="auto"/>
              <w:right w:val="nil"/>
            </w:tcBorders>
            <w:shd w:val="clear" w:color="auto" w:fill="auto"/>
            <w:noWrap/>
            <w:vAlign w:val="center"/>
            <w:hideMark/>
          </w:tcPr>
          <w:p w14:paraId="47531D3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single" w:sz="4" w:space="0" w:color="auto"/>
              <w:right w:val="nil"/>
            </w:tcBorders>
            <w:shd w:val="clear" w:color="auto" w:fill="auto"/>
            <w:noWrap/>
            <w:vAlign w:val="center"/>
            <w:hideMark/>
          </w:tcPr>
          <w:p w14:paraId="5A95BF5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0.260</w:t>
            </w:r>
          </w:p>
        </w:tc>
      </w:tr>
      <w:tr w:rsidR="00626D12" w:rsidRPr="003808E1" w14:paraId="295A3304" w14:textId="77777777" w:rsidTr="00626D12">
        <w:trPr>
          <w:trHeight w:val="300"/>
        </w:trPr>
        <w:tc>
          <w:tcPr>
            <w:tcW w:w="2340" w:type="dxa"/>
            <w:tcBorders>
              <w:top w:val="nil"/>
              <w:left w:val="nil"/>
              <w:bottom w:val="nil"/>
              <w:right w:val="nil"/>
            </w:tcBorders>
            <w:shd w:val="clear" w:color="auto" w:fill="auto"/>
            <w:noWrap/>
            <w:vAlign w:val="center"/>
            <w:hideMark/>
          </w:tcPr>
          <w:p w14:paraId="01BD99A8" w14:textId="081FCB13"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61BC7714"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-1.388</w:t>
            </w:r>
          </w:p>
        </w:tc>
        <w:tc>
          <w:tcPr>
            <w:tcW w:w="2557" w:type="dxa"/>
            <w:gridSpan w:val="3"/>
            <w:tcBorders>
              <w:top w:val="nil"/>
              <w:left w:val="nil"/>
              <w:bottom w:val="nil"/>
              <w:right w:val="nil"/>
            </w:tcBorders>
            <w:shd w:val="clear" w:color="auto" w:fill="auto"/>
            <w:noWrap/>
            <w:vAlign w:val="center"/>
            <w:hideMark/>
          </w:tcPr>
          <w:p w14:paraId="16312B30"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-2.470</w:t>
            </w:r>
          </w:p>
        </w:tc>
        <w:tc>
          <w:tcPr>
            <w:tcW w:w="2557" w:type="dxa"/>
            <w:gridSpan w:val="3"/>
            <w:tcBorders>
              <w:top w:val="nil"/>
              <w:left w:val="nil"/>
              <w:bottom w:val="nil"/>
              <w:right w:val="nil"/>
            </w:tcBorders>
            <w:shd w:val="clear" w:color="auto" w:fill="auto"/>
            <w:noWrap/>
            <w:vAlign w:val="center"/>
            <w:hideMark/>
          </w:tcPr>
          <w:p w14:paraId="775290A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2557" w:type="dxa"/>
            <w:gridSpan w:val="3"/>
            <w:tcBorders>
              <w:top w:val="nil"/>
              <w:left w:val="nil"/>
              <w:bottom w:val="nil"/>
              <w:right w:val="nil"/>
            </w:tcBorders>
            <w:shd w:val="clear" w:color="auto" w:fill="auto"/>
            <w:noWrap/>
            <w:vAlign w:val="center"/>
            <w:hideMark/>
          </w:tcPr>
          <w:p w14:paraId="358423B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-1.122</w:t>
            </w:r>
          </w:p>
        </w:tc>
      </w:tr>
      <w:tr w:rsidR="00626D12" w:rsidRPr="003808E1" w14:paraId="7847C437" w14:textId="77777777" w:rsidTr="00626D12">
        <w:trPr>
          <w:trHeight w:val="300"/>
        </w:trPr>
        <w:tc>
          <w:tcPr>
            <w:tcW w:w="2340" w:type="dxa"/>
            <w:tcBorders>
              <w:top w:val="nil"/>
              <w:left w:val="nil"/>
              <w:bottom w:val="nil"/>
              <w:right w:val="nil"/>
            </w:tcBorders>
            <w:shd w:val="clear" w:color="auto" w:fill="auto"/>
            <w:noWrap/>
            <w:vAlign w:val="center"/>
            <w:hideMark/>
          </w:tcPr>
          <w:p w14:paraId="0463E1A5" w14:textId="0C6F2C4C"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06D42B78"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2.344</w:t>
            </w:r>
          </w:p>
        </w:tc>
        <w:tc>
          <w:tcPr>
            <w:tcW w:w="2557" w:type="dxa"/>
            <w:gridSpan w:val="3"/>
            <w:tcBorders>
              <w:top w:val="nil"/>
              <w:left w:val="nil"/>
              <w:bottom w:val="nil"/>
              <w:right w:val="nil"/>
            </w:tcBorders>
            <w:shd w:val="clear" w:color="auto" w:fill="auto"/>
            <w:noWrap/>
            <w:vAlign w:val="center"/>
            <w:hideMark/>
          </w:tcPr>
          <w:p w14:paraId="14945ABC"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1.785</w:t>
            </w:r>
          </w:p>
        </w:tc>
        <w:tc>
          <w:tcPr>
            <w:tcW w:w="2557" w:type="dxa"/>
            <w:gridSpan w:val="3"/>
            <w:tcBorders>
              <w:top w:val="nil"/>
              <w:left w:val="nil"/>
              <w:bottom w:val="nil"/>
              <w:right w:val="nil"/>
            </w:tcBorders>
            <w:shd w:val="clear" w:color="auto" w:fill="auto"/>
            <w:noWrap/>
            <w:vAlign w:val="center"/>
            <w:hideMark/>
          </w:tcPr>
          <w:p w14:paraId="1A69A45C"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2.816</w:t>
            </w:r>
          </w:p>
        </w:tc>
        <w:tc>
          <w:tcPr>
            <w:tcW w:w="2557" w:type="dxa"/>
            <w:gridSpan w:val="3"/>
            <w:tcBorders>
              <w:top w:val="nil"/>
              <w:left w:val="nil"/>
              <w:bottom w:val="nil"/>
              <w:right w:val="nil"/>
            </w:tcBorders>
            <w:shd w:val="clear" w:color="auto" w:fill="auto"/>
            <w:noWrap/>
            <w:vAlign w:val="center"/>
            <w:hideMark/>
          </w:tcPr>
          <w:p w14:paraId="61D30A87"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2.060</w:t>
            </w:r>
          </w:p>
        </w:tc>
      </w:tr>
      <w:tr w:rsidR="00626D12" w:rsidRPr="003808E1" w14:paraId="628F7003"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43F76C0" w14:textId="2F6AB6E6"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41BB9EDB"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1.092</w:t>
            </w:r>
          </w:p>
        </w:tc>
        <w:tc>
          <w:tcPr>
            <w:tcW w:w="2557" w:type="dxa"/>
            <w:gridSpan w:val="3"/>
            <w:tcBorders>
              <w:top w:val="nil"/>
              <w:left w:val="nil"/>
              <w:bottom w:val="single" w:sz="18" w:space="0" w:color="auto"/>
              <w:right w:val="nil"/>
            </w:tcBorders>
            <w:shd w:val="clear" w:color="auto" w:fill="auto"/>
            <w:noWrap/>
            <w:vAlign w:val="center"/>
            <w:hideMark/>
          </w:tcPr>
          <w:p w14:paraId="55CA222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2557" w:type="dxa"/>
            <w:gridSpan w:val="3"/>
            <w:tcBorders>
              <w:top w:val="nil"/>
              <w:left w:val="nil"/>
              <w:bottom w:val="single" w:sz="18" w:space="0" w:color="auto"/>
              <w:right w:val="nil"/>
            </w:tcBorders>
            <w:shd w:val="clear" w:color="auto" w:fill="auto"/>
            <w:noWrap/>
            <w:vAlign w:val="center"/>
            <w:hideMark/>
          </w:tcPr>
          <w:p w14:paraId="468E2AC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1.004</w:t>
            </w:r>
          </w:p>
        </w:tc>
        <w:tc>
          <w:tcPr>
            <w:tcW w:w="2557" w:type="dxa"/>
            <w:gridSpan w:val="3"/>
            <w:tcBorders>
              <w:top w:val="nil"/>
              <w:left w:val="nil"/>
              <w:bottom w:val="single" w:sz="18" w:space="0" w:color="auto"/>
              <w:right w:val="nil"/>
            </w:tcBorders>
            <w:shd w:val="clear" w:color="auto" w:fill="auto"/>
            <w:noWrap/>
            <w:vAlign w:val="center"/>
            <w:hideMark/>
          </w:tcPr>
          <w:p w14:paraId="570B2B78"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0.986</w:t>
            </w:r>
          </w:p>
        </w:tc>
      </w:tr>
    </w:tbl>
    <w:p w14:paraId="3F516549" w14:textId="77777777" w:rsidR="00626D12" w:rsidRPr="003808E1" w:rsidRDefault="00626D12"/>
    <w:p w14:paraId="2AD0F846" w14:textId="77777777" w:rsidR="0055362F" w:rsidRPr="003808E1" w:rsidRDefault="0055362F" w:rsidP="0055362F">
      <w:pPr>
        <w:spacing w:line="276" w:lineRule="auto"/>
        <w:rPr>
          <w:rFonts w:ascii="Times New Roman" w:hAnsi="Times New Roman" w:cs="Times New Roman"/>
          <w:sz w:val="24"/>
          <w:szCs w:val="24"/>
        </w:rPr>
      </w:pPr>
    </w:p>
    <w:p w14:paraId="56953C83" w14:textId="77777777" w:rsidR="0055362F" w:rsidRPr="003808E1" w:rsidRDefault="0055362F" w:rsidP="0055362F">
      <w:pPr>
        <w:spacing w:line="276" w:lineRule="auto"/>
        <w:rPr>
          <w:rFonts w:ascii="Times New Roman" w:hAnsi="Times New Roman" w:cs="Times New Roman"/>
          <w:sz w:val="24"/>
          <w:szCs w:val="24"/>
        </w:rPr>
      </w:pPr>
    </w:p>
    <w:p w14:paraId="38476EBB" w14:textId="77777777" w:rsidR="0055362F" w:rsidRPr="003808E1" w:rsidRDefault="0055362F" w:rsidP="0055362F">
      <w:pPr>
        <w:spacing w:line="276" w:lineRule="auto"/>
        <w:rPr>
          <w:rFonts w:ascii="Times New Roman" w:hAnsi="Times New Roman" w:cs="Times New Roman"/>
          <w:sz w:val="24"/>
          <w:szCs w:val="24"/>
        </w:rPr>
      </w:pPr>
    </w:p>
    <w:p w14:paraId="09771273" w14:textId="77777777" w:rsidR="0055362F" w:rsidRPr="003808E1" w:rsidRDefault="0055362F" w:rsidP="0055362F">
      <w:pPr>
        <w:spacing w:line="276" w:lineRule="auto"/>
        <w:rPr>
          <w:rFonts w:ascii="Times New Roman" w:hAnsi="Times New Roman" w:cs="Times New Roman"/>
          <w:sz w:val="24"/>
          <w:szCs w:val="24"/>
        </w:rPr>
      </w:pPr>
    </w:p>
    <w:p w14:paraId="2A968B87" w14:textId="77777777" w:rsidR="0055362F" w:rsidRPr="003808E1" w:rsidRDefault="0055362F" w:rsidP="0055362F">
      <w:pPr>
        <w:spacing w:line="276" w:lineRule="auto"/>
        <w:rPr>
          <w:rFonts w:ascii="Times New Roman" w:hAnsi="Times New Roman" w:cs="Times New Roman"/>
          <w:sz w:val="24"/>
          <w:szCs w:val="24"/>
        </w:rPr>
      </w:pPr>
    </w:p>
    <w:p w14:paraId="2902D684" w14:textId="77777777" w:rsidR="0055362F" w:rsidRPr="003808E1" w:rsidRDefault="0055362F" w:rsidP="0055362F">
      <w:pPr>
        <w:spacing w:line="276" w:lineRule="auto"/>
        <w:rPr>
          <w:rFonts w:ascii="Times New Roman" w:hAnsi="Times New Roman" w:cs="Times New Roman"/>
          <w:sz w:val="24"/>
          <w:szCs w:val="24"/>
        </w:rPr>
      </w:pPr>
    </w:p>
    <w:p w14:paraId="41D64F6C" w14:textId="77777777" w:rsidR="0055362F" w:rsidRPr="003808E1" w:rsidRDefault="0055362F" w:rsidP="0055362F">
      <w:pPr>
        <w:spacing w:line="276" w:lineRule="auto"/>
        <w:rPr>
          <w:rFonts w:ascii="Times New Roman" w:hAnsi="Times New Roman" w:cs="Times New Roman"/>
          <w:sz w:val="24"/>
          <w:szCs w:val="24"/>
        </w:rPr>
      </w:pPr>
    </w:p>
    <w:p w14:paraId="1B641ACA" w14:textId="77777777" w:rsidR="0055362F" w:rsidRPr="003808E1" w:rsidRDefault="0055362F" w:rsidP="0055362F">
      <w:pPr>
        <w:spacing w:line="276" w:lineRule="auto"/>
        <w:rPr>
          <w:rFonts w:ascii="Times New Roman" w:hAnsi="Times New Roman" w:cs="Times New Roman"/>
          <w:sz w:val="24"/>
          <w:szCs w:val="24"/>
        </w:rPr>
      </w:pPr>
    </w:p>
    <w:p w14:paraId="29C60733" w14:textId="77777777" w:rsidR="0055362F" w:rsidRPr="003808E1" w:rsidRDefault="0055362F" w:rsidP="0055362F">
      <w:pPr>
        <w:spacing w:line="276" w:lineRule="auto"/>
        <w:rPr>
          <w:rFonts w:ascii="Times New Roman" w:hAnsi="Times New Roman" w:cs="Times New Roman"/>
          <w:sz w:val="24"/>
          <w:szCs w:val="24"/>
        </w:rPr>
      </w:pPr>
    </w:p>
    <w:p w14:paraId="3115D8CB" w14:textId="77777777" w:rsidR="0055362F" w:rsidRPr="003808E1" w:rsidRDefault="0055362F" w:rsidP="0055362F">
      <w:pPr>
        <w:spacing w:line="276" w:lineRule="auto"/>
        <w:rPr>
          <w:rFonts w:ascii="Times New Roman" w:hAnsi="Times New Roman" w:cs="Times New Roman"/>
          <w:sz w:val="24"/>
          <w:szCs w:val="24"/>
        </w:rPr>
      </w:pPr>
    </w:p>
    <w:p w14:paraId="35E9557F" w14:textId="77777777" w:rsidR="0055362F" w:rsidRPr="003808E1" w:rsidRDefault="0055362F" w:rsidP="0055362F">
      <w:pPr>
        <w:spacing w:line="276" w:lineRule="auto"/>
        <w:rPr>
          <w:rFonts w:ascii="Times New Roman" w:hAnsi="Times New Roman" w:cs="Times New Roman"/>
          <w:sz w:val="24"/>
          <w:szCs w:val="24"/>
        </w:rPr>
      </w:pPr>
    </w:p>
    <w:p w14:paraId="057DDD72" w14:textId="77777777" w:rsidR="00E82F9A" w:rsidRPr="003808E1" w:rsidRDefault="00E82F9A" w:rsidP="0055362F">
      <w:pPr>
        <w:spacing w:line="276" w:lineRule="auto"/>
        <w:rPr>
          <w:rFonts w:ascii="Times New Roman" w:hAnsi="Times New Roman" w:cs="Times New Roman"/>
          <w:sz w:val="24"/>
          <w:szCs w:val="24"/>
        </w:rPr>
      </w:pPr>
    </w:p>
    <w:p w14:paraId="395EE71C" w14:textId="21ED2061" w:rsidR="0055362F" w:rsidRPr="003808E1" w:rsidRDefault="0055362F" w:rsidP="0055362F">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8. </w:t>
      </w:r>
      <w:r w:rsidR="005C3277" w:rsidRPr="003808E1">
        <w:rPr>
          <w:rFonts w:ascii="Times New Roman" w:hAnsi="Times New Roman" w:cs="Times New Roman"/>
          <w:sz w:val="24"/>
          <w:szCs w:val="24"/>
        </w:rPr>
        <w:t>Slope coefficient values and significance (bold type) associated with the full set of predictor variables from the bottom 4 candidate multi-species game bird occupancy models (LANDSCAPE, COMBINED, CONSTRUCTION, LOCATION). Predictor variables are organized by category (landscape context, management, local habitat, and size).</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75632384" w14:textId="77777777" w:rsidTr="00FE0DB1">
        <w:trPr>
          <w:trHeight w:val="300"/>
        </w:trPr>
        <w:tc>
          <w:tcPr>
            <w:tcW w:w="2430" w:type="dxa"/>
            <w:vMerge w:val="restart"/>
            <w:tcBorders>
              <w:top w:val="single" w:sz="18" w:space="0" w:color="auto"/>
              <w:left w:val="nil"/>
              <w:right w:val="nil"/>
            </w:tcBorders>
            <w:shd w:val="clear" w:color="auto" w:fill="auto"/>
            <w:noWrap/>
            <w:vAlign w:val="center"/>
            <w:hideMark/>
          </w:tcPr>
          <w:p w14:paraId="5B324C11" w14:textId="18F65C39" w:rsidR="00FE0DB1" w:rsidRPr="003808E1" w:rsidRDefault="00FE0DB1" w:rsidP="00FE0DB1">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 </w:t>
            </w:r>
            <w:r>
              <w:rPr>
                <w:rFonts w:ascii="Times New Roman" w:eastAsia="Times New Roman" w:hAnsi="Times New Roman" w:cs="Times New Roman"/>
                <w:b/>
                <w:bCs/>
                <w:color w:val="000000"/>
              </w:rPr>
              <w:t>Predictor Variable</w:t>
            </w:r>
            <w:r w:rsidRPr="003808E1">
              <w:rPr>
                <w:rFonts w:ascii="Times New Roman" w:eastAsia="Times New Roman" w:hAnsi="Times New Roman" w:cs="Times New Roman"/>
                <w:color w:val="000000"/>
              </w:rPr>
              <w:t> </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39D1A4B"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D067B3A"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B21A96"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7B2E761"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6EC71177" w14:textId="77777777" w:rsidTr="00FE0DB1">
        <w:trPr>
          <w:trHeight w:val="300"/>
        </w:trPr>
        <w:tc>
          <w:tcPr>
            <w:tcW w:w="2430" w:type="dxa"/>
            <w:vMerge/>
            <w:tcBorders>
              <w:left w:val="nil"/>
              <w:bottom w:val="single" w:sz="18" w:space="0" w:color="auto"/>
              <w:right w:val="nil"/>
            </w:tcBorders>
            <w:shd w:val="clear" w:color="auto" w:fill="auto"/>
            <w:noWrap/>
            <w:vAlign w:val="center"/>
            <w:hideMark/>
          </w:tcPr>
          <w:p w14:paraId="77567064" w14:textId="4C8A4F17" w:rsidR="00FE0DB1" w:rsidRPr="003808E1" w:rsidRDefault="00FE0DB1" w:rsidP="0055362F">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4A22ACD4"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F4D2EA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F02F31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F3484F5"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CDD8F68"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AD371E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CC5A50D"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59C08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F3D09C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13AE3E91"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EA2F79A"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D0187E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7DA6B918"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65F5E1C3"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Distance to Nearest Opening </w:t>
            </w:r>
          </w:p>
        </w:tc>
        <w:tc>
          <w:tcPr>
            <w:tcW w:w="791" w:type="dxa"/>
            <w:tcBorders>
              <w:top w:val="single" w:sz="18" w:space="0" w:color="auto"/>
              <w:left w:val="nil"/>
              <w:bottom w:val="nil"/>
              <w:right w:val="nil"/>
            </w:tcBorders>
            <w:shd w:val="clear" w:color="auto" w:fill="auto"/>
            <w:noWrap/>
            <w:vAlign w:val="center"/>
            <w:hideMark/>
          </w:tcPr>
          <w:p w14:paraId="24E2E67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1.324</w:t>
            </w:r>
          </w:p>
        </w:tc>
        <w:tc>
          <w:tcPr>
            <w:tcW w:w="828" w:type="dxa"/>
            <w:tcBorders>
              <w:top w:val="single" w:sz="18" w:space="0" w:color="auto"/>
              <w:left w:val="nil"/>
              <w:bottom w:val="nil"/>
              <w:right w:val="nil"/>
            </w:tcBorders>
            <w:shd w:val="clear" w:color="auto" w:fill="auto"/>
            <w:noWrap/>
            <w:vAlign w:val="center"/>
            <w:hideMark/>
          </w:tcPr>
          <w:p w14:paraId="2FAFF0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0.243</w:t>
            </w:r>
          </w:p>
        </w:tc>
        <w:tc>
          <w:tcPr>
            <w:tcW w:w="938" w:type="dxa"/>
            <w:tcBorders>
              <w:top w:val="single" w:sz="18" w:space="0" w:color="auto"/>
              <w:left w:val="nil"/>
              <w:bottom w:val="nil"/>
              <w:right w:val="nil"/>
            </w:tcBorders>
            <w:shd w:val="clear" w:color="auto" w:fill="auto"/>
            <w:noWrap/>
            <w:vAlign w:val="center"/>
            <w:hideMark/>
          </w:tcPr>
          <w:p w14:paraId="0BACD1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791" w:type="dxa"/>
            <w:tcBorders>
              <w:top w:val="single" w:sz="18" w:space="0" w:color="auto"/>
              <w:left w:val="nil"/>
              <w:bottom w:val="nil"/>
              <w:right w:val="nil"/>
            </w:tcBorders>
            <w:shd w:val="clear" w:color="auto" w:fill="auto"/>
            <w:noWrap/>
            <w:vAlign w:val="center"/>
            <w:hideMark/>
          </w:tcPr>
          <w:p w14:paraId="7FE477A3" w14:textId="375FD2D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ACE9DED" w14:textId="7061C06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38D74B9" w14:textId="62C0D3B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4C3BF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0.605</w:t>
            </w:r>
          </w:p>
        </w:tc>
        <w:tc>
          <w:tcPr>
            <w:tcW w:w="828" w:type="dxa"/>
            <w:tcBorders>
              <w:top w:val="single" w:sz="18" w:space="0" w:color="auto"/>
              <w:left w:val="nil"/>
              <w:bottom w:val="nil"/>
              <w:right w:val="nil"/>
            </w:tcBorders>
            <w:shd w:val="clear" w:color="auto" w:fill="auto"/>
            <w:noWrap/>
            <w:vAlign w:val="center"/>
            <w:hideMark/>
          </w:tcPr>
          <w:p w14:paraId="24888B1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-0.090</w:t>
            </w:r>
          </w:p>
        </w:tc>
        <w:tc>
          <w:tcPr>
            <w:tcW w:w="938" w:type="dxa"/>
            <w:tcBorders>
              <w:top w:val="single" w:sz="18" w:space="0" w:color="auto"/>
              <w:left w:val="nil"/>
              <w:bottom w:val="nil"/>
              <w:right w:val="nil"/>
            </w:tcBorders>
            <w:shd w:val="clear" w:color="auto" w:fill="auto"/>
            <w:noWrap/>
            <w:vAlign w:val="center"/>
            <w:hideMark/>
          </w:tcPr>
          <w:p w14:paraId="254BCD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-0.312</w:t>
            </w:r>
          </w:p>
        </w:tc>
        <w:tc>
          <w:tcPr>
            <w:tcW w:w="791" w:type="dxa"/>
            <w:tcBorders>
              <w:top w:val="single" w:sz="18" w:space="0" w:color="auto"/>
              <w:left w:val="nil"/>
              <w:bottom w:val="nil"/>
              <w:right w:val="nil"/>
            </w:tcBorders>
            <w:shd w:val="clear" w:color="auto" w:fill="auto"/>
            <w:noWrap/>
            <w:vAlign w:val="center"/>
            <w:hideMark/>
          </w:tcPr>
          <w:p w14:paraId="681704BB" w14:textId="751ACDC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561D6F58" w14:textId="121BEDA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2457503" w14:textId="45752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55DA070F" w14:textId="77777777" w:rsidTr="0055362F">
        <w:trPr>
          <w:trHeight w:val="300"/>
        </w:trPr>
        <w:tc>
          <w:tcPr>
            <w:tcW w:w="2430" w:type="dxa"/>
            <w:tcBorders>
              <w:top w:val="nil"/>
              <w:left w:val="nil"/>
              <w:bottom w:val="nil"/>
              <w:right w:val="nil"/>
            </w:tcBorders>
            <w:shd w:val="clear" w:color="auto" w:fill="auto"/>
            <w:noWrap/>
            <w:vAlign w:val="center"/>
            <w:hideMark/>
          </w:tcPr>
          <w:p w14:paraId="0017D91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91" w:type="dxa"/>
            <w:tcBorders>
              <w:top w:val="nil"/>
              <w:left w:val="nil"/>
              <w:bottom w:val="nil"/>
              <w:right w:val="nil"/>
            </w:tcBorders>
            <w:shd w:val="clear" w:color="auto" w:fill="auto"/>
            <w:noWrap/>
            <w:vAlign w:val="center"/>
            <w:hideMark/>
          </w:tcPr>
          <w:p w14:paraId="2DEFF5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1.529</w:t>
            </w:r>
          </w:p>
        </w:tc>
        <w:tc>
          <w:tcPr>
            <w:tcW w:w="828" w:type="dxa"/>
            <w:tcBorders>
              <w:top w:val="nil"/>
              <w:left w:val="nil"/>
              <w:bottom w:val="nil"/>
              <w:right w:val="nil"/>
            </w:tcBorders>
            <w:shd w:val="clear" w:color="auto" w:fill="auto"/>
            <w:noWrap/>
            <w:vAlign w:val="center"/>
            <w:hideMark/>
          </w:tcPr>
          <w:p w14:paraId="699C18E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0.683</w:t>
            </w:r>
          </w:p>
        </w:tc>
        <w:tc>
          <w:tcPr>
            <w:tcW w:w="938" w:type="dxa"/>
            <w:tcBorders>
              <w:top w:val="nil"/>
              <w:left w:val="nil"/>
              <w:bottom w:val="nil"/>
              <w:right w:val="nil"/>
            </w:tcBorders>
            <w:shd w:val="clear" w:color="auto" w:fill="auto"/>
            <w:noWrap/>
            <w:vAlign w:val="center"/>
            <w:hideMark/>
          </w:tcPr>
          <w:p w14:paraId="24735D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0.236</w:t>
            </w:r>
          </w:p>
        </w:tc>
        <w:tc>
          <w:tcPr>
            <w:tcW w:w="791" w:type="dxa"/>
            <w:tcBorders>
              <w:top w:val="nil"/>
              <w:left w:val="nil"/>
              <w:bottom w:val="nil"/>
              <w:right w:val="nil"/>
            </w:tcBorders>
            <w:shd w:val="clear" w:color="auto" w:fill="auto"/>
            <w:noWrap/>
            <w:vAlign w:val="center"/>
            <w:hideMark/>
          </w:tcPr>
          <w:p w14:paraId="78C5E2CF" w14:textId="7698FD1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A9B21A6" w14:textId="19E2A65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66C04A" w14:textId="2AFBD8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EB88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2DA209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0.120</w:t>
            </w:r>
          </w:p>
        </w:tc>
        <w:tc>
          <w:tcPr>
            <w:tcW w:w="938" w:type="dxa"/>
            <w:tcBorders>
              <w:top w:val="nil"/>
              <w:left w:val="nil"/>
              <w:bottom w:val="nil"/>
              <w:right w:val="nil"/>
            </w:tcBorders>
            <w:shd w:val="clear" w:color="auto" w:fill="auto"/>
            <w:noWrap/>
            <w:vAlign w:val="center"/>
            <w:hideMark/>
          </w:tcPr>
          <w:p w14:paraId="1520F0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0.346</w:t>
            </w:r>
          </w:p>
        </w:tc>
        <w:tc>
          <w:tcPr>
            <w:tcW w:w="791" w:type="dxa"/>
            <w:tcBorders>
              <w:top w:val="nil"/>
              <w:left w:val="nil"/>
              <w:bottom w:val="nil"/>
              <w:right w:val="nil"/>
            </w:tcBorders>
            <w:shd w:val="clear" w:color="auto" w:fill="auto"/>
            <w:noWrap/>
            <w:vAlign w:val="center"/>
            <w:hideMark/>
          </w:tcPr>
          <w:p w14:paraId="2BA659ED" w14:textId="425FD18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7D490D9" w14:textId="147A15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0C58DB4" w14:textId="2DDC77B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048578DD" w14:textId="77777777" w:rsidTr="0055362F">
        <w:trPr>
          <w:trHeight w:val="300"/>
        </w:trPr>
        <w:tc>
          <w:tcPr>
            <w:tcW w:w="2430" w:type="dxa"/>
            <w:tcBorders>
              <w:top w:val="nil"/>
              <w:left w:val="nil"/>
              <w:bottom w:val="nil"/>
              <w:right w:val="nil"/>
            </w:tcBorders>
            <w:shd w:val="clear" w:color="auto" w:fill="auto"/>
            <w:noWrap/>
            <w:vAlign w:val="center"/>
            <w:hideMark/>
          </w:tcPr>
          <w:p w14:paraId="284DAE08"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91" w:type="dxa"/>
            <w:tcBorders>
              <w:top w:val="nil"/>
              <w:left w:val="nil"/>
              <w:bottom w:val="nil"/>
              <w:right w:val="nil"/>
            </w:tcBorders>
            <w:shd w:val="clear" w:color="auto" w:fill="auto"/>
            <w:noWrap/>
            <w:vAlign w:val="center"/>
            <w:hideMark/>
          </w:tcPr>
          <w:p w14:paraId="471A2BB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0.763</w:t>
            </w:r>
          </w:p>
        </w:tc>
        <w:tc>
          <w:tcPr>
            <w:tcW w:w="828" w:type="dxa"/>
            <w:tcBorders>
              <w:top w:val="nil"/>
              <w:left w:val="nil"/>
              <w:bottom w:val="nil"/>
              <w:right w:val="nil"/>
            </w:tcBorders>
            <w:shd w:val="clear" w:color="auto" w:fill="auto"/>
            <w:noWrap/>
            <w:vAlign w:val="center"/>
            <w:hideMark/>
          </w:tcPr>
          <w:p w14:paraId="520CF2C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55C9FB6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0.042</w:t>
            </w:r>
          </w:p>
        </w:tc>
        <w:tc>
          <w:tcPr>
            <w:tcW w:w="791" w:type="dxa"/>
            <w:tcBorders>
              <w:top w:val="nil"/>
              <w:left w:val="nil"/>
              <w:bottom w:val="nil"/>
              <w:right w:val="nil"/>
            </w:tcBorders>
            <w:shd w:val="clear" w:color="auto" w:fill="auto"/>
            <w:noWrap/>
            <w:vAlign w:val="center"/>
            <w:hideMark/>
          </w:tcPr>
          <w:p w14:paraId="40BE9315" w14:textId="6FF948E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1D5F59" w14:textId="62D78B2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3DFC78E" w14:textId="322EA30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AF74D7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1.098</w:t>
            </w:r>
          </w:p>
        </w:tc>
        <w:tc>
          <w:tcPr>
            <w:tcW w:w="828" w:type="dxa"/>
            <w:tcBorders>
              <w:top w:val="nil"/>
              <w:left w:val="nil"/>
              <w:bottom w:val="nil"/>
              <w:right w:val="nil"/>
            </w:tcBorders>
            <w:shd w:val="clear" w:color="auto" w:fill="auto"/>
            <w:noWrap/>
            <w:vAlign w:val="center"/>
            <w:hideMark/>
          </w:tcPr>
          <w:p w14:paraId="3C6438A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0.186</w:t>
            </w:r>
          </w:p>
        </w:tc>
        <w:tc>
          <w:tcPr>
            <w:tcW w:w="938" w:type="dxa"/>
            <w:tcBorders>
              <w:top w:val="nil"/>
              <w:left w:val="nil"/>
              <w:bottom w:val="nil"/>
              <w:right w:val="nil"/>
            </w:tcBorders>
            <w:shd w:val="clear" w:color="auto" w:fill="auto"/>
            <w:noWrap/>
            <w:vAlign w:val="center"/>
            <w:hideMark/>
          </w:tcPr>
          <w:p w14:paraId="6BDF529C"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-0.679</w:t>
            </w:r>
          </w:p>
        </w:tc>
        <w:tc>
          <w:tcPr>
            <w:tcW w:w="791" w:type="dxa"/>
            <w:tcBorders>
              <w:top w:val="nil"/>
              <w:left w:val="nil"/>
              <w:bottom w:val="nil"/>
              <w:right w:val="nil"/>
            </w:tcBorders>
            <w:shd w:val="clear" w:color="auto" w:fill="auto"/>
            <w:noWrap/>
            <w:vAlign w:val="center"/>
            <w:hideMark/>
          </w:tcPr>
          <w:p w14:paraId="71711DFC" w14:textId="78B8AB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983B5E" w14:textId="1F8AB1D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2A5180" w14:textId="03D09D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391B2D2" w14:textId="77777777" w:rsidTr="0055362F">
        <w:trPr>
          <w:trHeight w:val="300"/>
        </w:trPr>
        <w:tc>
          <w:tcPr>
            <w:tcW w:w="2430" w:type="dxa"/>
            <w:tcBorders>
              <w:top w:val="nil"/>
              <w:left w:val="nil"/>
              <w:bottom w:val="nil"/>
              <w:right w:val="nil"/>
            </w:tcBorders>
            <w:shd w:val="clear" w:color="auto" w:fill="auto"/>
            <w:noWrap/>
            <w:vAlign w:val="center"/>
            <w:hideMark/>
          </w:tcPr>
          <w:p w14:paraId="0F7A763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91" w:type="dxa"/>
            <w:tcBorders>
              <w:top w:val="nil"/>
              <w:left w:val="nil"/>
              <w:bottom w:val="nil"/>
              <w:right w:val="nil"/>
            </w:tcBorders>
            <w:shd w:val="clear" w:color="auto" w:fill="auto"/>
            <w:noWrap/>
            <w:vAlign w:val="center"/>
            <w:hideMark/>
          </w:tcPr>
          <w:p w14:paraId="68155A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1.495</w:t>
            </w:r>
          </w:p>
        </w:tc>
        <w:tc>
          <w:tcPr>
            <w:tcW w:w="828" w:type="dxa"/>
            <w:tcBorders>
              <w:top w:val="nil"/>
              <w:left w:val="nil"/>
              <w:bottom w:val="nil"/>
              <w:right w:val="nil"/>
            </w:tcBorders>
            <w:shd w:val="clear" w:color="auto" w:fill="auto"/>
            <w:noWrap/>
            <w:vAlign w:val="center"/>
            <w:hideMark/>
          </w:tcPr>
          <w:p w14:paraId="162C37D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938" w:type="dxa"/>
            <w:tcBorders>
              <w:top w:val="nil"/>
              <w:left w:val="nil"/>
              <w:bottom w:val="nil"/>
              <w:right w:val="nil"/>
            </w:tcBorders>
            <w:shd w:val="clear" w:color="auto" w:fill="auto"/>
            <w:noWrap/>
            <w:vAlign w:val="center"/>
            <w:hideMark/>
          </w:tcPr>
          <w:p w14:paraId="3966A6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-0.350</w:t>
            </w:r>
          </w:p>
        </w:tc>
        <w:tc>
          <w:tcPr>
            <w:tcW w:w="791" w:type="dxa"/>
            <w:tcBorders>
              <w:top w:val="nil"/>
              <w:left w:val="nil"/>
              <w:bottom w:val="nil"/>
              <w:right w:val="nil"/>
            </w:tcBorders>
            <w:shd w:val="clear" w:color="auto" w:fill="auto"/>
            <w:noWrap/>
            <w:vAlign w:val="center"/>
            <w:hideMark/>
          </w:tcPr>
          <w:p w14:paraId="31FDC327" w14:textId="6F444D1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F347500" w14:textId="20B739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A7965EE" w14:textId="662211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E4828B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2.034</w:t>
            </w:r>
          </w:p>
        </w:tc>
        <w:tc>
          <w:tcPr>
            <w:tcW w:w="828" w:type="dxa"/>
            <w:tcBorders>
              <w:top w:val="nil"/>
              <w:left w:val="nil"/>
              <w:bottom w:val="nil"/>
              <w:right w:val="nil"/>
            </w:tcBorders>
            <w:shd w:val="clear" w:color="auto" w:fill="auto"/>
            <w:noWrap/>
            <w:vAlign w:val="center"/>
            <w:hideMark/>
          </w:tcPr>
          <w:p w14:paraId="214EB26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0.115</w:t>
            </w:r>
          </w:p>
        </w:tc>
        <w:tc>
          <w:tcPr>
            <w:tcW w:w="938" w:type="dxa"/>
            <w:tcBorders>
              <w:top w:val="nil"/>
              <w:left w:val="nil"/>
              <w:bottom w:val="nil"/>
              <w:right w:val="nil"/>
            </w:tcBorders>
            <w:shd w:val="clear" w:color="auto" w:fill="auto"/>
            <w:noWrap/>
            <w:vAlign w:val="center"/>
            <w:hideMark/>
          </w:tcPr>
          <w:p w14:paraId="631DC1B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-0.228</w:t>
            </w:r>
          </w:p>
        </w:tc>
        <w:tc>
          <w:tcPr>
            <w:tcW w:w="791" w:type="dxa"/>
            <w:tcBorders>
              <w:top w:val="nil"/>
              <w:left w:val="nil"/>
              <w:bottom w:val="nil"/>
              <w:right w:val="nil"/>
            </w:tcBorders>
            <w:shd w:val="clear" w:color="auto" w:fill="auto"/>
            <w:noWrap/>
            <w:vAlign w:val="center"/>
            <w:hideMark/>
          </w:tcPr>
          <w:p w14:paraId="079CCC0B" w14:textId="7204230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4C7792" w14:textId="0AA8114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193F103" w14:textId="2F96174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3DD60883" w14:textId="77777777" w:rsidTr="0055362F">
        <w:trPr>
          <w:trHeight w:val="300"/>
        </w:trPr>
        <w:tc>
          <w:tcPr>
            <w:tcW w:w="2430" w:type="dxa"/>
            <w:tcBorders>
              <w:top w:val="nil"/>
              <w:left w:val="nil"/>
              <w:bottom w:val="nil"/>
              <w:right w:val="nil"/>
            </w:tcBorders>
            <w:shd w:val="clear" w:color="auto" w:fill="auto"/>
            <w:noWrap/>
            <w:vAlign w:val="center"/>
            <w:hideMark/>
          </w:tcPr>
          <w:p w14:paraId="2785D4A5"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Total Openings</w:t>
            </w:r>
          </w:p>
        </w:tc>
        <w:tc>
          <w:tcPr>
            <w:tcW w:w="791" w:type="dxa"/>
            <w:tcBorders>
              <w:top w:val="nil"/>
              <w:left w:val="nil"/>
              <w:bottom w:val="nil"/>
              <w:right w:val="nil"/>
            </w:tcBorders>
            <w:shd w:val="clear" w:color="auto" w:fill="auto"/>
            <w:noWrap/>
            <w:vAlign w:val="center"/>
            <w:hideMark/>
          </w:tcPr>
          <w:p w14:paraId="543B7F51" w14:textId="323F9DA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9901F8E" w14:textId="0A50252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9175390" w14:textId="3A47F9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EEDB85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0C6CE2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c>
          <w:tcPr>
            <w:tcW w:w="938" w:type="dxa"/>
            <w:tcBorders>
              <w:top w:val="nil"/>
              <w:left w:val="nil"/>
              <w:bottom w:val="nil"/>
              <w:right w:val="nil"/>
            </w:tcBorders>
            <w:shd w:val="clear" w:color="auto" w:fill="auto"/>
            <w:noWrap/>
            <w:vAlign w:val="center"/>
            <w:hideMark/>
          </w:tcPr>
          <w:p w14:paraId="75DEBBF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7CDE468D" w14:textId="1E51A0A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6457C3E" w14:textId="0956418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BC3B73" w14:textId="52B55FF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A419E64" w14:textId="35C7E52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2664694" w14:textId="350CC74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AE9D51" w14:textId="23E90DF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4A8345DA" w14:textId="77777777" w:rsidTr="0055362F">
        <w:trPr>
          <w:trHeight w:val="300"/>
        </w:trPr>
        <w:tc>
          <w:tcPr>
            <w:tcW w:w="2430" w:type="dxa"/>
            <w:tcBorders>
              <w:top w:val="nil"/>
              <w:left w:val="nil"/>
              <w:bottom w:val="nil"/>
              <w:right w:val="nil"/>
            </w:tcBorders>
            <w:shd w:val="clear" w:color="auto" w:fill="auto"/>
            <w:noWrap/>
            <w:vAlign w:val="center"/>
            <w:hideMark/>
          </w:tcPr>
          <w:p w14:paraId="57116C7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91" w:type="dxa"/>
            <w:tcBorders>
              <w:top w:val="nil"/>
              <w:left w:val="nil"/>
              <w:bottom w:val="nil"/>
              <w:right w:val="nil"/>
            </w:tcBorders>
            <w:shd w:val="clear" w:color="auto" w:fill="auto"/>
            <w:noWrap/>
            <w:vAlign w:val="center"/>
            <w:hideMark/>
          </w:tcPr>
          <w:p w14:paraId="527C14F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-0.062</w:t>
            </w:r>
          </w:p>
        </w:tc>
        <w:tc>
          <w:tcPr>
            <w:tcW w:w="828" w:type="dxa"/>
            <w:tcBorders>
              <w:top w:val="nil"/>
              <w:left w:val="nil"/>
              <w:bottom w:val="nil"/>
              <w:right w:val="nil"/>
            </w:tcBorders>
            <w:shd w:val="clear" w:color="auto" w:fill="auto"/>
            <w:noWrap/>
            <w:vAlign w:val="center"/>
            <w:hideMark/>
          </w:tcPr>
          <w:p w14:paraId="7D3DE10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0.730</w:t>
            </w:r>
          </w:p>
        </w:tc>
        <w:tc>
          <w:tcPr>
            <w:tcW w:w="938" w:type="dxa"/>
            <w:tcBorders>
              <w:top w:val="nil"/>
              <w:left w:val="nil"/>
              <w:bottom w:val="nil"/>
              <w:right w:val="nil"/>
            </w:tcBorders>
            <w:shd w:val="clear" w:color="auto" w:fill="auto"/>
            <w:noWrap/>
            <w:vAlign w:val="center"/>
            <w:hideMark/>
          </w:tcPr>
          <w:p w14:paraId="49EE054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0.777</w:t>
            </w:r>
          </w:p>
        </w:tc>
        <w:tc>
          <w:tcPr>
            <w:tcW w:w="791" w:type="dxa"/>
            <w:tcBorders>
              <w:top w:val="nil"/>
              <w:left w:val="nil"/>
              <w:bottom w:val="nil"/>
              <w:right w:val="nil"/>
            </w:tcBorders>
            <w:shd w:val="clear" w:color="auto" w:fill="auto"/>
            <w:noWrap/>
            <w:vAlign w:val="center"/>
            <w:hideMark/>
          </w:tcPr>
          <w:p w14:paraId="4B4D893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0.172</w:t>
            </w:r>
          </w:p>
        </w:tc>
        <w:tc>
          <w:tcPr>
            <w:tcW w:w="828" w:type="dxa"/>
            <w:tcBorders>
              <w:top w:val="nil"/>
              <w:left w:val="nil"/>
              <w:bottom w:val="nil"/>
              <w:right w:val="nil"/>
            </w:tcBorders>
            <w:shd w:val="clear" w:color="auto" w:fill="auto"/>
            <w:noWrap/>
            <w:vAlign w:val="center"/>
            <w:hideMark/>
          </w:tcPr>
          <w:p w14:paraId="7896496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0.539</w:t>
            </w:r>
          </w:p>
        </w:tc>
        <w:tc>
          <w:tcPr>
            <w:tcW w:w="938" w:type="dxa"/>
            <w:tcBorders>
              <w:top w:val="nil"/>
              <w:left w:val="nil"/>
              <w:bottom w:val="nil"/>
              <w:right w:val="nil"/>
            </w:tcBorders>
            <w:shd w:val="clear" w:color="auto" w:fill="auto"/>
            <w:noWrap/>
            <w:vAlign w:val="center"/>
            <w:hideMark/>
          </w:tcPr>
          <w:p w14:paraId="388A5A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0.225</w:t>
            </w:r>
          </w:p>
        </w:tc>
        <w:tc>
          <w:tcPr>
            <w:tcW w:w="791" w:type="dxa"/>
            <w:tcBorders>
              <w:top w:val="nil"/>
              <w:left w:val="nil"/>
              <w:bottom w:val="nil"/>
              <w:right w:val="nil"/>
            </w:tcBorders>
            <w:shd w:val="clear" w:color="auto" w:fill="auto"/>
            <w:noWrap/>
            <w:vAlign w:val="center"/>
            <w:hideMark/>
          </w:tcPr>
          <w:p w14:paraId="2EC15367" w14:textId="796B600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A97161" w14:textId="6997D0B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46F83B6" w14:textId="0597A83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1C9F0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c>
          <w:tcPr>
            <w:tcW w:w="828" w:type="dxa"/>
            <w:tcBorders>
              <w:top w:val="nil"/>
              <w:left w:val="nil"/>
              <w:bottom w:val="nil"/>
              <w:right w:val="nil"/>
            </w:tcBorders>
            <w:shd w:val="clear" w:color="auto" w:fill="auto"/>
            <w:noWrap/>
            <w:vAlign w:val="center"/>
            <w:hideMark/>
          </w:tcPr>
          <w:p w14:paraId="760EAFE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938" w:type="dxa"/>
            <w:tcBorders>
              <w:top w:val="nil"/>
              <w:left w:val="nil"/>
              <w:bottom w:val="nil"/>
              <w:right w:val="nil"/>
            </w:tcBorders>
            <w:shd w:val="clear" w:color="auto" w:fill="auto"/>
            <w:noWrap/>
            <w:vAlign w:val="center"/>
            <w:hideMark/>
          </w:tcPr>
          <w:p w14:paraId="2C80211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r>
      <w:tr w:rsidR="0055362F" w:rsidRPr="003808E1" w14:paraId="67EE9AE6" w14:textId="77777777" w:rsidTr="0055362F">
        <w:trPr>
          <w:trHeight w:val="300"/>
        </w:trPr>
        <w:tc>
          <w:tcPr>
            <w:tcW w:w="2430" w:type="dxa"/>
            <w:tcBorders>
              <w:top w:val="nil"/>
              <w:left w:val="nil"/>
              <w:bottom w:val="nil"/>
              <w:right w:val="nil"/>
            </w:tcBorders>
            <w:shd w:val="clear" w:color="auto" w:fill="auto"/>
            <w:noWrap/>
            <w:vAlign w:val="center"/>
            <w:hideMark/>
          </w:tcPr>
          <w:p w14:paraId="291BA0C0"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Regenerating Stand </w:t>
            </w:r>
          </w:p>
        </w:tc>
        <w:tc>
          <w:tcPr>
            <w:tcW w:w="791" w:type="dxa"/>
            <w:tcBorders>
              <w:top w:val="nil"/>
              <w:left w:val="nil"/>
              <w:bottom w:val="nil"/>
              <w:right w:val="nil"/>
            </w:tcBorders>
            <w:shd w:val="clear" w:color="auto" w:fill="auto"/>
            <w:noWrap/>
            <w:vAlign w:val="center"/>
            <w:hideMark/>
          </w:tcPr>
          <w:p w14:paraId="23F2B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-0.684</w:t>
            </w:r>
          </w:p>
        </w:tc>
        <w:tc>
          <w:tcPr>
            <w:tcW w:w="828" w:type="dxa"/>
            <w:tcBorders>
              <w:top w:val="nil"/>
              <w:left w:val="nil"/>
              <w:bottom w:val="nil"/>
              <w:right w:val="nil"/>
            </w:tcBorders>
            <w:shd w:val="clear" w:color="auto" w:fill="auto"/>
            <w:noWrap/>
            <w:vAlign w:val="center"/>
            <w:hideMark/>
          </w:tcPr>
          <w:p w14:paraId="314E254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938" w:type="dxa"/>
            <w:tcBorders>
              <w:top w:val="nil"/>
              <w:left w:val="nil"/>
              <w:bottom w:val="nil"/>
              <w:right w:val="nil"/>
            </w:tcBorders>
            <w:shd w:val="clear" w:color="auto" w:fill="auto"/>
            <w:noWrap/>
            <w:vAlign w:val="center"/>
            <w:hideMark/>
          </w:tcPr>
          <w:p w14:paraId="1DF9FEC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-0.213</w:t>
            </w:r>
          </w:p>
        </w:tc>
        <w:tc>
          <w:tcPr>
            <w:tcW w:w="791" w:type="dxa"/>
            <w:tcBorders>
              <w:top w:val="nil"/>
              <w:left w:val="nil"/>
              <w:bottom w:val="nil"/>
              <w:right w:val="nil"/>
            </w:tcBorders>
            <w:shd w:val="clear" w:color="auto" w:fill="auto"/>
            <w:noWrap/>
            <w:vAlign w:val="center"/>
            <w:hideMark/>
          </w:tcPr>
          <w:p w14:paraId="1AAFB8D1" w14:textId="43441EE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251D6F5" w14:textId="7CD8CC2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8B05535" w14:textId="6CE4919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FC1DB26" w14:textId="55DB80C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B01153F" w14:textId="663A123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39906ED" w14:textId="1F3F5F3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0AB81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-0.677</w:t>
            </w:r>
          </w:p>
        </w:tc>
        <w:tc>
          <w:tcPr>
            <w:tcW w:w="828" w:type="dxa"/>
            <w:tcBorders>
              <w:top w:val="nil"/>
              <w:left w:val="nil"/>
              <w:bottom w:val="nil"/>
              <w:right w:val="nil"/>
            </w:tcBorders>
            <w:shd w:val="clear" w:color="auto" w:fill="auto"/>
            <w:noWrap/>
            <w:vAlign w:val="center"/>
            <w:hideMark/>
          </w:tcPr>
          <w:p w14:paraId="0E91D9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-0.192</w:t>
            </w:r>
          </w:p>
        </w:tc>
        <w:tc>
          <w:tcPr>
            <w:tcW w:w="938" w:type="dxa"/>
            <w:tcBorders>
              <w:top w:val="nil"/>
              <w:left w:val="nil"/>
              <w:bottom w:val="nil"/>
              <w:right w:val="nil"/>
            </w:tcBorders>
            <w:shd w:val="clear" w:color="auto" w:fill="auto"/>
            <w:noWrap/>
            <w:vAlign w:val="center"/>
            <w:hideMark/>
          </w:tcPr>
          <w:p w14:paraId="0C63B3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-0.294</w:t>
            </w:r>
          </w:p>
        </w:tc>
      </w:tr>
      <w:tr w:rsidR="0055362F" w:rsidRPr="003808E1" w14:paraId="6F6EA566" w14:textId="77777777" w:rsidTr="0055362F">
        <w:trPr>
          <w:trHeight w:val="300"/>
        </w:trPr>
        <w:tc>
          <w:tcPr>
            <w:tcW w:w="2430" w:type="dxa"/>
            <w:tcBorders>
              <w:top w:val="nil"/>
              <w:left w:val="nil"/>
              <w:bottom w:val="nil"/>
              <w:right w:val="nil"/>
            </w:tcBorders>
            <w:shd w:val="clear" w:color="auto" w:fill="auto"/>
            <w:noWrap/>
            <w:vAlign w:val="center"/>
            <w:hideMark/>
          </w:tcPr>
          <w:p w14:paraId="47B955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91" w:type="dxa"/>
            <w:tcBorders>
              <w:top w:val="nil"/>
              <w:left w:val="nil"/>
              <w:bottom w:val="nil"/>
              <w:right w:val="nil"/>
            </w:tcBorders>
            <w:shd w:val="clear" w:color="auto" w:fill="auto"/>
            <w:noWrap/>
            <w:vAlign w:val="center"/>
            <w:hideMark/>
          </w:tcPr>
          <w:p w14:paraId="2C242B4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1.453</w:t>
            </w:r>
          </w:p>
        </w:tc>
        <w:tc>
          <w:tcPr>
            <w:tcW w:w="828" w:type="dxa"/>
            <w:tcBorders>
              <w:top w:val="nil"/>
              <w:left w:val="nil"/>
              <w:bottom w:val="nil"/>
              <w:right w:val="nil"/>
            </w:tcBorders>
            <w:shd w:val="clear" w:color="auto" w:fill="auto"/>
            <w:noWrap/>
            <w:vAlign w:val="center"/>
            <w:hideMark/>
          </w:tcPr>
          <w:p w14:paraId="029D9D10"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0.728</w:t>
            </w:r>
          </w:p>
        </w:tc>
        <w:tc>
          <w:tcPr>
            <w:tcW w:w="938" w:type="dxa"/>
            <w:tcBorders>
              <w:top w:val="nil"/>
              <w:left w:val="nil"/>
              <w:bottom w:val="nil"/>
              <w:right w:val="nil"/>
            </w:tcBorders>
            <w:shd w:val="clear" w:color="auto" w:fill="auto"/>
            <w:noWrap/>
            <w:vAlign w:val="center"/>
            <w:hideMark/>
          </w:tcPr>
          <w:p w14:paraId="739F26D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c>
          <w:tcPr>
            <w:tcW w:w="791" w:type="dxa"/>
            <w:tcBorders>
              <w:top w:val="nil"/>
              <w:left w:val="nil"/>
              <w:bottom w:val="nil"/>
              <w:right w:val="nil"/>
            </w:tcBorders>
            <w:shd w:val="clear" w:color="auto" w:fill="auto"/>
            <w:noWrap/>
            <w:vAlign w:val="center"/>
            <w:hideMark/>
          </w:tcPr>
          <w:p w14:paraId="3BA29AAB" w14:textId="4A432C7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146D4F" w14:textId="6EA54C1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2B24BB5" w14:textId="20176C3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D0F610E" w14:textId="3E0D693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20B2B22" w14:textId="689C6E6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82710C" w14:textId="7FB67D7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437ADF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0.435</w:t>
            </w:r>
          </w:p>
        </w:tc>
        <w:tc>
          <w:tcPr>
            <w:tcW w:w="828" w:type="dxa"/>
            <w:tcBorders>
              <w:top w:val="nil"/>
              <w:left w:val="nil"/>
              <w:bottom w:val="nil"/>
              <w:right w:val="nil"/>
            </w:tcBorders>
            <w:shd w:val="clear" w:color="auto" w:fill="auto"/>
            <w:noWrap/>
            <w:vAlign w:val="center"/>
            <w:hideMark/>
          </w:tcPr>
          <w:p w14:paraId="3719464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0.406</w:t>
            </w:r>
          </w:p>
        </w:tc>
        <w:tc>
          <w:tcPr>
            <w:tcW w:w="938" w:type="dxa"/>
            <w:tcBorders>
              <w:top w:val="nil"/>
              <w:left w:val="nil"/>
              <w:bottom w:val="nil"/>
              <w:right w:val="nil"/>
            </w:tcBorders>
            <w:shd w:val="clear" w:color="auto" w:fill="auto"/>
            <w:noWrap/>
            <w:vAlign w:val="center"/>
            <w:hideMark/>
          </w:tcPr>
          <w:p w14:paraId="5FA8F2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r>
      <w:tr w:rsidR="0055362F" w:rsidRPr="003808E1" w14:paraId="4E94DF92" w14:textId="77777777" w:rsidTr="0055362F">
        <w:trPr>
          <w:trHeight w:val="300"/>
        </w:trPr>
        <w:tc>
          <w:tcPr>
            <w:tcW w:w="2430" w:type="dxa"/>
            <w:tcBorders>
              <w:top w:val="nil"/>
              <w:left w:val="nil"/>
              <w:bottom w:val="nil"/>
              <w:right w:val="nil"/>
            </w:tcBorders>
            <w:shd w:val="clear" w:color="auto" w:fill="auto"/>
            <w:noWrap/>
            <w:vAlign w:val="center"/>
            <w:hideMark/>
          </w:tcPr>
          <w:p w14:paraId="02CC3C82"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91" w:type="dxa"/>
            <w:tcBorders>
              <w:top w:val="nil"/>
              <w:left w:val="nil"/>
              <w:bottom w:val="nil"/>
              <w:right w:val="nil"/>
            </w:tcBorders>
            <w:shd w:val="clear" w:color="auto" w:fill="auto"/>
            <w:noWrap/>
            <w:vAlign w:val="center"/>
            <w:hideMark/>
          </w:tcPr>
          <w:p w14:paraId="703A03D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-1.839</w:t>
            </w:r>
          </w:p>
        </w:tc>
        <w:tc>
          <w:tcPr>
            <w:tcW w:w="828" w:type="dxa"/>
            <w:tcBorders>
              <w:top w:val="nil"/>
              <w:left w:val="nil"/>
              <w:bottom w:val="nil"/>
              <w:right w:val="nil"/>
            </w:tcBorders>
            <w:shd w:val="clear" w:color="auto" w:fill="auto"/>
            <w:noWrap/>
            <w:vAlign w:val="center"/>
            <w:hideMark/>
          </w:tcPr>
          <w:p w14:paraId="7CB24D4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-0.498</w:t>
            </w:r>
          </w:p>
        </w:tc>
        <w:tc>
          <w:tcPr>
            <w:tcW w:w="938" w:type="dxa"/>
            <w:tcBorders>
              <w:top w:val="nil"/>
              <w:left w:val="nil"/>
              <w:bottom w:val="nil"/>
              <w:right w:val="nil"/>
            </w:tcBorders>
            <w:shd w:val="clear" w:color="auto" w:fill="auto"/>
            <w:noWrap/>
            <w:vAlign w:val="center"/>
            <w:hideMark/>
          </w:tcPr>
          <w:p w14:paraId="5F4BD5F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0.263</w:t>
            </w:r>
          </w:p>
        </w:tc>
        <w:tc>
          <w:tcPr>
            <w:tcW w:w="791" w:type="dxa"/>
            <w:tcBorders>
              <w:top w:val="nil"/>
              <w:left w:val="nil"/>
              <w:bottom w:val="nil"/>
              <w:right w:val="nil"/>
            </w:tcBorders>
            <w:shd w:val="clear" w:color="auto" w:fill="auto"/>
            <w:noWrap/>
            <w:vAlign w:val="center"/>
            <w:hideMark/>
          </w:tcPr>
          <w:p w14:paraId="7B5B5218" w14:textId="2EE9AEC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96950DC" w14:textId="70CCA57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5008B9" w14:textId="58E69B4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16B8457" w14:textId="3BBB89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C0BCFE" w14:textId="6F5660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1F4FBD" w14:textId="4914AA5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42DBFA"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-2.460</w:t>
            </w:r>
          </w:p>
        </w:tc>
        <w:tc>
          <w:tcPr>
            <w:tcW w:w="828" w:type="dxa"/>
            <w:tcBorders>
              <w:top w:val="nil"/>
              <w:left w:val="nil"/>
              <w:bottom w:val="nil"/>
              <w:right w:val="nil"/>
            </w:tcBorders>
            <w:shd w:val="clear" w:color="auto" w:fill="auto"/>
            <w:noWrap/>
            <w:vAlign w:val="center"/>
            <w:hideMark/>
          </w:tcPr>
          <w:p w14:paraId="54FDE94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-0.407</w:t>
            </w:r>
          </w:p>
        </w:tc>
        <w:tc>
          <w:tcPr>
            <w:tcW w:w="938" w:type="dxa"/>
            <w:tcBorders>
              <w:top w:val="nil"/>
              <w:left w:val="nil"/>
              <w:bottom w:val="nil"/>
              <w:right w:val="nil"/>
            </w:tcBorders>
            <w:shd w:val="clear" w:color="auto" w:fill="auto"/>
            <w:noWrap/>
            <w:vAlign w:val="center"/>
            <w:hideMark/>
          </w:tcPr>
          <w:p w14:paraId="2BEA17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r>
      <w:tr w:rsidR="0055362F" w:rsidRPr="003808E1" w14:paraId="7EA2529C" w14:textId="77777777" w:rsidTr="0055362F">
        <w:trPr>
          <w:trHeight w:val="300"/>
        </w:trPr>
        <w:tc>
          <w:tcPr>
            <w:tcW w:w="2430" w:type="dxa"/>
            <w:tcBorders>
              <w:top w:val="nil"/>
              <w:left w:val="nil"/>
              <w:bottom w:val="nil"/>
              <w:right w:val="nil"/>
            </w:tcBorders>
            <w:shd w:val="clear" w:color="auto" w:fill="auto"/>
            <w:noWrap/>
            <w:vAlign w:val="center"/>
            <w:hideMark/>
          </w:tcPr>
          <w:p w14:paraId="4051BBD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91" w:type="dxa"/>
            <w:tcBorders>
              <w:top w:val="nil"/>
              <w:left w:val="nil"/>
              <w:bottom w:val="nil"/>
              <w:right w:val="nil"/>
            </w:tcBorders>
            <w:shd w:val="clear" w:color="auto" w:fill="auto"/>
            <w:noWrap/>
            <w:vAlign w:val="center"/>
            <w:hideMark/>
          </w:tcPr>
          <w:p w14:paraId="1AA095E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-1.614</w:t>
            </w:r>
          </w:p>
        </w:tc>
        <w:tc>
          <w:tcPr>
            <w:tcW w:w="828" w:type="dxa"/>
            <w:tcBorders>
              <w:top w:val="nil"/>
              <w:left w:val="nil"/>
              <w:bottom w:val="nil"/>
              <w:right w:val="nil"/>
            </w:tcBorders>
            <w:shd w:val="clear" w:color="auto" w:fill="auto"/>
            <w:noWrap/>
            <w:vAlign w:val="center"/>
            <w:hideMark/>
          </w:tcPr>
          <w:p w14:paraId="1DA394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-0.271</w:t>
            </w:r>
          </w:p>
        </w:tc>
        <w:tc>
          <w:tcPr>
            <w:tcW w:w="938" w:type="dxa"/>
            <w:tcBorders>
              <w:top w:val="nil"/>
              <w:left w:val="nil"/>
              <w:bottom w:val="nil"/>
              <w:right w:val="nil"/>
            </w:tcBorders>
            <w:shd w:val="clear" w:color="auto" w:fill="auto"/>
            <w:noWrap/>
            <w:vAlign w:val="center"/>
            <w:hideMark/>
          </w:tcPr>
          <w:p w14:paraId="2784438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c>
          <w:tcPr>
            <w:tcW w:w="791" w:type="dxa"/>
            <w:tcBorders>
              <w:top w:val="nil"/>
              <w:left w:val="nil"/>
              <w:bottom w:val="nil"/>
              <w:right w:val="nil"/>
            </w:tcBorders>
            <w:shd w:val="clear" w:color="auto" w:fill="auto"/>
            <w:noWrap/>
            <w:vAlign w:val="center"/>
            <w:hideMark/>
          </w:tcPr>
          <w:p w14:paraId="181F236E"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-1.781</w:t>
            </w:r>
          </w:p>
        </w:tc>
        <w:tc>
          <w:tcPr>
            <w:tcW w:w="828" w:type="dxa"/>
            <w:tcBorders>
              <w:top w:val="nil"/>
              <w:left w:val="nil"/>
              <w:bottom w:val="nil"/>
              <w:right w:val="nil"/>
            </w:tcBorders>
            <w:shd w:val="clear" w:color="auto" w:fill="auto"/>
            <w:noWrap/>
            <w:vAlign w:val="center"/>
            <w:hideMark/>
          </w:tcPr>
          <w:p w14:paraId="7D9EEBD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-0.396</w:t>
            </w:r>
          </w:p>
        </w:tc>
        <w:tc>
          <w:tcPr>
            <w:tcW w:w="938" w:type="dxa"/>
            <w:tcBorders>
              <w:top w:val="nil"/>
              <w:left w:val="nil"/>
              <w:bottom w:val="nil"/>
              <w:right w:val="nil"/>
            </w:tcBorders>
            <w:shd w:val="clear" w:color="auto" w:fill="auto"/>
            <w:noWrap/>
            <w:vAlign w:val="center"/>
            <w:hideMark/>
          </w:tcPr>
          <w:p w14:paraId="54CA1F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791" w:type="dxa"/>
            <w:tcBorders>
              <w:top w:val="nil"/>
              <w:left w:val="nil"/>
              <w:bottom w:val="nil"/>
              <w:right w:val="nil"/>
            </w:tcBorders>
            <w:shd w:val="clear" w:color="auto" w:fill="auto"/>
            <w:noWrap/>
            <w:vAlign w:val="center"/>
            <w:hideMark/>
          </w:tcPr>
          <w:p w14:paraId="6915F316" w14:textId="7488C87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1B8A22" w14:textId="5F7A24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D8EE67C" w14:textId="7870B7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E2CFC5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-0.979</w:t>
            </w:r>
          </w:p>
        </w:tc>
        <w:tc>
          <w:tcPr>
            <w:tcW w:w="828" w:type="dxa"/>
            <w:tcBorders>
              <w:top w:val="nil"/>
              <w:left w:val="nil"/>
              <w:bottom w:val="nil"/>
              <w:right w:val="nil"/>
            </w:tcBorders>
            <w:shd w:val="clear" w:color="auto" w:fill="auto"/>
            <w:noWrap/>
            <w:vAlign w:val="center"/>
            <w:hideMark/>
          </w:tcPr>
          <w:p w14:paraId="2EDA43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938" w:type="dxa"/>
            <w:tcBorders>
              <w:top w:val="nil"/>
              <w:left w:val="nil"/>
              <w:bottom w:val="nil"/>
              <w:right w:val="nil"/>
            </w:tcBorders>
            <w:shd w:val="clear" w:color="auto" w:fill="auto"/>
            <w:noWrap/>
            <w:vAlign w:val="center"/>
            <w:hideMark/>
          </w:tcPr>
          <w:p w14:paraId="064ACCE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r>
      <w:tr w:rsidR="0055362F" w:rsidRPr="003808E1" w14:paraId="6535EA71" w14:textId="77777777" w:rsidTr="0055362F">
        <w:trPr>
          <w:trHeight w:val="300"/>
        </w:trPr>
        <w:tc>
          <w:tcPr>
            <w:tcW w:w="2430" w:type="dxa"/>
            <w:tcBorders>
              <w:top w:val="nil"/>
              <w:left w:val="nil"/>
              <w:bottom w:val="nil"/>
              <w:right w:val="nil"/>
            </w:tcBorders>
            <w:shd w:val="clear" w:color="auto" w:fill="auto"/>
            <w:noWrap/>
            <w:vAlign w:val="center"/>
            <w:hideMark/>
          </w:tcPr>
          <w:p w14:paraId="34483571"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Two-Age Harvest </w:t>
            </w:r>
          </w:p>
        </w:tc>
        <w:tc>
          <w:tcPr>
            <w:tcW w:w="791" w:type="dxa"/>
            <w:tcBorders>
              <w:top w:val="nil"/>
              <w:left w:val="nil"/>
              <w:bottom w:val="nil"/>
              <w:right w:val="nil"/>
            </w:tcBorders>
            <w:shd w:val="clear" w:color="auto" w:fill="auto"/>
            <w:noWrap/>
            <w:vAlign w:val="center"/>
            <w:hideMark/>
          </w:tcPr>
          <w:p w14:paraId="5136F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-0.058</w:t>
            </w:r>
          </w:p>
        </w:tc>
        <w:tc>
          <w:tcPr>
            <w:tcW w:w="828" w:type="dxa"/>
            <w:tcBorders>
              <w:top w:val="nil"/>
              <w:left w:val="nil"/>
              <w:bottom w:val="nil"/>
              <w:right w:val="nil"/>
            </w:tcBorders>
            <w:shd w:val="clear" w:color="auto" w:fill="auto"/>
            <w:noWrap/>
            <w:vAlign w:val="center"/>
            <w:hideMark/>
          </w:tcPr>
          <w:p w14:paraId="440DE95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0.188</w:t>
            </w:r>
          </w:p>
        </w:tc>
        <w:tc>
          <w:tcPr>
            <w:tcW w:w="938" w:type="dxa"/>
            <w:tcBorders>
              <w:top w:val="nil"/>
              <w:left w:val="nil"/>
              <w:bottom w:val="nil"/>
              <w:right w:val="nil"/>
            </w:tcBorders>
            <w:shd w:val="clear" w:color="auto" w:fill="auto"/>
            <w:noWrap/>
            <w:vAlign w:val="center"/>
            <w:hideMark/>
          </w:tcPr>
          <w:p w14:paraId="64BD3E9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c>
          <w:tcPr>
            <w:tcW w:w="791" w:type="dxa"/>
            <w:tcBorders>
              <w:top w:val="nil"/>
              <w:left w:val="nil"/>
              <w:bottom w:val="nil"/>
              <w:right w:val="nil"/>
            </w:tcBorders>
            <w:shd w:val="clear" w:color="auto" w:fill="auto"/>
            <w:noWrap/>
            <w:vAlign w:val="center"/>
            <w:hideMark/>
          </w:tcPr>
          <w:p w14:paraId="4B160E9A" w14:textId="40A59BF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83B0031" w14:textId="16BBA48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830DE5" w14:textId="26E460E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0B90FF1" w14:textId="698A02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6A54CDF" w14:textId="229B754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E82C2F5" w14:textId="03C36A2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7DF07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0.743</w:t>
            </w:r>
          </w:p>
        </w:tc>
        <w:tc>
          <w:tcPr>
            <w:tcW w:w="828" w:type="dxa"/>
            <w:tcBorders>
              <w:top w:val="nil"/>
              <w:left w:val="nil"/>
              <w:bottom w:val="nil"/>
              <w:right w:val="nil"/>
            </w:tcBorders>
            <w:shd w:val="clear" w:color="auto" w:fill="auto"/>
            <w:noWrap/>
            <w:vAlign w:val="center"/>
            <w:hideMark/>
          </w:tcPr>
          <w:p w14:paraId="1F7EFFA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6622EEF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r>
      <w:tr w:rsidR="0055362F" w:rsidRPr="003808E1" w14:paraId="05C41733" w14:textId="77777777" w:rsidTr="0055362F">
        <w:trPr>
          <w:trHeight w:val="300"/>
        </w:trPr>
        <w:tc>
          <w:tcPr>
            <w:tcW w:w="2430" w:type="dxa"/>
            <w:tcBorders>
              <w:top w:val="nil"/>
              <w:left w:val="nil"/>
              <w:bottom w:val="nil"/>
              <w:right w:val="nil"/>
            </w:tcBorders>
            <w:shd w:val="clear" w:color="auto" w:fill="auto"/>
            <w:noWrap/>
            <w:vAlign w:val="center"/>
            <w:hideMark/>
          </w:tcPr>
          <w:p w14:paraId="606FEF2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91" w:type="dxa"/>
            <w:tcBorders>
              <w:top w:val="nil"/>
              <w:left w:val="nil"/>
              <w:bottom w:val="nil"/>
              <w:right w:val="nil"/>
            </w:tcBorders>
            <w:shd w:val="clear" w:color="auto" w:fill="auto"/>
            <w:noWrap/>
            <w:vAlign w:val="center"/>
            <w:hideMark/>
          </w:tcPr>
          <w:p w14:paraId="41369FE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828" w:type="dxa"/>
            <w:tcBorders>
              <w:top w:val="nil"/>
              <w:left w:val="nil"/>
              <w:bottom w:val="nil"/>
              <w:right w:val="nil"/>
            </w:tcBorders>
            <w:shd w:val="clear" w:color="auto" w:fill="auto"/>
            <w:noWrap/>
            <w:vAlign w:val="center"/>
            <w:hideMark/>
          </w:tcPr>
          <w:p w14:paraId="67A160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-0.381</w:t>
            </w:r>
          </w:p>
        </w:tc>
        <w:tc>
          <w:tcPr>
            <w:tcW w:w="938" w:type="dxa"/>
            <w:tcBorders>
              <w:top w:val="nil"/>
              <w:left w:val="nil"/>
              <w:bottom w:val="nil"/>
              <w:right w:val="nil"/>
            </w:tcBorders>
            <w:shd w:val="clear" w:color="auto" w:fill="auto"/>
            <w:noWrap/>
            <w:vAlign w:val="center"/>
            <w:hideMark/>
          </w:tcPr>
          <w:p w14:paraId="3511F43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-1.026</w:t>
            </w:r>
          </w:p>
        </w:tc>
        <w:tc>
          <w:tcPr>
            <w:tcW w:w="791" w:type="dxa"/>
            <w:tcBorders>
              <w:top w:val="nil"/>
              <w:left w:val="nil"/>
              <w:bottom w:val="nil"/>
              <w:right w:val="nil"/>
            </w:tcBorders>
            <w:shd w:val="clear" w:color="auto" w:fill="auto"/>
            <w:noWrap/>
            <w:vAlign w:val="center"/>
            <w:hideMark/>
          </w:tcPr>
          <w:p w14:paraId="0CD1DD70" w14:textId="7FDB542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28B8CC" w14:textId="16118F4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66345" w14:textId="165F704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25B1CE5" w14:textId="0C7785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7033F7" w14:textId="1CDE37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7865C1B" w14:textId="36141BE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888355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-0.220</w:t>
            </w:r>
          </w:p>
        </w:tc>
        <w:tc>
          <w:tcPr>
            <w:tcW w:w="828" w:type="dxa"/>
            <w:tcBorders>
              <w:top w:val="nil"/>
              <w:left w:val="nil"/>
              <w:bottom w:val="nil"/>
              <w:right w:val="nil"/>
            </w:tcBorders>
            <w:shd w:val="clear" w:color="auto" w:fill="auto"/>
            <w:noWrap/>
            <w:vAlign w:val="center"/>
            <w:hideMark/>
          </w:tcPr>
          <w:p w14:paraId="3C728FD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-0.284</w:t>
            </w:r>
          </w:p>
        </w:tc>
        <w:tc>
          <w:tcPr>
            <w:tcW w:w="938" w:type="dxa"/>
            <w:tcBorders>
              <w:top w:val="nil"/>
              <w:left w:val="nil"/>
              <w:bottom w:val="nil"/>
              <w:right w:val="nil"/>
            </w:tcBorders>
            <w:shd w:val="clear" w:color="auto" w:fill="auto"/>
            <w:noWrap/>
            <w:vAlign w:val="center"/>
            <w:hideMark/>
          </w:tcPr>
          <w:p w14:paraId="1205DB8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-1.012</w:t>
            </w:r>
          </w:p>
        </w:tc>
      </w:tr>
      <w:tr w:rsidR="0055362F" w:rsidRPr="003808E1" w14:paraId="2F8FC4AA" w14:textId="77777777" w:rsidTr="0055362F">
        <w:trPr>
          <w:trHeight w:val="300"/>
        </w:trPr>
        <w:tc>
          <w:tcPr>
            <w:tcW w:w="2430" w:type="dxa"/>
            <w:tcBorders>
              <w:top w:val="nil"/>
              <w:left w:val="nil"/>
              <w:bottom w:val="nil"/>
              <w:right w:val="nil"/>
            </w:tcBorders>
            <w:shd w:val="clear" w:color="auto" w:fill="auto"/>
            <w:noWrap/>
            <w:vAlign w:val="center"/>
            <w:hideMark/>
          </w:tcPr>
          <w:p w14:paraId="4EBABFB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 Squared</w:t>
            </w:r>
          </w:p>
        </w:tc>
        <w:tc>
          <w:tcPr>
            <w:tcW w:w="791" w:type="dxa"/>
            <w:tcBorders>
              <w:top w:val="nil"/>
              <w:left w:val="nil"/>
              <w:bottom w:val="nil"/>
              <w:right w:val="nil"/>
            </w:tcBorders>
            <w:shd w:val="clear" w:color="auto" w:fill="auto"/>
            <w:noWrap/>
            <w:vAlign w:val="center"/>
            <w:hideMark/>
          </w:tcPr>
          <w:p w14:paraId="6D5AA9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1.002</w:t>
            </w:r>
          </w:p>
        </w:tc>
        <w:tc>
          <w:tcPr>
            <w:tcW w:w="828" w:type="dxa"/>
            <w:tcBorders>
              <w:top w:val="nil"/>
              <w:left w:val="nil"/>
              <w:bottom w:val="nil"/>
              <w:right w:val="nil"/>
            </w:tcBorders>
            <w:shd w:val="clear" w:color="auto" w:fill="auto"/>
            <w:noWrap/>
            <w:vAlign w:val="center"/>
            <w:hideMark/>
          </w:tcPr>
          <w:p w14:paraId="4A1427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left w:val="nil"/>
              <w:bottom w:val="nil"/>
              <w:right w:val="nil"/>
            </w:tcBorders>
            <w:shd w:val="clear" w:color="auto" w:fill="auto"/>
            <w:noWrap/>
            <w:vAlign w:val="center"/>
            <w:hideMark/>
          </w:tcPr>
          <w:p w14:paraId="022BC52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0.183</w:t>
            </w:r>
          </w:p>
        </w:tc>
        <w:tc>
          <w:tcPr>
            <w:tcW w:w="791" w:type="dxa"/>
            <w:tcBorders>
              <w:top w:val="nil"/>
              <w:left w:val="nil"/>
              <w:bottom w:val="nil"/>
              <w:right w:val="nil"/>
            </w:tcBorders>
            <w:shd w:val="clear" w:color="auto" w:fill="auto"/>
            <w:noWrap/>
            <w:vAlign w:val="center"/>
            <w:hideMark/>
          </w:tcPr>
          <w:p w14:paraId="6437BE1D" w14:textId="5138C56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8540EB" w14:textId="51CF40C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81854CF" w14:textId="65C4A9A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7A5014" w14:textId="2DFB562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5F0907" w14:textId="03083FC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EA0B76" w14:textId="178C6C1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4C6975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828" w:type="dxa"/>
            <w:tcBorders>
              <w:top w:val="nil"/>
              <w:left w:val="nil"/>
              <w:bottom w:val="nil"/>
              <w:right w:val="nil"/>
            </w:tcBorders>
            <w:shd w:val="clear" w:color="auto" w:fill="auto"/>
            <w:noWrap/>
            <w:vAlign w:val="center"/>
            <w:hideMark/>
          </w:tcPr>
          <w:p w14:paraId="71A9C16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-0.570</w:t>
            </w:r>
          </w:p>
        </w:tc>
        <w:tc>
          <w:tcPr>
            <w:tcW w:w="938" w:type="dxa"/>
            <w:tcBorders>
              <w:top w:val="nil"/>
              <w:left w:val="nil"/>
              <w:bottom w:val="nil"/>
              <w:right w:val="nil"/>
            </w:tcBorders>
            <w:shd w:val="clear" w:color="auto" w:fill="auto"/>
            <w:noWrap/>
            <w:vAlign w:val="center"/>
            <w:hideMark/>
          </w:tcPr>
          <w:p w14:paraId="186D2E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r>
      <w:tr w:rsidR="0055362F" w:rsidRPr="003808E1" w14:paraId="2FCCC2B0" w14:textId="77777777" w:rsidTr="0055362F">
        <w:trPr>
          <w:trHeight w:val="300"/>
        </w:trPr>
        <w:tc>
          <w:tcPr>
            <w:tcW w:w="2430" w:type="dxa"/>
            <w:tcBorders>
              <w:top w:val="nil"/>
              <w:left w:val="nil"/>
              <w:bottom w:val="nil"/>
              <w:right w:val="nil"/>
            </w:tcBorders>
            <w:shd w:val="clear" w:color="auto" w:fill="auto"/>
            <w:noWrap/>
            <w:vAlign w:val="center"/>
            <w:hideMark/>
          </w:tcPr>
          <w:p w14:paraId="3978805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91" w:type="dxa"/>
            <w:tcBorders>
              <w:top w:val="nil"/>
              <w:left w:val="nil"/>
              <w:bottom w:val="nil"/>
              <w:right w:val="nil"/>
            </w:tcBorders>
            <w:shd w:val="clear" w:color="auto" w:fill="auto"/>
            <w:noWrap/>
            <w:vAlign w:val="center"/>
            <w:hideMark/>
          </w:tcPr>
          <w:p w14:paraId="5EDFF6C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0.073</w:t>
            </w:r>
          </w:p>
        </w:tc>
        <w:tc>
          <w:tcPr>
            <w:tcW w:w="828" w:type="dxa"/>
            <w:tcBorders>
              <w:top w:val="nil"/>
              <w:left w:val="nil"/>
              <w:bottom w:val="nil"/>
              <w:right w:val="nil"/>
            </w:tcBorders>
            <w:shd w:val="clear" w:color="auto" w:fill="auto"/>
            <w:noWrap/>
            <w:vAlign w:val="center"/>
            <w:hideMark/>
          </w:tcPr>
          <w:p w14:paraId="510BD99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-0.470</w:t>
            </w:r>
          </w:p>
        </w:tc>
        <w:tc>
          <w:tcPr>
            <w:tcW w:w="938" w:type="dxa"/>
            <w:tcBorders>
              <w:top w:val="nil"/>
              <w:left w:val="nil"/>
              <w:bottom w:val="nil"/>
              <w:right w:val="nil"/>
            </w:tcBorders>
            <w:shd w:val="clear" w:color="auto" w:fill="auto"/>
            <w:noWrap/>
            <w:vAlign w:val="center"/>
            <w:hideMark/>
          </w:tcPr>
          <w:p w14:paraId="4EA805EB"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-1.002</w:t>
            </w:r>
          </w:p>
        </w:tc>
        <w:tc>
          <w:tcPr>
            <w:tcW w:w="791" w:type="dxa"/>
            <w:tcBorders>
              <w:top w:val="nil"/>
              <w:left w:val="nil"/>
              <w:bottom w:val="nil"/>
              <w:right w:val="nil"/>
            </w:tcBorders>
            <w:shd w:val="clear" w:color="auto" w:fill="auto"/>
            <w:noWrap/>
            <w:vAlign w:val="center"/>
            <w:hideMark/>
          </w:tcPr>
          <w:p w14:paraId="1EF7F6D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-0.799</w:t>
            </w:r>
          </w:p>
        </w:tc>
        <w:tc>
          <w:tcPr>
            <w:tcW w:w="828" w:type="dxa"/>
            <w:tcBorders>
              <w:top w:val="nil"/>
              <w:left w:val="nil"/>
              <w:bottom w:val="nil"/>
              <w:right w:val="nil"/>
            </w:tcBorders>
            <w:shd w:val="clear" w:color="auto" w:fill="auto"/>
            <w:noWrap/>
            <w:vAlign w:val="center"/>
            <w:hideMark/>
          </w:tcPr>
          <w:p w14:paraId="29C47FB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938" w:type="dxa"/>
            <w:tcBorders>
              <w:top w:val="nil"/>
              <w:left w:val="nil"/>
              <w:bottom w:val="nil"/>
              <w:right w:val="nil"/>
            </w:tcBorders>
            <w:shd w:val="clear" w:color="auto" w:fill="auto"/>
            <w:noWrap/>
            <w:vAlign w:val="center"/>
            <w:hideMark/>
          </w:tcPr>
          <w:p w14:paraId="7264C73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-0.648</w:t>
            </w:r>
          </w:p>
        </w:tc>
        <w:tc>
          <w:tcPr>
            <w:tcW w:w="791" w:type="dxa"/>
            <w:tcBorders>
              <w:top w:val="nil"/>
              <w:left w:val="nil"/>
              <w:bottom w:val="nil"/>
              <w:right w:val="nil"/>
            </w:tcBorders>
            <w:shd w:val="clear" w:color="auto" w:fill="auto"/>
            <w:noWrap/>
            <w:vAlign w:val="center"/>
            <w:hideMark/>
          </w:tcPr>
          <w:p w14:paraId="1F3AFE6B" w14:textId="295BB3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53F1155" w14:textId="1308D4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88C823" w14:textId="6F0A992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D72D3E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493777E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FFF4A2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-0.796</w:t>
            </w:r>
          </w:p>
        </w:tc>
      </w:tr>
      <w:tr w:rsidR="0055362F" w:rsidRPr="003808E1" w14:paraId="7B9F09EF" w14:textId="77777777" w:rsidTr="0055362F">
        <w:trPr>
          <w:trHeight w:val="300"/>
        </w:trPr>
        <w:tc>
          <w:tcPr>
            <w:tcW w:w="2430" w:type="dxa"/>
            <w:tcBorders>
              <w:top w:val="nil"/>
              <w:left w:val="nil"/>
              <w:bottom w:val="nil"/>
              <w:right w:val="nil"/>
            </w:tcBorders>
            <w:shd w:val="clear" w:color="auto" w:fill="auto"/>
            <w:noWrap/>
            <w:vAlign w:val="center"/>
            <w:hideMark/>
          </w:tcPr>
          <w:p w14:paraId="5D55B1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Oaks </w:t>
            </w:r>
          </w:p>
        </w:tc>
        <w:tc>
          <w:tcPr>
            <w:tcW w:w="791" w:type="dxa"/>
            <w:tcBorders>
              <w:top w:val="nil"/>
              <w:left w:val="nil"/>
              <w:bottom w:val="nil"/>
              <w:right w:val="nil"/>
            </w:tcBorders>
            <w:shd w:val="clear" w:color="auto" w:fill="auto"/>
            <w:noWrap/>
            <w:vAlign w:val="center"/>
            <w:hideMark/>
          </w:tcPr>
          <w:p w14:paraId="3B99AE12"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-2.519</w:t>
            </w:r>
          </w:p>
        </w:tc>
        <w:tc>
          <w:tcPr>
            <w:tcW w:w="828" w:type="dxa"/>
            <w:tcBorders>
              <w:top w:val="nil"/>
              <w:left w:val="nil"/>
              <w:bottom w:val="nil"/>
              <w:right w:val="nil"/>
            </w:tcBorders>
            <w:shd w:val="clear" w:color="auto" w:fill="auto"/>
            <w:noWrap/>
            <w:vAlign w:val="center"/>
            <w:hideMark/>
          </w:tcPr>
          <w:p w14:paraId="11B7B1B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-0.660</w:t>
            </w:r>
          </w:p>
        </w:tc>
        <w:tc>
          <w:tcPr>
            <w:tcW w:w="938" w:type="dxa"/>
            <w:tcBorders>
              <w:top w:val="nil"/>
              <w:left w:val="nil"/>
              <w:bottom w:val="nil"/>
              <w:right w:val="nil"/>
            </w:tcBorders>
            <w:shd w:val="clear" w:color="auto" w:fill="auto"/>
            <w:noWrap/>
            <w:vAlign w:val="center"/>
            <w:hideMark/>
          </w:tcPr>
          <w:p w14:paraId="4F2AB1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791" w:type="dxa"/>
            <w:tcBorders>
              <w:top w:val="nil"/>
              <w:left w:val="nil"/>
              <w:bottom w:val="nil"/>
              <w:right w:val="nil"/>
            </w:tcBorders>
            <w:shd w:val="clear" w:color="auto" w:fill="auto"/>
            <w:noWrap/>
            <w:vAlign w:val="center"/>
            <w:hideMark/>
          </w:tcPr>
          <w:p w14:paraId="33ECF44F" w14:textId="0636D7A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65427C" w14:textId="69241AB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B442F9" w14:textId="7A89BB2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D7A1F94" w14:textId="36D7A53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11A316E" w14:textId="12CBDC9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4E71970" w14:textId="2D55F1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0C7944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-1.408</w:t>
            </w:r>
          </w:p>
        </w:tc>
        <w:tc>
          <w:tcPr>
            <w:tcW w:w="828" w:type="dxa"/>
            <w:tcBorders>
              <w:top w:val="nil"/>
              <w:left w:val="nil"/>
              <w:bottom w:val="nil"/>
              <w:right w:val="nil"/>
            </w:tcBorders>
            <w:shd w:val="clear" w:color="auto" w:fill="auto"/>
            <w:noWrap/>
            <w:vAlign w:val="center"/>
            <w:hideMark/>
          </w:tcPr>
          <w:p w14:paraId="1391848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0.197</w:t>
            </w:r>
          </w:p>
        </w:tc>
        <w:tc>
          <w:tcPr>
            <w:tcW w:w="938" w:type="dxa"/>
            <w:tcBorders>
              <w:top w:val="nil"/>
              <w:left w:val="nil"/>
              <w:bottom w:val="nil"/>
              <w:right w:val="nil"/>
            </w:tcBorders>
            <w:shd w:val="clear" w:color="auto" w:fill="auto"/>
            <w:noWrap/>
            <w:vAlign w:val="center"/>
            <w:hideMark/>
          </w:tcPr>
          <w:p w14:paraId="5094E8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-0.158</w:t>
            </w:r>
          </w:p>
        </w:tc>
      </w:tr>
      <w:tr w:rsidR="0055362F" w:rsidRPr="003808E1" w14:paraId="63F4CB88" w14:textId="77777777" w:rsidTr="0055362F">
        <w:trPr>
          <w:trHeight w:val="300"/>
        </w:trPr>
        <w:tc>
          <w:tcPr>
            <w:tcW w:w="2430" w:type="dxa"/>
            <w:tcBorders>
              <w:top w:val="nil"/>
              <w:left w:val="nil"/>
              <w:bottom w:val="nil"/>
              <w:right w:val="nil"/>
            </w:tcBorders>
            <w:shd w:val="clear" w:color="auto" w:fill="auto"/>
            <w:noWrap/>
            <w:vAlign w:val="center"/>
            <w:hideMark/>
          </w:tcPr>
          <w:p w14:paraId="1F4D0D7D"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Red Spruce </w:t>
            </w:r>
          </w:p>
        </w:tc>
        <w:tc>
          <w:tcPr>
            <w:tcW w:w="791" w:type="dxa"/>
            <w:tcBorders>
              <w:top w:val="nil"/>
              <w:left w:val="nil"/>
              <w:bottom w:val="nil"/>
              <w:right w:val="nil"/>
            </w:tcBorders>
            <w:shd w:val="clear" w:color="auto" w:fill="auto"/>
            <w:noWrap/>
            <w:vAlign w:val="center"/>
            <w:hideMark/>
          </w:tcPr>
          <w:p w14:paraId="6A0B2B0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828" w:type="dxa"/>
            <w:tcBorders>
              <w:top w:val="nil"/>
              <w:left w:val="nil"/>
              <w:bottom w:val="nil"/>
              <w:right w:val="nil"/>
            </w:tcBorders>
            <w:shd w:val="clear" w:color="auto" w:fill="auto"/>
            <w:noWrap/>
            <w:vAlign w:val="center"/>
            <w:hideMark/>
          </w:tcPr>
          <w:p w14:paraId="497EBB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938" w:type="dxa"/>
            <w:tcBorders>
              <w:top w:val="nil"/>
              <w:left w:val="nil"/>
              <w:bottom w:val="nil"/>
              <w:right w:val="nil"/>
            </w:tcBorders>
            <w:shd w:val="clear" w:color="auto" w:fill="auto"/>
            <w:noWrap/>
            <w:vAlign w:val="center"/>
            <w:hideMark/>
          </w:tcPr>
          <w:p w14:paraId="1DF3D4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0.425</w:t>
            </w:r>
          </w:p>
        </w:tc>
        <w:tc>
          <w:tcPr>
            <w:tcW w:w="791" w:type="dxa"/>
            <w:tcBorders>
              <w:top w:val="nil"/>
              <w:left w:val="nil"/>
              <w:bottom w:val="nil"/>
              <w:right w:val="nil"/>
            </w:tcBorders>
            <w:shd w:val="clear" w:color="auto" w:fill="auto"/>
            <w:noWrap/>
            <w:vAlign w:val="center"/>
            <w:hideMark/>
          </w:tcPr>
          <w:p w14:paraId="2E2C838D" w14:textId="3378DE5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CBF8984" w14:textId="6BA2D1A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0B903A" w14:textId="1EE643E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5A8E3E6" w14:textId="1DAB2E7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3BDECD" w14:textId="59177E2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DF15B1" w14:textId="260976D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35022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-1.795</w:t>
            </w:r>
          </w:p>
        </w:tc>
        <w:tc>
          <w:tcPr>
            <w:tcW w:w="828" w:type="dxa"/>
            <w:tcBorders>
              <w:top w:val="nil"/>
              <w:left w:val="nil"/>
              <w:bottom w:val="nil"/>
              <w:right w:val="nil"/>
            </w:tcBorders>
            <w:shd w:val="clear" w:color="auto" w:fill="auto"/>
            <w:noWrap/>
            <w:vAlign w:val="center"/>
            <w:hideMark/>
          </w:tcPr>
          <w:p w14:paraId="5447BA3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-0.594</w:t>
            </w:r>
          </w:p>
        </w:tc>
        <w:tc>
          <w:tcPr>
            <w:tcW w:w="938" w:type="dxa"/>
            <w:tcBorders>
              <w:top w:val="nil"/>
              <w:left w:val="nil"/>
              <w:bottom w:val="nil"/>
              <w:right w:val="nil"/>
            </w:tcBorders>
            <w:shd w:val="clear" w:color="auto" w:fill="auto"/>
            <w:noWrap/>
            <w:vAlign w:val="center"/>
            <w:hideMark/>
          </w:tcPr>
          <w:p w14:paraId="5EBF17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0.184</w:t>
            </w:r>
          </w:p>
        </w:tc>
      </w:tr>
      <w:tr w:rsidR="0055362F" w:rsidRPr="003808E1" w14:paraId="64A89E28" w14:textId="77777777" w:rsidTr="0055362F">
        <w:trPr>
          <w:trHeight w:val="300"/>
        </w:trPr>
        <w:tc>
          <w:tcPr>
            <w:tcW w:w="2430" w:type="dxa"/>
            <w:tcBorders>
              <w:top w:val="nil"/>
              <w:left w:val="nil"/>
              <w:bottom w:val="nil"/>
              <w:right w:val="nil"/>
            </w:tcBorders>
            <w:shd w:val="clear" w:color="auto" w:fill="auto"/>
            <w:noWrap/>
            <w:vAlign w:val="center"/>
            <w:hideMark/>
          </w:tcPr>
          <w:p w14:paraId="4131184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91" w:type="dxa"/>
            <w:tcBorders>
              <w:top w:val="nil"/>
              <w:left w:val="nil"/>
              <w:bottom w:val="nil"/>
              <w:right w:val="nil"/>
            </w:tcBorders>
            <w:shd w:val="clear" w:color="auto" w:fill="auto"/>
            <w:noWrap/>
            <w:vAlign w:val="center"/>
            <w:hideMark/>
          </w:tcPr>
          <w:p w14:paraId="137DC0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-0.336</w:t>
            </w:r>
          </w:p>
        </w:tc>
        <w:tc>
          <w:tcPr>
            <w:tcW w:w="828" w:type="dxa"/>
            <w:tcBorders>
              <w:top w:val="nil"/>
              <w:left w:val="nil"/>
              <w:bottom w:val="nil"/>
              <w:right w:val="nil"/>
            </w:tcBorders>
            <w:shd w:val="clear" w:color="auto" w:fill="auto"/>
            <w:noWrap/>
            <w:vAlign w:val="center"/>
            <w:hideMark/>
          </w:tcPr>
          <w:p w14:paraId="5A56697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938" w:type="dxa"/>
            <w:tcBorders>
              <w:top w:val="nil"/>
              <w:left w:val="nil"/>
              <w:bottom w:val="nil"/>
              <w:right w:val="nil"/>
            </w:tcBorders>
            <w:shd w:val="clear" w:color="auto" w:fill="auto"/>
            <w:noWrap/>
            <w:vAlign w:val="center"/>
            <w:hideMark/>
          </w:tcPr>
          <w:p w14:paraId="4019F82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-1.546</w:t>
            </w:r>
          </w:p>
        </w:tc>
        <w:tc>
          <w:tcPr>
            <w:tcW w:w="791" w:type="dxa"/>
            <w:tcBorders>
              <w:top w:val="nil"/>
              <w:left w:val="nil"/>
              <w:bottom w:val="nil"/>
              <w:right w:val="nil"/>
            </w:tcBorders>
            <w:shd w:val="clear" w:color="auto" w:fill="auto"/>
            <w:noWrap/>
            <w:vAlign w:val="center"/>
            <w:hideMark/>
          </w:tcPr>
          <w:p w14:paraId="3F51501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1.173</w:t>
            </w:r>
          </w:p>
        </w:tc>
        <w:tc>
          <w:tcPr>
            <w:tcW w:w="828" w:type="dxa"/>
            <w:tcBorders>
              <w:top w:val="nil"/>
              <w:left w:val="nil"/>
              <w:bottom w:val="nil"/>
              <w:right w:val="nil"/>
            </w:tcBorders>
            <w:shd w:val="clear" w:color="auto" w:fill="auto"/>
            <w:noWrap/>
            <w:vAlign w:val="center"/>
            <w:hideMark/>
          </w:tcPr>
          <w:p w14:paraId="2D7AB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0.791</w:t>
            </w:r>
          </w:p>
        </w:tc>
        <w:tc>
          <w:tcPr>
            <w:tcW w:w="938" w:type="dxa"/>
            <w:tcBorders>
              <w:top w:val="nil"/>
              <w:left w:val="nil"/>
              <w:bottom w:val="nil"/>
              <w:right w:val="nil"/>
            </w:tcBorders>
            <w:shd w:val="clear" w:color="auto" w:fill="auto"/>
            <w:noWrap/>
            <w:vAlign w:val="center"/>
            <w:hideMark/>
          </w:tcPr>
          <w:p w14:paraId="572AA6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-0.690</w:t>
            </w:r>
          </w:p>
        </w:tc>
        <w:tc>
          <w:tcPr>
            <w:tcW w:w="791" w:type="dxa"/>
            <w:tcBorders>
              <w:top w:val="nil"/>
              <w:left w:val="nil"/>
              <w:bottom w:val="nil"/>
              <w:right w:val="nil"/>
            </w:tcBorders>
            <w:shd w:val="clear" w:color="auto" w:fill="auto"/>
            <w:noWrap/>
            <w:vAlign w:val="center"/>
            <w:hideMark/>
          </w:tcPr>
          <w:p w14:paraId="1A3C03BE" w14:textId="6E4B5D0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6842FA" w14:textId="3836B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9DE3814" w14:textId="6861876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D1A272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c>
          <w:tcPr>
            <w:tcW w:w="828" w:type="dxa"/>
            <w:tcBorders>
              <w:top w:val="nil"/>
              <w:left w:val="nil"/>
              <w:bottom w:val="nil"/>
              <w:right w:val="nil"/>
            </w:tcBorders>
            <w:shd w:val="clear" w:color="auto" w:fill="auto"/>
            <w:noWrap/>
            <w:vAlign w:val="center"/>
            <w:hideMark/>
          </w:tcPr>
          <w:p w14:paraId="0F5C5BA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1.092</w:t>
            </w:r>
          </w:p>
        </w:tc>
        <w:tc>
          <w:tcPr>
            <w:tcW w:w="938" w:type="dxa"/>
            <w:tcBorders>
              <w:top w:val="nil"/>
              <w:left w:val="nil"/>
              <w:bottom w:val="nil"/>
              <w:right w:val="nil"/>
            </w:tcBorders>
            <w:shd w:val="clear" w:color="auto" w:fill="auto"/>
            <w:noWrap/>
            <w:vAlign w:val="center"/>
            <w:hideMark/>
          </w:tcPr>
          <w:p w14:paraId="6536069D"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-1.209</w:t>
            </w:r>
          </w:p>
        </w:tc>
      </w:tr>
      <w:tr w:rsidR="0055362F" w:rsidRPr="003808E1" w14:paraId="7383A54C"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33C85EA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Open</w:t>
            </w:r>
          </w:p>
        </w:tc>
        <w:tc>
          <w:tcPr>
            <w:tcW w:w="791" w:type="dxa"/>
            <w:tcBorders>
              <w:top w:val="nil"/>
              <w:left w:val="nil"/>
              <w:bottom w:val="single" w:sz="18" w:space="0" w:color="auto"/>
              <w:right w:val="nil"/>
            </w:tcBorders>
            <w:shd w:val="clear" w:color="auto" w:fill="auto"/>
            <w:noWrap/>
            <w:vAlign w:val="center"/>
            <w:hideMark/>
          </w:tcPr>
          <w:p w14:paraId="28E47C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1.071</w:t>
            </w:r>
          </w:p>
        </w:tc>
        <w:tc>
          <w:tcPr>
            <w:tcW w:w="828" w:type="dxa"/>
            <w:tcBorders>
              <w:top w:val="nil"/>
              <w:left w:val="nil"/>
              <w:bottom w:val="single" w:sz="18" w:space="0" w:color="auto"/>
              <w:right w:val="nil"/>
            </w:tcBorders>
            <w:shd w:val="clear" w:color="auto" w:fill="auto"/>
            <w:noWrap/>
            <w:vAlign w:val="center"/>
            <w:hideMark/>
          </w:tcPr>
          <w:p w14:paraId="6086EF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-0.038</w:t>
            </w:r>
          </w:p>
        </w:tc>
        <w:tc>
          <w:tcPr>
            <w:tcW w:w="938" w:type="dxa"/>
            <w:tcBorders>
              <w:top w:val="nil"/>
              <w:left w:val="nil"/>
              <w:bottom w:val="single" w:sz="18" w:space="0" w:color="auto"/>
              <w:right w:val="nil"/>
            </w:tcBorders>
            <w:shd w:val="clear" w:color="auto" w:fill="auto"/>
            <w:noWrap/>
            <w:vAlign w:val="center"/>
            <w:hideMark/>
          </w:tcPr>
          <w:p w14:paraId="3398B2D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791" w:type="dxa"/>
            <w:tcBorders>
              <w:top w:val="nil"/>
              <w:left w:val="nil"/>
              <w:bottom w:val="single" w:sz="18" w:space="0" w:color="auto"/>
              <w:right w:val="nil"/>
            </w:tcBorders>
            <w:shd w:val="clear" w:color="auto" w:fill="auto"/>
            <w:noWrap/>
            <w:vAlign w:val="center"/>
            <w:hideMark/>
          </w:tcPr>
          <w:p w14:paraId="04120B4C" w14:textId="3BF6FF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3481BA1" w14:textId="09E9A04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058D218" w14:textId="1120B4A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2A80BE0F" w14:textId="0B4C81C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8080909" w14:textId="472C2DD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574F71F7" w14:textId="2B80211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1DD3E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-0.571</w:t>
            </w:r>
          </w:p>
        </w:tc>
        <w:tc>
          <w:tcPr>
            <w:tcW w:w="828" w:type="dxa"/>
            <w:tcBorders>
              <w:top w:val="nil"/>
              <w:left w:val="nil"/>
              <w:bottom w:val="single" w:sz="18" w:space="0" w:color="auto"/>
              <w:right w:val="nil"/>
            </w:tcBorders>
            <w:shd w:val="clear" w:color="auto" w:fill="auto"/>
            <w:noWrap/>
            <w:vAlign w:val="center"/>
            <w:hideMark/>
          </w:tcPr>
          <w:p w14:paraId="653C9BD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-0.237</w:t>
            </w:r>
          </w:p>
        </w:tc>
        <w:tc>
          <w:tcPr>
            <w:tcW w:w="938" w:type="dxa"/>
            <w:tcBorders>
              <w:top w:val="nil"/>
              <w:left w:val="nil"/>
              <w:bottom w:val="single" w:sz="18" w:space="0" w:color="auto"/>
              <w:right w:val="nil"/>
            </w:tcBorders>
            <w:shd w:val="clear" w:color="auto" w:fill="auto"/>
            <w:noWrap/>
            <w:vAlign w:val="center"/>
            <w:hideMark/>
          </w:tcPr>
          <w:p w14:paraId="6132C38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-0.264</w:t>
            </w:r>
          </w:p>
        </w:tc>
      </w:tr>
    </w:tbl>
    <w:p w14:paraId="6A9C75D8" w14:textId="77777777" w:rsidR="0055362F" w:rsidRPr="003808E1" w:rsidRDefault="0055362F">
      <w:pPr>
        <w:rPr>
          <w:rFonts w:ascii="Times New Roman" w:hAnsi="Times New Roman" w:cs="Times New Roman"/>
          <w:sz w:val="24"/>
          <w:szCs w:val="24"/>
          <w:highlight w:val="yellow"/>
        </w:rPr>
      </w:pPr>
    </w:p>
    <w:p w14:paraId="40338D4A" w14:textId="770953F9" w:rsidR="0055362F" w:rsidRPr="003808E1" w:rsidRDefault="0055362F" w:rsidP="009C225B">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8</w:t>
      </w:r>
      <w:r w:rsidR="00CA7945" w:rsidRPr="003808E1">
        <w:rPr>
          <w:rFonts w:ascii="Times New Roman" w:hAnsi="Times New Roman" w:cs="Times New Roman"/>
          <w:sz w:val="24"/>
          <w:szCs w:val="24"/>
        </w:rPr>
        <w:t>. C</w:t>
      </w:r>
      <w:r w:rsidRPr="003808E1">
        <w:rPr>
          <w:rFonts w:ascii="Times New Roman" w:hAnsi="Times New Roman" w:cs="Times New Roman"/>
          <w:sz w:val="24"/>
          <w:szCs w:val="24"/>
        </w:rPr>
        <w:t>ontinued.</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48A685AD" w14:textId="77777777" w:rsidTr="00770EB5">
        <w:trPr>
          <w:trHeight w:val="300"/>
        </w:trPr>
        <w:tc>
          <w:tcPr>
            <w:tcW w:w="2430" w:type="dxa"/>
            <w:vMerge w:val="restart"/>
            <w:tcBorders>
              <w:top w:val="single" w:sz="18" w:space="0" w:color="auto"/>
              <w:left w:val="nil"/>
              <w:right w:val="nil"/>
            </w:tcBorders>
            <w:shd w:val="clear" w:color="auto" w:fill="auto"/>
            <w:noWrap/>
            <w:vAlign w:val="center"/>
            <w:hideMark/>
          </w:tcPr>
          <w:p w14:paraId="14C0289A" w14:textId="64231E8D" w:rsidR="00FE0DB1" w:rsidRPr="00FE0DB1" w:rsidRDefault="00FE0DB1" w:rsidP="00FE0DB1">
            <w:pPr>
              <w:spacing w:after="0" w:line="240" w:lineRule="auto"/>
              <w:rPr>
                <w:rFonts w:ascii="Times New Roman" w:eastAsia="Times New Roman" w:hAnsi="Times New Roman" w:cs="Times New Roman"/>
                <w:b/>
                <w:bCs/>
                <w:color w:val="000000"/>
              </w:rPr>
            </w:pPr>
            <w:r w:rsidRPr="00FE0DB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AE251D2"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769AFC5"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C88E12C"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A332F32"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1BAAFF92" w14:textId="77777777" w:rsidTr="00770EB5">
        <w:trPr>
          <w:trHeight w:val="300"/>
        </w:trPr>
        <w:tc>
          <w:tcPr>
            <w:tcW w:w="2430" w:type="dxa"/>
            <w:vMerge/>
            <w:tcBorders>
              <w:left w:val="nil"/>
              <w:bottom w:val="single" w:sz="18" w:space="0" w:color="auto"/>
              <w:right w:val="nil"/>
            </w:tcBorders>
            <w:shd w:val="clear" w:color="auto" w:fill="auto"/>
            <w:noWrap/>
            <w:vAlign w:val="center"/>
            <w:hideMark/>
          </w:tcPr>
          <w:p w14:paraId="376328FF" w14:textId="3842B523" w:rsidR="00FE0DB1" w:rsidRPr="003808E1" w:rsidRDefault="00FE0DB1" w:rsidP="006F3752">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72288EBB"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8F8A2C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58A90E1"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7FE4CB9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07648255"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5E8BC30"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C8857F4"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A2EF4D"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6C337A2"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A3A39C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6C8B2FC"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C873FE4"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11BD4EB9"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15EF4078"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Opening Type </w:t>
            </w:r>
          </w:p>
        </w:tc>
        <w:tc>
          <w:tcPr>
            <w:tcW w:w="791" w:type="dxa"/>
            <w:tcBorders>
              <w:top w:val="single" w:sz="18" w:space="0" w:color="auto"/>
              <w:left w:val="nil"/>
              <w:bottom w:val="nil"/>
              <w:right w:val="nil"/>
            </w:tcBorders>
            <w:shd w:val="clear" w:color="auto" w:fill="auto"/>
            <w:noWrap/>
            <w:vAlign w:val="center"/>
            <w:hideMark/>
          </w:tcPr>
          <w:p w14:paraId="1688FD15" w14:textId="2545466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061DF07" w14:textId="5E4A3E8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B5E58F" w14:textId="1B249B3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0E348CD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-0.930</w:t>
            </w:r>
          </w:p>
        </w:tc>
        <w:tc>
          <w:tcPr>
            <w:tcW w:w="828" w:type="dxa"/>
            <w:tcBorders>
              <w:top w:val="single" w:sz="18" w:space="0" w:color="auto"/>
              <w:left w:val="nil"/>
              <w:bottom w:val="nil"/>
              <w:right w:val="nil"/>
            </w:tcBorders>
            <w:shd w:val="clear" w:color="auto" w:fill="auto"/>
            <w:noWrap/>
            <w:vAlign w:val="center"/>
            <w:hideMark/>
          </w:tcPr>
          <w:p w14:paraId="110D0C66"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2.218</w:t>
            </w:r>
          </w:p>
        </w:tc>
        <w:tc>
          <w:tcPr>
            <w:tcW w:w="938" w:type="dxa"/>
            <w:tcBorders>
              <w:top w:val="single" w:sz="18" w:space="0" w:color="auto"/>
              <w:left w:val="nil"/>
              <w:bottom w:val="nil"/>
              <w:right w:val="nil"/>
            </w:tcBorders>
            <w:shd w:val="clear" w:color="auto" w:fill="auto"/>
            <w:noWrap/>
            <w:vAlign w:val="center"/>
            <w:hideMark/>
          </w:tcPr>
          <w:p w14:paraId="3CA1602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-0.666</w:t>
            </w:r>
          </w:p>
        </w:tc>
        <w:tc>
          <w:tcPr>
            <w:tcW w:w="791" w:type="dxa"/>
            <w:tcBorders>
              <w:top w:val="single" w:sz="18" w:space="0" w:color="auto"/>
              <w:left w:val="nil"/>
              <w:bottom w:val="nil"/>
              <w:right w:val="nil"/>
            </w:tcBorders>
            <w:shd w:val="clear" w:color="auto" w:fill="auto"/>
            <w:noWrap/>
            <w:vAlign w:val="center"/>
            <w:hideMark/>
          </w:tcPr>
          <w:p w14:paraId="15F35DE4" w14:textId="0639F65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465A881" w14:textId="2DEB99A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3AFE2AF0" w14:textId="680B537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3C21D5E" w14:textId="73B7F12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08ED735F" w14:textId="4C41AC0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86FBD49" w14:textId="54A967B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BC2FDC7"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2681C15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Road Proximity </w:t>
            </w:r>
          </w:p>
        </w:tc>
        <w:tc>
          <w:tcPr>
            <w:tcW w:w="791" w:type="dxa"/>
            <w:tcBorders>
              <w:top w:val="nil"/>
              <w:left w:val="nil"/>
              <w:bottom w:val="single" w:sz="4" w:space="0" w:color="auto"/>
              <w:right w:val="nil"/>
            </w:tcBorders>
            <w:shd w:val="clear" w:color="auto" w:fill="auto"/>
            <w:noWrap/>
            <w:vAlign w:val="center"/>
            <w:hideMark/>
          </w:tcPr>
          <w:p w14:paraId="5AE2C793" w14:textId="4605E26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90F293E" w14:textId="429055A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5AE1D5E" w14:textId="2E485EC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3A983ED" w14:textId="1D84463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93700B2" w14:textId="0371B86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E22B88E" w14:textId="13F964D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50EFE39" w14:textId="0191E33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B3B93FE" w14:textId="61D1CF6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7A95575" w14:textId="5497FBD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6404FB5"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-1.339</w:t>
            </w:r>
          </w:p>
        </w:tc>
        <w:tc>
          <w:tcPr>
            <w:tcW w:w="828" w:type="dxa"/>
            <w:tcBorders>
              <w:top w:val="nil"/>
              <w:left w:val="nil"/>
              <w:bottom w:val="single" w:sz="4" w:space="0" w:color="auto"/>
              <w:right w:val="nil"/>
            </w:tcBorders>
            <w:shd w:val="clear" w:color="auto" w:fill="auto"/>
            <w:noWrap/>
            <w:vAlign w:val="center"/>
            <w:hideMark/>
          </w:tcPr>
          <w:p w14:paraId="2C3EA34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single" w:sz="4" w:space="0" w:color="auto"/>
              <w:right w:val="nil"/>
            </w:tcBorders>
            <w:shd w:val="clear" w:color="auto" w:fill="auto"/>
            <w:noWrap/>
            <w:vAlign w:val="center"/>
            <w:hideMark/>
          </w:tcPr>
          <w:p w14:paraId="7A0BA4E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0.518</w:t>
            </w:r>
          </w:p>
        </w:tc>
      </w:tr>
      <w:tr w:rsidR="0055362F" w:rsidRPr="003808E1" w14:paraId="1F6D87A6" w14:textId="77777777" w:rsidTr="006F3752">
        <w:trPr>
          <w:trHeight w:val="300"/>
        </w:trPr>
        <w:tc>
          <w:tcPr>
            <w:tcW w:w="2430" w:type="dxa"/>
            <w:tcBorders>
              <w:top w:val="nil"/>
              <w:left w:val="nil"/>
              <w:bottom w:val="nil"/>
              <w:right w:val="nil"/>
            </w:tcBorders>
            <w:shd w:val="clear" w:color="auto" w:fill="auto"/>
            <w:noWrap/>
            <w:vAlign w:val="center"/>
            <w:hideMark/>
          </w:tcPr>
          <w:p w14:paraId="728E817F"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0AECE8" w14:textId="3A89C87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2F5F38" w14:textId="6C41257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64A024" w14:textId="44A9574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16052C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2.093</w:t>
            </w:r>
          </w:p>
        </w:tc>
        <w:tc>
          <w:tcPr>
            <w:tcW w:w="828" w:type="dxa"/>
            <w:tcBorders>
              <w:top w:val="nil"/>
              <w:left w:val="nil"/>
              <w:bottom w:val="nil"/>
              <w:right w:val="nil"/>
            </w:tcBorders>
            <w:shd w:val="clear" w:color="auto" w:fill="auto"/>
            <w:noWrap/>
            <w:vAlign w:val="center"/>
            <w:hideMark/>
          </w:tcPr>
          <w:p w14:paraId="075483FF"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1.312</w:t>
            </w:r>
          </w:p>
        </w:tc>
        <w:tc>
          <w:tcPr>
            <w:tcW w:w="938" w:type="dxa"/>
            <w:tcBorders>
              <w:top w:val="nil"/>
              <w:left w:val="nil"/>
              <w:bottom w:val="nil"/>
              <w:right w:val="nil"/>
            </w:tcBorders>
            <w:shd w:val="clear" w:color="auto" w:fill="auto"/>
            <w:noWrap/>
            <w:vAlign w:val="center"/>
            <w:hideMark/>
          </w:tcPr>
          <w:p w14:paraId="50589019"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0.246</w:t>
            </w:r>
          </w:p>
        </w:tc>
        <w:tc>
          <w:tcPr>
            <w:tcW w:w="791" w:type="dxa"/>
            <w:tcBorders>
              <w:top w:val="nil"/>
              <w:left w:val="nil"/>
              <w:bottom w:val="nil"/>
              <w:right w:val="nil"/>
            </w:tcBorders>
            <w:shd w:val="clear" w:color="auto" w:fill="auto"/>
            <w:noWrap/>
            <w:vAlign w:val="center"/>
            <w:hideMark/>
          </w:tcPr>
          <w:p w14:paraId="709CED57" w14:textId="6B03CB0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4A0FC6" w14:textId="69114B9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4C11CB" w14:textId="64897B1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C53840B"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2.318</w:t>
            </w:r>
          </w:p>
        </w:tc>
        <w:tc>
          <w:tcPr>
            <w:tcW w:w="828" w:type="dxa"/>
            <w:tcBorders>
              <w:top w:val="nil"/>
              <w:left w:val="nil"/>
              <w:bottom w:val="nil"/>
              <w:right w:val="nil"/>
            </w:tcBorders>
            <w:shd w:val="clear" w:color="auto" w:fill="auto"/>
            <w:noWrap/>
            <w:vAlign w:val="center"/>
            <w:hideMark/>
          </w:tcPr>
          <w:p w14:paraId="5AFD780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1.438</w:t>
            </w:r>
          </w:p>
        </w:tc>
        <w:tc>
          <w:tcPr>
            <w:tcW w:w="938" w:type="dxa"/>
            <w:tcBorders>
              <w:top w:val="nil"/>
              <w:left w:val="nil"/>
              <w:bottom w:val="nil"/>
              <w:right w:val="nil"/>
            </w:tcBorders>
            <w:shd w:val="clear" w:color="auto" w:fill="auto"/>
            <w:noWrap/>
            <w:vAlign w:val="center"/>
            <w:hideMark/>
          </w:tcPr>
          <w:p w14:paraId="48F2A33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r>
      <w:tr w:rsidR="0055362F" w:rsidRPr="003808E1" w14:paraId="2FA3F278" w14:textId="77777777" w:rsidTr="006F3752">
        <w:trPr>
          <w:trHeight w:val="300"/>
        </w:trPr>
        <w:tc>
          <w:tcPr>
            <w:tcW w:w="2430" w:type="dxa"/>
            <w:tcBorders>
              <w:top w:val="nil"/>
              <w:left w:val="nil"/>
              <w:bottom w:val="nil"/>
              <w:right w:val="nil"/>
            </w:tcBorders>
            <w:shd w:val="clear" w:color="auto" w:fill="auto"/>
            <w:noWrap/>
            <w:vAlign w:val="center"/>
            <w:hideMark/>
          </w:tcPr>
          <w:p w14:paraId="47F9A40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4F166746" w14:textId="7518951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984D441" w14:textId="1AD29D4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CF83B3" w14:textId="3200118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EFC4BD0"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-1.277</w:t>
            </w:r>
          </w:p>
        </w:tc>
        <w:tc>
          <w:tcPr>
            <w:tcW w:w="828" w:type="dxa"/>
            <w:tcBorders>
              <w:top w:val="nil"/>
              <w:left w:val="nil"/>
              <w:bottom w:val="nil"/>
              <w:right w:val="nil"/>
            </w:tcBorders>
            <w:shd w:val="clear" w:color="auto" w:fill="auto"/>
            <w:noWrap/>
            <w:vAlign w:val="center"/>
            <w:hideMark/>
          </w:tcPr>
          <w:p w14:paraId="4FF51F9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-0.069</w:t>
            </w:r>
          </w:p>
        </w:tc>
        <w:tc>
          <w:tcPr>
            <w:tcW w:w="938" w:type="dxa"/>
            <w:tcBorders>
              <w:top w:val="nil"/>
              <w:left w:val="nil"/>
              <w:bottom w:val="nil"/>
              <w:right w:val="nil"/>
            </w:tcBorders>
            <w:shd w:val="clear" w:color="auto" w:fill="auto"/>
            <w:noWrap/>
            <w:vAlign w:val="center"/>
            <w:hideMark/>
          </w:tcPr>
          <w:p w14:paraId="09CA949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-1.249</w:t>
            </w:r>
          </w:p>
        </w:tc>
        <w:tc>
          <w:tcPr>
            <w:tcW w:w="791" w:type="dxa"/>
            <w:tcBorders>
              <w:top w:val="nil"/>
              <w:left w:val="nil"/>
              <w:bottom w:val="nil"/>
              <w:right w:val="nil"/>
            </w:tcBorders>
            <w:shd w:val="clear" w:color="auto" w:fill="auto"/>
            <w:noWrap/>
            <w:vAlign w:val="center"/>
            <w:hideMark/>
          </w:tcPr>
          <w:p w14:paraId="3BB3346E" w14:textId="57646AB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EF360D" w14:textId="518403E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7F9859C" w14:textId="2768BB0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A87994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-0.787</w:t>
            </w:r>
          </w:p>
        </w:tc>
        <w:tc>
          <w:tcPr>
            <w:tcW w:w="828" w:type="dxa"/>
            <w:tcBorders>
              <w:top w:val="nil"/>
              <w:left w:val="nil"/>
              <w:bottom w:val="nil"/>
              <w:right w:val="nil"/>
            </w:tcBorders>
            <w:shd w:val="clear" w:color="auto" w:fill="auto"/>
            <w:noWrap/>
            <w:vAlign w:val="center"/>
            <w:hideMark/>
          </w:tcPr>
          <w:p w14:paraId="4F10DA7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938" w:type="dxa"/>
            <w:tcBorders>
              <w:top w:val="nil"/>
              <w:left w:val="nil"/>
              <w:bottom w:val="nil"/>
              <w:right w:val="nil"/>
            </w:tcBorders>
            <w:shd w:val="clear" w:color="auto" w:fill="auto"/>
            <w:noWrap/>
            <w:vAlign w:val="center"/>
            <w:hideMark/>
          </w:tcPr>
          <w:p w14:paraId="5499E99C"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-1.253</w:t>
            </w:r>
          </w:p>
        </w:tc>
      </w:tr>
      <w:tr w:rsidR="0055362F" w:rsidRPr="003808E1" w14:paraId="6AF11CF4" w14:textId="77777777" w:rsidTr="006F3752">
        <w:trPr>
          <w:trHeight w:val="300"/>
        </w:trPr>
        <w:tc>
          <w:tcPr>
            <w:tcW w:w="2430" w:type="dxa"/>
            <w:tcBorders>
              <w:top w:val="nil"/>
              <w:left w:val="nil"/>
              <w:bottom w:val="nil"/>
              <w:right w:val="nil"/>
            </w:tcBorders>
            <w:shd w:val="clear" w:color="auto" w:fill="auto"/>
            <w:noWrap/>
            <w:vAlign w:val="center"/>
            <w:hideMark/>
          </w:tcPr>
          <w:p w14:paraId="3F99B58B"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06D66812" w14:textId="6326C4C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633475" w14:textId="04CAF82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E05600" w14:textId="7F28683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B50349D" w14:textId="04913D6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FF3332" w14:textId="62A24FE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F5BB591" w14:textId="1BFA8C1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C51628E" w14:textId="1D170E0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3EA420" w14:textId="6CCAE78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32B1E7E" w14:textId="1D344A7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3D8A75"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1.015</w:t>
            </w:r>
          </w:p>
        </w:tc>
        <w:tc>
          <w:tcPr>
            <w:tcW w:w="828" w:type="dxa"/>
            <w:tcBorders>
              <w:top w:val="nil"/>
              <w:left w:val="nil"/>
              <w:bottom w:val="nil"/>
              <w:right w:val="nil"/>
            </w:tcBorders>
            <w:shd w:val="clear" w:color="auto" w:fill="auto"/>
            <w:noWrap/>
            <w:vAlign w:val="center"/>
            <w:hideMark/>
          </w:tcPr>
          <w:p w14:paraId="6BF59DAB"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0.659</w:t>
            </w:r>
          </w:p>
        </w:tc>
        <w:tc>
          <w:tcPr>
            <w:tcW w:w="938" w:type="dxa"/>
            <w:tcBorders>
              <w:top w:val="nil"/>
              <w:left w:val="nil"/>
              <w:bottom w:val="nil"/>
              <w:right w:val="nil"/>
            </w:tcBorders>
            <w:shd w:val="clear" w:color="auto" w:fill="auto"/>
            <w:noWrap/>
            <w:vAlign w:val="center"/>
            <w:hideMark/>
          </w:tcPr>
          <w:p w14:paraId="48AE8A0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-0.003</w:t>
            </w:r>
          </w:p>
        </w:tc>
      </w:tr>
      <w:tr w:rsidR="0055362F" w:rsidRPr="003808E1" w14:paraId="43D6B5B8"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3EF0BF9E"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4" w:space="0" w:color="auto"/>
              <w:right w:val="nil"/>
            </w:tcBorders>
            <w:shd w:val="clear" w:color="auto" w:fill="auto"/>
            <w:noWrap/>
            <w:vAlign w:val="center"/>
            <w:hideMark/>
          </w:tcPr>
          <w:p w14:paraId="34F3D75B" w14:textId="1ED3E4D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999986D" w14:textId="667E37F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4794352" w14:textId="36631BD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B1883B2" w14:textId="5B18B7C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6811484" w14:textId="266AAFA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70FCBF0D" w14:textId="77072E3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B3A5148" w14:textId="41A90E3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74CFEDC" w14:textId="54C9DEC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5FDA379B" w14:textId="2BB9AC5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51940E8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-0.764</w:t>
            </w:r>
          </w:p>
        </w:tc>
        <w:tc>
          <w:tcPr>
            <w:tcW w:w="828" w:type="dxa"/>
            <w:tcBorders>
              <w:top w:val="nil"/>
              <w:left w:val="nil"/>
              <w:bottom w:val="single" w:sz="4" w:space="0" w:color="auto"/>
              <w:right w:val="nil"/>
            </w:tcBorders>
            <w:shd w:val="clear" w:color="auto" w:fill="auto"/>
            <w:noWrap/>
            <w:vAlign w:val="center"/>
            <w:hideMark/>
          </w:tcPr>
          <w:p w14:paraId="37FEF783"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-0.352</w:t>
            </w:r>
          </w:p>
        </w:tc>
        <w:tc>
          <w:tcPr>
            <w:tcW w:w="938" w:type="dxa"/>
            <w:tcBorders>
              <w:top w:val="nil"/>
              <w:left w:val="nil"/>
              <w:bottom w:val="single" w:sz="4" w:space="0" w:color="auto"/>
              <w:right w:val="nil"/>
            </w:tcBorders>
            <w:shd w:val="clear" w:color="auto" w:fill="auto"/>
            <w:noWrap/>
            <w:vAlign w:val="center"/>
            <w:hideMark/>
          </w:tcPr>
          <w:p w14:paraId="4B6A3096"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r>
      <w:tr w:rsidR="0055362F" w:rsidRPr="003808E1" w14:paraId="3887EB4B" w14:textId="77777777" w:rsidTr="006F3752">
        <w:trPr>
          <w:trHeight w:val="300"/>
        </w:trPr>
        <w:tc>
          <w:tcPr>
            <w:tcW w:w="2430" w:type="dxa"/>
            <w:tcBorders>
              <w:top w:val="nil"/>
              <w:left w:val="nil"/>
              <w:bottom w:val="nil"/>
              <w:right w:val="nil"/>
            </w:tcBorders>
            <w:shd w:val="clear" w:color="auto" w:fill="auto"/>
            <w:noWrap/>
            <w:vAlign w:val="center"/>
            <w:hideMark/>
          </w:tcPr>
          <w:p w14:paraId="1F063BC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nil"/>
              <w:left w:val="nil"/>
              <w:bottom w:val="nil"/>
              <w:right w:val="nil"/>
            </w:tcBorders>
            <w:shd w:val="clear" w:color="auto" w:fill="auto"/>
            <w:noWrap/>
            <w:vAlign w:val="center"/>
            <w:hideMark/>
          </w:tcPr>
          <w:p w14:paraId="4D2FCBEF" w14:textId="31A6AA2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DAF61B9" w14:textId="1C5DC94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44BE24" w14:textId="001CEB5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43F2CF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-0.420</w:t>
            </w:r>
          </w:p>
        </w:tc>
        <w:tc>
          <w:tcPr>
            <w:tcW w:w="828" w:type="dxa"/>
            <w:tcBorders>
              <w:top w:val="nil"/>
              <w:left w:val="nil"/>
              <w:bottom w:val="nil"/>
              <w:right w:val="nil"/>
            </w:tcBorders>
            <w:shd w:val="clear" w:color="auto" w:fill="auto"/>
            <w:noWrap/>
            <w:vAlign w:val="center"/>
            <w:hideMark/>
          </w:tcPr>
          <w:p w14:paraId="46ABE66D"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-0.591</w:t>
            </w:r>
          </w:p>
        </w:tc>
        <w:tc>
          <w:tcPr>
            <w:tcW w:w="938" w:type="dxa"/>
            <w:tcBorders>
              <w:top w:val="nil"/>
              <w:left w:val="nil"/>
              <w:bottom w:val="nil"/>
              <w:right w:val="nil"/>
            </w:tcBorders>
            <w:shd w:val="clear" w:color="auto" w:fill="auto"/>
            <w:noWrap/>
            <w:vAlign w:val="center"/>
            <w:hideMark/>
          </w:tcPr>
          <w:p w14:paraId="4BB3CB5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0.597</w:t>
            </w:r>
          </w:p>
        </w:tc>
        <w:tc>
          <w:tcPr>
            <w:tcW w:w="791" w:type="dxa"/>
            <w:tcBorders>
              <w:top w:val="nil"/>
              <w:left w:val="nil"/>
              <w:bottom w:val="nil"/>
              <w:right w:val="nil"/>
            </w:tcBorders>
            <w:shd w:val="clear" w:color="auto" w:fill="auto"/>
            <w:noWrap/>
            <w:vAlign w:val="center"/>
            <w:hideMark/>
          </w:tcPr>
          <w:p w14:paraId="4B8DEB4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-2.000</w:t>
            </w:r>
          </w:p>
        </w:tc>
        <w:tc>
          <w:tcPr>
            <w:tcW w:w="828" w:type="dxa"/>
            <w:tcBorders>
              <w:top w:val="nil"/>
              <w:left w:val="nil"/>
              <w:bottom w:val="nil"/>
              <w:right w:val="nil"/>
            </w:tcBorders>
            <w:shd w:val="clear" w:color="auto" w:fill="auto"/>
            <w:noWrap/>
            <w:vAlign w:val="center"/>
            <w:hideMark/>
          </w:tcPr>
          <w:p w14:paraId="1E88E97A"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-2.294</w:t>
            </w:r>
          </w:p>
        </w:tc>
        <w:tc>
          <w:tcPr>
            <w:tcW w:w="938" w:type="dxa"/>
            <w:tcBorders>
              <w:top w:val="nil"/>
              <w:left w:val="nil"/>
              <w:bottom w:val="nil"/>
              <w:right w:val="nil"/>
            </w:tcBorders>
            <w:shd w:val="clear" w:color="auto" w:fill="auto"/>
            <w:noWrap/>
            <w:vAlign w:val="center"/>
            <w:hideMark/>
          </w:tcPr>
          <w:p w14:paraId="0571B48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0.399</w:t>
            </w:r>
          </w:p>
        </w:tc>
        <w:tc>
          <w:tcPr>
            <w:tcW w:w="791" w:type="dxa"/>
            <w:tcBorders>
              <w:top w:val="nil"/>
              <w:left w:val="nil"/>
              <w:bottom w:val="nil"/>
              <w:right w:val="nil"/>
            </w:tcBorders>
            <w:shd w:val="clear" w:color="auto" w:fill="auto"/>
            <w:noWrap/>
            <w:vAlign w:val="center"/>
            <w:hideMark/>
          </w:tcPr>
          <w:p w14:paraId="762681C4" w14:textId="1860E56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4D324A" w14:textId="25037EA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28F24EA" w14:textId="1959F45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427C9B4" w14:textId="77777777" w:rsidTr="006F3752">
        <w:trPr>
          <w:trHeight w:val="300"/>
        </w:trPr>
        <w:tc>
          <w:tcPr>
            <w:tcW w:w="2430" w:type="dxa"/>
            <w:tcBorders>
              <w:top w:val="nil"/>
              <w:left w:val="nil"/>
              <w:bottom w:val="nil"/>
              <w:right w:val="nil"/>
            </w:tcBorders>
            <w:shd w:val="clear" w:color="auto" w:fill="auto"/>
            <w:noWrap/>
            <w:vAlign w:val="center"/>
            <w:hideMark/>
          </w:tcPr>
          <w:p w14:paraId="515A5E42"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12DEE4CB" w14:textId="2E3A2A2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FBF8EB" w14:textId="73B0219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C89198C" w14:textId="12F9619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2A6095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06C0532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0.478</w:t>
            </w:r>
          </w:p>
        </w:tc>
        <w:tc>
          <w:tcPr>
            <w:tcW w:w="938" w:type="dxa"/>
            <w:tcBorders>
              <w:top w:val="nil"/>
              <w:left w:val="nil"/>
              <w:bottom w:val="nil"/>
              <w:right w:val="nil"/>
            </w:tcBorders>
            <w:shd w:val="clear" w:color="auto" w:fill="auto"/>
            <w:noWrap/>
            <w:vAlign w:val="center"/>
            <w:hideMark/>
          </w:tcPr>
          <w:p w14:paraId="1B41BF4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0.020</w:t>
            </w:r>
          </w:p>
        </w:tc>
        <w:tc>
          <w:tcPr>
            <w:tcW w:w="791" w:type="dxa"/>
            <w:tcBorders>
              <w:top w:val="nil"/>
              <w:left w:val="nil"/>
              <w:bottom w:val="nil"/>
              <w:right w:val="nil"/>
            </w:tcBorders>
            <w:shd w:val="clear" w:color="auto" w:fill="auto"/>
            <w:noWrap/>
            <w:vAlign w:val="center"/>
            <w:hideMark/>
          </w:tcPr>
          <w:p w14:paraId="4453D9AA"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1.301</w:t>
            </w:r>
          </w:p>
        </w:tc>
        <w:tc>
          <w:tcPr>
            <w:tcW w:w="828" w:type="dxa"/>
            <w:tcBorders>
              <w:top w:val="nil"/>
              <w:left w:val="nil"/>
              <w:bottom w:val="nil"/>
              <w:right w:val="nil"/>
            </w:tcBorders>
            <w:shd w:val="clear" w:color="auto" w:fill="auto"/>
            <w:noWrap/>
            <w:vAlign w:val="center"/>
            <w:hideMark/>
          </w:tcPr>
          <w:p w14:paraId="5FD2248D"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0.941</w:t>
            </w:r>
          </w:p>
        </w:tc>
        <w:tc>
          <w:tcPr>
            <w:tcW w:w="938" w:type="dxa"/>
            <w:tcBorders>
              <w:top w:val="nil"/>
              <w:left w:val="nil"/>
              <w:bottom w:val="nil"/>
              <w:right w:val="nil"/>
            </w:tcBorders>
            <w:shd w:val="clear" w:color="auto" w:fill="auto"/>
            <w:noWrap/>
            <w:vAlign w:val="center"/>
            <w:hideMark/>
          </w:tcPr>
          <w:p w14:paraId="1BD10E3D"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3E1C0BE8" w14:textId="2B0472E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01A3A3" w14:textId="16B6170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EF94AF" w14:textId="7A90196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3848132" w14:textId="77777777" w:rsidTr="006F3752">
        <w:trPr>
          <w:trHeight w:val="300"/>
        </w:trPr>
        <w:tc>
          <w:tcPr>
            <w:tcW w:w="2430" w:type="dxa"/>
            <w:tcBorders>
              <w:top w:val="nil"/>
              <w:left w:val="nil"/>
              <w:bottom w:val="nil"/>
              <w:right w:val="nil"/>
            </w:tcBorders>
            <w:shd w:val="clear" w:color="auto" w:fill="auto"/>
            <w:noWrap/>
            <w:vAlign w:val="center"/>
            <w:hideMark/>
          </w:tcPr>
          <w:p w14:paraId="5571C6D8"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Edge:Area Ratio</w:t>
            </w:r>
          </w:p>
        </w:tc>
        <w:tc>
          <w:tcPr>
            <w:tcW w:w="791" w:type="dxa"/>
            <w:tcBorders>
              <w:top w:val="nil"/>
              <w:left w:val="nil"/>
              <w:bottom w:val="nil"/>
              <w:right w:val="nil"/>
            </w:tcBorders>
            <w:shd w:val="clear" w:color="auto" w:fill="auto"/>
            <w:noWrap/>
            <w:vAlign w:val="center"/>
            <w:hideMark/>
          </w:tcPr>
          <w:p w14:paraId="08E63F1D" w14:textId="4F32850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40FEB91" w14:textId="49CDAE7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1CCDDB5" w14:textId="012B056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B626642" w14:textId="0EA2B38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F9D567" w14:textId="25C9487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CD20B" w14:textId="67539FB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692D2F9"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828" w:type="dxa"/>
            <w:tcBorders>
              <w:top w:val="nil"/>
              <w:left w:val="nil"/>
              <w:bottom w:val="nil"/>
              <w:right w:val="nil"/>
            </w:tcBorders>
            <w:shd w:val="clear" w:color="auto" w:fill="auto"/>
            <w:noWrap/>
            <w:vAlign w:val="center"/>
            <w:hideMark/>
          </w:tcPr>
          <w:p w14:paraId="79B498A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-0.379</w:t>
            </w:r>
          </w:p>
        </w:tc>
        <w:tc>
          <w:tcPr>
            <w:tcW w:w="938" w:type="dxa"/>
            <w:tcBorders>
              <w:top w:val="nil"/>
              <w:left w:val="nil"/>
              <w:bottom w:val="nil"/>
              <w:right w:val="nil"/>
            </w:tcBorders>
            <w:shd w:val="clear" w:color="auto" w:fill="auto"/>
            <w:noWrap/>
            <w:vAlign w:val="center"/>
            <w:hideMark/>
          </w:tcPr>
          <w:p w14:paraId="20507A8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791" w:type="dxa"/>
            <w:tcBorders>
              <w:top w:val="nil"/>
              <w:left w:val="nil"/>
              <w:bottom w:val="nil"/>
              <w:right w:val="nil"/>
            </w:tcBorders>
            <w:shd w:val="clear" w:color="auto" w:fill="auto"/>
            <w:noWrap/>
            <w:vAlign w:val="center"/>
            <w:hideMark/>
          </w:tcPr>
          <w:p w14:paraId="4A7A9598" w14:textId="119F8A9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BC9B34C" w14:textId="4188346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F04499" w14:textId="7135607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60750267"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5D5D05F2"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54BA0A40" w14:textId="47B60FD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0282454" w14:textId="7BF6B42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064D49" w14:textId="54D3326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FCFA7C9" w14:textId="1C6E1AD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C64B012" w14:textId="582098B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DC38B83" w14:textId="4409BF0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1CC0CD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0.253</w:t>
            </w:r>
          </w:p>
        </w:tc>
        <w:tc>
          <w:tcPr>
            <w:tcW w:w="828" w:type="dxa"/>
            <w:tcBorders>
              <w:top w:val="nil"/>
              <w:left w:val="nil"/>
              <w:bottom w:val="single" w:sz="4" w:space="0" w:color="auto"/>
              <w:right w:val="nil"/>
            </w:tcBorders>
            <w:shd w:val="clear" w:color="auto" w:fill="auto"/>
            <w:noWrap/>
            <w:vAlign w:val="center"/>
            <w:hideMark/>
          </w:tcPr>
          <w:p w14:paraId="0C163FE6"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-0.178</w:t>
            </w:r>
          </w:p>
        </w:tc>
        <w:tc>
          <w:tcPr>
            <w:tcW w:w="938" w:type="dxa"/>
            <w:tcBorders>
              <w:top w:val="nil"/>
              <w:left w:val="nil"/>
              <w:bottom w:val="single" w:sz="4" w:space="0" w:color="auto"/>
              <w:right w:val="nil"/>
            </w:tcBorders>
            <w:shd w:val="clear" w:color="auto" w:fill="auto"/>
            <w:noWrap/>
            <w:vAlign w:val="center"/>
            <w:hideMark/>
          </w:tcPr>
          <w:p w14:paraId="4C9E043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0.195</w:t>
            </w:r>
          </w:p>
        </w:tc>
        <w:tc>
          <w:tcPr>
            <w:tcW w:w="791" w:type="dxa"/>
            <w:tcBorders>
              <w:top w:val="nil"/>
              <w:left w:val="nil"/>
              <w:bottom w:val="single" w:sz="4" w:space="0" w:color="auto"/>
              <w:right w:val="nil"/>
            </w:tcBorders>
            <w:shd w:val="clear" w:color="auto" w:fill="auto"/>
            <w:noWrap/>
            <w:vAlign w:val="center"/>
            <w:hideMark/>
          </w:tcPr>
          <w:p w14:paraId="6514A283" w14:textId="118AD55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3AB65C3" w14:textId="4C50BA4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16BD271" w14:textId="185CCE3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7139FEAE" w14:textId="77777777" w:rsidTr="006F3752">
        <w:trPr>
          <w:trHeight w:val="300"/>
        </w:trPr>
        <w:tc>
          <w:tcPr>
            <w:tcW w:w="2430" w:type="dxa"/>
            <w:tcBorders>
              <w:top w:val="nil"/>
              <w:left w:val="nil"/>
              <w:bottom w:val="nil"/>
              <w:right w:val="nil"/>
            </w:tcBorders>
            <w:shd w:val="clear" w:color="auto" w:fill="auto"/>
            <w:noWrap/>
            <w:vAlign w:val="center"/>
            <w:hideMark/>
          </w:tcPr>
          <w:p w14:paraId="03EA22F5" w14:textId="4F3F9E70"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484BB5F2"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-2.187</w:t>
            </w:r>
          </w:p>
        </w:tc>
        <w:tc>
          <w:tcPr>
            <w:tcW w:w="2557" w:type="dxa"/>
            <w:gridSpan w:val="3"/>
            <w:tcBorders>
              <w:top w:val="nil"/>
              <w:left w:val="nil"/>
              <w:bottom w:val="nil"/>
              <w:right w:val="nil"/>
            </w:tcBorders>
            <w:shd w:val="clear" w:color="auto" w:fill="auto"/>
            <w:noWrap/>
            <w:vAlign w:val="center"/>
            <w:hideMark/>
          </w:tcPr>
          <w:p w14:paraId="1B8FCD7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-1.144</w:t>
            </w:r>
          </w:p>
        </w:tc>
        <w:tc>
          <w:tcPr>
            <w:tcW w:w="2557" w:type="dxa"/>
            <w:gridSpan w:val="3"/>
            <w:tcBorders>
              <w:top w:val="nil"/>
              <w:left w:val="nil"/>
              <w:bottom w:val="nil"/>
              <w:right w:val="nil"/>
            </w:tcBorders>
            <w:shd w:val="clear" w:color="auto" w:fill="auto"/>
            <w:noWrap/>
            <w:vAlign w:val="center"/>
            <w:hideMark/>
          </w:tcPr>
          <w:p w14:paraId="76C961A8"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-1.464</w:t>
            </w:r>
          </w:p>
        </w:tc>
        <w:tc>
          <w:tcPr>
            <w:tcW w:w="2557" w:type="dxa"/>
            <w:gridSpan w:val="3"/>
            <w:tcBorders>
              <w:top w:val="nil"/>
              <w:left w:val="nil"/>
              <w:bottom w:val="nil"/>
              <w:right w:val="nil"/>
            </w:tcBorders>
            <w:shd w:val="clear" w:color="auto" w:fill="auto"/>
            <w:noWrap/>
            <w:vAlign w:val="center"/>
            <w:hideMark/>
          </w:tcPr>
          <w:p w14:paraId="26B462AB"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-0.398</w:t>
            </w:r>
          </w:p>
        </w:tc>
      </w:tr>
      <w:tr w:rsidR="0055362F" w:rsidRPr="003808E1" w14:paraId="304E3213" w14:textId="77777777" w:rsidTr="006F3752">
        <w:trPr>
          <w:trHeight w:val="300"/>
        </w:trPr>
        <w:tc>
          <w:tcPr>
            <w:tcW w:w="2430" w:type="dxa"/>
            <w:tcBorders>
              <w:top w:val="nil"/>
              <w:left w:val="nil"/>
              <w:bottom w:val="nil"/>
              <w:right w:val="nil"/>
            </w:tcBorders>
            <w:shd w:val="clear" w:color="auto" w:fill="auto"/>
            <w:noWrap/>
            <w:vAlign w:val="center"/>
            <w:hideMark/>
          </w:tcPr>
          <w:p w14:paraId="58EC3AC4" w14:textId="70D9EE90"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79975E3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2.140</w:t>
            </w:r>
          </w:p>
        </w:tc>
        <w:tc>
          <w:tcPr>
            <w:tcW w:w="2557" w:type="dxa"/>
            <w:gridSpan w:val="3"/>
            <w:tcBorders>
              <w:top w:val="nil"/>
              <w:left w:val="nil"/>
              <w:bottom w:val="nil"/>
              <w:right w:val="nil"/>
            </w:tcBorders>
            <w:shd w:val="clear" w:color="auto" w:fill="auto"/>
            <w:noWrap/>
            <w:vAlign w:val="center"/>
            <w:hideMark/>
          </w:tcPr>
          <w:p w14:paraId="3F069590"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2.798</w:t>
            </w:r>
          </w:p>
        </w:tc>
        <w:tc>
          <w:tcPr>
            <w:tcW w:w="2557" w:type="dxa"/>
            <w:gridSpan w:val="3"/>
            <w:tcBorders>
              <w:top w:val="nil"/>
              <w:left w:val="nil"/>
              <w:bottom w:val="nil"/>
              <w:right w:val="nil"/>
            </w:tcBorders>
            <w:shd w:val="clear" w:color="auto" w:fill="auto"/>
            <w:noWrap/>
            <w:vAlign w:val="center"/>
            <w:hideMark/>
          </w:tcPr>
          <w:p w14:paraId="7AA47BAB"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2.455</w:t>
            </w:r>
          </w:p>
        </w:tc>
        <w:tc>
          <w:tcPr>
            <w:tcW w:w="2557" w:type="dxa"/>
            <w:gridSpan w:val="3"/>
            <w:tcBorders>
              <w:top w:val="nil"/>
              <w:left w:val="nil"/>
              <w:bottom w:val="nil"/>
              <w:right w:val="nil"/>
            </w:tcBorders>
            <w:shd w:val="clear" w:color="auto" w:fill="auto"/>
            <w:noWrap/>
            <w:vAlign w:val="center"/>
            <w:hideMark/>
          </w:tcPr>
          <w:p w14:paraId="13293E78"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2.109</w:t>
            </w:r>
          </w:p>
        </w:tc>
      </w:tr>
      <w:tr w:rsidR="0055362F" w:rsidRPr="003808E1" w14:paraId="1DB3B0B3"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42E3CA62" w14:textId="26724A0E"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37D7F66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0.897</w:t>
            </w:r>
          </w:p>
        </w:tc>
        <w:tc>
          <w:tcPr>
            <w:tcW w:w="2557" w:type="dxa"/>
            <w:gridSpan w:val="3"/>
            <w:tcBorders>
              <w:top w:val="nil"/>
              <w:left w:val="nil"/>
              <w:bottom w:val="single" w:sz="18" w:space="0" w:color="auto"/>
              <w:right w:val="nil"/>
            </w:tcBorders>
            <w:shd w:val="clear" w:color="auto" w:fill="auto"/>
            <w:noWrap/>
            <w:vAlign w:val="center"/>
            <w:hideMark/>
          </w:tcPr>
          <w:p w14:paraId="7313CCD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2557" w:type="dxa"/>
            <w:gridSpan w:val="3"/>
            <w:tcBorders>
              <w:top w:val="nil"/>
              <w:left w:val="nil"/>
              <w:bottom w:val="single" w:sz="18" w:space="0" w:color="auto"/>
              <w:right w:val="nil"/>
            </w:tcBorders>
            <w:shd w:val="clear" w:color="auto" w:fill="auto"/>
            <w:noWrap/>
            <w:vAlign w:val="center"/>
            <w:hideMark/>
          </w:tcPr>
          <w:p w14:paraId="59A639A2"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1.171</w:t>
            </w:r>
          </w:p>
        </w:tc>
        <w:tc>
          <w:tcPr>
            <w:tcW w:w="2557" w:type="dxa"/>
            <w:gridSpan w:val="3"/>
            <w:tcBorders>
              <w:top w:val="nil"/>
              <w:left w:val="nil"/>
              <w:bottom w:val="single" w:sz="18" w:space="0" w:color="auto"/>
              <w:right w:val="nil"/>
            </w:tcBorders>
            <w:shd w:val="clear" w:color="auto" w:fill="auto"/>
            <w:noWrap/>
            <w:vAlign w:val="center"/>
            <w:hideMark/>
          </w:tcPr>
          <w:p w14:paraId="58FDDA7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0.704</w:t>
            </w:r>
          </w:p>
        </w:tc>
      </w:tr>
    </w:tbl>
    <w:p w14:paraId="1BE07FF3" w14:textId="616D7BCF" w:rsidR="0055362F" w:rsidRPr="003808E1" w:rsidRDefault="0055362F" w:rsidP="009C225B">
      <w:pPr>
        <w:spacing w:line="276" w:lineRule="auto"/>
        <w:rPr>
          <w:rFonts w:ascii="Times New Roman" w:hAnsi="Times New Roman" w:cs="Times New Roman"/>
          <w:sz w:val="24"/>
          <w:szCs w:val="24"/>
        </w:rPr>
        <w:sectPr w:rsidR="0055362F" w:rsidRPr="003808E1" w:rsidSect="001C5C13">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br/>
      </w:r>
    </w:p>
    <w:p w14:paraId="2EBF946E" w14:textId="31365968" w:rsidR="008A7874" w:rsidRPr="003808E1" w:rsidRDefault="008A7874" w:rsidP="008A7874">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9</w:t>
      </w:r>
      <w:r w:rsidR="005950C4" w:rsidRPr="003808E1">
        <w:rPr>
          <w:rFonts w:ascii="Times New Roman" w:hAnsi="Times New Roman" w:cs="Times New Roman"/>
          <w:sz w:val="24"/>
          <w:szCs w:val="24"/>
        </w:rPr>
        <w:t>. Overall summary of the significance, direction, and magnitude of e</w:t>
      </w:r>
      <w:r w:rsidR="00FB74DF" w:rsidRPr="003808E1">
        <w:rPr>
          <w:rFonts w:ascii="Times New Roman" w:hAnsi="Times New Roman" w:cs="Times New Roman"/>
          <w:sz w:val="24"/>
          <w:szCs w:val="24"/>
        </w:rPr>
        <w:t>ffects</w:t>
      </w:r>
      <w:r w:rsidRPr="003808E1">
        <w:rPr>
          <w:rFonts w:ascii="Times New Roman" w:hAnsi="Times New Roman" w:cs="Times New Roman"/>
          <w:sz w:val="24"/>
          <w:szCs w:val="24"/>
        </w:rPr>
        <w:t xml:space="preserve"> of </w:t>
      </w:r>
      <w:r w:rsidR="00FB74DF" w:rsidRPr="003808E1">
        <w:rPr>
          <w:rFonts w:ascii="Times New Roman" w:hAnsi="Times New Roman" w:cs="Times New Roman"/>
          <w:sz w:val="24"/>
          <w:szCs w:val="24"/>
        </w:rPr>
        <w:t xml:space="preserve">predictor </w:t>
      </w:r>
      <w:r w:rsidRPr="003808E1">
        <w:rPr>
          <w:rFonts w:ascii="Times New Roman" w:hAnsi="Times New Roman" w:cs="Times New Roman"/>
          <w:sz w:val="24"/>
          <w:szCs w:val="24"/>
        </w:rPr>
        <w:t>variable</w:t>
      </w:r>
      <w:r w:rsidR="00FB74DF" w:rsidRPr="003808E1">
        <w:rPr>
          <w:rFonts w:ascii="Times New Roman" w:hAnsi="Times New Roman" w:cs="Times New Roman"/>
          <w:sz w:val="24"/>
          <w:szCs w:val="24"/>
        </w:rPr>
        <w:t>s</w:t>
      </w:r>
      <w:r w:rsidRPr="003808E1">
        <w:rPr>
          <w:rFonts w:ascii="Times New Roman" w:hAnsi="Times New Roman" w:cs="Times New Roman"/>
          <w:sz w:val="24"/>
          <w:szCs w:val="24"/>
        </w:rPr>
        <w:t xml:space="preserve"> </w:t>
      </w:r>
      <w:r w:rsidR="005950C4" w:rsidRPr="003808E1">
        <w:rPr>
          <w:rFonts w:ascii="Times New Roman" w:hAnsi="Times New Roman" w:cs="Times New Roman"/>
          <w:sz w:val="24"/>
          <w:szCs w:val="24"/>
        </w:rPr>
        <w:t>on</w:t>
      </w:r>
      <w:r w:rsidRPr="003808E1">
        <w:rPr>
          <w:rFonts w:ascii="Times New Roman" w:hAnsi="Times New Roman" w:cs="Times New Roman"/>
          <w:sz w:val="24"/>
          <w:szCs w:val="24"/>
        </w:rPr>
        <w:t xml:space="preserve"> game bird</w:t>
      </w:r>
      <w:r w:rsidR="00FB74DF" w:rsidRPr="003808E1">
        <w:rPr>
          <w:rFonts w:ascii="Times New Roman" w:hAnsi="Times New Roman" w:cs="Times New Roman"/>
          <w:sz w:val="24"/>
          <w:szCs w:val="24"/>
        </w:rPr>
        <w:t xml:space="preserve"> occupancy (1 = WITU, 2 = RUGR, 3 = AMWO)</w:t>
      </w:r>
      <w:r w:rsidRPr="003808E1">
        <w:rPr>
          <w:rFonts w:ascii="Times New Roman" w:hAnsi="Times New Roman" w:cs="Times New Roman"/>
          <w:sz w:val="24"/>
          <w:szCs w:val="24"/>
        </w:rPr>
        <w:t xml:space="preserve"> and guild</w:t>
      </w:r>
      <w:r w:rsidR="00FB74DF" w:rsidRPr="003808E1">
        <w:rPr>
          <w:rFonts w:ascii="Times New Roman" w:hAnsi="Times New Roman" w:cs="Times New Roman"/>
          <w:sz w:val="24"/>
          <w:szCs w:val="24"/>
        </w:rPr>
        <w:t xml:space="preserve"> richness (ALL = all species, ESEA = early-successional and edge-associated songbirds, INT = forest-interior songbirds, GAP = forest-gap songbirds, GEN = forest generalist songbirds)</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C</w:t>
      </w:r>
      <w:r w:rsidR="005950C4" w:rsidRPr="003808E1">
        <w:rPr>
          <w:rFonts w:ascii="Times New Roman" w:hAnsi="Times New Roman" w:cs="Times New Roman"/>
          <w:sz w:val="24"/>
          <w:szCs w:val="24"/>
        </w:rPr>
        <w:t>ell c</w:t>
      </w:r>
      <w:r w:rsidR="003A66D5" w:rsidRPr="003808E1">
        <w:rPr>
          <w:rFonts w:ascii="Times New Roman" w:hAnsi="Times New Roman" w:cs="Times New Roman"/>
          <w:sz w:val="24"/>
          <w:szCs w:val="24"/>
        </w:rPr>
        <w:t>olors</w:t>
      </w:r>
      <w:r w:rsidR="00E82F9A" w:rsidRPr="003808E1">
        <w:rPr>
          <w:rFonts w:ascii="Times New Roman" w:hAnsi="Times New Roman" w:cs="Times New Roman"/>
          <w:sz w:val="24"/>
          <w:szCs w:val="24"/>
        </w:rPr>
        <w:t xml:space="preserve"> indicate </w:t>
      </w:r>
      <w:r w:rsidR="00FB74DF" w:rsidRPr="003808E1">
        <w:rPr>
          <w:rFonts w:ascii="Times New Roman" w:hAnsi="Times New Roman" w:cs="Times New Roman"/>
          <w:sz w:val="24"/>
          <w:szCs w:val="24"/>
        </w:rPr>
        <w:t>a non-significant (gray) or significant</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negative</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(blue)</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positive (yellow)</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quadratic (green) relationship </w:t>
      </w:r>
      <w:r w:rsidR="00253FF3" w:rsidRPr="003808E1">
        <w:rPr>
          <w:rFonts w:ascii="Times New Roman" w:hAnsi="Times New Roman" w:cs="Times New Roman"/>
          <w:sz w:val="24"/>
          <w:szCs w:val="24"/>
        </w:rPr>
        <w:t>resulting in a</w:t>
      </w:r>
      <w:r w:rsidR="003A66D5" w:rsidRPr="003808E1">
        <w:rPr>
          <w:rFonts w:ascii="Times New Roman" w:hAnsi="Times New Roman" w:cs="Times New Roman"/>
          <w:sz w:val="24"/>
          <w:szCs w:val="24"/>
        </w:rPr>
        <w:t xml:space="preserve"> </w:t>
      </w:r>
      <w:r w:rsidR="00253FF3" w:rsidRPr="003808E1">
        <w:rPr>
          <w:rFonts w:ascii="Times New Roman" w:hAnsi="Times New Roman" w:cs="Times New Roman"/>
          <w:sz w:val="24"/>
          <w:szCs w:val="24"/>
        </w:rPr>
        <w:t>change of ≥</w:t>
      </w:r>
      <w:r w:rsidR="00E82F9A" w:rsidRPr="003808E1">
        <w:rPr>
          <w:rFonts w:ascii="Times New Roman" w:hAnsi="Times New Roman" w:cs="Times New Roman"/>
          <w:sz w:val="24"/>
          <w:szCs w:val="24"/>
        </w:rPr>
        <w:t xml:space="preserve">0.10 in probability of marginal occurrence for game bird species or of </w:t>
      </w:r>
      <w:r w:rsidR="00253FF3" w:rsidRPr="003808E1">
        <w:rPr>
          <w:rFonts w:ascii="Times New Roman" w:hAnsi="Times New Roman" w:cs="Times New Roman"/>
          <w:sz w:val="24"/>
          <w:szCs w:val="24"/>
        </w:rPr>
        <w:t>≥</w:t>
      </w:r>
      <w:r w:rsidR="00E82F9A" w:rsidRPr="003808E1">
        <w:rPr>
          <w:rFonts w:ascii="Times New Roman" w:hAnsi="Times New Roman" w:cs="Times New Roman"/>
          <w:sz w:val="24"/>
          <w:szCs w:val="24"/>
        </w:rPr>
        <w:t>1 species for songbird guild richness</w:t>
      </w:r>
      <w:r w:rsidR="003A66D5" w:rsidRPr="003808E1">
        <w:rPr>
          <w:rFonts w:ascii="Times New Roman" w:hAnsi="Times New Roman" w:cs="Times New Roman"/>
          <w:sz w:val="24"/>
          <w:szCs w:val="24"/>
        </w:rPr>
        <w:t>.</w:t>
      </w:r>
    </w:p>
    <w:tbl>
      <w:tblPr>
        <w:tblW w:w="13059" w:type="dxa"/>
        <w:tblLook w:val="04A0" w:firstRow="1" w:lastRow="0" w:firstColumn="1" w:lastColumn="0" w:noHBand="0" w:noVBand="1"/>
      </w:tblPr>
      <w:tblGrid>
        <w:gridCol w:w="2700"/>
        <w:gridCol w:w="426"/>
        <w:gridCol w:w="439"/>
        <w:gridCol w:w="485"/>
        <w:gridCol w:w="628"/>
        <w:gridCol w:w="741"/>
        <w:gridCol w:w="570"/>
        <w:gridCol w:w="642"/>
        <w:gridCol w:w="654"/>
        <w:gridCol w:w="80"/>
        <w:gridCol w:w="552"/>
        <w:gridCol w:w="570"/>
        <w:gridCol w:w="642"/>
        <w:gridCol w:w="654"/>
        <w:gridCol w:w="81"/>
        <w:gridCol w:w="551"/>
        <w:gridCol w:w="741"/>
        <w:gridCol w:w="581"/>
        <w:gridCol w:w="642"/>
        <w:gridCol w:w="648"/>
        <w:gridCol w:w="32"/>
      </w:tblGrid>
      <w:tr w:rsidR="00953F27" w:rsidRPr="003808E1" w14:paraId="4F95280D" w14:textId="77777777" w:rsidTr="000B363D">
        <w:trPr>
          <w:trHeight w:val="308"/>
        </w:trPr>
        <w:tc>
          <w:tcPr>
            <w:tcW w:w="2700" w:type="dxa"/>
            <w:vMerge w:val="restart"/>
            <w:tcBorders>
              <w:top w:val="single" w:sz="12" w:space="0" w:color="auto"/>
              <w:left w:val="nil"/>
              <w:bottom w:val="single" w:sz="4" w:space="0" w:color="000000"/>
              <w:right w:val="nil"/>
            </w:tcBorders>
            <w:shd w:val="clear" w:color="auto" w:fill="auto"/>
            <w:noWrap/>
            <w:vAlign w:val="center"/>
            <w:hideMark/>
          </w:tcPr>
          <w:p w14:paraId="09942528" w14:textId="3257E15D" w:rsidR="00953F27" w:rsidRPr="003808E1" w:rsidRDefault="00953F27" w:rsidP="00953F27">
            <w:pPr>
              <w:spacing w:after="0" w:line="240" w:lineRule="auto"/>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Predictor Variable</w:t>
            </w:r>
          </w:p>
        </w:tc>
        <w:tc>
          <w:tcPr>
            <w:tcW w:w="1350" w:type="dxa"/>
            <w:gridSpan w:val="3"/>
            <w:tcBorders>
              <w:top w:val="single" w:sz="12" w:space="0" w:color="auto"/>
              <w:left w:val="nil"/>
              <w:bottom w:val="single" w:sz="4" w:space="0" w:color="auto"/>
              <w:right w:val="nil"/>
            </w:tcBorders>
            <w:shd w:val="clear" w:color="auto" w:fill="auto"/>
            <w:noWrap/>
            <w:vAlign w:val="center"/>
            <w:hideMark/>
          </w:tcPr>
          <w:p w14:paraId="1362325F"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Game Birds</w:t>
            </w:r>
          </w:p>
        </w:tc>
        <w:tc>
          <w:tcPr>
            <w:tcW w:w="3315" w:type="dxa"/>
            <w:gridSpan w:val="6"/>
            <w:tcBorders>
              <w:top w:val="single" w:sz="12" w:space="0" w:color="auto"/>
              <w:left w:val="nil"/>
              <w:bottom w:val="single" w:sz="4" w:space="0" w:color="auto"/>
              <w:right w:val="nil"/>
            </w:tcBorders>
            <w:shd w:val="clear" w:color="auto" w:fill="auto"/>
            <w:noWrap/>
            <w:vAlign w:val="center"/>
            <w:hideMark/>
          </w:tcPr>
          <w:p w14:paraId="39331AE3"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(Opening)</w:t>
            </w:r>
          </w:p>
        </w:tc>
        <w:tc>
          <w:tcPr>
            <w:tcW w:w="2499" w:type="dxa"/>
            <w:gridSpan w:val="5"/>
            <w:tcBorders>
              <w:top w:val="single" w:sz="12" w:space="0" w:color="auto"/>
              <w:left w:val="nil"/>
              <w:bottom w:val="single" w:sz="4" w:space="0" w:color="auto"/>
              <w:right w:val="nil"/>
            </w:tcBorders>
            <w:shd w:val="clear" w:color="auto" w:fill="auto"/>
            <w:noWrap/>
            <w:vAlign w:val="center"/>
            <w:hideMark/>
          </w:tcPr>
          <w:p w14:paraId="789B4F07"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(Forest)</w:t>
            </w:r>
          </w:p>
        </w:tc>
        <w:tc>
          <w:tcPr>
            <w:tcW w:w="3195" w:type="dxa"/>
            <w:gridSpan w:val="6"/>
            <w:tcBorders>
              <w:top w:val="single" w:sz="12" w:space="0" w:color="auto"/>
              <w:left w:val="nil"/>
              <w:bottom w:val="single" w:sz="4" w:space="0" w:color="auto"/>
              <w:right w:val="nil"/>
            </w:tcBorders>
            <w:shd w:val="clear" w:color="auto" w:fill="auto"/>
            <w:noWrap/>
            <w:vAlign w:val="center"/>
            <w:hideMark/>
          </w:tcPr>
          <w:p w14:paraId="7933B434"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Post-breeding Birds</w:t>
            </w:r>
          </w:p>
        </w:tc>
      </w:tr>
      <w:tr w:rsidR="00396255" w:rsidRPr="003808E1" w14:paraId="7B0647E3" w14:textId="77777777" w:rsidTr="000B363D">
        <w:trPr>
          <w:gridAfter w:val="1"/>
          <w:wAfter w:w="32" w:type="dxa"/>
          <w:trHeight w:val="308"/>
        </w:trPr>
        <w:tc>
          <w:tcPr>
            <w:tcW w:w="2700" w:type="dxa"/>
            <w:vMerge/>
            <w:tcBorders>
              <w:top w:val="single" w:sz="4" w:space="0" w:color="auto"/>
              <w:left w:val="nil"/>
              <w:bottom w:val="single" w:sz="12" w:space="0" w:color="auto"/>
              <w:right w:val="nil"/>
            </w:tcBorders>
            <w:vAlign w:val="center"/>
            <w:hideMark/>
          </w:tcPr>
          <w:p w14:paraId="282E49A0" w14:textId="77777777" w:rsidR="00953F27" w:rsidRPr="003808E1" w:rsidRDefault="00953F27" w:rsidP="00953F27">
            <w:pPr>
              <w:spacing w:after="0" w:line="240" w:lineRule="auto"/>
              <w:rPr>
                <w:rFonts w:ascii="Times New Roman" w:eastAsia="Times New Roman" w:hAnsi="Times New Roman" w:cs="Times New Roman"/>
                <w:b/>
                <w:bCs/>
                <w:color w:val="000000"/>
                <w:sz w:val="21"/>
                <w:szCs w:val="21"/>
              </w:rPr>
            </w:pPr>
          </w:p>
        </w:tc>
        <w:tc>
          <w:tcPr>
            <w:tcW w:w="426" w:type="dxa"/>
            <w:tcBorders>
              <w:top w:val="nil"/>
              <w:left w:val="nil"/>
              <w:bottom w:val="single" w:sz="12" w:space="0" w:color="auto"/>
              <w:right w:val="nil"/>
            </w:tcBorders>
            <w:shd w:val="clear" w:color="auto" w:fill="auto"/>
            <w:noWrap/>
            <w:vAlign w:val="center"/>
            <w:hideMark/>
          </w:tcPr>
          <w:p w14:paraId="12CB3CDE" w14:textId="4432783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1</w:t>
            </w:r>
          </w:p>
        </w:tc>
        <w:tc>
          <w:tcPr>
            <w:tcW w:w="439" w:type="dxa"/>
            <w:tcBorders>
              <w:top w:val="nil"/>
              <w:left w:val="nil"/>
              <w:bottom w:val="single" w:sz="12" w:space="0" w:color="auto"/>
              <w:right w:val="nil"/>
            </w:tcBorders>
            <w:shd w:val="clear" w:color="auto" w:fill="auto"/>
            <w:noWrap/>
            <w:vAlign w:val="center"/>
            <w:hideMark/>
          </w:tcPr>
          <w:p w14:paraId="19EADDE7" w14:textId="567837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2</w:t>
            </w:r>
          </w:p>
        </w:tc>
        <w:tc>
          <w:tcPr>
            <w:tcW w:w="485" w:type="dxa"/>
            <w:tcBorders>
              <w:top w:val="nil"/>
              <w:left w:val="nil"/>
              <w:bottom w:val="single" w:sz="12" w:space="0" w:color="auto"/>
              <w:right w:val="nil"/>
            </w:tcBorders>
            <w:shd w:val="clear" w:color="auto" w:fill="auto"/>
            <w:noWrap/>
            <w:vAlign w:val="center"/>
            <w:hideMark/>
          </w:tcPr>
          <w:p w14:paraId="624FA4CF" w14:textId="0162A3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3</w:t>
            </w:r>
          </w:p>
        </w:tc>
        <w:tc>
          <w:tcPr>
            <w:tcW w:w="628" w:type="dxa"/>
            <w:tcBorders>
              <w:top w:val="nil"/>
              <w:left w:val="nil"/>
              <w:bottom w:val="single" w:sz="12" w:space="0" w:color="auto"/>
              <w:right w:val="nil"/>
            </w:tcBorders>
            <w:shd w:val="clear" w:color="auto" w:fill="auto"/>
            <w:noWrap/>
            <w:vAlign w:val="center"/>
            <w:hideMark/>
          </w:tcPr>
          <w:p w14:paraId="24727464"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55E7D5FA"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70" w:type="dxa"/>
            <w:tcBorders>
              <w:top w:val="nil"/>
              <w:left w:val="nil"/>
              <w:bottom w:val="single" w:sz="12" w:space="0" w:color="auto"/>
              <w:right w:val="nil"/>
            </w:tcBorders>
            <w:shd w:val="clear" w:color="auto" w:fill="auto"/>
            <w:noWrap/>
            <w:vAlign w:val="center"/>
            <w:hideMark/>
          </w:tcPr>
          <w:p w14:paraId="3A08B3C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AE4EE7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3B9C648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79C881A6"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570" w:type="dxa"/>
            <w:tcBorders>
              <w:top w:val="nil"/>
              <w:left w:val="nil"/>
              <w:bottom w:val="single" w:sz="12" w:space="0" w:color="auto"/>
              <w:right w:val="nil"/>
            </w:tcBorders>
            <w:shd w:val="clear" w:color="auto" w:fill="auto"/>
            <w:noWrap/>
            <w:vAlign w:val="center"/>
            <w:hideMark/>
          </w:tcPr>
          <w:p w14:paraId="1C22C6E0"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D3445BB"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5964064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6D51A8A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70BF3CB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81" w:type="dxa"/>
            <w:tcBorders>
              <w:top w:val="nil"/>
              <w:left w:val="nil"/>
              <w:bottom w:val="single" w:sz="12" w:space="0" w:color="auto"/>
              <w:right w:val="nil"/>
            </w:tcBorders>
            <w:shd w:val="clear" w:color="auto" w:fill="auto"/>
            <w:noWrap/>
            <w:vAlign w:val="center"/>
            <w:hideMark/>
          </w:tcPr>
          <w:p w14:paraId="73885D9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517B5D78"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48" w:type="dxa"/>
            <w:tcBorders>
              <w:top w:val="nil"/>
              <w:left w:val="nil"/>
              <w:bottom w:val="single" w:sz="12" w:space="0" w:color="auto"/>
              <w:right w:val="nil"/>
            </w:tcBorders>
            <w:shd w:val="clear" w:color="auto" w:fill="auto"/>
            <w:noWrap/>
            <w:vAlign w:val="center"/>
            <w:hideMark/>
          </w:tcPr>
          <w:p w14:paraId="04BDA8ED"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r>
      <w:tr w:rsidR="005950C4" w:rsidRPr="003808E1" w14:paraId="62B43973" w14:textId="77777777" w:rsidTr="000B363D">
        <w:trPr>
          <w:gridAfter w:val="1"/>
          <w:wAfter w:w="32" w:type="dxa"/>
          <w:trHeight w:val="308"/>
        </w:trPr>
        <w:tc>
          <w:tcPr>
            <w:tcW w:w="2700" w:type="dxa"/>
            <w:tcBorders>
              <w:top w:val="single" w:sz="12" w:space="0" w:color="auto"/>
              <w:left w:val="nil"/>
              <w:bottom w:val="nil"/>
              <w:right w:val="single" w:sz="2" w:space="0" w:color="FFFFFF"/>
            </w:tcBorders>
            <w:shd w:val="clear" w:color="auto" w:fill="auto"/>
            <w:noWrap/>
            <w:vAlign w:val="center"/>
            <w:hideMark/>
          </w:tcPr>
          <w:p w14:paraId="3B00CDB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Opening Type</w:t>
            </w:r>
          </w:p>
        </w:tc>
        <w:tc>
          <w:tcPr>
            <w:tcW w:w="426"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8E0E83B" w14:textId="723A2C0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12" w:space="0" w:color="auto"/>
              <w:left w:val="single" w:sz="2" w:space="0" w:color="FFFFFF"/>
              <w:bottom w:val="single" w:sz="2" w:space="0" w:color="FFFFFF"/>
              <w:right w:val="single" w:sz="2" w:space="0" w:color="FFFFFF"/>
            </w:tcBorders>
            <w:shd w:val="clear" w:color="000000" w:fill="FFE699"/>
            <w:noWrap/>
            <w:vAlign w:val="center"/>
            <w:hideMark/>
          </w:tcPr>
          <w:p w14:paraId="5739F7D9" w14:textId="3CB8F8D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5E6268F" w14:textId="1F2E3A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96216E9" w14:textId="4B9197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5315D61D" w14:textId="2B69D2E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7C3FED7" w14:textId="15CC161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5142B97" w14:textId="517889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71D8FD25" w14:textId="183D44B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C74649C" w14:textId="0180D3D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8448B5E" w14:textId="464C29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8A34EB1" w14:textId="72E90AF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C0EC952" w14:textId="7155FDC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E4E33A5" w14:textId="0AF635C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9200726" w14:textId="2279F5D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CBF1E37" w14:textId="3BD874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AF6DC8D" w14:textId="79E7D1E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B77EC62" w14:textId="4D6BC4C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r>
      <w:tr w:rsidR="00396255" w:rsidRPr="003808E1" w14:paraId="04318CA0"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70CE66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Road Proximity</w:t>
            </w:r>
          </w:p>
        </w:tc>
        <w:tc>
          <w:tcPr>
            <w:tcW w:w="426"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4F05118" w14:textId="3A692C4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63BE5E" w14:textId="6FD3C6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78ADBEA" w14:textId="2A77E27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5236996" w14:textId="54387A5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A968790" w14:textId="15BA973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BDBAAFA" w14:textId="32485F5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53B28D7" w14:textId="1D7D7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9A88DD" w14:textId="718C2F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8814812" w14:textId="2A04AF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B6C6D0" w14:textId="10C6387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8F5DF2D" w14:textId="1F7069F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B7F6B02" w14:textId="369D3E6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42390544" w14:textId="5B7499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208BDDDE" w14:textId="1C39D78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30CB5129" w14:textId="457E102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02F55EA0" w14:textId="217CA02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1A3BD39A" w14:textId="561D4B1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2972B413" w14:textId="77777777" w:rsidTr="000B363D">
        <w:trPr>
          <w:gridAfter w:val="1"/>
          <w:wAfter w:w="32" w:type="dxa"/>
          <w:trHeight w:val="323"/>
        </w:trPr>
        <w:tc>
          <w:tcPr>
            <w:tcW w:w="2700" w:type="dxa"/>
            <w:tcBorders>
              <w:top w:val="single" w:sz="4" w:space="0" w:color="auto"/>
              <w:left w:val="nil"/>
              <w:bottom w:val="nil"/>
              <w:right w:val="single" w:sz="2" w:space="0" w:color="FFFFFF"/>
            </w:tcBorders>
            <w:shd w:val="clear" w:color="auto" w:fill="auto"/>
            <w:noWrap/>
            <w:vAlign w:val="center"/>
            <w:hideMark/>
          </w:tcPr>
          <w:p w14:paraId="7BEC79C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Sapling</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A0925E8" w14:textId="496FFF4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C0001F0" w14:textId="68A175C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B4C6E7"/>
            <w:noWrap/>
            <w:vAlign w:val="center"/>
            <w:hideMark/>
          </w:tcPr>
          <w:p w14:paraId="775700B1" w14:textId="152F259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5FC28275" w14:textId="4CC2A9DD"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4139B98" w14:textId="62FB551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4EEEF" w14:textId="5EFCD42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8F230F" w14:textId="24630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840E74A" w14:textId="0651878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CF5F0DA" w14:textId="00C9315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225B569" w14:textId="4176B4A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BAD4B4B" w14:textId="01FCCFD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2E6765" w14:textId="5ABE75B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59415DCA" w14:textId="0E5EC69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BB7EEE4" w14:textId="08671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A5478DF" w14:textId="25C044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5ADC6E6" w14:textId="6B6F015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6B42EC2" w14:textId="45B7BAF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6833FD05" w14:textId="77777777" w:rsidTr="000B363D">
        <w:trPr>
          <w:gridAfter w:val="1"/>
          <w:wAfter w:w="32" w:type="dxa"/>
          <w:trHeight w:val="323"/>
        </w:trPr>
        <w:tc>
          <w:tcPr>
            <w:tcW w:w="2700" w:type="dxa"/>
            <w:tcBorders>
              <w:top w:val="nil"/>
              <w:left w:val="nil"/>
              <w:bottom w:val="nil"/>
              <w:right w:val="single" w:sz="2" w:space="0" w:color="FFFFFF"/>
            </w:tcBorders>
            <w:shd w:val="clear" w:color="auto" w:fill="auto"/>
            <w:noWrap/>
            <w:vAlign w:val="center"/>
            <w:hideMark/>
          </w:tcPr>
          <w:p w14:paraId="30731073"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Tree Outside Opening</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AD38F" w14:textId="57B715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A2EF3D" w14:textId="25BCB6B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3C0CC47" w14:textId="53BA10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669A6D1" w14:textId="241C9FE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E3196C3" w14:textId="792FD36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7193D4" w14:textId="3ACD4E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40EF75" w14:textId="71517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D2EFAE5" w14:textId="5E23FE4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5C2784" w14:textId="25DF71C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064DB53" w14:textId="081C42F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3F0054" w14:textId="3F420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3FC760C" w14:textId="63ABB4F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499AE8" w14:textId="3959CB9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DC86303" w14:textId="7CCF152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B8B54CB" w14:textId="52AFF4D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B409608" w14:textId="34AD0F6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7C8AA23" w14:textId="0B4C052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52EDBB57"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D7E8FD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Canopy Height</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6121F0" w14:textId="4D4B598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85FF78A" w14:textId="5EB56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4A82CA4" w14:textId="71122A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2C582AC" w14:textId="60E308F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E32B3F7" w14:textId="00DC9F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A2EB60A" w14:textId="2ADE4BA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0A7705" w14:textId="2D085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4EF68" w14:textId="3307409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7E13489" w14:textId="38460A1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A937C0" w14:textId="71FD975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CC7B45" w14:textId="28A2CBC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AA1DA97" w14:textId="086F6FFA"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E4B8222" w14:textId="69F3827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1CC43CB" w14:textId="09B0618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4519CE4" w14:textId="17C1920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9FC77A5" w14:textId="76BC7A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86E435" w14:textId="76E08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5571E3" w14:textId="77777777" w:rsidTr="00A67D4A">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538DCA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Number Trees</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1751F7F" w14:textId="36277A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5463383" w14:textId="239443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133037A" w14:textId="09DDBB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1945D2" w14:textId="1A72769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D9875B6" w14:textId="343C0D1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6CE89AA9" w14:textId="7ECF18D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282338A" w14:textId="69F83E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8000F92" w14:textId="7393EA7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45623718" w14:textId="0C977AB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63E87280" w14:textId="2A4B1559"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7D9015" w14:textId="1D7EB5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0D71EF" w14:textId="2106A66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D8C4C7" w14:textId="7D211AF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C01CFCC" w14:textId="5A8A5B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8DA637" w14:textId="4D29E4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12E7567" w14:textId="7BD18E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E5AE023" w14:textId="02C2E01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975B96"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5BFEDCC4"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Elevation</w:t>
            </w:r>
          </w:p>
        </w:tc>
        <w:tc>
          <w:tcPr>
            <w:tcW w:w="426"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B683A18" w14:textId="1729A2C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889A454" w14:textId="335616A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371FCC9" w14:textId="08AF58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6FB95CB" w14:textId="49E17A4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CAE605E" w14:textId="6A1C3C8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68B3C4E5" w14:textId="584BA96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39581B9" w14:textId="69AE35B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99E6BB4" w14:textId="5B4ED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3D969588" w14:textId="7B508E9D"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4F364A3" w14:textId="5C7C1C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868A014" w14:textId="20637FF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0D1D119" w14:textId="24301B8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C4F578B" w14:textId="649C5E0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5ADE3075" w14:textId="5DD14DB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18F5F05B" w14:textId="41A092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E1287CF" w14:textId="4824B4E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7F0E53F" w14:textId="433BBF2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68389359"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CA137B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Area</w:t>
            </w:r>
          </w:p>
        </w:tc>
        <w:tc>
          <w:tcPr>
            <w:tcW w:w="426"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FE390D2" w14:textId="66221E5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28378F3F" w14:textId="45F255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67F3E3F" w14:textId="7CC5344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A83F957" w14:textId="347392A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4013B3A" w14:textId="50CD41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3E49D186" w14:textId="6D44336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0F7D706" w14:textId="6C76024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F00D6C0" w14:textId="0641B5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4E3B47DC" w14:textId="21DEF41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5340A108" w14:textId="0147A2C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16E8F23" w14:textId="343B6B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762CBF" w14:textId="669DBF9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59F7F1F" w14:textId="4CCB9B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2DC72AC" w14:textId="3A108A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E2802FA" w14:textId="278BC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10073080" w14:textId="387119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7EDC65C1" w14:textId="65E3468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3B878542" w14:textId="77777777" w:rsidTr="000B363D">
        <w:trPr>
          <w:gridAfter w:val="1"/>
          <w:wAfter w:w="32" w:type="dxa"/>
          <w:trHeight w:val="308"/>
        </w:trPr>
        <w:tc>
          <w:tcPr>
            <w:tcW w:w="2700" w:type="dxa"/>
            <w:tcBorders>
              <w:top w:val="single" w:sz="4" w:space="0" w:color="auto"/>
              <w:left w:val="nil"/>
              <w:bottom w:val="nil"/>
              <w:right w:val="single" w:sz="2" w:space="0" w:color="FFFFFF"/>
            </w:tcBorders>
            <w:shd w:val="clear" w:color="auto" w:fill="auto"/>
            <w:noWrap/>
            <w:vAlign w:val="center"/>
            <w:hideMark/>
          </w:tcPr>
          <w:p w14:paraId="5D79AF7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Small Openings </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04C9AC2" w14:textId="5B14A5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5D9BEFF" w14:textId="422E07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7D811127" w14:textId="7AD55AC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B7C012C" w14:textId="660774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5E680" w14:textId="46FC241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A89D74" w14:textId="52023D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AD6CFE" w14:textId="3AEB52B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A3B1DE0" w14:textId="70D0F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8F5C670" w14:textId="1C10722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7CA62AC" w14:textId="3DF73A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382BDD" w14:textId="5079D07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F78CC8" w14:textId="6C3E7E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EE0CA24" w14:textId="60261B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40B7C016" w14:textId="5FF40F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450F351" w14:textId="7694256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09356C6" w14:textId="29DE16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7F74B66E" w14:textId="4B8294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5758337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91013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Midsize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8B6325B" w14:textId="347C741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0B6A5D9" w14:textId="257EA97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A055909" w14:textId="07371D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359AFE" w14:textId="6861929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87CB42" w14:textId="0241D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D534F" w14:textId="32F4C36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C1B73E" w14:textId="72FA37D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9FB28B" w14:textId="043C2A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916359" w14:textId="1329590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9D39E7" w14:textId="344A4D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2C33452" w14:textId="2199368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B3316" w14:textId="0DCEAC5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A3B23A" w14:textId="7C3A89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7F92FBD" w14:textId="495FADF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DA9493E" w14:textId="25D9FE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26B925C" w14:textId="0CDFCC7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3DAAE28" w14:textId="2BB39BF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214DAB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6DBB042A"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Large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A9BB858" w14:textId="4CB58B3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FBCFD4" w14:textId="6BABD8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160B2EA" w14:textId="3A973D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C65A5" w14:textId="570CEAA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9442FB" w14:textId="259373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DDA816F" w14:textId="24C84C6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A44889" w14:textId="3327952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7F4EA3" w14:textId="109210E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5F8BD1F" w14:textId="4E9F1A9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27C5368" w14:textId="48CB5D2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98B471" w14:textId="3CC0B22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4F2FF6" w14:textId="477E48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EFD332" w14:textId="524AA1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6861567" w14:textId="6A16B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0F0145F" w14:textId="080938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54A2F0A" w14:textId="3F2BB0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9FB8B1E" w14:textId="28F5785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ED8C37A"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5183A2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Wildlife Priority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7C050C" w14:textId="52A1A69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9DA6226" w14:textId="1E8043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9F3F58B" w14:textId="39980D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1F8FA4" w14:textId="19399DB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D65E9F" w14:textId="52634D5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2F8BDA6" w14:textId="469AE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905282" w14:textId="405238B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BA30D4" w14:textId="2D562E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EFE232" w14:textId="5E328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C5864F" w14:textId="52DFC5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BE5F23" w14:textId="6D9713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A54A4C4" w14:textId="57D24EE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C41F85A" w14:textId="3A293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E165FF" w14:textId="5B1B96B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129E2F" w14:textId="4C73033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4B53E8" w14:textId="734F290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DEB529" w14:textId="3EE6A9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71DE4F3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CD01A80"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6959204" w14:textId="3211804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30F846A" w14:textId="6471F5F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5578BA2" w14:textId="02F5A8A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A949760" w14:textId="2552B5D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1800954" w14:textId="7116463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7F2B1FC" w14:textId="7E91297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4A2DB8D" w14:textId="21F080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6CD833E" w14:textId="2281E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30C542" w14:textId="6CF76D4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0C1F63" w14:textId="6B2925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B1CEB76" w14:textId="248203B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F81E72E" w14:textId="2AD6054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58EBD55" w14:textId="6F96828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00235D4" w14:textId="7C19BB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FD7D897" w14:textId="022C84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9CD2C7" w14:textId="00F285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EDF6E" w14:textId="7306CF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446714F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789192B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Immature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03B5ACFB" w14:textId="676370A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B9C577" w14:textId="6CE4F7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D94D7B" w14:textId="26EC658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B7E4D36" w14:textId="55FEB0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764EF2C" w14:textId="26CB9F4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6387406" w14:textId="6CAA51D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EC812EC" w14:textId="5D137AC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8AD49C" w14:textId="4F5A08E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0B154D" w14:textId="4C151D6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3D0064" w14:textId="6115BFD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044D8DE" w14:textId="1A6CDF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407CA4" w14:textId="5DC59B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FA57B4" w14:textId="5E8C3D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F0349BD" w14:textId="26B2991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30BE15" w14:textId="23BB0C4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4F93771" w14:textId="7F4BDC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D0E828" w14:textId="357A9D7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BE86E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419CC1D7"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Individual Tree Selection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C53B15" w14:textId="00EED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A7876A2" w14:textId="656E8FC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A6C152C" w14:textId="5D8FC9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F74F72E" w14:textId="702396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3B4A0C" w14:textId="20446BF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E9479E4" w14:textId="7BEE27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114D6E7" w14:textId="7A5B80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8522CD" w14:textId="236AC7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94E5DF" w14:textId="5283658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4355DB" w14:textId="15DB7F0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2419517" w14:textId="20A521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0167B9" w14:textId="79F7D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F51246" w14:textId="223C0E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5CB011D" w14:textId="6A5CF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F68EC6" w14:textId="65757F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8D02894" w14:textId="757A36E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B1B01F" w14:textId="59D5F6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3807DBE4"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1B4B20FE"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Stand Age</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C3D8385" w14:textId="34EBCE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EB5796" w14:textId="554C9B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8C0044" w14:textId="76E5CC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F30452" w14:textId="68F322D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3F9B2E7" w14:textId="528D94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5D511E16" w14:textId="1C7BB53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BFC077D" w14:textId="50E47B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EB8038D" w14:textId="6865291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6D1A74" w14:textId="0BE53E4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89CB2FF" w14:textId="7493001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E8BDF31" w14:textId="467815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6FE2CB3" w14:textId="07E19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0596F6" w14:textId="19B6262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17D1D3B" w14:textId="572E6C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7D72D50" w14:textId="5BCBAAD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F21779" w14:textId="212ACC1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67B6CC0" w14:textId="2F2B3E1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97C946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08B81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Forest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2E118FF" w14:textId="7369041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88BE5D" w14:textId="1ECF538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08FBB374" w14:textId="12C351A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202F6D" w14:textId="6A2073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CC82A9C" w14:textId="79EA651A"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177D7D" w14:textId="30359D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35DD94" w14:textId="13DB44E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826750" w14:textId="5DEE1F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CC214CC" w14:textId="1338F24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CA49A71" w14:textId="0AB2E7B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1C5D411" w14:textId="0C70C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65631F" w14:textId="5C8D71B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5987906" w14:textId="395007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567B012" w14:textId="4E4205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DA9B06" w14:textId="55C9BCB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7A1204" w14:textId="37587F6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C11FF50" w14:textId="591C9FF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49408AB8"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B56F6E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Proportion Oaks</w:t>
            </w:r>
          </w:p>
        </w:tc>
        <w:tc>
          <w:tcPr>
            <w:tcW w:w="426"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24A1B6A" w14:textId="3A31586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100A66C9" w14:textId="1219AF4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7A15E61D" w14:textId="7E6514C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529D01C" w14:textId="06DBBB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0219977" w14:textId="36A8FBA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4093529" w14:textId="0BCA05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04931F3" w14:textId="6033EBA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030DF8C5" w14:textId="42E43A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A0D479A" w14:textId="48AA584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7A80B4F6" w14:textId="4A0A81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6AB464A" w14:textId="1005ABF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63B467B6" w14:textId="44A2C6D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1AFBA15D" w14:textId="3A03AF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426A2402" w14:textId="6684C3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7CF4358B" w14:textId="41967C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3FB70703" w14:textId="1DE6E7C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6B94DF1F" w14:textId="28B206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478892E2" w14:textId="77777777" w:rsidTr="000B363D">
        <w:trPr>
          <w:gridAfter w:val="1"/>
          <w:wAfter w:w="32" w:type="dxa"/>
          <w:trHeight w:val="308"/>
        </w:trPr>
        <w:tc>
          <w:tcPr>
            <w:tcW w:w="2700" w:type="dxa"/>
            <w:tcBorders>
              <w:top w:val="nil"/>
              <w:left w:val="nil"/>
              <w:bottom w:val="single" w:sz="12" w:space="0" w:color="auto"/>
              <w:right w:val="single" w:sz="2" w:space="0" w:color="FFFFFF" w:themeColor="background1"/>
            </w:tcBorders>
            <w:shd w:val="clear" w:color="auto" w:fill="auto"/>
            <w:noWrap/>
            <w:vAlign w:val="center"/>
            <w:hideMark/>
          </w:tcPr>
          <w:p w14:paraId="4C168265"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Agriculture </w:t>
            </w:r>
          </w:p>
        </w:tc>
        <w:tc>
          <w:tcPr>
            <w:tcW w:w="426"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16953675" w14:textId="33B33B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556F134" w14:textId="7DFC11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3705BC4" w14:textId="4A4799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87D3C0E" w14:textId="37C80C6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6775B45C" w14:textId="10907C2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9950E02" w14:textId="11F68D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6471B5F" w14:textId="3AA4F1B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00F1F1A5" w14:textId="64DA06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CCFEA28" w14:textId="1B3AEA0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F56E89C" w14:textId="3E2FEF7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267314" w14:textId="5002B6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421987E7" w14:textId="132F430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687F8740" w14:textId="172B93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F749663" w14:textId="7DD6B4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6BA42A3" w14:textId="30E6D88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29B25A2" w14:textId="230DD8B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FF7718" w14:textId="653F88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bl>
    <w:p w14:paraId="5D511C12" w14:textId="5E7D7D5A" w:rsidR="00B15786" w:rsidRPr="003808E1" w:rsidRDefault="006836E5" w:rsidP="00D71F98">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w:t>
      </w:r>
      <w:r w:rsidR="008A7874" w:rsidRPr="003808E1">
        <w:rPr>
          <w:rFonts w:ascii="Times New Roman" w:hAnsi="Times New Roman" w:cs="Times New Roman"/>
          <w:sz w:val="24"/>
          <w:szCs w:val="24"/>
        </w:rPr>
        <w:t>10</w:t>
      </w:r>
      <w:r w:rsidR="00B15786"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15786" w:rsidRPr="003808E1">
        <w:rPr>
          <w:rFonts w:ascii="Times New Roman" w:hAnsi="Times New Roman" w:cs="Times New Roman"/>
          <w:sz w:val="24"/>
          <w:szCs w:val="24"/>
        </w:rPr>
        <w:t xml:space="preserve">Slope coefficient values and significance (bold type) associated with the full set of predictor variables from the </w:t>
      </w:r>
      <w:r w:rsidR="00310730" w:rsidRPr="003808E1">
        <w:rPr>
          <w:rFonts w:ascii="Times New Roman" w:hAnsi="Times New Roman" w:cs="Times New Roman"/>
          <w:sz w:val="24"/>
          <w:szCs w:val="24"/>
        </w:rPr>
        <w:t xml:space="preserve">14 </w:t>
      </w:r>
      <w:r w:rsidR="00B15786" w:rsidRPr="003808E1">
        <w:rPr>
          <w:rFonts w:ascii="Times New Roman" w:hAnsi="Times New Roman" w:cs="Times New Roman"/>
          <w:sz w:val="24"/>
          <w:szCs w:val="24"/>
        </w:rPr>
        <w:t>guild richness models. Predictor variables are organized by category (management, local habitat, size, and landscape context).</w:t>
      </w:r>
    </w:p>
    <w:tbl>
      <w:tblPr>
        <w:tblW w:w="13006" w:type="dxa"/>
        <w:tblLook w:val="04A0" w:firstRow="1" w:lastRow="0" w:firstColumn="1" w:lastColumn="0" w:noHBand="0" w:noVBand="1"/>
      </w:tblPr>
      <w:tblGrid>
        <w:gridCol w:w="2430"/>
        <w:gridCol w:w="743"/>
        <w:gridCol w:w="811"/>
        <w:gridCol w:w="743"/>
        <w:gridCol w:w="743"/>
        <w:gridCol w:w="743"/>
        <w:gridCol w:w="752"/>
        <w:gridCol w:w="752"/>
        <w:gridCol w:w="752"/>
        <w:gridCol w:w="754"/>
        <w:gridCol w:w="743"/>
        <w:gridCol w:w="811"/>
        <w:gridCol w:w="743"/>
        <w:gridCol w:w="743"/>
        <w:gridCol w:w="743"/>
      </w:tblGrid>
      <w:tr w:rsidR="00114A12" w:rsidRPr="003808E1" w14:paraId="375200E1" w14:textId="77777777" w:rsidTr="000B363D">
        <w:trPr>
          <w:trHeight w:val="301"/>
        </w:trPr>
        <w:tc>
          <w:tcPr>
            <w:tcW w:w="2430" w:type="dxa"/>
            <w:vMerge w:val="restart"/>
            <w:tcBorders>
              <w:top w:val="single" w:sz="12" w:space="0" w:color="auto"/>
              <w:left w:val="nil"/>
              <w:bottom w:val="single" w:sz="12" w:space="0" w:color="auto"/>
              <w:right w:val="nil"/>
            </w:tcBorders>
            <w:shd w:val="clear" w:color="auto" w:fill="auto"/>
            <w:noWrap/>
            <w:vAlign w:val="center"/>
            <w:hideMark/>
          </w:tcPr>
          <w:p w14:paraId="1E573806" w14:textId="1ABE8656" w:rsidR="00114A12" w:rsidRPr="003808E1" w:rsidRDefault="00114A12" w:rsidP="00114A12">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130CFC60"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(Opening)</w:t>
            </w:r>
          </w:p>
        </w:tc>
        <w:tc>
          <w:tcPr>
            <w:tcW w:w="3010" w:type="dxa"/>
            <w:gridSpan w:val="4"/>
            <w:tcBorders>
              <w:top w:val="single" w:sz="12" w:space="0" w:color="auto"/>
              <w:left w:val="nil"/>
              <w:bottom w:val="single" w:sz="4" w:space="0" w:color="auto"/>
              <w:right w:val="nil"/>
            </w:tcBorders>
            <w:shd w:val="clear" w:color="auto" w:fill="auto"/>
            <w:noWrap/>
            <w:vAlign w:val="center"/>
            <w:hideMark/>
          </w:tcPr>
          <w:p w14:paraId="743A9935"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(Forest)</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07147826"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Post-breeding Birds</w:t>
            </w:r>
          </w:p>
        </w:tc>
      </w:tr>
      <w:tr w:rsidR="00114A12" w:rsidRPr="003808E1" w14:paraId="48D61EA1" w14:textId="77777777" w:rsidTr="000B363D">
        <w:trPr>
          <w:trHeight w:val="301"/>
        </w:trPr>
        <w:tc>
          <w:tcPr>
            <w:tcW w:w="2430" w:type="dxa"/>
            <w:vMerge/>
            <w:tcBorders>
              <w:top w:val="single" w:sz="4" w:space="0" w:color="000000"/>
              <w:left w:val="nil"/>
              <w:bottom w:val="single" w:sz="12" w:space="0" w:color="auto"/>
              <w:right w:val="nil"/>
            </w:tcBorders>
            <w:vAlign w:val="center"/>
            <w:hideMark/>
          </w:tcPr>
          <w:p w14:paraId="5FF87E9E" w14:textId="77777777" w:rsidR="00114A12" w:rsidRPr="003808E1" w:rsidRDefault="00114A12" w:rsidP="00114A12">
            <w:pPr>
              <w:spacing w:after="0" w:line="240" w:lineRule="auto"/>
              <w:rPr>
                <w:rFonts w:ascii="Times New Roman" w:eastAsia="Times New Roman" w:hAnsi="Times New Roman" w:cs="Times New Roman"/>
                <w:b/>
                <w:bCs/>
                <w:color w:val="000000"/>
              </w:rPr>
            </w:pPr>
          </w:p>
        </w:tc>
        <w:tc>
          <w:tcPr>
            <w:tcW w:w="743" w:type="dxa"/>
            <w:tcBorders>
              <w:top w:val="single" w:sz="4" w:space="0" w:color="auto"/>
              <w:left w:val="nil"/>
              <w:bottom w:val="single" w:sz="12" w:space="0" w:color="auto"/>
              <w:right w:val="nil"/>
            </w:tcBorders>
            <w:shd w:val="clear" w:color="auto" w:fill="auto"/>
            <w:noWrap/>
            <w:vAlign w:val="center"/>
            <w:hideMark/>
          </w:tcPr>
          <w:p w14:paraId="5B1E6D28"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94E77BD" w14:textId="73E848A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12547032"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4C60DC2B"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AEB4BB1"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52" w:type="dxa"/>
            <w:tcBorders>
              <w:top w:val="single" w:sz="4" w:space="0" w:color="auto"/>
              <w:left w:val="nil"/>
              <w:bottom w:val="single" w:sz="12" w:space="0" w:color="auto"/>
              <w:right w:val="nil"/>
            </w:tcBorders>
            <w:shd w:val="clear" w:color="auto" w:fill="auto"/>
            <w:noWrap/>
            <w:vAlign w:val="center"/>
            <w:hideMark/>
          </w:tcPr>
          <w:p w14:paraId="6FC3989E"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752" w:type="dxa"/>
            <w:tcBorders>
              <w:top w:val="single" w:sz="4" w:space="0" w:color="auto"/>
              <w:left w:val="nil"/>
              <w:bottom w:val="single" w:sz="12" w:space="0" w:color="auto"/>
              <w:right w:val="nil"/>
            </w:tcBorders>
            <w:shd w:val="clear" w:color="auto" w:fill="auto"/>
            <w:noWrap/>
            <w:vAlign w:val="center"/>
            <w:hideMark/>
          </w:tcPr>
          <w:p w14:paraId="3DC2E500"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52" w:type="dxa"/>
            <w:tcBorders>
              <w:top w:val="single" w:sz="4" w:space="0" w:color="auto"/>
              <w:left w:val="nil"/>
              <w:bottom w:val="single" w:sz="12" w:space="0" w:color="auto"/>
              <w:right w:val="nil"/>
            </w:tcBorders>
            <w:shd w:val="clear" w:color="auto" w:fill="auto"/>
            <w:noWrap/>
            <w:vAlign w:val="center"/>
            <w:hideMark/>
          </w:tcPr>
          <w:p w14:paraId="78D817B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54" w:type="dxa"/>
            <w:tcBorders>
              <w:top w:val="single" w:sz="4" w:space="0" w:color="auto"/>
              <w:left w:val="nil"/>
              <w:bottom w:val="single" w:sz="12" w:space="0" w:color="auto"/>
              <w:right w:val="nil"/>
            </w:tcBorders>
            <w:shd w:val="clear" w:color="auto" w:fill="auto"/>
            <w:noWrap/>
            <w:vAlign w:val="center"/>
            <w:hideMark/>
          </w:tcPr>
          <w:p w14:paraId="1513158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43" w:type="dxa"/>
            <w:tcBorders>
              <w:top w:val="single" w:sz="4" w:space="0" w:color="auto"/>
              <w:left w:val="nil"/>
              <w:bottom w:val="single" w:sz="12" w:space="0" w:color="auto"/>
              <w:right w:val="nil"/>
            </w:tcBorders>
            <w:shd w:val="clear" w:color="auto" w:fill="auto"/>
            <w:noWrap/>
            <w:vAlign w:val="center"/>
            <w:hideMark/>
          </w:tcPr>
          <w:p w14:paraId="182DF007"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55E0C6B" w14:textId="3137242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740F307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05C3765D"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6A0908C"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r>
      <w:tr w:rsidR="00114A12" w:rsidRPr="003808E1" w14:paraId="7BDE101F" w14:textId="77777777" w:rsidTr="00310730">
        <w:trPr>
          <w:trHeight w:val="301"/>
        </w:trPr>
        <w:tc>
          <w:tcPr>
            <w:tcW w:w="2430" w:type="dxa"/>
            <w:tcBorders>
              <w:top w:val="single" w:sz="12" w:space="0" w:color="auto"/>
              <w:left w:val="nil"/>
              <w:bottom w:val="nil"/>
              <w:right w:val="nil"/>
            </w:tcBorders>
            <w:shd w:val="clear" w:color="auto" w:fill="auto"/>
            <w:noWrap/>
            <w:vAlign w:val="center"/>
            <w:hideMark/>
          </w:tcPr>
          <w:p w14:paraId="5961E32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43" w:type="dxa"/>
            <w:tcBorders>
              <w:top w:val="single" w:sz="12" w:space="0" w:color="auto"/>
              <w:left w:val="nil"/>
              <w:bottom w:val="nil"/>
              <w:right w:val="nil"/>
            </w:tcBorders>
            <w:shd w:val="clear" w:color="auto" w:fill="auto"/>
            <w:noWrap/>
            <w:vAlign w:val="center"/>
            <w:hideMark/>
          </w:tcPr>
          <w:p w14:paraId="1B55034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811" w:type="dxa"/>
            <w:tcBorders>
              <w:top w:val="single" w:sz="12" w:space="0" w:color="auto"/>
              <w:left w:val="nil"/>
              <w:bottom w:val="nil"/>
              <w:right w:val="nil"/>
            </w:tcBorders>
            <w:shd w:val="clear" w:color="auto" w:fill="auto"/>
            <w:noWrap/>
            <w:vAlign w:val="center"/>
            <w:hideMark/>
          </w:tcPr>
          <w:p w14:paraId="276B6AA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-0.057</w:t>
            </w:r>
          </w:p>
        </w:tc>
        <w:tc>
          <w:tcPr>
            <w:tcW w:w="743" w:type="dxa"/>
            <w:tcBorders>
              <w:top w:val="single" w:sz="12" w:space="0" w:color="auto"/>
              <w:left w:val="nil"/>
              <w:bottom w:val="nil"/>
              <w:right w:val="nil"/>
            </w:tcBorders>
            <w:shd w:val="clear" w:color="auto" w:fill="auto"/>
            <w:noWrap/>
            <w:vAlign w:val="center"/>
            <w:hideMark/>
          </w:tcPr>
          <w:p w14:paraId="5EE824F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single" w:sz="12" w:space="0" w:color="auto"/>
              <w:left w:val="nil"/>
              <w:bottom w:val="nil"/>
              <w:right w:val="nil"/>
            </w:tcBorders>
            <w:shd w:val="clear" w:color="auto" w:fill="auto"/>
            <w:noWrap/>
            <w:vAlign w:val="center"/>
            <w:hideMark/>
          </w:tcPr>
          <w:p w14:paraId="0ADE374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43" w:type="dxa"/>
            <w:tcBorders>
              <w:top w:val="single" w:sz="12" w:space="0" w:color="auto"/>
              <w:left w:val="nil"/>
              <w:bottom w:val="nil"/>
              <w:right w:val="nil"/>
            </w:tcBorders>
            <w:shd w:val="clear" w:color="auto" w:fill="auto"/>
            <w:noWrap/>
            <w:vAlign w:val="center"/>
            <w:hideMark/>
          </w:tcPr>
          <w:p w14:paraId="09FC4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-0.266</w:t>
            </w:r>
          </w:p>
        </w:tc>
        <w:tc>
          <w:tcPr>
            <w:tcW w:w="752" w:type="dxa"/>
            <w:tcBorders>
              <w:top w:val="single" w:sz="12" w:space="0" w:color="auto"/>
              <w:left w:val="nil"/>
              <w:bottom w:val="nil"/>
              <w:right w:val="nil"/>
            </w:tcBorders>
            <w:shd w:val="clear" w:color="auto" w:fill="auto"/>
            <w:noWrap/>
            <w:vAlign w:val="center"/>
            <w:hideMark/>
          </w:tcPr>
          <w:p w14:paraId="2D5EB6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52" w:type="dxa"/>
            <w:tcBorders>
              <w:top w:val="single" w:sz="12" w:space="0" w:color="auto"/>
              <w:left w:val="nil"/>
              <w:bottom w:val="nil"/>
              <w:right w:val="nil"/>
            </w:tcBorders>
            <w:shd w:val="clear" w:color="auto" w:fill="auto"/>
            <w:noWrap/>
            <w:vAlign w:val="center"/>
            <w:hideMark/>
          </w:tcPr>
          <w:p w14:paraId="25852B6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2" w:type="dxa"/>
            <w:tcBorders>
              <w:top w:val="single" w:sz="12" w:space="0" w:color="auto"/>
              <w:left w:val="nil"/>
              <w:bottom w:val="nil"/>
              <w:right w:val="nil"/>
            </w:tcBorders>
            <w:shd w:val="clear" w:color="auto" w:fill="auto"/>
            <w:noWrap/>
            <w:vAlign w:val="center"/>
            <w:hideMark/>
          </w:tcPr>
          <w:p w14:paraId="00DDD59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-0.098</w:t>
            </w:r>
          </w:p>
        </w:tc>
        <w:tc>
          <w:tcPr>
            <w:tcW w:w="754" w:type="dxa"/>
            <w:tcBorders>
              <w:top w:val="single" w:sz="12" w:space="0" w:color="auto"/>
              <w:left w:val="nil"/>
              <w:bottom w:val="nil"/>
              <w:right w:val="nil"/>
            </w:tcBorders>
            <w:shd w:val="clear" w:color="auto" w:fill="auto"/>
            <w:noWrap/>
            <w:vAlign w:val="center"/>
            <w:hideMark/>
          </w:tcPr>
          <w:p w14:paraId="595717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-0.136</w:t>
            </w:r>
          </w:p>
        </w:tc>
        <w:tc>
          <w:tcPr>
            <w:tcW w:w="743" w:type="dxa"/>
            <w:tcBorders>
              <w:top w:val="single" w:sz="12" w:space="0" w:color="auto"/>
              <w:left w:val="nil"/>
              <w:bottom w:val="nil"/>
              <w:right w:val="nil"/>
            </w:tcBorders>
            <w:shd w:val="clear" w:color="auto" w:fill="auto"/>
            <w:noWrap/>
            <w:vAlign w:val="center"/>
            <w:hideMark/>
          </w:tcPr>
          <w:p w14:paraId="7D373F8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0.000</w:t>
            </w:r>
          </w:p>
        </w:tc>
        <w:tc>
          <w:tcPr>
            <w:tcW w:w="811" w:type="dxa"/>
            <w:tcBorders>
              <w:top w:val="single" w:sz="12" w:space="0" w:color="auto"/>
              <w:left w:val="nil"/>
              <w:bottom w:val="nil"/>
              <w:right w:val="nil"/>
            </w:tcBorders>
            <w:shd w:val="clear" w:color="auto" w:fill="auto"/>
            <w:noWrap/>
            <w:vAlign w:val="center"/>
            <w:hideMark/>
          </w:tcPr>
          <w:p w14:paraId="4B8CD9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single" w:sz="12" w:space="0" w:color="auto"/>
              <w:left w:val="nil"/>
              <w:bottom w:val="nil"/>
              <w:right w:val="nil"/>
            </w:tcBorders>
            <w:shd w:val="clear" w:color="auto" w:fill="auto"/>
            <w:noWrap/>
            <w:vAlign w:val="center"/>
            <w:hideMark/>
          </w:tcPr>
          <w:p w14:paraId="756E202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43" w:type="dxa"/>
            <w:tcBorders>
              <w:top w:val="single" w:sz="12" w:space="0" w:color="auto"/>
              <w:left w:val="nil"/>
              <w:bottom w:val="nil"/>
              <w:right w:val="nil"/>
            </w:tcBorders>
            <w:shd w:val="clear" w:color="auto" w:fill="auto"/>
            <w:noWrap/>
            <w:vAlign w:val="center"/>
            <w:hideMark/>
          </w:tcPr>
          <w:p w14:paraId="1CD37C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single" w:sz="12" w:space="0" w:color="auto"/>
              <w:left w:val="nil"/>
              <w:bottom w:val="nil"/>
              <w:right w:val="nil"/>
            </w:tcBorders>
            <w:shd w:val="clear" w:color="auto" w:fill="auto"/>
            <w:noWrap/>
            <w:vAlign w:val="center"/>
            <w:hideMark/>
          </w:tcPr>
          <w:p w14:paraId="7851F9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r>
      <w:tr w:rsidR="00114A12" w:rsidRPr="003808E1" w14:paraId="3D6331A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11D671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43" w:type="dxa"/>
            <w:tcBorders>
              <w:top w:val="nil"/>
              <w:left w:val="nil"/>
              <w:bottom w:val="single" w:sz="4" w:space="0" w:color="auto"/>
              <w:right w:val="nil"/>
            </w:tcBorders>
            <w:shd w:val="clear" w:color="auto" w:fill="auto"/>
            <w:noWrap/>
            <w:vAlign w:val="center"/>
            <w:hideMark/>
          </w:tcPr>
          <w:p w14:paraId="300840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0.055</w:t>
            </w:r>
          </w:p>
        </w:tc>
        <w:tc>
          <w:tcPr>
            <w:tcW w:w="811" w:type="dxa"/>
            <w:tcBorders>
              <w:top w:val="nil"/>
              <w:left w:val="nil"/>
              <w:bottom w:val="single" w:sz="4" w:space="0" w:color="auto"/>
              <w:right w:val="nil"/>
            </w:tcBorders>
            <w:shd w:val="clear" w:color="auto" w:fill="auto"/>
            <w:noWrap/>
            <w:vAlign w:val="center"/>
            <w:hideMark/>
          </w:tcPr>
          <w:p w14:paraId="47AB172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0.097</w:t>
            </w:r>
          </w:p>
        </w:tc>
        <w:tc>
          <w:tcPr>
            <w:tcW w:w="743" w:type="dxa"/>
            <w:tcBorders>
              <w:top w:val="nil"/>
              <w:left w:val="nil"/>
              <w:bottom w:val="single" w:sz="4" w:space="0" w:color="auto"/>
              <w:right w:val="nil"/>
            </w:tcBorders>
            <w:shd w:val="clear" w:color="auto" w:fill="auto"/>
            <w:noWrap/>
            <w:vAlign w:val="center"/>
            <w:hideMark/>
          </w:tcPr>
          <w:p w14:paraId="09A4C1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-0.066</w:t>
            </w:r>
          </w:p>
        </w:tc>
        <w:tc>
          <w:tcPr>
            <w:tcW w:w="743" w:type="dxa"/>
            <w:tcBorders>
              <w:top w:val="nil"/>
              <w:left w:val="nil"/>
              <w:bottom w:val="single" w:sz="4" w:space="0" w:color="auto"/>
              <w:right w:val="nil"/>
            </w:tcBorders>
            <w:shd w:val="clear" w:color="auto" w:fill="auto"/>
            <w:noWrap/>
            <w:vAlign w:val="center"/>
            <w:hideMark/>
          </w:tcPr>
          <w:p w14:paraId="10AEDF3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43" w:type="dxa"/>
            <w:tcBorders>
              <w:top w:val="nil"/>
              <w:left w:val="nil"/>
              <w:bottom w:val="single" w:sz="4" w:space="0" w:color="auto"/>
              <w:right w:val="nil"/>
            </w:tcBorders>
            <w:shd w:val="clear" w:color="auto" w:fill="auto"/>
            <w:noWrap/>
            <w:vAlign w:val="center"/>
            <w:hideMark/>
          </w:tcPr>
          <w:p w14:paraId="1FB5C18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52" w:type="dxa"/>
            <w:tcBorders>
              <w:top w:val="nil"/>
              <w:left w:val="nil"/>
              <w:bottom w:val="single" w:sz="4" w:space="0" w:color="auto"/>
              <w:right w:val="nil"/>
            </w:tcBorders>
            <w:shd w:val="clear" w:color="auto" w:fill="auto"/>
            <w:noWrap/>
            <w:vAlign w:val="center"/>
            <w:hideMark/>
          </w:tcPr>
          <w:p w14:paraId="1ACD561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single" w:sz="4" w:space="0" w:color="auto"/>
              <w:right w:val="nil"/>
            </w:tcBorders>
            <w:shd w:val="clear" w:color="auto" w:fill="auto"/>
            <w:noWrap/>
            <w:vAlign w:val="center"/>
            <w:hideMark/>
          </w:tcPr>
          <w:p w14:paraId="526D981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single" w:sz="4" w:space="0" w:color="auto"/>
              <w:right w:val="nil"/>
            </w:tcBorders>
            <w:shd w:val="clear" w:color="auto" w:fill="auto"/>
            <w:noWrap/>
            <w:vAlign w:val="center"/>
            <w:hideMark/>
          </w:tcPr>
          <w:p w14:paraId="5170600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4" w:type="dxa"/>
            <w:tcBorders>
              <w:top w:val="nil"/>
              <w:left w:val="nil"/>
              <w:bottom w:val="single" w:sz="4" w:space="0" w:color="auto"/>
              <w:right w:val="nil"/>
            </w:tcBorders>
            <w:shd w:val="clear" w:color="auto" w:fill="auto"/>
            <w:noWrap/>
            <w:vAlign w:val="center"/>
            <w:hideMark/>
          </w:tcPr>
          <w:p w14:paraId="5F1FE24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-0.082</w:t>
            </w:r>
          </w:p>
        </w:tc>
        <w:tc>
          <w:tcPr>
            <w:tcW w:w="743" w:type="dxa"/>
            <w:tcBorders>
              <w:top w:val="nil"/>
              <w:left w:val="nil"/>
              <w:bottom w:val="single" w:sz="4" w:space="0" w:color="auto"/>
              <w:right w:val="nil"/>
            </w:tcBorders>
            <w:shd w:val="clear" w:color="auto" w:fill="auto"/>
            <w:noWrap/>
            <w:vAlign w:val="center"/>
            <w:hideMark/>
          </w:tcPr>
          <w:p w14:paraId="653978F0" w14:textId="45C2E40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single" w:sz="4" w:space="0" w:color="auto"/>
              <w:right w:val="nil"/>
            </w:tcBorders>
            <w:shd w:val="clear" w:color="auto" w:fill="auto"/>
            <w:noWrap/>
            <w:vAlign w:val="center"/>
            <w:hideMark/>
          </w:tcPr>
          <w:p w14:paraId="68E18EA3" w14:textId="6CC6598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302A024B" w14:textId="42FD06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6A6D37B" w14:textId="2385D00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90C0686" w14:textId="586BDEA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217C3A0" w14:textId="77777777" w:rsidTr="00310730">
        <w:trPr>
          <w:trHeight w:val="316"/>
        </w:trPr>
        <w:tc>
          <w:tcPr>
            <w:tcW w:w="2430" w:type="dxa"/>
            <w:tcBorders>
              <w:top w:val="nil"/>
              <w:left w:val="nil"/>
              <w:bottom w:val="nil"/>
              <w:right w:val="nil"/>
            </w:tcBorders>
            <w:shd w:val="clear" w:color="auto" w:fill="auto"/>
            <w:noWrap/>
            <w:vAlign w:val="center"/>
            <w:hideMark/>
          </w:tcPr>
          <w:p w14:paraId="2174878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Sapling</w:t>
            </w:r>
          </w:p>
        </w:tc>
        <w:tc>
          <w:tcPr>
            <w:tcW w:w="743" w:type="dxa"/>
            <w:tcBorders>
              <w:top w:val="nil"/>
              <w:left w:val="nil"/>
              <w:bottom w:val="nil"/>
              <w:right w:val="nil"/>
            </w:tcBorders>
            <w:shd w:val="clear" w:color="auto" w:fill="auto"/>
            <w:noWrap/>
            <w:vAlign w:val="center"/>
            <w:hideMark/>
          </w:tcPr>
          <w:p w14:paraId="0E7FC7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0.032</w:t>
            </w:r>
          </w:p>
        </w:tc>
        <w:tc>
          <w:tcPr>
            <w:tcW w:w="811" w:type="dxa"/>
            <w:tcBorders>
              <w:top w:val="nil"/>
              <w:left w:val="nil"/>
              <w:bottom w:val="nil"/>
              <w:right w:val="nil"/>
            </w:tcBorders>
            <w:shd w:val="clear" w:color="auto" w:fill="auto"/>
            <w:noWrap/>
            <w:vAlign w:val="center"/>
            <w:hideMark/>
          </w:tcPr>
          <w:p w14:paraId="57140B6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0.030</w:t>
            </w:r>
          </w:p>
        </w:tc>
        <w:tc>
          <w:tcPr>
            <w:tcW w:w="743" w:type="dxa"/>
            <w:tcBorders>
              <w:top w:val="nil"/>
              <w:left w:val="nil"/>
              <w:bottom w:val="nil"/>
              <w:right w:val="nil"/>
            </w:tcBorders>
            <w:shd w:val="clear" w:color="auto" w:fill="auto"/>
            <w:noWrap/>
            <w:vAlign w:val="center"/>
            <w:hideMark/>
          </w:tcPr>
          <w:p w14:paraId="37055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nil"/>
              <w:right w:val="nil"/>
            </w:tcBorders>
            <w:shd w:val="clear" w:color="auto" w:fill="auto"/>
            <w:noWrap/>
            <w:vAlign w:val="center"/>
            <w:hideMark/>
          </w:tcPr>
          <w:p w14:paraId="631ABB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nil"/>
              <w:right w:val="nil"/>
            </w:tcBorders>
            <w:shd w:val="clear" w:color="auto" w:fill="auto"/>
            <w:noWrap/>
            <w:vAlign w:val="center"/>
            <w:hideMark/>
          </w:tcPr>
          <w:p w14:paraId="13A18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0.054</w:t>
            </w:r>
          </w:p>
        </w:tc>
        <w:tc>
          <w:tcPr>
            <w:tcW w:w="752" w:type="dxa"/>
            <w:tcBorders>
              <w:top w:val="nil"/>
              <w:left w:val="nil"/>
              <w:bottom w:val="nil"/>
              <w:right w:val="nil"/>
            </w:tcBorders>
            <w:shd w:val="clear" w:color="auto" w:fill="auto"/>
            <w:noWrap/>
            <w:vAlign w:val="center"/>
            <w:hideMark/>
          </w:tcPr>
          <w:p w14:paraId="37A30BA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52" w:type="dxa"/>
            <w:tcBorders>
              <w:top w:val="nil"/>
              <w:left w:val="nil"/>
              <w:bottom w:val="nil"/>
              <w:right w:val="nil"/>
            </w:tcBorders>
            <w:shd w:val="clear" w:color="auto" w:fill="auto"/>
            <w:noWrap/>
            <w:vAlign w:val="center"/>
            <w:hideMark/>
          </w:tcPr>
          <w:p w14:paraId="05020F0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52" w:type="dxa"/>
            <w:tcBorders>
              <w:top w:val="nil"/>
              <w:left w:val="nil"/>
              <w:bottom w:val="nil"/>
              <w:right w:val="nil"/>
            </w:tcBorders>
            <w:shd w:val="clear" w:color="auto" w:fill="auto"/>
            <w:noWrap/>
            <w:vAlign w:val="center"/>
            <w:hideMark/>
          </w:tcPr>
          <w:p w14:paraId="3B0877A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54" w:type="dxa"/>
            <w:tcBorders>
              <w:top w:val="nil"/>
              <w:left w:val="nil"/>
              <w:bottom w:val="nil"/>
              <w:right w:val="nil"/>
            </w:tcBorders>
            <w:shd w:val="clear" w:color="auto" w:fill="auto"/>
            <w:noWrap/>
            <w:vAlign w:val="center"/>
            <w:hideMark/>
          </w:tcPr>
          <w:p w14:paraId="4EE4481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43" w:type="dxa"/>
            <w:tcBorders>
              <w:top w:val="nil"/>
              <w:left w:val="nil"/>
              <w:bottom w:val="nil"/>
              <w:right w:val="nil"/>
            </w:tcBorders>
            <w:shd w:val="clear" w:color="auto" w:fill="auto"/>
            <w:noWrap/>
            <w:vAlign w:val="center"/>
            <w:hideMark/>
          </w:tcPr>
          <w:p w14:paraId="26AF950B" w14:textId="3B129829"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8F5A149" w14:textId="445B759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23942A3" w14:textId="21D3252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9BE4E3E" w14:textId="1A04F19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4CC7100" w14:textId="09ECF00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56255C63" w14:textId="77777777" w:rsidTr="00310730">
        <w:trPr>
          <w:trHeight w:val="316"/>
        </w:trPr>
        <w:tc>
          <w:tcPr>
            <w:tcW w:w="2430" w:type="dxa"/>
            <w:tcBorders>
              <w:top w:val="nil"/>
              <w:left w:val="nil"/>
              <w:bottom w:val="nil"/>
              <w:right w:val="nil"/>
            </w:tcBorders>
            <w:shd w:val="clear" w:color="auto" w:fill="auto"/>
            <w:noWrap/>
            <w:vAlign w:val="center"/>
            <w:hideMark/>
          </w:tcPr>
          <w:p w14:paraId="54B8948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Tree Outside Opening</w:t>
            </w:r>
          </w:p>
        </w:tc>
        <w:tc>
          <w:tcPr>
            <w:tcW w:w="743" w:type="dxa"/>
            <w:tcBorders>
              <w:top w:val="nil"/>
              <w:left w:val="nil"/>
              <w:bottom w:val="nil"/>
              <w:right w:val="nil"/>
            </w:tcBorders>
            <w:shd w:val="clear" w:color="auto" w:fill="auto"/>
            <w:noWrap/>
            <w:vAlign w:val="center"/>
            <w:hideMark/>
          </w:tcPr>
          <w:p w14:paraId="48281E1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811" w:type="dxa"/>
            <w:tcBorders>
              <w:top w:val="nil"/>
              <w:left w:val="nil"/>
              <w:bottom w:val="nil"/>
              <w:right w:val="nil"/>
            </w:tcBorders>
            <w:shd w:val="clear" w:color="auto" w:fill="auto"/>
            <w:noWrap/>
            <w:vAlign w:val="center"/>
            <w:hideMark/>
          </w:tcPr>
          <w:p w14:paraId="461676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-0.166</w:t>
            </w:r>
          </w:p>
        </w:tc>
        <w:tc>
          <w:tcPr>
            <w:tcW w:w="743" w:type="dxa"/>
            <w:tcBorders>
              <w:top w:val="nil"/>
              <w:left w:val="nil"/>
              <w:bottom w:val="nil"/>
              <w:right w:val="nil"/>
            </w:tcBorders>
            <w:shd w:val="clear" w:color="auto" w:fill="auto"/>
            <w:noWrap/>
            <w:vAlign w:val="center"/>
            <w:hideMark/>
          </w:tcPr>
          <w:p w14:paraId="66CCDDC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5C65B80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43" w:type="dxa"/>
            <w:tcBorders>
              <w:top w:val="nil"/>
              <w:left w:val="nil"/>
              <w:bottom w:val="nil"/>
              <w:right w:val="nil"/>
            </w:tcBorders>
            <w:shd w:val="clear" w:color="auto" w:fill="auto"/>
            <w:noWrap/>
            <w:vAlign w:val="center"/>
            <w:hideMark/>
          </w:tcPr>
          <w:p w14:paraId="45517AA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2" w:type="dxa"/>
            <w:tcBorders>
              <w:top w:val="nil"/>
              <w:left w:val="nil"/>
              <w:bottom w:val="nil"/>
              <w:right w:val="nil"/>
            </w:tcBorders>
            <w:shd w:val="clear" w:color="auto" w:fill="auto"/>
            <w:noWrap/>
            <w:vAlign w:val="center"/>
            <w:hideMark/>
          </w:tcPr>
          <w:p w14:paraId="61DAFC2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52" w:type="dxa"/>
            <w:tcBorders>
              <w:top w:val="nil"/>
              <w:left w:val="nil"/>
              <w:bottom w:val="nil"/>
              <w:right w:val="nil"/>
            </w:tcBorders>
            <w:shd w:val="clear" w:color="auto" w:fill="auto"/>
            <w:noWrap/>
            <w:vAlign w:val="center"/>
            <w:hideMark/>
          </w:tcPr>
          <w:p w14:paraId="290974A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52" w:type="dxa"/>
            <w:tcBorders>
              <w:top w:val="nil"/>
              <w:left w:val="nil"/>
              <w:bottom w:val="nil"/>
              <w:right w:val="nil"/>
            </w:tcBorders>
            <w:shd w:val="clear" w:color="auto" w:fill="auto"/>
            <w:noWrap/>
            <w:vAlign w:val="center"/>
            <w:hideMark/>
          </w:tcPr>
          <w:p w14:paraId="6ACD4C3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54" w:type="dxa"/>
            <w:tcBorders>
              <w:top w:val="nil"/>
              <w:left w:val="nil"/>
              <w:bottom w:val="nil"/>
              <w:right w:val="nil"/>
            </w:tcBorders>
            <w:shd w:val="clear" w:color="auto" w:fill="auto"/>
            <w:noWrap/>
            <w:vAlign w:val="center"/>
            <w:hideMark/>
          </w:tcPr>
          <w:p w14:paraId="60F1A5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-0.107</w:t>
            </w:r>
          </w:p>
        </w:tc>
        <w:tc>
          <w:tcPr>
            <w:tcW w:w="743" w:type="dxa"/>
            <w:tcBorders>
              <w:top w:val="nil"/>
              <w:left w:val="nil"/>
              <w:bottom w:val="nil"/>
              <w:right w:val="nil"/>
            </w:tcBorders>
            <w:shd w:val="clear" w:color="auto" w:fill="auto"/>
            <w:noWrap/>
            <w:vAlign w:val="center"/>
            <w:hideMark/>
          </w:tcPr>
          <w:p w14:paraId="3158EA63" w14:textId="6DA0885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B24940F" w14:textId="5CF48BC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550D0DB" w14:textId="0C33181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690707" w14:textId="0422ADD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03F4420" w14:textId="0388183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0FA99DC3" w14:textId="77777777" w:rsidTr="00310730">
        <w:trPr>
          <w:trHeight w:val="301"/>
        </w:trPr>
        <w:tc>
          <w:tcPr>
            <w:tcW w:w="2430" w:type="dxa"/>
            <w:tcBorders>
              <w:top w:val="nil"/>
              <w:left w:val="nil"/>
              <w:bottom w:val="nil"/>
              <w:right w:val="nil"/>
            </w:tcBorders>
            <w:shd w:val="clear" w:color="auto" w:fill="auto"/>
            <w:noWrap/>
            <w:vAlign w:val="center"/>
            <w:hideMark/>
          </w:tcPr>
          <w:p w14:paraId="725616DB"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43" w:type="dxa"/>
            <w:tcBorders>
              <w:top w:val="nil"/>
              <w:left w:val="nil"/>
              <w:bottom w:val="nil"/>
              <w:right w:val="nil"/>
            </w:tcBorders>
            <w:shd w:val="clear" w:color="auto" w:fill="auto"/>
            <w:noWrap/>
            <w:vAlign w:val="center"/>
            <w:hideMark/>
          </w:tcPr>
          <w:p w14:paraId="6BB7C8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-0.036</w:t>
            </w:r>
          </w:p>
        </w:tc>
        <w:tc>
          <w:tcPr>
            <w:tcW w:w="811" w:type="dxa"/>
            <w:tcBorders>
              <w:top w:val="nil"/>
              <w:left w:val="nil"/>
              <w:bottom w:val="nil"/>
              <w:right w:val="nil"/>
            </w:tcBorders>
            <w:shd w:val="clear" w:color="auto" w:fill="auto"/>
            <w:noWrap/>
            <w:vAlign w:val="center"/>
            <w:hideMark/>
          </w:tcPr>
          <w:p w14:paraId="04822A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B2095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-0.136</w:t>
            </w:r>
          </w:p>
        </w:tc>
        <w:tc>
          <w:tcPr>
            <w:tcW w:w="743" w:type="dxa"/>
            <w:tcBorders>
              <w:top w:val="nil"/>
              <w:left w:val="nil"/>
              <w:bottom w:val="nil"/>
              <w:right w:val="nil"/>
            </w:tcBorders>
            <w:shd w:val="clear" w:color="auto" w:fill="auto"/>
            <w:noWrap/>
            <w:vAlign w:val="center"/>
            <w:hideMark/>
          </w:tcPr>
          <w:p w14:paraId="191C3D6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0.199</w:t>
            </w:r>
          </w:p>
        </w:tc>
        <w:tc>
          <w:tcPr>
            <w:tcW w:w="743" w:type="dxa"/>
            <w:tcBorders>
              <w:top w:val="nil"/>
              <w:left w:val="nil"/>
              <w:bottom w:val="nil"/>
              <w:right w:val="nil"/>
            </w:tcBorders>
            <w:shd w:val="clear" w:color="auto" w:fill="auto"/>
            <w:noWrap/>
            <w:vAlign w:val="center"/>
            <w:hideMark/>
          </w:tcPr>
          <w:p w14:paraId="6B6C24C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2" w:type="dxa"/>
            <w:tcBorders>
              <w:top w:val="nil"/>
              <w:left w:val="nil"/>
              <w:bottom w:val="nil"/>
              <w:right w:val="nil"/>
            </w:tcBorders>
            <w:shd w:val="clear" w:color="auto" w:fill="auto"/>
            <w:noWrap/>
            <w:vAlign w:val="center"/>
            <w:hideMark/>
          </w:tcPr>
          <w:p w14:paraId="2ECBE55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52" w:type="dxa"/>
            <w:tcBorders>
              <w:top w:val="nil"/>
              <w:left w:val="nil"/>
              <w:bottom w:val="nil"/>
              <w:right w:val="nil"/>
            </w:tcBorders>
            <w:shd w:val="clear" w:color="auto" w:fill="auto"/>
            <w:noWrap/>
            <w:vAlign w:val="center"/>
            <w:hideMark/>
          </w:tcPr>
          <w:p w14:paraId="5F2B49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52" w:type="dxa"/>
            <w:tcBorders>
              <w:top w:val="nil"/>
              <w:left w:val="nil"/>
              <w:bottom w:val="nil"/>
              <w:right w:val="nil"/>
            </w:tcBorders>
            <w:shd w:val="clear" w:color="auto" w:fill="auto"/>
            <w:noWrap/>
            <w:vAlign w:val="center"/>
            <w:hideMark/>
          </w:tcPr>
          <w:p w14:paraId="1AB9153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4" w:type="dxa"/>
            <w:tcBorders>
              <w:top w:val="nil"/>
              <w:left w:val="nil"/>
              <w:bottom w:val="nil"/>
              <w:right w:val="nil"/>
            </w:tcBorders>
            <w:shd w:val="clear" w:color="auto" w:fill="auto"/>
            <w:noWrap/>
            <w:vAlign w:val="center"/>
            <w:hideMark/>
          </w:tcPr>
          <w:p w14:paraId="497041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-0.135</w:t>
            </w:r>
          </w:p>
        </w:tc>
        <w:tc>
          <w:tcPr>
            <w:tcW w:w="743" w:type="dxa"/>
            <w:tcBorders>
              <w:top w:val="nil"/>
              <w:left w:val="nil"/>
              <w:bottom w:val="nil"/>
              <w:right w:val="nil"/>
            </w:tcBorders>
            <w:shd w:val="clear" w:color="auto" w:fill="auto"/>
            <w:noWrap/>
            <w:vAlign w:val="center"/>
            <w:hideMark/>
          </w:tcPr>
          <w:p w14:paraId="727BF6D8" w14:textId="49A7B21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18B9B0FC" w14:textId="7AD636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6C77868" w14:textId="6B96D1D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D6304D9" w14:textId="58BF573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BDD537" w14:textId="5A6E720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0DE9F09" w14:textId="77777777" w:rsidTr="00310730">
        <w:trPr>
          <w:trHeight w:val="301"/>
        </w:trPr>
        <w:tc>
          <w:tcPr>
            <w:tcW w:w="2430" w:type="dxa"/>
            <w:tcBorders>
              <w:top w:val="nil"/>
              <w:left w:val="nil"/>
              <w:bottom w:val="nil"/>
              <w:right w:val="nil"/>
            </w:tcBorders>
            <w:shd w:val="clear" w:color="auto" w:fill="auto"/>
            <w:noWrap/>
            <w:vAlign w:val="center"/>
            <w:hideMark/>
          </w:tcPr>
          <w:p w14:paraId="79160233"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43" w:type="dxa"/>
            <w:tcBorders>
              <w:top w:val="nil"/>
              <w:left w:val="nil"/>
              <w:bottom w:val="nil"/>
              <w:right w:val="nil"/>
            </w:tcBorders>
            <w:shd w:val="clear" w:color="auto" w:fill="auto"/>
            <w:noWrap/>
            <w:vAlign w:val="center"/>
            <w:hideMark/>
          </w:tcPr>
          <w:p w14:paraId="5C5F5F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811" w:type="dxa"/>
            <w:tcBorders>
              <w:top w:val="nil"/>
              <w:left w:val="nil"/>
              <w:bottom w:val="nil"/>
              <w:right w:val="nil"/>
            </w:tcBorders>
            <w:shd w:val="clear" w:color="auto" w:fill="auto"/>
            <w:noWrap/>
            <w:vAlign w:val="center"/>
            <w:hideMark/>
          </w:tcPr>
          <w:p w14:paraId="51ED1B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743" w:type="dxa"/>
            <w:tcBorders>
              <w:top w:val="nil"/>
              <w:left w:val="nil"/>
              <w:bottom w:val="nil"/>
              <w:right w:val="nil"/>
            </w:tcBorders>
            <w:shd w:val="clear" w:color="auto" w:fill="auto"/>
            <w:noWrap/>
            <w:vAlign w:val="center"/>
            <w:hideMark/>
          </w:tcPr>
          <w:p w14:paraId="1050F0C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0.102</w:t>
            </w:r>
          </w:p>
        </w:tc>
        <w:tc>
          <w:tcPr>
            <w:tcW w:w="743" w:type="dxa"/>
            <w:tcBorders>
              <w:top w:val="nil"/>
              <w:left w:val="nil"/>
              <w:bottom w:val="nil"/>
              <w:right w:val="nil"/>
            </w:tcBorders>
            <w:shd w:val="clear" w:color="auto" w:fill="auto"/>
            <w:noWrap/>
            <w:vAlign w:val="center"/>
            <w:hideMark/>
          </w:tcPr>
          <w:p w14:paraId="0C32B41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-0.045</w:t>
            </w:r>
          </w:p>
        </w:tc>
        <w:tc>
          <w:tcPr>
            <w:tcW w:w="743" w:type="dxa"/>
            <w:tcBorders>
              <w:top w:val="nil"/>
              <w:left w:val="nil"/>
              <w:bottom w:val="nil"/>
              <w:right w:val="nil"/>
            </w:tcBorders>
            <w:shd w:val="clear" w:color="auto" w:fill="auto"/>
            <w:noWrap/>
            <w:vAlign w:val="center"/>
            <w:hideMark/>
          </w:tcPr>
          <w:p w14:paraId="103321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nil"/>
              <w:right w:val="nil"/>
            </w:tcBorders>
            <w:shd w:val="clear" w:color="auto" w:fill="auto"/>
            <w:noWrap/>
            <w:vAlign w:val="center"/>
            <w:hideMark/>
          </w:tcPr>
          <w:p w14:paraId="1491967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52" w:type="dxa"/>
            <w:tcBorders>
              <w:top w:val="nil"/>
              <w:left w:val="nil"/>
              <w:bottom w:val="nil"/>
              <w:right w:val="nil"/>
            </w:tcBorders>
            <w:shd w:val="clear" w:color="auto" w:fill="auto"/>
            <w:noWrap/>
            <w:vAlign w:val="center"/>
            <w:hideMark/>
          </w:tcPr>
          <w:p w14:paraId="304600A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52" w:type="dxa"/>
            <w:tcBorders>
              <w:top w:val="nil"/>
              <w:left w:val="nil"/>
              <w:bottom w:val="nil"/>
              <w:right w:val="nil"/>
            </w:tcBorders>
            <w:shd w:val="clear" w:color="auto" w:fill="auto"/>
            <w:noWrap/>
            <w:vAlign w:val="center"/>
            <w:hideMark/>
          </w:tcPr>
          <w:p w14:paraId="089349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-0.145</w:t>
            </w:r>
          </w:p>
        </w:tc>
        <w:tc>
          <w:tcPr>
            <w:tcW w:w="754" w:type="dxa"/>
            <w:tcBorders>
              <w:top w:val="nil"/>
              <w:left w:val="nil"/>
              <w:bottom w:val="nil"/>
              <w:right w:val="nil"/>
            </w:tcBorders>
            <w:shd w:val="clear" w:color="auto" w:fill="auto"/>
            <w:noWrap/>
            <w:vAlign w:val="center"/>
            <w:hideMark/>
          </w:tcPr>
          <w:p w14:paraId="1586F0D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0.051</w:t>
            </w:r>
          </w:p>
        </w:tc>
        <w:tc>
          <w:tcPr>
            <w:tcW w:w="743" w:type="dxa"/>
            <w:tcBorders>
              <w:top w:val="nil"/>
              <w:left w:val="nil"/>
              <w:bottom w:val="nil"/>
              <w:right w:val="nil"/>
            </w:tcBorders>
            <w:shd w:val="clear" w:color="auto" w:fill="auto"/>
            <w:noWrap/>
            <w:vAlign w:val="center"/>
            <w:hideMark/>
          </w:tcPr>
          <w:p w14:paraId="74D264B5" w14:textId="03A9DD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66E7694" w14:textId="2E9DFB1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6C7EB4D" w14:textId="309FD9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E9AB328" w14:textId="3FF5C8C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FD7B243" w14:textId="5D988BE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6233C12" w14:textId="77777777" w:rsidTr="00310730">
        <w:trPr>
          <w:trHeight w:val="301"/>
        </w:trPr>
        <w:tc>
          <w:tcPr>
            <w:tcW w:w="2430" w:type="dxa"/>
            <w:tcBorders>
              <w:top w:val="nil"/>
              <w:left w:val="nil"/>
              <w:bottom w:val="nil"/>
              <w:right w:val="nil"/>
            </w:tcBorders>
            <w:shd w:val="clear" w:color="auto" w:fill="auto"/>
            <w:noWrap/>
            <w:vAlign w:val="center"/>
            <w:hideMark/>
          </w:tcPr>
          <w:p w14:paraId="27880F4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43" w:type="dxa"/>
            <w:tcBorders>
              <w:top w:val="nil"/>
              <w:left w:val="nil"/>
              <w:bottom w:val="nil"/>
              <w:right w:val="nil"/>
            </w:tcBorders>
            <w:shd w:val="clear" w:color="auto" w:fill="auto"/>
            <w:noWrap/>
            <w:vAlign w:val="center"/>
            <w:hideMark/>
          </w:tcPr>
          <w:p w14:paraId="29BF36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-0.149</w:t>
            </w:r>
          </w:p>
        </w:tc>
        <w:tc>
          <w:tcPr>
            <w:tcW w:w="811" w:type="dxa"/>
            <w:tcBorders>
              <w:top w:val="nil"/>
              <w:left w:val="nil"/>
              <w:bottom w:val="nil"/>
              <w:right w:val="nil"/>
            </w:tcBorders>
            <w:shd w:val="clear" w:color="auto" w:fill="auto"/>
            <w:noWrap/>
            <w:vAlign w:val="center"/>
            <w:hideMark/>
          </w:tcPr>
          <w:p w14:paraId="27994FF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-0.262</w:t>
            </w:r>
          </w:p>
        </w:tc>
        <w:tc>
          <w:tcPr>
            <w:tcW w:w="743" w:type="dxa"/>
            <w:tcBorders>
              <w:top w:val="nil"/>
              <w:left w:val="nil"/>
              <w:bottom w:val="nil"/>
              <w:right w:val="nil"/>
            </w:tcBorders>
            <w:shd w:val="clear" w:color="auto" w:fill="auto"/>
            <w:noWrap/>
            <w:vAlign w:val="center"/>
            <w:hideMark/>
          </w:tcPr>
          <w:p w14:paraId="3F9E982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nil"/>
              <w:left w:val="nil"/>
              <w:bottom w:val="nil"/>
              <w:right w:val="nil"/>
            </w:tcBorders>
            <w:shd w:val="clear" w:color="auto" w:fill="auto"/>
            <w:noWrap/>
            <w:vAlign w:val="center"/>
            <w:hideMark/>
          </w:tcPr>
          <w:p w14:paraId="42407BB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-0.313</w:t>
            </w:r>
          </w:p>
        </w:tc>
        <w:tc>
          <w:tcPr>
            <w:tcW w:w="743" w:type="dxa"/>
            <w:tcBorders>
              <w:top w:val="nil"/>
              <w:left w:val="nil"/>
              <w:bottom w:val="nil"/>
              <w:right w:val="nil"/>
            </w:tcBorders>
            <w:shd w:val="clear" w:color="auto" w:fill="auto"/>
            <w:noWrap/>
            <w:vAlign w:val="center"/>
            <w:hideMark/>
          </w:tcPr>
          <w:p w14:paraId="3ED804D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-0.083</w:t>
            </w:r>
          </w:p>
        </w:tc>
        <w:tc>
          <w:tcPr>
            <w:tcW w:w="752" w:type="dxa"/>
            <w:tcBorders>
              <w:top w:val="nil"/>
              <w:left w:val="nil"/>
              <w:bottom w:val="nil"/>
              <w:right w:val="nil"/>
            </w:tcBorders>
            <w:shd w:val="clear" w:color="auto" w:fill="auto"/>
            <w:noWrap/>
            <w:vAlign w:val="center"/>
            <w:hideMark/>
          </w:tcPr>
          <w:p w14:paraId="003F47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52" w:type="dxa"/>
            <w:tcBorders>
              <w:top w:val="nil"/>
              <w:left w:val="nil"/>
              <w:bottom w:val="nil"/>
              <w:right w:val="nil"/>
            </w:tcBorders>
            <w:shd w:val="clear" w:color="auto" w:fill="auto"/>
            <w:noWrap/>
            <w:vAlign w:val="center"/>
            <w:hideMark/>
          </w:tcPr>
          <w:p w14:paraId="16B1B80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2" w:type="dxa"/>
            <w:tcBorders>
              <w:top w:val="nil"/>
              <w:left w:val="nil"/>
              <w:bottom w:val="nil"/>
              <w:right w:val="nil"/>
            </w:tcBorders>
            <w:shd w:val="clear" w:color="auto" w:fill="auto"/>
            <w:noWrap/>
            <w:vAlign w:val="center"/>
            <w:hideMark/>
          </w:tcPr>
          <w:p w14:paraId="3AED750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-0.645</w:t>
            </w:r>
          </w:p>
        </w:tc>
        <w:tc>
          <w:tcPr>
            <w:tcW w:w="754" w:type="dxa"/>
            <w:tcBorders>
              <w:top w:val="nil"/>
              <w:left w:val="nil"/>
              <w:bottom w:val="nil"/>
              <w:right w:val="nil"/>
            </w:tcBorders>
            <w:shd w:val="clear" w:color="auto" w:fill="auto"/>
            <w:noWrap/>
            <w:vAlign w:val="center"/>
            <w:hideMark/>
          </w:tcPr>
          <w:p w14:paraId="42AF74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-0.190</w:t>
            </w:r>
          </w:p>
        </w:tc>
        <w:tc>
          <w:tcPr>
            <w:tcW w:w="743" w:type="dxa"/>
            <w:tcBorders>
              <w:top w:val="nil"/>
              <w:left w:val="nil"/>
              <w:bottom w:val="nil"/>
              <w:right w:val="nil"/>
            </w:tcBorders>
            <w:shd w:val="clear" w:color="auto" w:fill="auto"/>
            <w:noWrap/>
            <w:vAlign w:val="center"/>
            <w:hideMark/>
          </w:tcPr>
          <w:p w14:paraId="600B9E1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-0.130</w:t>
            </w:r>
          </w:p>
        </w:tc>
        <w:tc>
          <w:tcPr>
            <w:tcW w:w="811" w:type="dxa"/>
            <w:tcBorders>
              <w:top w:val="nil"/>
              <w:left w:val="nil"/>
              <w:bottom w:val="nil"/>
              <w:right w:val="nil"/>
            </w:tcBorders>
            <w:shd w:val="clear" w:color="auto" w:fill="auto"/>
            <w:noWrap/>
            <w:vAlign w:val="center"/>
            <w:hideMark/>
          </w:tcPr>
          <w:p w14:paraId="38BC558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-0.254</w:t>
            </w:r>
          </w:p>
        </w:tc>
        <w:tc>
          <w:tcPr>
            <w:tcW w:w="743" w:type="dxa"/>
            <w:tcBorders>
              <w:top w:val="nil"/>
              <w:left w:val="nil"/>
              <w:bottom w:val="nil"/>
              <w:right w:val="nil"/>
            </w:tcBorders>
            <w:shd w:val="clear" w:color="auto" w:fill="auto"/>
            <w:noWrap/>
            <w:vAlign w:val="center"/>
            <w:hideMark/>
          </w:tcPr>
          <w:p w14:paraId="2C2939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449BB56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-0.629</w:t>
            </w:r>
          </w:p>
        </w:tc>
        <w:tc>
          <w:tcPr>
            <w:tcW w:w="743" w:type="dxa"/>
            <w:tcBorders>
              <w:top w:val="nil"/>
              <w:left w:val="nil"/>
              <w:bottom w:val="nil"/>
              <w:right w:val="nil"/>
            </w:tcBorders>
            <w:shd w:val="clear" w:color="auto" w:fill="auto"/>
            <w:noWrap/>
            <w:vAlign w:val="center"/>
            <w:hideMark/>
          </w:tcPr>
          <w:p w14:paraId="248A3BC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-0.300</w:t>
            </w:r>
          </w:p>
        </w:tc>
      </w:tr>
      <w:tr w:rsidR="00114A12" w:rsidRPr="003808E1" w14:paraId="174BAE41"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70C45A0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43" w:type="dxa"/>
            <w:tcBorders>
              <w:top w:val="nil"/>
              <w:left w:val="nil"/>
              <w:bottom w:val="single" w:sz="4" w:space="0" w:color="auto"/>
              <w:right w:val="nil"/>
            </w:tcBorders>
            <w:shd w:val="clear" w:color="auto" w:fill="auto"/>
            <w:noWrap/>
            <w:vAlign w:val="center"/>
            <w:hideMark/>
          </w:tcPr>
          <w:p w14:paraId="37BE901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811" w:type="dxa"/>
            <w:tcBorders>
              <w:top w:val="nil"/>
              <w:left w:val="nil"/>
              <w:bottom w:val="single" w:sz="4" w:space="0" w:color="auto"/>
              <w:right w:val="nil"/>
            </w:tcBorders>
            <w:shd w:val="clear" w:color="auto" w:fill="auto"/>
            <w:noWrap/>
            <w:vAlign w:val="center"/>
            <w:hideMark/>
          </w:tcPr>
          <w:p w14:paraId="24A9A7A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-0.092</w:t>
            </w:r>
          </w:p>
        </w:tc>
        <w:tc>
          <w:tcPr>
            <w:tcW w:w="743" w:type="dxa"/>
            <w:tcBorders>
              <w:top w:val="nil"/>
              <w:left w:val="nil"/>
              <w:bottom w:val="single" w:sz="4" w:space="0" w:color="auto"/>
              <w:right w:val="nil"/>
            </w:tcBorders>
            <w:shd w:val="clear" w:color="auto" w:fill="auto"/>
            <w:noWrap/>
            <w:vAlign w:val="center"/>
            <w:hideMark/>
          </w:tcPr>
          <w:p w14:paraId="1B90A1F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743" w:type="dxa"/>
            <w:tcBorders>
              <w:top w:val="nil"/>
              <w:left w:val="nil"/>
              <w:bottom w:val="single" w:sz="4" w:space="0" w:color="auto"/>
              <w:right w:val="nil"/>
            </w:tcBorders>
            <w:shd w:val="clear" w:color="auto" w:fill="auto"/>
            <w:noWrap/>
            <w:vAlign w:val="center"/>
            <w:hideMark/>
          </w:tcPr>
          <w:p w14:paraId="16A1FF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-0.090</w:t>
            </w:r>
          </w:p>
        </w:tc>
        <w:tc>
          <w:tcPr>
            <w:tcW w:w="743" w:type="dxa"/>
            <w:tcBorders>
              <w:top w:val="nil"/>
              <w:left w:val="nil"/>
              <w:bottom w:val="single" w:sz="4" w:space="0" w:color="auto"/>
              <w:right w:val="nil"/>
            </w:tcBorders>
            <w:shd w:val="clear" w:color="auto" w:fill="auto"/>
            <w:noWrap/>
            <w:vAlign w:val="center"/>
            <w:hideMark/>
          </w:tcPr>
          <w:p w14:paraId="5FC0C2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single" w:sz="4" w:space="0" w:color="auto"/>
              <w:right w:val="nil"/>
            </w:tcBorders>
            <w:shd w:val="clear" w:color="auto" w:fill="auto"/>
            <w:noWrap/>
            <w:vAlign w:val="center"/>
            <w:hideMark/>
          </w:tcPr>
          <w:p w14:paraId="00FBFD1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52" w:type="dxa"/>
            <w:tcBorders>
              <w:top w:val="nil"/>
              <w:left w:val="nil"/>
              <w:bottom w:val="single" w:sz="4" w:space="0" w:color="auto"/>
              <w:right w:val="nil"/>
            </w:tcBorders>
            <w:shd w:val="clear" w:color="auto" w:fill="auto"/>
            <w:noWrap/>
            <w:vAlign w:val="center"/>
            <w:hideMark/>
          </w:tcPr>
          <w:p w14:paraId="5E2A38A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4" w:space="0" w:color="auto"/>
              <w:right w:val="nil"/>
            </w:tcBorders>
            <w:shd w:val="clear" w:color="auto" w:fill="auto"/>
            <w:noWrap/>
            <w:vAlign w:val="center"/>
            <w:hideMark/>
          </w:tcPr>
          <w:p w14:paraId="14CCF0F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54" w:type="dxa"/>
            <w:tcBorders>
              <w:top w:val="nil"/>
              <w:left w:val="nil"/>
              <w:bottom w:val="single" w:sz="4" w:space="0" w:color="auto"/>
              <w:right w:val="nil"/>
            </w:tcBorders>
            <w:shd w:val="clear" w:color="auto" w:fill="auto"/>
            <w:noWrap/>
            <w:vAlign w:val="center"/>
            <w:hideMark/>
          </w:tcPr>
          <w:p w14:paraId="1545B1F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single" w:sz="4" w:space="0" w:color="auto"/>
              <w:right w:val="nil"/>
            </w:tcBorders>
            <w:shd w:val="clear" w:color="auto" w:fill="auto"/>
            <w:noWrap/>
            <w:vAlign w:val="center"/>
            <w:hideMark/>
          </w:tcPr>
          <w:p w14:paraId="2DC90FF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4" w:space="0" w:color="auto"/>
              <w:right w:val="nil"/>
            </w:tcBorders>
            <w:shd w:val="clear" w:color="auto" w:fill="auto"/>
            <w:noWrap/>
            <w:vAlign w:val="center"/>
            <w:hideMark/>
          </w:tcPr>
          <w:p w14:paraId="15768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43" w:type="dxa"/>
            <w:tcBorders>
              <w:top w:val="nil"/>
              <w:left w:val="nil"/>
              <w:bottom w:val="single" w:sz="4" w:space="0" w:color="auto"/>
              <w:right w:val="nil"/>
            </w:tcBorders>
            <w:shd w:val="clear" w:color="auto" w:fill="auto"/>
            <w:noWrap/>
            <w:vAlign w:val="center"/>
            <w:hideMark/>
          </w:tcPr>
          <w:p w14:paraId="7E7DEC5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43" w:type="dxa"/>
            <w:tcBorders>
              <w:top w:val="nil"/>
              <w:left w:val="nil"/>
              <w:bottom w:val="single" w:sz="4" w:space="0" w:color="auto"/>
              <w:right w:val="nil"/>
            </w:tcBorders>
            <w:shd w:val="clear" w:color="auto" w:fill="auto"/>
            <w:noWrap/>
            <w:vAlign w:val="center"/>
            <w:hideMark/>
          </w:tcPr>
          <w:p w14:paraId="3FDFE87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-0.093</w:t>
            </w:r>
          </w:p>
        </w:tc>
        <w:tc>
          <w:tcPr>
            <w:tcW w:w="743" w:type="dxa"/>
            <w:tcBorders>
              <w:top w:val="nil"/>
              <w:left w:val="nil"/>
              <w:bottom w:val="single" w:sz="4" w:space="0" w:color="auto"/>
              <w:right w:val="nil"/>
            </w:tcBorders>
            <w:shd w:val="clear" w:color="auto" w:fill="auto"/>
            <w:noWrap/>
            <w:vAlign w:val="center"/>
            <w:hideMark/>
          </w:tcPr>
          <w:p w14:paraId="0BE625F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r>
      <w:tr w:rsidR="00114A12" w:rsidRPr="003808E1" w14:paraId="6E6E2C57" w14:textId="77777777" w:rsidTr="00310730">
        <w:trPr>
          <w:trHeight w:val="301"/>
        </w:trPr>
        <w:tc>
          <w:tcPr>
            <w:tcW w:w="2430" w:type="dxa"/>
            <w:tcBorders>
              <w:top w:val="nil"/>
              <w:left w:val="nil"/>
              <w:bottom w:val="nil"/>
              <w:right w:val="nil"/>
            </w:tcBorders>
            <w:shd w:val="clear" w:color="auto" w:fill="auto"/>
            <w:noWrap/>
            <w:vAlign w:val="center"/>
            <w:hideMark/>
          </w:tcPr>
          <w:p w14:paraId="4D68C39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43" w:type="dxa"/>
            <w:tcBorders>
              <w:top w:val="nil"/>
              <w:left w:val="nil"/>
              <w:bottom w:val="nil"/>
              <w:right w:val="nil"/>
            </w:tcBorders>
            <w:shd w:val="clear" w:color="auto" w:fill="auto"/>
            <w:noWrap/>
            <w:vAlign w:val="center"/>
            <w:hideMark/>
          </w:tcPr>
          <w:p w14:paraId="47233DE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0.221</w:t>
            </w:r>
          </w:p>
        </w:tc>
        <w:tc>
          <w:tcPr>
            <w:tcW w:w="811" w:type="dxa"/>
            <w:tcBorders>
              <w:top w:val="nil"/>
              <w:left w:val="nil"/>
              <w:bottom w:val="nil"/>
              <w:right w:val="nil"/>
            </w:tcBorders>
            <w:shd w:val="clear" w:color="auto" w:fill="auto"/>
            <w:noWrap/>
            <w:vAlign w:val="center"/>
            <w:hideMark/>
          </w:tcPr>
          <w:p w14:paraId="2E09E76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0.277</w:t>
            </w:r>
          </w:p>
        </w:tc>
        <w:tc>
          <w:tcPr>
            <w:tcW w:w="743" w:type="dxa"/>
            <w:tcBorders>
              <w:top w:val="nil"/>
              <w:left w:val="nil"/>
              <w:bottom w:val="nil"/>
              <w:right w:val="nil"/>
            </w:tcBorders>
            <w:shd w:val="clear" w:color="auto" w:fill="auto"/>
            <w:noWrap/>
            <w:vAlign w:val="center"/>
            <w:hideMark/>
          </w:tcPr>
          <w:p w14:paraId="4CFE84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0.198</w:t>
            </w:r>
          </w:p>
        </w:tc>
        <w:tc>
          <w:tcPr>
            <w:tcW w:w="743" w:type="dxa"/>
            <w:tcBorders>
              <w:top w:val="nil"/>
              <w:left w:val="nil"/>
              <w:bottom w:val="nil"/>
              <w:right w:val="nil"/>
            </w:tcBorders>
            <w:shd w:val="clear" w:color="auto" w:fill="auto"/>
            <w:noWrap/>
            <w:vAlign w:val="center"/>
            <w:hideMark/>
          </w:tcPr>
          <w:p w14:paraId="5B1EA9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260D9B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0.285</w:t>
            </w:r>
          </w:p>
        </w:tc>
        <w:tc>
          <w:tcPr>
            <w:tcW w:w="752" w:type="dxa"/>
            <w:tcBorders>
              <w:top w:val="nil"/>
              <w:left w:val="nil"/>
              <w:bottom w:val="nil"/>
              <w:right w:val="nil"/>
            </w:tcBorders>
            <w:shd w:val="clear" w:color="auto" w:fill="auto"/>
            <w:noWrap/>
            <w:vAlign w:val="center"/>
            <w:hideMark/>
          </w:tcPr>
          <w:p w14:paraId="188E443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0.175</w:t>
            </w:r>
          </w:p>
        </w:tc>
        <w:tc>
          <w:tcPr>
            <w:tcW w:w="752" w:type="dxa"/>
            <w:tcBorders>
              <w:top w:val="nil"/>
              <w:left w:val="nil"/>
              <w:bottom w:val="nil"/>
              <w:right w:val="nil"/>
            </w:tcBorders>
            <w:shd w:val="clear" w:color="auto" w:fill="auto"/>
            <w:noWrap/>
            <w:vAlign w:val="center"/>
            <w:hideMark/>
          </w:tcPr>
          <w:p w14:paraId="24DAAA1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0.193</w:t>
            </w:r>
          </w:p>
        </w:tc>
        <w:tc>
          <w:tcPr>
            <w:tcW w:w="752" w:type="dxa"/>
            <w:tcBorders>
              <w:top w:val="nil"/>
              <w:left w:val="nil"/>
              <w:bottom w:val="nil"/>
              <w:right w:val="nil"/>
            </w:tcBorders>
            <w:shd w:val="clear" w:color="auto" w:fill="auto"/>
            <w:noWrap/>
            <w:vAlign w:val="center"/>
            <w:hideMark/>
          </w:tcPr>
          <w:p w14:paraId="73BB5D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0.253</w:t>
            </w:r>
          </w:p>
        </w:tc>
        <w:tc>
          <w:tcPr>
            <w:tcW w:w="754" w:type="dxa"/>
            <w:tcBorders>
              <w:top w:val="nil"/>
              <w:left w:val="nil"/>
              <w:bottom w:val="nil"/>
              <w:right w:val="nil"/>
            </w:tcBorders>
            <w:shd w:val="clear" w:color="auto" w:fill="auto"/>
            <w:noWrap/>
            <w:vAlign w:val="center"/>
            <w:hideMark/>
          </w:tcPr>
          <w:p w14:paraId="75EE178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A0AC6C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0.248</w:t>
            </w:r>
          </w:p>
        </w:tc>
        <w:tc>
          <w:tcPr>
            <w:tcW w:w="811" w:type="dxa"/>
            <w:tcBorders>
              <w:top w:val="nil"/>
              <w:left w:val="nil"/>
              <w:bottom w:val="nil"/>
              <w:right w:val="nil"/>
            </w:tcBorders>
            <w:shd w:val="clear" w:color="auto" w:fill="auto"/>
            <w:noWrap/>
            <w:vAlign w:val="center"/>
            <w:hideMark/>
          </w:tcPr>
          <w:p w14:paraId="1A77B30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0.337</w:t>
            </w:r>
          </w:p>
        </w:tc>
        <w:tc>
          <w:tcPr>
            <w:tcW w:w="743" w:type="dxa"/>
            <w:tcBorders>
              <w:top w:val="nil"/>
              <w:left w:val="nil"/>
              <w:bottom w:val="nil"/>
              <w:right w:val="nil"/>
            </w:tcBorders>
            <w:shd w:val="clear" w:color="auto" w:fill="auto"/>
            <w:noWrap/>
            <w:vAlign w:val="center"/>
            <w:hideMark/>
          </w:tcPr>
          <w:p w14:paraId="7D1CEAD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0.189</w:t>
            </w:r>
          </w:p>
        </w:tc>
        <w:tc>
          <w:tcPr>
            <w:tcW w:w="743" w:type="dxa"/>
            <w:tcBorders>
              <w:top w:val="nil"/>
              <w:left w:val="nil"/>
              <w:bottom w:val="nil"/>
              <w:right w:val="nil"/>
            </w:tcBorders>
            <w:shd w:val="clear" w:color="auto" w:fill="auto"/>
            <w:noWrap/>
            <w:vAlign w:val="center"/>
            <w:hideMark/>
          </w:tcPr>
          <w:p w14:paraId="596B04C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0.294</w:t>
            </w:r>
          </w:p>
        </w:tc>
        <w:tc>
          <w:tcPr>
            <w:tcW w:w="743" w:type="dxa"/>
            <w:tcBorders>
              <w:top w:val="nil"/>
              <w:left w:val="nil"/>
              <w:bottom w:val="nil"/>
              <w:right w:val="nil"/>
            </w:tcBorders>
            <w:shd w:val="clear" w:color="auto" w:fill="auto"/>
            <w:noWrap/>
            <w:vAlign w:val="center"/>
            <w:hideMark/>
          </w:tcPr>
          <w:p w14:paraId="79A29D0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0.279</w:t>
            </w:r>
          </w:p>
        </w:tc>
      </w:tr>
      <w:tr w:rsidR="00114A12" w:rsidRPr="003808E1" w14:paraId="40B70F3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3A804E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43" w:type="dxa"/>
            <w:tcBorders>
              <w:top w:val="nil"/>
              <w:left w:val="nil"/>
              <w:bottom w:val="single" w:sz="4" w:space="0" w:color="auto"/>
              <w:right w:val="nil"/>
            </w:tcBorders>
            <w:shd w:val="clear" w:color="auto" w:fill="auto"/>
            <w:noWrap/>
            <w:vAlign w:val="center"/>
            <w:hideMark/>
          </w:tcPr>
          <w:p w14:paraId="2FD129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-0.020</w:t>
            </w:r>
          </w:p>
        </w:tc>
        <w:tc>
          <w:tcPr>
            <w:tcW w:w="811" w:type="dxa"/>
            <w:tcBorders>
              <w:top w:val="nil"/>
              <w:left w:val="nil"/>
              <w:bottom w:val="single" w:sz="4" w:space="0" w:color="auto"/>
              <w:right w:val="nil"/>
            </w:tcBorders>
            <w:shd w:val="clear" w:color="auto" w:fill="auto"/>
            <w:noWrap/>
            <w:vAlign w:val="center"/>
            <w:hideMark/>
          </w:tcPr>
          <w:p w14:paraId="0631D89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414EB8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03F98D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single" w:sz="4" w:space="0" w:color="auto"/>
              <w:right w:val="nil"/>
            </w:tcBorders>
            <w:shd w:val="clear" w:color="auto" w:fill="auto"/>
            <w:noWrap/>
            <w:vAlign w:val="center"/>
            <w:hideMark/>
          </w:tcPr>
          <w:p w14:paraId="17B50E2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752" w:type="dxa"/>
            <w:tcBorders>
              <w:top w:val="nil"/>
              <w:left w:val="nil"/>
              <w:bottom w:val="single" w:sz="4" w:space="0" w:color="auto"/>
              <w:right w:val="nil"/>
            </w:tcBorders>
            <w:shd w:val="clear" w:color="auto" w:fill="auto"/>
            <w:noWrap/>
            <w:vAlign w:val="center"/>
            <w:hideMark/>
          </w:tcPr>
          <w:p w14:paraId="17EC0A8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-0.031</w:t>
            </w:r>
          </w:p>
        </w:tc>
        <w:tc>
          <w:tcPr>
            <w:tcW w:w="752" w:type="dxa"/>
            <w:tcBorders>
              <w:top w:val="nil"/>
              <w:left w:val="nil"/>
              <w:bottom w:val="single" w:sz="4" w:space="0" w:color="auto"/>
              <w:right w:val="nil"/>
            </w:tcBorders>
            <w:shd w:val="clear" w:color="auto" w:fill="auto"/>
            <w:noWrap/>
            <w:vAlign w:val="center"/>
            <w:hideMark/>
          </w:tcPr>
          <w:p w14:paraId="555C2D7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-0.038</w:t>
            </w:r>
          </w:p>
        </w:tc>
        <w:tc>
          <w:tcPr>
            <w:tcW w:w="752" w:type="dxa"/>
            <w:tcBorders>
              <w:top w:val="nil"/>
              <w:left w:val="nil"/>
              <w:bottom w:val="single" w:sz="4" w:space="0" w:color="auto"/>
              <w:right w:val="nil"/>
            </w:tcBorders>
            <w:shd w:val="clear" w:color="auto" w:fill="auto"/>
            <w:noWrap/>
            <w:vAlign w:val="center"/>
            <w:hideMark/>
          </w:tcPr>
          <w:p w14:paraId="4C48FAF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4" w:type="dxa"/>
            <w:tcBorders>
              <w:top w:val="nil"/>
              <w:left w:val="nil"/>
              <w:bottom w:val="single" w:sz="4" w:space="0" w:color="auto"/>
              <w:right w:val="nil"/>
            </w:tcBorders>
            <w:shd w:val="clear" w:color="auto" w:fill="auto"/>
            <w:noWrap/>
            <w:vAlign w:val="center"/>
            <w:hideMark/>
          </w:tcPr>
          <w:p w14:paraId="26D062D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single" w:sz="4" w:space="0" w:color="auto"/>
              <w:right w:val="nil"/>
            </w:tcBorders>
            <w:shd w:val="clear" w:color="auto" w:fill="auto"/>
            <w:noWrap/>
            <w:vAlign w:val="center"/>
            <w:hideMark/>
          </w:tcPr>
          <w:p w14:paraId="236CCA2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bottom w:val="single" w:sz="4" w:space="0" w:color="auto"/>
              <w:right w:val="nil"/>
            </w:tcBorders>
            <w:shd w:val="clear" w:color="auto" w:fill="auto"/>
            <w:noWrap/>
            <w:vAlign w:val="center"/>
            <w:hideMark/>
          </w:tcPr>
          <w:p w14:paraId="1F93A0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43" w:type="dxa"/>
            <w:tcBorders>
              <w:top w:val="nil"/>
              <w:left w:val="nil"/>
              <w:bottom w:val="single" w:sz="4" w:space="0" w:color="auto"/>
              <w:right w:val="nil"/>
            </w:tcBorders>
            <w:shd w:val="clear" w:color="auto" w:fill="auto"/>
            <w:noWrap/>
            <w:vAlign w:val="center"/>
            <w:hideMark/>
          </w:tcPr>
          <w:p w14:paraId="7D7FE9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single" w:sz="4" w:space="0" w:color="auto"/>
              <w:right w:val="nil"/>
            </w:tcBorders>
            <w:shd w:val="clear" w:color="auto" w:fill="auto"/>
            <w:noWrap/>
            <w:vAlign w:val="center"/>
            <w:hideMark/>
          </w:tcPr>
          <w:p w14:paraId="2F39E9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nil"/>
              <w:left w:val="nil"/>
              <w:bottom w:val="single" w:sz="4" w:space="0" w:color="auto"/>
              <w:right w:val="nil"/>
            </w:tcBorders>
            <w:shd w:val="clear" w:color="auto" w:fill="auto"/>
            <w:noWrap/>
            <w:vAlign w:val="center"/>
            <w:hideMark/>
          </w:tcPr>
          <w:p w14:paraId="5BAE170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-0.051</w:t>
            </w:r>
          </w:p>
        </w:tc>
      </w:tr>
      <w:tr w:rsidR="00114A12" w:rsidRPr="003808E1" w14:paraId="7A99E007" w14:textId="77777777" w:rsidTr="00310730">
        <w:trPr>
          <w:trHeight w:val="301"/>
        </w:trPr>
        <w:tc>
          <w:tcPr>
            <w:tcW w:w="2430" w:type="dxa"/>
            <w:tcBorders>
              <w:top w:val="nil"/>
              <w:left w:val="nil"/>
              <w:bottom w:val="nil"/>
              <w:right w:val="nil"/>
            </w:tcBorders>
            <w:shd w:val="clear" w:color="auto" w:fill="auto"/>
            <w:noWrap/>
            <w:vAlign w:val="center"/>
            <w:hideMark/>
          </w:tcPr>
          <w:p w14:paraId="49CF5B04"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43" w:type="dxa"/>
            <w:tcBorders>
              <w:top w:val="nil"/>
              <w:left w:val="nil"/>
              <w:bottom w:val="nil"/>
              <w:right w:val="nil"/>
            </w:tcBorders>
            <w:shd w:val="clear" w:color="auto" w:fill="auto"/>
            <w:noWrap/>
            <w:vAlign w:val="center"/>
            <w:hideMark/>
          </w:tcPr>
          <w:p w14:paraId="32E37E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811" w:type="dxa"/>
            <w:tcBorders>
              <w:top w:val="nil"/>
              <w:left w:val="nil"/>
              <w:bottom w:val="nil"/>
              <w:right w:val="nil"/>
            </w:tcBorders>
            <w:shd w:val="clear" w:color="auto" w:fill="auto"/>
            <w:noWrap/>
            <w:vAlign w:val="center"/>
            <w:hideMark/>
          </w:tcPr>
          <w:p w14:paraId="5C77AF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43" w:type="dxa"/>
            <w:tcBorders>
              <w:top w:val="nil"/>
              <w:left w:val="nil"/>
              <w:bottom w:val="nil"/>
              <w:right w:val="nil"/>
            </w:tcBorders>
            <w:shd w:val="clear" w:color="auto" w:fill="auto"/>
            <w:noWrap/>
            <w:vAlign w:val="center"/>
            <w:hideMark/>
          </w:tcPr>
          <w:p w14:paraId="7695205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bottom w:val="nil"/>
              <w:right w:val="nil"/>
            </w:tcBorders>
            <w:shd w:val="clear" w:color="auto" w:fill="auto"/>
            <w:noWrap/>
            <w:vAlign w:val="center"/>
            <w:hideMark/>
          </w:tcPr>
          <w:p w14:paraId="520664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0.080</w:t>
            </w:r>
          </w:p>
        </w:tc>
        <w:tc>
          <w:tcPr>
            <w:tcW w:w="743" w:type="dxa"/>
            <w:tcBorders>
              <w:top w:val="nil"/>
              <w:left w:val="nil"/>
              <w:bottom w:val="nil"/>
              <w:right w:val="nil"/>
            </w:tcBorders>
            <w:shd w:val="clear" w:color="auto" w:fill="auto"/>
            <w:noWrap/>
            <w:vAlign w:val="center"/>
            <w:hideMark/>
          </w:tcPr>
          <w:p w14:paraId="5A52F32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0.094</w:t>
            </w:r>
          </w:p>
        </w:tc>
        <w:tc>
          <w:tcPr>
            <w:tcW w:w="752" w:type="dxa"/>
            <w:tcBorders>
              <w:top w:val="nil"/>
              <w:left w:val="nil"/>
              <w:bottom w:val="nil"/>
              <w:right w:val="nil"/>
            </w:tcBorders>
            <w:shd w:val="clear" w:color="auto" w:fill="auto"/>
            <w:noWrap/>
            <w:vAlign w:val="center"/>
            <w:hideMark/>
          </w:tcPr>
          <w:p w14:paraId="3B48341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C02D39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737BDFA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0.205</w:t>
            </w:r>
          </w:p>
        </w:tc>
        <w:tc>
          <w:tcPr>
            <w:tcW w:w="754" w:type="dxa"/>
            <w:tcBorders>
              <w:top w:val="nil"/>
              <w:left w:val="nil"/>
              <w:bottom w:val="nil"/>
              <w:right w:val="nil"/>
            </w:tcBorders>
            <w:shd w:val="clear" w:color="auto" w:fill="auto"/>
            <w:noWrap/>
            <w:vAlign w:val="center"/>
            <w:hideMark/>
          </w:tcPr>
          <w:p w14:paraId="72410D4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44A70208" w14:textId="4EF3642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605D162" w14:textId="261123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83E8CB2" w14:textId="7927C3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85850" w14:textId="529745A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F50D220" w14:textId="4535FAE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5F42EA4" w14:textId="77777777" w:rsidTr="00310730">
        <w:trPr>
          <w:trHeight w:val="301"/>
        </w:trPr>
        <w:tc>
          <w:tcPr>
            <w:tcW w:w="2430" w:type="dxa"/>
            <w:tcBorders>
              <w:top w:val="nil"/>
              <w:left w:val="nil"/>
              <w:bottom w:val="nil"/>
              <w:right w:val="nil"/>
            </w:tcBorders>
            <w:shd w:val="clear" w:color="auto" w:fill="auto"/>
            <w:noWrap/>
            <w:vAlign w:val="center"/>
            <w:hideMark/>
          </w:tcPr>
          <w:p w14:paraId="7C34548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43" w:type="dxa"/>
            <w:tcBorders>
              <w:top w:val="nil"/>
              <w:left w:val="nil"/>
              <w:bottom w:val="nil"/>
              <w:right w:val="nil"/>
            </w:tcBorders>
            <w:shd w:val="clear" w:color="auto" w:fill="auto"/>
            <w:noWrap/>
            <w:vAlign w:val="center"/>
            <w:hideMark/>
          </w:tcPr>
          <w:p w14:paraId="7E9C36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811" w:type="dxa"/>
            <w:tcBorders>
              <w:top w:val="nil"/>
              <w:left w:val="nil"/>
              <w:bottom w:val="nil"/>
              <w:right w:val="nil"/>
            </w:tcBorders>
            <w:shd w:val="clear" w:color="auto" w:fill="auto"/>
            <w:noWrap/>
            <w:vAlign w:val="center"/>
            <w:hideMark/>
          </w:tcPr>
          <w:p w14:paraId="49F0573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43" w:type="dxa"/>
            <w:tcBorders>
              <w:top w:val="nil"/>
              <w:left w:val="nil"/>
              <w:bottom w:val="nil"/>
              <w:right w:val="nil"/>
            </w:tcBorders>
            <w:shd w:val="clear" w:color="auto" w:fill="auto"/>
            <w:noWrap/>
            <w:vAlign w:val="center"/>
            <w:hideMark/>
          </w:tcPr>
          <w:p w14:paraId="244F41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0F9B7D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bottom w:val="nil"/>
              <w:right w:val="nil"/>
            </w:tcBorders>
            <w:shd w:val="clear" w:color="auto" w:fill="auto"/>
            <w:noWrap/>
            <w:vAlign w:val="center"/>
            <w:hideMark/>
          </w:tcPr>
          <w:p w14:paraId="5B1F352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-0.114</w:t>
            </w:r>
          </w:p>
        </w:tc>
        <w:tc>
          <w:tcPr>
            <w:tcW w:w="752" w:type="dxa"/>
            <w:tcBorders>
              <w:top w:val="nil"/>
              <w:left w:val="nil"/>
              <w:bottom w:val="nil"/>
              <w:right w:val="nil"/>
            </w:tcBorders>
            <w:shd w:val="clear" w:color="auto" w:fill="auto"/>
            <w:noWrap/>
            <w:vAlign w:val="center"/>
            <w:hideMark/>
          </w:tcPr>
          <w:p w14:paraId="57468C9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0.002</w:t>
            </w:r>
          </w:p>
        </w:tc>
        <w:tc>
          <w:tcPr>
            <w:tcW w:w="752" w:type="dxa"/>
            <w:tcBorders>
              <w:top w:val="nil"/>
              <w:left w:val="nil"/>
              <w:bottom w:val="nil"/>
              <w:right w:val="nil"/>
            </w:tcBorders>
            <w:shd w:val="clear" w:color="auto" w:fill="auto"/>
            <w:noWrap/>
            <w:vAlign w:val="center"/>
            <w:hideMark/>
          </w:tcPr>
          <w:p w14:paraId="488BF6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52" w:type="dxa"/>
            <w:tcBorders>
              <w:top w:val="nil"/>
              <w:left w:val="nil"/>
              <w:bottom w:val="nil"/>
              <w:right w:val="nil"/>
            </w:tcBorders>
            <w:shd w:val="clear" w:color="auto" w:fill="auto"/>
            <w:noWrap/>
            <w:vAlign w:val="center"/>
            <w:hideMark/>
          </w:tcPr>
          <w:p w14:paraId="3C7062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754" w:type="dxa"/>
            <w:tcBorders>
              <w:top w:val="nil"/>
              <w:left w:val="nil"/>
              <w:bottom w:val="nil"/>
              <w:right w:val="nil"/>
            </w:tcBorders>
            <w:shd w:val="clear" w:color="auto" w:fill="auto"/>
            <w:noWrap/>
            <w:vAlign w:val="center"/>
            <w:hideMark/>
          </w:tcPr>
          <w:p w14:paraId="3E8F457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43" w:type="dxa"/>
            <w:tcBorders>
              <w:top w:val="nil"/>
              <w:left w:val="nil"/>
              <w:bottom w:val="nil"/>
              <w:right w:val="nil"/>
            </w:tcBorders>
            <w:shd w:val="clear" w:color="auto" w:fill="auto"/>
            <w:noWrap/>
            <w:vAlign w:val="center"/>
            <w:hideMark/>
          </w:tcPr>
          <w:p w14:paraId="196877EB" w14:textId="6982544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7CD20C0" w14:textId="1EC09DB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36E504C" w14:textId="5E9BEE4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0B58AF" w14:textId="41D33B8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0563320" w14:textId="5BFF05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276A91D3" w14:textId="77777777" w:rsidTr="00310730">
        <w:trPr>
          <w:trHeight w:val="301"/>
        </w:trPr>
        <w:tc>
          <w:tcPr>
            <w:tcW w:w="2430" w:type="dxa"/>
            <w:tcBorders>
              <w:top w:val="nil"/>
              <w:left w:val="nil"/>
              <w:bottom w:val="nil"/>
              <w:right w:val="nil"/>
            </w:tcBorders>
            <w:shd w:val="clear" w:color="auto" w:fill="auto"/>
            <w:noWrap/>
            <w:vAlign w:val="center"/>
            <w:hideMark/>
          </w:tcPr>
          <w:p w14:paraId="53ADFF27"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43" w:type="dxa"/>
            <w:tcBorders>
              <w:top w:val="nil"/>
              <w:left w:val="nil"/>
              <w:bottom w:val="nil"/>
              <w:right w:val="nil"/>
            </w:tcBorders>
            <w:shd w:val="clear" w:color="auto" w:fill="auto"/>
            <w:noWrap/>
            <w:vAlign w:val="center"/>
            <w:hideMark/>
          </w:tcPr>
          <w:p w14:paraId="5522502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811" w:type="dxa"/>
            <w:tcBorders>
              <w:top w:val="nil"/>
              <w:left w:val="nil"/>
              <w:bottom w:val="nil"/>
              <w:right w:val="nil"/>
            </w:tcBorders>
            <w:shd w:val="clear" w:color="auto" w:fill="auto"/>
            <w:noWrap/>
            <w:vAlign w:val="center"/>
            <w:hideMark/>
          </w:tcPr>
          <w:p w14:paraId="206927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c>
          <w:tcPr>
            <w:tcW w:w="743" w:type="dxa"/>
            <w:tcBorders>
              <w:top w:val="nil"/>
              <w:left w:val="nil"/>
              <w:bottom w:val="nil"/>
              <w:right w:val="nil"/>
            </w:tcBorders>
            <w:shd w:val="clear" w:color="auto" w:fill="auto"/>
            <w:noWrap/>
            <w:vAlign w:val="center"/>
            <w:hideMark/>
          </w:tcPr>
          <w:p w14:paraId="7D28E28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0.031</w:t>
            </w:r>
          </w:p>
        </w:tc>
        <w:tc>
          <w:tcPr>
            <w:tcW w:w="743" w:type="dxa"/>
            <w:tcBorders>
              <w:top w:val="nil"/>
              <w:left w:val="nil"/>
              <w:bottom w:val="nil"/>
              <w:right w:val="nil"/>
            </w:tcBorders>
            <w:shd w:val="clear" w:color="auto" w:fill="auto"/>
            <w:noWrap/>
            <w:vAlign w:val="center"/>
            <w:hideMark/>
          </w:tcPr>
          <w:p w14:paraId="2488177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-0.077</w:t>
            </w:r>
          </w:p>
        </w:tc>
        <w:tc>
          <w:tcPr>
            <w:tcW w:w="743" w:type="dxa"/>
            <w:tcBorders>
              <w:top w:val="nil"/>
              <w:left w:val="nil"/>
              <w:bottom w:val="nil"/>
              <w:right w:val="nil"/>
            </w:tcBorders>
            <w:shd w:val="clear" w:color="auto" w:fill="auto"/>
            <w:noWrap/>
            <w:vAlign w:val="center"/>
            <w:hideMark/>
          </w:tcPr>
          <w:p w14:paraId="13F8D46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0.111</w:t>
            </w:r>
          </w:p>
        </w:tc>
        <w:tc>
          <w:tcPr>
            <w:tcW w:w="752" w:type="dxa"/>
            <w:tcBorders>
              <w:top w:val="nil"/>
              <w:left w:val="nil"/>
              <w:bottom w:val="nil"/>
              <w:right w:val="nil"/>
            </w:tcBorders>
            <w:shd w:val="clear" w:color="auto" w:fill="auto"/>
            <w:noWrap/>
            <w:vAlign w:val="center"/>
            <w:hideMark/>
          </w:tcPr>
          <w:p w14:paraId="4BFA02C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52" w:type="dxa"/>
            <w:tcBorders>
              <w:top w:val="nil"/>
              <w:left w:val="nil"/>
              <w:bottom w:val="nil"/>
              <w:right w:val="nil"/>
            </w:tcBorders>
            <w:shd w:val="clear" w:color="auto" w:fill="auto"/>
            <w:noWrap/>
            <w:vAlign w:val="center"/>
            <w:hideMark/>
          </w:tcPr>
          <w:p w14:paraId="514A954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-0.117</w:t>
            </w:r>
          </w:p>
        </w:tc>
        <w:tc>
          <w:tcPr>
            <w:tcW w:w="752" w:type="dxa"/>
            <w:tcBorders>
              <w:top w:val="nil"/>
              <w:left w:val="nil"/>
              <w:bottom w:val="nil"/>
              <w:right w:val="nil"/>
            </w:tcBorders>
            <w:shd w:val="clear" w:color="auto" w:fill="auto"/>
            <w:noWrap/>
            <w:vAlign w:val="center"/>
            <w:hideMark/>
          </w:tcPr>
          <w:p w14:paraId="354E2CC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-0.157</w:t>
            </w:r>
          </w:p>
        </w:tc>
        <w:tc>
          <w:tcPr>
            <w:tcW w:w="754" w:type="dxa"/>
            <w:tcBorders>
              <w:top w:val="nil"/>
              <w:left w:val="nil"/>
              <w:bottom w:val="nil"/>
              <w:right w:val="nil"/>
            </w:tcBorders>
            <w:shd w:val="clear" w:color="auto" w:fill="auto"/>
            <w:noWrap/>
            <w:vAlign w:val="center"/>
            <w:hideMark/>
          </w:tcPr>
          <w:p w14:paraId="1318693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-0.114</w:t>
            </w:r>
          </w:p>
        </w:tc>
        <w:tc>
          <w:tcPr>
            <w:tcW w:w="743" w:type="dxa"/>
            <w:tcBorders>
              <w:top w:val="nil"/>
              <w:left w:val="nil"/>
              <w:bottom w:val="nil"/>
              <w:right w:val="nil"/>
            </w:tcBorders>
            <w:shd w:val="clear" w:color="auto" w:fill="auto"/>
            <w:noWrap/>
            <w:vAlign w:val="center"/>
            <w:hideMark/>
          </w:tcPr>
          <w:p w14:paraId="2A885EA9" w14:textId="69BD402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CA43569" w14:textId="4F4D3AA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1E9F1" w14:textId="4EFA6EB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8989280" w14:textId="4B2B359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0390B13" w14:textId="264A6B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DC2C323" w14:textId="77777777" w:rsidTr="00310730">
        <w:trPr>
          <w:trHeight w:val="301"/>
        </w:trPr>
        <w:tc>
          <w:tcPr>
            <w:tcW w:w="2430" w:type="dxa"/>
            <w:tcBorders>
              <w:top w:val="nil"/>
              <w:left w:val="nil"/>
              <w:bottom w:val="nil"/>
              <w:right w:val="nil"/>
            </w:tcBorders>
            <w:shd w:val="clear" w:color="auto" w:fill="auto"/>
            <w:noWrap/>
            <w:vAlign w:val="center"/>
            <w:hideMark/>
          </w:tcPr>
          <w:p w14:paraId="3E690EC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43" w:type="dxa"/>
            <w:tcBorders>
              <w:top w:val="nil"/>
              <w:left w:val="nil"/>
              <w:bottom w:val="nil"/>
              <w:right w:val="nil"/>
            </w:tcBorders>
            <w:shd w:val="clear" w:color="auto" w:fill="auto"/>
            <w:noWrap/>
            <w:vAlign w:val="center"/>
            <w:hideMark/>
          </w:tcPr>
          <w:p w14:paraId="5F693A0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811" w:type="dxa"/>
            <w:tcBorders>
              <w:top w:val="nil"/>
              <w:left w:val="nil"/>
              <w:bottom w:val="nil"/>
              <w:right w:val="nil"/>
            </w:tcBorders>
            <w:shd w:val="clear" w:color="auto" w:fill="auto"/>
            <w:noWrap/>
            <w:vAlign w:val="center"/>
            <w:hideMark/>
          </w:tcPr>
          <w:p w14:paraId="62E3951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0.028</w:t>
            </w:r>
          </w:p>
        </w:tc>
        <w:tc>
          <w:tcPr>
            <w:tcW w:w="743" w:type="dxa"/>
            <w:tcBorders>
              <w:top w:val="nil"/>
              <w:left w:val="nil"/>
              <w:bottom w:val="nil"/>
              <w:right w:val="nil"/>
            </w:tcBorders>
            <w:shd w:val="clear" w:color="auto" w:fill="auto"/>
            <w:noWrap/>
            <w:vAlign w:val="center"/>
            <w:hideMark/>
          </w:tcPr>
          <w:p w14:paraId="4FDBE4A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743" w:type="dxa"/>
            <w:tcBorders>
              <w:top w:val="nil"/>
              <w:left w:val="nil"/>
              <w:bottom w:val="nil"/>
              <w:right w:val="nil"/>
            </w:tcBorders>
            <w:shd w:val="clear" w:color="auto" w:fill="auto"/>
            <w:noWrap/>
            <w:vAlign w:val="center"/>
            <w:hideMark/>
          </w:tcPr>
          <w:p w14:paraId="41DEDA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0.049</w:t>
            </w:r>
          </w:p>
        </w:tc>
        <w:tc>
          <w:tcPr>
            <w:tcW w:w="743" w:type="dxa"/>
            <w:tcBorders>
              <w:top w:val="nil"/>
              <w:left w:val="nil"/>
              <w:bottom w:val="nil"/>
              <w:right w:val="nil"/>
            </w:tcBorders>
            <w:shd w:val="clear" w:color="auto" w:fill="auto"/>
            <w:noWrap/>
            <w:vAlign w:val="center"/>
            <w:hideMark/>
          </w:tcPr>
          <w:p w14:paraId="1D7888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0.035</w:t>
            </w:r>
          </w:p>
        </w:tc>
        <w:tc>
          <w:tcPr>
            <w:tcW w:w="752" w:type="dxa"/>
            <w:tcBorders>
              <w:top w:val="nil"/>
              <w:left w:val="nil"/>
              <w:bottom w:val="nil"/>
              <w:right w:val="nil"/>
            </w:tcBorders>
            <w:shd w:val="clear" w:color="auto" w:fill="auto"/>
            <w:noWrap/>
            <w:vAlign w:val="center"/>
            <w:hideMark/>
          </w:tcPr>
          <w:p w14:paraId="3426D0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02494B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26695D2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-0.095</w:t>
            </w:r>
          </w:p>
        </w:tc>
        <w:tc>
          <w:tcPr>
            <w:tcW w:w="754" w:type="dxa"/>
            <w:tcBorders>
              <w:top w:val="nil"/>
              <w:left w:val="nil"/>
              <w:bottom w:val="nil"/>
              <w:right w:val="nil"/>
            </w:tcBorders>
            <w:shd w:val="clear" w:color="auto" w:fill="auto"/>
            <w:noWrap/>
            <w:vAlign w:val="center"/>
            <w:hideMark/>
          </w:tcPr>
          <w:p w14:paraId="3327C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0.101</w:t>
            </w:r>
          </w:p>
        </w:tc>
        <w:tc>
          <w:tcPr>
            <w:tcW w:w="743" w:type="dxa"/>
            <w:tcBorders>
              <w:top w:val="nil"/>
              <w:left w:val="nil"/>
              <w:bottom w:val="nil"/>
              <w:right w:val="nil"/>
            </w:tcBorders>
            <w:shd w:val="clear" w:color="auto" w:fill="auto"/>
            <w:noWrap/>
            <w:vAlign w:val="center"/>
            <w:hideMark/>
          </w:tcPr>
          <w:p w14:paraId="183D47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811" w:type="dxa"/>
            <w:tcBorders>
              <w:top w:val="nil"/>
              <w:left w:val="nil"/>
              <w:bottom w:val="nil"/>
              <w:right w:val="nil"/>
            </w:tcBorders>
            <w:shd w:val="clear" w:color="auto" w:fill="auto"/>
            <w:noWrap/>
            <w:vAlign w:val="center"/>
            <w:hideMark/>
          </w:tcPr>
          <w:p w14:paraId="01FD7A9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45583E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43" w:type="dxa"/>
            <w:tcBorders>
              <w:top w:val="nil"/>
              <w:left w:val="nil"/>
              <w:bottom w:val="nil"/>
              <w:right w:val="nil"/>
            </w:tcBorders>
            <w:shd w:val="clear" w:color="auto" w:fill="auto"/>
            <w:noWrap/>
            <w:vAlign w:val="center"/>
            <w:hideMark/>
          </w:tcPr>
          <w:p w14:paraId="0FB1BE2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0.059</w:t>
            </w:r>
          </w:p>
        </w:tc>
        <w:tc>
          <w:tcPr>
            <w:tcW w:w="743" w:type="dxa"/>
            <w:tcBorders>
              <w:top w:val="nil"/>
              <w:left w:val="nil"/>
              <w:bottom w:val="nil"/>
              <w:right w:val="nil"/>
            </w:tcBorders>
            <w:shd w:val="clear" w:color="auto" w:fill="auto"/>
            <w:noWrap/>
            <w:vAlign w:val="center"/>
            <w:hideMark/>
          </w:tcPr>
          <w:p w14:paraId="30D81C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0.062</w:t>
            </w:r>
          </w:p>
        </w:tc>
      </w:tr>
      <w:tr w:rsidR="00114A12" w:rsidRPr="003808E1" w14:paraId="74DE9CDC" w14:textId="77777777" w:rsidTr="00310730">
        <w:trPr>
          <w:trHeight w:val="301"/>
        </w:trPr>
        <w:tc>
          <w:tcPr>
            <w:tcW w:w="2430" w:type="dxa"/>
            <w:tcBorders>
              <w:top w:val="nil"/>
              <w:left w:val="nil"/>
              <w:bottom w:val="nil"/>
              <w:right w:val="nil"/>
            </w:tcBorders>
            <w:shd w:val="clear" w:color="auto" w:fill="auto"/>
            <w:noWrap/>
            <w:vAlign w:val="center"/>
            <w:hideMark/>
          </w:tcPr>
          <w:p w14:paraId="63C4F7A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43" w:type="dxa"/>
            <w:tcBorders>
              <w:top w:val="nil"/>
              <w:left w:val="nil"/>
              <w:bottom w:val="nil"/>
              <w:right w:val="nil"/>
            </w:tcBorders>
            <w:shd w:val="clear" w:color="auto" w:fill="auto"/>
            <w:noWrap/>
            <w:vAlign w:val="center"/>
            <w:hideMark/>
          </w:tcPr>
          <w:p w14:paraId="165D5E5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-0.077</w:t>
            </w:r>
          </w:p>
        </w:tc>
        <w:tc>
          <w:tcPr>
            <w:tcW w:w="811" w:type="dxa"/>
            <w:tcBorders>
              <w:top w:val="nil"/>
              <w:left w:val="nil"/>
              <w:bottom w:val="nil"/>
              <w:right w:val="nil"/>
            </w:tcBorders>
            <w:shd w:val="clear" w:color="auto" w:fill="auto"/>
            <w:noWrap/>
            <w:vAlign w:val="center"/>
            <w:hideMark/>
          </w:tcPr>
          <w:p w14:paraId="16FA056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AF192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-0.170</w:t>
            </w:r>
          </w:p>
        </w:tc>
        <w:tc>
          <w:tcPr>
            <w:tcW w:w="743" w:type="dxa"/>
            <w:tcBorders>
              <w:top w:val="nil"/>
              <w:left w:val="nil"/>
              <w:bottom w:val="nil"/>
              <w:right w:val="nil"/>
            </w:tcBorders>
            <w:shd w:val="clear" w:color="auto" w:fill="auto"/>
            <w:noWrap/>
            <w:vAlign w:val="center"/>
            <w:hideMark/>
          </w:tcPr>
          <w:p w14:paraId="28652FA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743" w:type="dxa"/>
            <w:tcBorders>
              <w:top w:val="nil"/>
              <w:left w:val="nil"/>
              <w:bottom w:val="nil"/>
              <w:right w:val="nil"/>
            </w:tcBorders>
            <w:shd w:val="clear" w:color="auto" w:fill="auto"/>
            <w:noWrap/>
            <w:vAlign w:val="center"/>
            <w:hideMark/>
          </w:tcPr>
          <w:p w14:paraId="4CE314B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-0.252</w:t>
            </w:r>
          </w:p>
        </w:tc>
        <w:tc>
          <w:tcPr>
            <w:tcW w:w="752" w:type="dxa"/>
            <w:tcBorders>
              <w:top w:val="nil"/>
              <w:left w:val="nil"/>
              <w:bottom w:val="nil"/>
              <w:right w:val="nil"/>
            </w:tcBorders>
            <w:shd w:val="clear" w:color="auto" w:fill="auto"/>
            <w:noWrap/>
            <w:vAlign w:val="center"/>
            <w:hideMark/>
          </w:tcPr>
          <w:p w14:paraId="3E9F20B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-0.029</w:t>
            </w:r>
          </w:p>
        </w:tc>
        <w:tc>
          <w:tcPr>
            <w:tcW w:w="752" w:type="dxa"/>
            <w:tcBorders>
              <w:top w:val="nil"/>
              <w:left w:val="nil"/>
              <w:bottom w:val="nil"/>
              <w:right w:val="nil"/>
            </w:tcBorders>
            <w:shd w:val="clear" w:color="auto" w:fill="auto"/>
            <w:noWrap/>
            <w:vAlign w:val="center"/>
            <w:hideMark/>
          </w:tcPr>
          <w:p w14:paraId="79B659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63A3DBD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54" w:type="dxa"/>
            <w:tcBorders>
              <w:top w:val="nil"/>
              <w:left w:val="nil"/>
              <w:bottom w:val="nil"/>
              <w:right w:val="nil"/>
            </w:tcBorders>
            <w:shd w:val="clear" w:color="auto" w:fill="auto"/>
            <w:noWrap/>
            <w:vAlign w:val="center"/>
            <w:hideMark/>
          </w:tcPr>
          <w:p w14:paraId="2034C62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-0.161</w:t>
            </w:r>
          </w:p>
        </w:tc>
        <w:tc>
          <w:tcPr>
            <w:tcW w:w="743" w:type="dxa"/>
            <w:tcBorders>
              <w:top w:val="nil"/>
              <w:left w:val="nil"/>
              <w:bottom w:val="nil"/>
              <w:right w:val="nil"/>
            </w:tcBorders>
            <w:shd w:val="clear" w:color="auto" w:fill="auto"/>
            <w:noWrap/>
            <w:vAlign w:val="center"/>
            <w:hideMark/>
          </w:tcPr>
          <w:p w14:paraId="23A2AF3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811" w:type="dxa"/>
            <w:tcBorders>
              <w:top w:val="nil"/>
              <w:left w:val="nil"/>
              <w:bottom w:val="nil"/>
              <w:right w:val="nil"/>
            </w:tcBorders>
            <w:shd w:val="clear" w:color="auto" w:fill="auto"/>
            <w:noWrap/>
            <w:vAlign w:val="center"/>
            <w:hideMark/>
          </w:tcPr>
          <w:p w14:paraId="3328C42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43" w:type="dxa"/>
            <w:tcBorders>
              <w:top w:val="nil"/>
              <w:left w:val="nil"/>
              <w:bottom w:val="nil"/>
              <w:right w:val="nil"/>
            </w:tcBorders>
            <w:shd w:val="clear" w:color="auto" w:fill="auto"/>
            <w:noWrap/>
            <w:vAlign w:val="center"/>
            <w:hideMark/>
          </w:tcPr>
          <w:p w14:paraId="3DF9A0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743" w:type="dxa"/>
            <w:tcBorders>
              <w:top w:val="nil"/>
              <w:left w:val="nil"/>
              <w:bottom w:val="nil"/>
              <w:right w:val="nil"/>
            </w:tcBorders>
            <w:shd w:val="clear" w:color="auto" w:fill="auto"/>
            <w:noWrap/>
            <w:vAlign w:val="center"/>
            <w:hideMark/>
          </w:tcPr>
          <w:p w14:paraId="2C8584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43" w:type="dxa"/>
            <w:tcBorders>
              <w:top w:val="nil"/>
              <w:left w:val="nil"/>
              <w:bottom w:val="nil"/>
              <w:right w:val="nil"/>
            </w:tcBorders>
            <w:shd w:val="clear" w:color="auto" w:fill="auto"/>
            <w:noWrap/>
            <w:vAlign w:val="center"/>
            <w:hideMark/>
          </w:tcPr>
          <w:p w14:paraId="194486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r>
      <w:tr w:rsidR="00114A12" w:rsidRPr="003808E1" w14:paraId="53CADA56" w14:textId="77777777" w:rsidTr="00310730">
        <w:trPr>
          <w:trHeight w:val="301"/>
        </w:trPr>
        <w:tc>
          <w:tcPr>
            <w:tcW w:w="2430" w:type="dxa"/>
            <w:tcBorders>
              <w:top w:val="nil"/>
              <w:left w:val="nil"/>
              <w:bottom w:val="nil"/>
              <w:right w:val="nil"/>
            </w:tcBorders>
            <w:shd w:val="clear" w:color="auto" w:fill="auto"/>
            <w:noWrap/>
            <w:vAlign w:val="center"/>
            <w:hideMark/>
          </w:tcPr>
          <w:p w14:paraId="1B34A7C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43" w:type="dxa"/>
            <w:tcBorders>
              <w:top w:val="nil"/>
              <w:left w:val="nil"/>
              <w:bottom w:val="nil"/>
              <w:right w:val="nil"/>
            </w:tcBorders>
            <w:shd w:val="clear" w:color="auto" w:fill="auto"/>
            <w:noWrap/>
            <w:vAlign w:val="center"/>
            <w:hideMark/>
          </w:tcPr>
          <w:p w14:paraId="4E160AF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811" w:type="dxa"/>
            <w:tcBorders>
              <w:top w:val="nil"/>
              <w:left w:val="nil"/>
              <w:bottom w:val="nil"/>
              <w:right w:val="nil"/>
            </w:tcBorders>
            <w:shd w:val="clear" w:color="auto" w:fill="auto"/>
            <w:noWrap/>
            <w:vAlign w:val="center"/>
            <w:hideMark/>
          </w:tcPr>
          <w:p w14:paraId="3EAF4EA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-0.072</w:t>
            </w:r>
          </w:p>
        </w:tc>
        <w:tc>
          <w:tcPr>
            <w:tcW w:w="743" w:type="dxa"/>
            <w:tcBorders>
              <w:top w:val="nil"/>
              <w:left w:val="nil"/>
              <w:bottom w:val="nil"/>
              <w:right w:val="nil"/>
            </w:tcBorders>
            <w:shd w:val="clear" w:color="auto" w:fill="auto"/>
            <w:noWrap/>
            <w:vAlign w:val="center"/>
            <w:hideMark/>
          </w:tcPr>
          <w:p w14:paraId="6668CA2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43" w:type="dxa"/>
            <w:tcBorders>
              <w:top w:val="nil"/>
              <w:left w:val="nil"/>
              <w:bottom w:val="nil"/>
              <w:right w:val="nil"/>
            </w:tcBorders>
            <w:shd w:val="clear" w:color="auto" w:fill="auto"/>
            <w:noWrap/>
            <w:vAlign w:val="center"/>
            <w:hideMark/>
          </w:tcPr>
          <w:p w14:paraId="5D2065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43" w:type="dxa"/>
            <w:tcBorders>
              <w:top w:val="nil"/>
              <w:left w:val="nil"/>
              <w:bottom w:val="nil"/>
              <w:right w:val="nil"/>
            </w:tcBorders>
            <w:shd w:val="clear" w:color="auto" w:fill="auto"/>
            <w:noWrap/>
            <w:vAlign w:val="center"/>
            <w:hideMark/>
          </w:tcPr>
          <w:p w14:paraId="3EF2350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6CE9D6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nil"/>
              <w:right w:val="nil"/>
            </w:tcBorders>
            <w:shd w:val="clear" w:color="auto" w:fill="auto"/>
            <w:noWrap/>
            <w:vAlign w:val="center"/>
            <w:hideMark/>
          </w:tcPr>
          <w:p w14:paraId="61E79D4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D88F8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4" w:type="dxa"/>
            <w:tcBorders>
              <w:top w:val="nil"/>
              <w:left w:val="nil"/>
              <w:bottom w:val="nil"/>
              <w:right w:val="nil"/>
            </w:tcBorders>
            <w:shd w:val="clear" w:color="auto" w:fill="auto"/>
            <w:noWrap/>
            <w:vAlign w:val="center"/>
            <w:hideMark/>
          </w:tcPr>
          <w:p w14:paraId="5ABA7B7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43" w:type="dxa"/>
            <w:tcBorders>
              <w:top w:val="nil"/>
              <w:left w:val="nil"/>
              <w:bottom w:val="nil"/>
              <w:right w:val="nil"/>
            </w:tcBorders>
            <w:shd w:val="clear" w:color="auto" w:fill="auto"/>
            <w:noWrap/>
            <w:vAlign w:val="center"/>
            <w:hideMark/>
          </w:tcPr>
          <w:p w14:paraId="3F1F6F27" w14:textId="694870F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3F80CBA" w14:textId="394D67B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E0D0214" w14:textId="0A15EFC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415902E" w14:textId="15EC4C7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A492987" w14:textId="082849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4A4B8" w14:textId="77777777" w:rsidTr="00310730">
        <w:trPr>
          <w:trHeight w:val="301"/>
        </w:trPr>
        <w:tc>
          <w:tcPr>
            <w:tcW w:w="2430" w:type="dxa"/>
            <w:tcBorders>
              <w:top w:val="nil"/>
              <w:left w:val="nil"/>
              <w:bottom w:val="nil"/>
              <w:right w:val="nil"/>
            </w:tcBorders>
            <w:shd w:val="clear" w:color="auto" w:fill="auto"/>
            <w:noWrap/>
            <w:vAlign w:val="center"/>
            <w:hideMark/>
          </w:tcPr>
          <w:p w14:paraId="2826FB3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43" w:type="dxa"/>
            <w:tcBorders>
              <w:top w:val="nil"/>
              <w:left w:val="nil"/>
              <w:bottom w:val="nil"/>
              <w:right w:val="nil"/>
            </w:tcBorders>
            <w:shd w:val="clear" w:color="auto" w:fill="auto"/>
            <w:noWrap/>
            <w:vAlign w:val="center"/>
            <w:hideMark/>
          </w:tcPr>
          <w:p w14:paraId="7A80755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0.020</w:t>
            </w:r>
          </w:p>
        </w:tc>
        <w:tc>
          <w:tcPr>
            <w:tcW w:w="811" w:type="dxa"/>
            <w:tcBorders>
              <w:top w:val="nil"/>
              <w:left w:val="nil"/>
              <w:bottom w:val="nil"/>
              <w:right w:val="nil"/>
            </w:tcBorders>
            <w:shd w:val="clear" w:color="auto" w:fill="auto"/>
            <w:noWrap/>
            <w:vAlign w:val="center"/>
            <w:hideMark/>
          </w:tcPr>
          <w:p w14:paraId="2D22C7A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43" w:type="dxa"/>
            <w:tcBorders>
              <w:top w:val="nil"/>
              <w:left w:val="nil"/>
              <w:bottom w:val="nil"/>
              <w:right w:val="nil"/>
            </w:tcBorders>
            <w:shd w:val="clear" w:color="auto" w:fill="auto"/>
            <w:noWrap/>
            <w:vAlign w:val="center"/>
            <w:hideMark/>
          </w:tcPr>
          <w:p w14:paraId="2A520FE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293A1B7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0.081</w:t>
            </w:r>
          </w:p>
        </w:tc>
        <w:tc>
          <w:tcPr>
            <w:tcW w:w="743" w:type="dxa"/>
            <w:tcBorders>
              <w:top w:val="nil"/>
              <w:left w:val="nil"/>
              <w:bottom w:val="nil"/>
              <w:right w:val="nil"/>
            </w:tcBorders>
            <w:shd w:val="clear" w:color="auto" w:fill="auto"/>
            <w:noWrap/>
            <w:vAlign w:val="center"/>
            <w:hideMark/>
          </w:tcPr>
          <w:p w14:paraId="353D782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-0.069</w:t>
            </w:r>
          </w:p>
        </w:tc>
        <w:tc>
          <w:tcPr>
            <w:tcW w:w="752" w:type="dxa"/>
            <w:tcBorders>
              <w:top w:val="nil"/>
              <w:left w:val="nil"/>
              <w:bottom w:val="nil"/>
              <w:right w:val="nil"/>
            </w:tcBorders>
            <w:shd w:val="clear" w:color="auto" w:fill="auto"/>
            <w:noWrap/>
            <w:vAlign w:val="center"/>
            <w:hideMark/>
          </w:tcPr>
          <w:p w14:paraId="12385A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16F58A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52" w:type="dxa"/>
            <w:tcBorders>
              <w:top w:val="nil"/>
              <w:left w:val="nil"/>
              <w:bottom w:val="nil"/>
              <w:right w:val="nil"/>
            </w:tcBorders>
            <w:shd w:val="clear" w:color="auto" w:fill="auto"/>
            <w:noWrap/>
            <w:vAlign w:val="center"/>
            <w:hideMark/>
          </w:tcPr>
          <w:p w14:paraId="64BD86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-0.105</w:t>
            </w:r>
          </w:p>
        </w:tc>
        <w:tc>
          <w:tcPr>
            <w:tcW w:w="754" w:type="dxa"/>
            <w:tcBorders>
              <w:top w:val="nil"/>
              <w:left w:val="nil"/>
              <w:bottom w:val="nil"/>
              <w:right w:val="nil"/>
            </w:tcBorders>
            <w:shd w:val="clear" w:color="auto" w:fill="auto"/>
            <w:noWrap/>
            <w:vAlign w:val="center"/>
            <w:hideMark/>
          </w:tcPr>
          <w:p w14:paraId="55E8AF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43" w:type="dxa"/>
            <w:tcBorders>
              <w:top w:val="nil"/>
              <w:left w:val="nil"/>
              <w:bottom w:val="nil"/>
              <w:right w:val="nil"/>
            </w:tcBorders>
            <w:shd w:val="clear" w:color="auto" w:fill="auto"/>
            <w:noWrap/>
            <w:vAlign w:val="center"/>
            <w:hideMark/>
          </w:tcPr>
          <w:p w14:paraId="5A92495E" w14:textId="6E96573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9157B95" w14:textId="3324EF5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32D434" w14:textId="7D8965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0396E6" w14:textId="1F3B630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C0BE63" w14:textId="455268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07399" w14:textId="77777777" w:rsidTr="00310730">
        <w:trPr>
          <w:trHeight w:val="301"/>
        </w:trPr>
        <w:tc>
          <w:tcPr>
            <w:tcW w:w="2430" w:type="dxa"/>
            <w:tcBorders>
              <w:top w:val="nil"/>
              <w:left w:val="nil"/>
              <w:bottom w:val="nil"/>
              <w:right w:val="nil"/>
            </w:tcBorders>
            <w:shd w:val="clear" w:color="auto" w:fill="auto"/>
            <w:noWrap/>
            <w:vAlign w:val="center"/>
            <w:hideMark/>
          </w:tcPr>
          <w:p w14:paraId="1C400EF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43" w:type="dxa"/>
            <w:tcBorders>
              <w:top w:val="nil"/>
              <w:left w:val="nil"/>
              <w:bottom w:val="nil"/>
              <w:right w:val="nil"/>
            </w:tcBorders>
            <w:shd w:val="clear" w:color="auto" w:fill="auto"/>
            <w:noWrap/>
            <w:vAlign w:val="center"/>
            <w:hideMark/>
          </w:tcPr>
          <w:p w14:paraId="608C12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811" w:type="dxa"/>
            <w:tcBorders>
              <w:top w:val="nil"/>
              <w:left w:val="nil"/>
              <w:bottom w:val="nil"/>
              <w:right w:val="nil"/>
            </w:tcBorders>
            <w:shd w:val="clear" w:color="auto" w:fill="auto"/>
            <w:noWrap/>
            <w:vAlign w:val="center"/>
            <w:hideMark/>
          </w:tcPr>
          <w:p w14:paraId="78B60A2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nil"/>
              <w:right w:val="nil"/>
            </w:tcBorders>
            <w:shd w:val="clear" w:color="auto" w:fill="auto"/>
            <w:noWrap/>
            <w:vAlign w:val="center"/>
            <w:hideMark/>
          </w:tcPr>
          <w:p w14:paraId="7AAFA18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43" w:type="dxa"/>
            <w:tcBorders>
              <w:top w:val="nil"/>
              <w:left w:val="nil"/>
              <w:bottom w:val="nil"/>
              <w:right w:val="nil"/>
            </w:tcBorders>
            <w:shd w:val="clear" w:color="auto" w:fill="auto"/>
            <w:noWrap/>
            <w:vAlign w:val="center"/>
            <w:hideMark/>
          </w:tcPr>
          <w:p w14:paraId="3ED4968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C9F94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nil"/>
              <w:right w:val="nil"/>
            </w:tcBorders>
            <w:shd w:val="clear" w:color="auto" w:fill="auto"/>
            <w:noWrap/>
            <w:vAlign w:val="center"/>
            <w:hideMark/>
          </w:tcPr>
          <w:p w14:paraId="111D766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32547B7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6E11CF4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4" w:type="dxa"/>
            <w:tcBorders>
              <w:top w:val="nil"/>
              <w:left w:val="nil"/>
              <w:bottom w:val="nil"/>
              <w:right w:val="nil"/>
            </w:tcBorders>
            <w:shd w:val="clear" w:color="auto" w:fill="auto"/>
            <w:noWrap/>
            <w:vAlign w:val="center"/>
            <w:hideMark/>
          </w:tcPr>
          <w:p w14:paraId="3C4A06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0.071</w:t>
            </w:r>
          </w:p>
        </w:tc>
        <w:tc>
          <w:tcPr>
            <w:tcW w:w="743" w:type="dxa"/>
            <w:tcBorders>
              <w:top w:val="nil"/>
              <w:left w:val="nil"/>
              <w:bottom w:val="nil"/>
              <w:right w:val="nil"/>
            </w:tcBorders>
            <w:shd w:val="clear" w:color="auto" w:fill="auto"/>
            <w:noWrap/>
            <w:vAlign w:val="center"/>
            <w:hideMark/>
          </w:tcPr>
          <w:p w14:paraId="7EF3B3DF" w14:textId="71B59AB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6486433" w14:textId="1D840FA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238F1D7" w14:textId="09439DC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DA27B80" w14:textId="379A7EE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D68D8C3" w14:textId="17357E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DF44656" w14:textId="77777777" w:rsidTr="00310730">
        <w:trPr>
          <w:trHeight w:val="301"/>
        </w:trPr>
        <w:tc>
          <w:tcPr>
            <w:tcW w:w="2430" w:type="dxa"/>
            <w:tcBorders>
              <w:top w:val="nil"/>
              <w:left w:val="nil"/>
              <w:right w:val="nil"/>
            </w:tcBorders>
            <w:shd w:val="clear" w:color="auto" w:fill="auto"/>
            <w:noWrap/>
            <w:vAlign w:val="center"/>
            <w:hideMark/>
          </w:tcPr>
          <w:p w14:paraId="7B6FAEB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43" w:type="dxa"/>
            <w:tcBorders>
              <w:top w:val="nil"/>
              <w:left w:val="nil"/>
              <w:right w:val="nil"/>
            </w:tcBorders>
            <w:shd w:val="clear" w:color="auto" w:fill="auto"/>
            <w:noWrap/>
            <w:vAlign w:val="center"/>
            <w:hideMark/>
          </w:tcPr>
          <w:p w14:paraId="068E7F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811" w:type="dxa"/>
            <w:tcBorders>
              <w:top w:val="nil"/>
              <w:left w:val="nil"/>
              <w:right w:val="nil"/>
            </w:tcBorders>
            <w:shd w:val="clear" w:color="auto" w:fill="auto"/>
            <w:noWrap/>
            <w:vAlign w:val="center"/>
            <w:hideMark/>
          </w:tcPr>
          <w:p w14:paraId="23B7225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-0.049</w:t>
            </w:r>
          </w:p>
        </w:tc>
        <w:tc>
          <w:tcPr>
            <w:tcW w:w="743" w:type="dxa"/>
            <w:tcBorders>
              <w:top w:val="nil"/>
              <w:left w:val="nil"/>
              <w:right w:val="nil"/>
            </w:tcBorders>
            <w:shd w:val="clear" w:color="auto" w:fill="auto"/>
            <w:noWrap/>
            <w:vAlign w:val="center"/>
            <w:hideMark/>
          </w:tcPr>
          <w:p w14:paraId="43AE1E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0.056</w:t>
            </w:r>
          </w:p>
        </w:tc>
        <w:tc>
          <w:tcPr>
            <w:tcW w:w="743" w:type="dxa"/>
            <w:tcBorders>
              <w:top w:val="nil"/>
              <w:left w:val="nil"/>
              <w:right w:val="nil"/>
            </w:tcBorders>
            <w:shd w:val="clear" w:color="auto" w:fill="auto"/>
            <w:noWrap/>
            <w:vAlign w:val="center"/>
            <w:hideMark/>
          </w:tcPr>
          <w:p w14:paraId="09DEAB3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right w:val="nil"/>
            </w:tcBorders>
            <w:shd w:val="clear" w:color="auto" w:fill="auto"/>
            <w:noWrap/>
            <w:vAlign w:val="center"/>
            <w:hideMark/>
          </w:tcPr>
          <w:p w14:paraId="3E5AC29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-0.072</w:t>
            </w:r>
          </w:p>
        </w:tc>
        <w:tc>
          <w:tcPr>
            <w:tcW w:w="752" w:type="dxa"/>
            <w:tcBorders>
              <w:top w:val="nil"/>
              <w:left w:val="nil"/>
              <w:right w:val="nil"/>
            </w:tcBorders>
            <w:shd w:val="clear" w:color="auto" w:fill="auto"/>
            <w:noWrap/>
            <w:vAlign w:val="center"/>
            <w:hideMark/>
          </w:tcPr>
          <w:p w14:paraId="3AE8908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52" w:type="dxa"/>
            <w:tcBorders>
              <w:top w:val="nil"/>
              <w:left w:val="nil"/>
              <w:right w:val="nil"/>
            </w:tcBorders>
            <w:shd w:val="clear" w:color="auto" w:fill="auto"/>
            <w:noWrap/>
            <w:vAlign w:val="center"/>
            <w:hideMark/>
          </w:tcPr>
          <w:p w14:paraId="06FE155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-0.060</w:t>
            </w:r>
          </w:p>
        </w:tc>
        <w:tc>
          <w:tcPr>
            <w:tcW w:w="752" w:type="dxa"/>
            <w:tcBorders>
              <w:top w:val="nil"/>
              <w:left w:val="nil"/>
              <w:right w:val="nil"/>
            </w:tcBorders>
            <w:shd w:val="clear" w:color="auto" w:fill="auto"/>
            <w:noWrap/>
            <w:vAlign w:val="center"/>
            <w:hideMark/>
          </w:tcPr>
          <w:p w14:paraId="5C8573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4" w:type="dxa"/>
            <w:tcBorders>
              <w:top w:val="nil"/>
              <w:left w:val="nil"/>
              <w:right w:val="nil"/>
            </w:tcBorders>
            <w:shd w:val="clear" w:color="auto" w:fill="auto"/>
            <w:noWrap/>
            <w:vAlign w:val="center"/>
            <w:hideMark/>
          </w:tcPr>
          <w:p w14:paraId="06A1B8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43" w:type="dxa"/>
            <w:tcBorders>
              <w:top w:val="nil"/>
              <w:left w:val="nil"/>
              <w:right w:val="nil"/>
            </w:tcBorders>
            <w:shd w:val="clear" w:color="auto" w:fill="auto"/>
            <w:noWrap/>
            <w:vAlign w:val="center"/>
            <w:hideMark/>
          </w:tcPr>
          <w:p w14:paraId="053C918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right w:val="nil"/>
            </w:tcBorders>
            <w:shd w:val="clear" w:color="auto" w:fill="auto"/>
            <w:noWrap/>
            <w:vAlign w:val="center"/>
            <w:hideMark/>
          </w:tcPr>
          <w:p w14:paraId="7FA7D3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-0.041</w:t>
            </w:r>
          </w:p>
        </w:tc>
        <w:tc>
          <w:tcPr>
            <w:tcW w:w="743" w:type="dxa"/>
            <w:tcBorders>
              <w:top w:val="nil"/>
              <w:left w:val="nil"/>
              <w:right w:val="nil"/>
            </w:tcBorders>
            <w:shd w:val="clear" w:color="auto" w:fill="auto"/>
            <w:noWrap/>
            <w:vAlign w:val="center"/>
            <w:hideMark/>
          </w:tcPr>
          <w:p w14:paraId="645DCEE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right w:val="nil"/>
            </w:tcBorders>
            <w:shd w:val="clear" w:color="auto" w:fill="auto"/>
            <w:noWrap/>
            <w:vAlign w:val="center"/>
            <w:hideMark/>
          </w:tcPr>
          <w:p w14:paraId="7DD72E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43" w:type="dxa"/>
            <w:tcBorders>
              <w:top w:val="nil"/>
              <w:left w:val="nil"/>
              <w:right w:val="nil"/>
            </w:tcBorders>
            <w:shd w:val="clear" w:color="auto" w:fill="auto"/>
            <w:noWrap/>
            <w:vAlign w:val="center"/>
            <w:hideMark/>
          </w:tcPr>
          <w:p w14:paraId="4311D3B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-0.103</w:t>
            </w:r>
          </w:p>
        </w:tc>
      </w:tr>
      <w:tr w:rsidR="00114A12" w:rsidRPr="003808E1" w14:paraId="67725EFA" w14:textId="77777777" w:rsidTr="00310730">
        <w:trPr>
          <w:trHeight w:val="301"/>
        </w:trPr>
        <w:tc>
          <w:tcPr>
            <w:tcW w:w="2430" w:type="dxa"/>
            <w:tcBorders>
              <w:top w:val="nil"/>
              <w:left w:val="nil"/>
              <w:bottom w:val="nil"/>
              <w:right w:val="nil"/>
            </w:tcBorders>
            <w:shd w:val="clear" w:color="auto" w:fill="auto"/>
            <w:noWrap/>
            <w:vAlign w:val="center"/>
            <w:hideMark/>
          </w:tcPr>
          <w:p w14:paraId="3F3B1AD2"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Oaks</w:t>
            </w:r>
          </w:p>
        </w:tc>
        <w:tc>
          <w:tcPr>
            <w:tcW w:w="743" w:type="dxa"/>
            <w:tcBorders>
              <w:top w:val="nil"/>
              <w:left w:val="nil"/>
              <w:bottom w:val="nil"/>
              <w:right w:val="nil"/>
            </w:tcBorders>
            <w:shd w:val="clear" w:color="auto" w:fill="auto"/>
            <w:noWrap/>
            <w:vAlign w:val="center"/>
            <w:hideMark/>
          </w:tcPr>
          <w:p w14:paraId="5980D25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-0.047</w:t>
            </w:r>
          </w:p>
        </w:tc>
        <w:tc>
          <w:tcPr>
            <w:tcW w:w="811" w:type="dxa"/>
            <w:tcBorders>
              <w:top w:val="nil"/>
              <w:left w:val="nil"/>
              <w:bottom w:val="nil"/>
              <w:right w:val="nil"/>
            </w:tcBorders>
            <w:shd w:val="clear" w:color="auto" w:fill="auto"/>
            <w:noWrap/>
            <w:vAlign w:val="center"/>
            <w:hideMark/>
          </w:tcPr>
          <w:p w14:paraId="3E131F1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-0.108</w:t>
            </w:r>
          </w:p>
        </w:tc>
        <w:tc>
          <w:tcPr>
            <w:tcW w:w="743" w:type="dxa"/>
            <w:tcBorders>
              <w:top w:val="nil"/>
              <w:left w:val="nil"/>
              <w:bottom w:val="nil"/>
              <w:right w:val="nil"/>
            </w:tcBorders>
            <w:shd w:val="clear" w:color="auto" w:fill="auto"/>
            <w:noWrap/>
            <w:vAlign w:val="center"/>
            <w:hideMark/>
          </w:tcPr>
          <w:p w14:paraId="7E9C7F0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54C15EC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0.159</w:t>
            </w:r>
          </w:p>
        </w:tc>
        <w:tc>
          <w:tcPr>
            <w:tcW w:w="743" w:type="dxa"/>
            <w:tcBorders>
              <w:top w:val="nil"/>
              <w:left w:val="nil"/>
              <w:bottom w:val="nil"/>
              <w:right w:val="nil"/>
            </w:tcBorders>
            <w:shd w:val="clear" w:color="auto" w:fill="auto"/>
            <w:noWrap/>
            <w:vAlign w:val="center"/>
            <w:hideMark/>
          </w:tcPr>
          <w:p w14:paraId="195D8C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0.120</w:t>
            </w:r>
          </w:p>
        </w:tc>
        <w:tc>
          <w:tcPr>
            <w:tcW w:w="752" w:type="dxa"/>
            <w:tcBorders>
              <w:top w:val="nil"/>
              <w:left w:val="nil"/>
              <w:bottom w:val="nil"/>
              <w:right w:val="nil"/>
            </w:tcBorders>
            <w:shd w:val="clear" w:color="auto" w:fill="auto"/>
            <w:noWrap/>
            <w:vAlign w:val="center"/>
            <w:hideMark/>
          </w:tcPr>
          <w:p w14:paraId="34F32B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nil"/>
              <w:right w:val="nil"/>
            </w:tcBorders>
            <w:shd w:val="clear" w:color="auto" w:fill="auto"/>
            <w:noWrap/>
            <w:vAlign w:val="center"/>
            <w:hideMark/>
          </w:tcPr>
          <w:p w14:paraId="6FD970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3C16AE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54" w:type="dxa"/>
            <w:tcBorders>
              <w:top w:val="nil"/>
              <w:left w:val="nil"/>
              <w:bottom w:val="nil"/>
              <w:right w:val="nil"/>
            </w:tcBorders>
            <w:shd w:val="clear" w:color="auto" w:fill="auto"/>
            <w:noWrap/>
            <w:vAlign w:val="center"/>
            <w:hideMark/>
          </w:tcPr>
          <w:p w14:paraId="2E2F318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c>
          <w:tcPr>
            <w:tcW w:w="743" w:type="dxa"/>
            <w:tcBorders>
              <w:top w:val="nil"/>
              <w:left w:val="nil"/>
              <w:bottom w:val="nil"/>
              <w:right w:val="nil"/>
            </w:tcBorders>
            <w:shd w:val="clear" w:color="auto" w:fill="auto"/>
            <w:noWrap/>
            <w:vAlign w:val="center"/>
            <w:hideMark/>
          </w:tcPr>
          <w:p w14:paraId="638AF8EE" w14:textId="0B66D51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57C9ED8" w14:textId="10411AF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8E6C33F" w14:textId="6ED8490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7DD2E9D" w14:textId="0525C00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B521814" w14:textId="1DFF4A6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3F7D479" w14:textId="77777777" w:rsidTr="00310730">
        <w:trPr>
          <w:trHeight w:val="301"/>
        </w:trPr>
        <w:tc>
          <w:tcPr>
            <w:tcW w:w="2430" w:type="dxa"/>
            <w:tcBorders>
              <w:top w:val="nil"/>
              <w:left w:val="nil"/>
              <w:bottom w:val="single" w:sz="12" w:space="0" w:color="auto"/>
              <w:right w:val="nil"/>
            </w:tcBorders>
            <w:shd w:val="clear" w:color="auto" w:fill="auto"/>
            <w:noWrap/>
            <w:vAlign w:val="center"/>
            <w:hideMark/>
          </w:tcPr>
          <w:p w14:paraId="29B2810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43" w:type="dxa"/>
            <w:tcBorders>
              <w:top w:val="nil"/>
              <w:left w:val="nil"/>
              <w:bottom w:val="single" w:sz="12" w:space="0" w:color="auto"/>
              <w:right w:val="nil"/>
            </w:tcBorders>
            <w:shd w:val="clear" w:color="auto" w:fill="auto"/>
            <w:noWrap/>
            <w:vAlign w:val="center"/>
            <w:hideMark/>
          </w:tcPr>
          <w:p w14:paraId="400BB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-0.045</w:t>
            </w:r>
          </w:p>
        </w:tc>
        <w:tc>
          <w:tcPr>
            <w:tcW w:w="811" w:type="dxa"/>
            <w:tcBorders>
              <w:top w:val="nil"/>
              <w:left w:val="nil"/>
              <w:bottom w:val="single" w:sz="12" w:space="0" w:color="auto"/>
              <w:right w:val="nil"/>
            </w:tcBorders>
            <w:shd w:val="clear" w:color="auto" w:fill="auto"/>
            <w:noWrap/>
            <w:vAlign w:val="center"/>
            <w:hideMark/>
          </w:tcPr>
          <w:p w14:paraId="1B9A917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-0.057</w:t>
            </w:r>
          </w:p>
        </w:tc>
        <w:tc>
          <w:tcPr>
            <w:tcW w:w="743" w:type="dxa"/>
            <w:tcBorders>
              <w:top w:val="nil"/>
              <w:left w:val="nil"/>
              <w:bottom w:val="single" w:sz="12" w:space="0" w:color="auto"/>
              <w:right w:val="nil"/>
            </w:tcBorders>
            <w:shd w:val="clear" w:color="auto" w:fill="auto"/>
            <w:noWrap/>
            <w:vAlign w:val="center"/>
            <w:hideMark/>
          </w:tcPr>
          <w:p w14:paraId="13CBD0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-0.073</w:t>
            </w:r>
          </w:p>
        </w:tc>
        <w:tc>
          <w:tcPr>
            <w:tcW w:w="743" w:type="dxa"/>
            <w:tcBorders>
              <w:top w:val="nil"/>
              <w:left w:val="nil"/>
              <w:bottom w:val="single" w:sz="12" w:space="0" w:color="auto"/>
              <w:right w:val="nil"/>
            </w:tcBorders>
            <w:shd w:val="clear" w:color="auto" w:fill="auto"/>
            <w:noWrap/>
            <w:vAlign w:val="center"/>
            <w:hideMark/>
          </w:tcPr>
          <w:p w14:paraId="0D1946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-0.039</w:t>
            </w:r>
          </w:p>
        </w:tc>
        <w:tc>
          <w:tcPr>
            <w:tcW w:w="743" w:type="dxa"/>
            <w:tcBorders>
              <w:top w:val="nil"/>
              <w:left w:val="nil"/>
              <w:bottom w:val="single" w:sz="12" w:space="0" w:color="auto"/>
              <w:right w:val="nil"/>
            </w:tcBorders>
            <w:shd w:val="clear" w:color="auto" w:fill="auto"/>
            <w:noWrap/>
            <w:vAlign w:val="center"/>
            <w:hideMark/>
          </w:tcPr>
          <w:p w14:paraId="1DB5FC8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single" w:sz="12" w:space="0" w:color="auto"/>
              <w:right w:val="nil"/>
            </w:tcBorders>
            <w:shd w:val="clear" w:color="auto" w:fill="auto"/>
            <w:noWrap/>
            <w:vAlign w:val="center"/>
            <w:hideMark/>
          </w:tcPr>
          <w:p w14:paraId="69A684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-0.030</w:t>
            </w:r>
          </w:p>
        </w:tc>
        <w:tc>
          <w:tcPr>
            <w:tcW w:w="752" w:type="dxa"/>
            <w:tcBorders>
              <w:top w:val="nil"/>
              <w:left w:val="nil"/>
              <w:bottom w:val="single" w:sz="12" w:space="0" w:color="auto"/>
              <w:right w:val="nil"/>
            </w:tcBorders>
            <w:shd w:val="clear" w:color="auto" w:fill="auto"/>
            <w:noWrap/>
            <w:vAlign w:val="center"/>
            <w:hideMark/>
          </w:tcPr>
          <w:p w14:paraId="342547A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12" w:space="0" w:color="auto"/>
              <w:right w:val="nil"/>
            </w:tcBorders>
            <w:shd w:val="clear" w:color="auto" w:fill="auto"/>
            <w:noWrap/>
            <w:vAlign w:val="center"/>
            <w:hideMark/>
          </w:tcPr>
          <w:p w14:paraId="153ADC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0.017</w:t>
            </w:r>
          </w:p>
        </w:tc>
        <w:tc>
          <w:tcPr>
            <w:tcW w:w="754" w:type="dxa"/>
            <w:tcBorders>
              <w:top w:val="nil"/>
              <w:left w:val="nil"/>
              <w:bottom w:val="single" w:sz="12" w:space="0" w:color="auto"/>
              <w:right w:val="nil"/>
            </w:tcBorders>
            <w:shd w:val="clear" w:color="auto" w:fill="auto"/>
            <w:noWrap/>
            <w:vAlign w:val="center"/>
            <w:hideMark/>
          </w:tcPr>
          <w:p w14:paraId="0E35D6C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43" w:type="dxa"/>
            <w:tcBorders>
              <w:top w:val="nil"/>
              <w:left w:val="nil"/>
              <w:bottom w:val="single" w:sz="12" w:space="0" w:color="auto"/>
              <w:right w:val="nil"/>
            </w:tcBorders>
            <w:shd w:val="clear" w:color="auto" w:fill="auto"/>
            <w:noWrap/>
            <w:vAlign w:val="center"/>
            <w:hideMark/>
          </w:tcPr>
          <w:p w14:paraId="427E5C0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12" w:space="0" w:color="auto"/>
              <w:right w:val="nil"/>
            </w:tcBorders>
            <w:shd w:val="clear" w:color="auto" w:fill="auto"/>
            <w:noWrap/>
            <w:vAlign w:val="center"/>
            <w:hideMark/>
          </w:tcPr>
          <w:p w14:paraId="049C4A9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43" w:type="dxa"/>
            <w:tcBorders>
              <w:top w:val="nil"/>
              <w:left w:val="nil"/>
              <w:bottom w:val="single" w:sz="12" w:space="0" w:color="auto"/>
              <w:right w:val="nil"/>
            </w:tcBorders>
            <w:shd w:val="clear" w:color="auto" w:fill="auto"/>
            <w:noWrap/>
            <w:vAlign w:val="center"/>
            <w:hideMark/>
          </w:tcPr>
          <w:p w14:paraId="7AE53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single" w:sz="12" w:space="0" w:color="auto"/>
              <w:right w:val="nil"/>
            </w:tcBorders>
            <w:shd w:val="clear" w:color="auto" w:fill="auto"/>
            <w:noWrap/>
            <w:vAlign w:val="center"/>
            <w:hideMark/>
          </w:tcPr>
          <w:p w14:paraId="45D42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nil"/>
              <w:left w:val="nil"/>
              <w:bottom w:val="single" w:sz="12" w:space="0" w:color="auto"/>
              <w:right w:val="nil"/>
            </w:tcBorders>
            <w:shd w:val="clear" w:color="auto" w:fill="auto"/>
            <w:noWrap/>
            <w:vAlign w:val="center"/>
            <w:hideMark/>
          </w:tcPr>
          <w:p w14:paraId="77C74D9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r>
    </w:tbl>
    <w:p w14:paraId="7EA893B6" w14:textId="77777777" w:rsidR="00114A12" w:rsidRPr="003808E1" w:rsidRDefault="00114A12" w:rsidP="00D71F98">
      <w:pPr>
        <w:rPr>
          <w:rFonts w:ascii="Times New Roman" w:hAnsi="Times New Roman" w:cs="Times New Roman"/>
          <w:sz w:val="24"/>
          <w:szCs w:val="24"/>
        </w:rPr>
        <w:sectPr w:rsidR="00114A12" w:rsidRPr="003808E1" w:rsidSect="00114A12">
          <w:pgSz w:w="15840" w:h="12240" w:orient="landscape"/>
          <w:pgMar w:top="1440" w:right="1440" w:bottom="1440" w:left="1440" w:header="720" w:footer="720" w:gutter="0"/>
          <w:cols w:space="720"/>
          <w:docGrid w:linePitch="360"/>
        </w:sectPr>
      </w:pPr>
    </w:p>
    <w:p w14:paraId="32B25922" w14:textId="77777777"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Figures</w:t>
      </w:r>
    </w:p>
    <w:p w14:paraId="104B4568" w14:textId="77777777" w:rsidR="00D71F98" w:rsidRPr="003808E1" w:rsidRDefault="00D71F98" w:rsidP="00D71F98"/>
    <w:p w14:paraId="1C8F124E" w14:textId="45D2F881" w:rsidR="002E5345" w:rsidRPr="003808E1" w:rsidRDefault="006B35D4" w:rsidP="002E5345">
      <w:r w:rsidRPr="003808E1">
        <w:rPr>
          <w:noProof/>
        </w:rPr>
        <w:drawing>
          <wp:inline distT="0" distB="0" distL="0" distR="0" wp14:anchorId="0EA7FDD0" wp14:editId="06CF4DA6">
            <wp:extent cx="5942965" cy="5181600"/>
            <wp:effectExtent l="0" t="0" r="635" b="0"/>
            <wp:docPr id="1706577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4719" b="9724"/>
                    <a:stretch/>
                  </pic:blipFill>
                  <pic:spPr bwMode="auto">
                    <a:xfrm>
                      <a:off x="0" y="0"/>
                      <a:ext cx="5943600" cy="5182154"/>
                    </a:xfrm>
                    <a:prstGeom prst="rect">
                      <a:avLst/>
                    </a:prstGeom>
                    <a:noFill/>
                    <a:ln>
                      <a:noFill/>
                    </a:ln>
                    <a:extLst>
                      <a:ext uri="{53640926-AAD7-44D8-BBD7-CCE9431645EC}">
                        <a14:shadowObscured xmlns:a14="http://schemas.microsoft.com/office/drawing/2010/main"/>
                      </a:ext>
                    </a:extLst>
                  </pic:spPr>
                </pic:pic>
              </a:graphicData>
            </a:graphic>
          </wp:inline>
        </w:drawing>
      </w:r>
    </w:p>
    <w:p w14:paraId="6D9B8976" w14:textId="50FE617D" w:rsidR="002E5345"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1. </w:t>
      </w:r>
      <w:r w:rsidR="00822F33" w:rsidRPr="003808E1">
        <w:rPr>
          <w:rFonts w:ascii="Times New Roman" w:hAnsi="Times New Roman" w:cs="Times New Roman"/>
          <w:sz w:val="24"/>
          <w:szCs w:val="24"/>
        </w:rPr>
        <w:t>Sampling sites for this study were located throughout the Monongahela National Forest (NF), which encompasses portions of nine counties (delineated by gray lines) in eastern West Virginia. The National Forest encompasses nearly 688,000 ha, of which 54% (371,906 ha) is public land (dark green).</w:t>
      </w:r>
    </w:p>
    <w:p w14:paraId="02F5769F" w14:textId="77777777" w:rsidR="002E5345" w:rsidRPr="003808E1" w:rsidRDefault="002E5345" w:rsidP="002E5345"/>
    <w:p w14:paraId="1DD463E4" w14:textId="550624F3" w:rsidR="002E5345" w:rsidRPr="003808E1" w:rsidRDefault="006B35D4" w:rsidP="002E5345">
      <w:pPr>
        <w:spacing w:line="240" w:lineRule="auto"/>
        <w:rPr>
          <w:rFonts w:ascii="Times New Roman" w:hAnsi="Times New Roman" w:cs="Times New Roman"/>
          <w:sz w:val="24"/>
          <w:szCs w:val="24"/>
        </w:rPr>
      </w:pPr>
      <w:r w:rsidRPr="003808E1">
        <w:rPr>
          <w:rFonts w:ascii="Times New Roman" w:hAnsi="Times New Roman" w:cs="Times New Roman"/>
          <w:noProof/>
          <w:sz w:val="24"/>
          <w:szCs w:val="24"/>
        </w:rPr>
        <w:lastRenderedPageBreak/>
        <w:drawing>
          <wp:inline distT="0" distB="0" distL="0" distR="0" wp14:anchorId="330CC5FE" wp14:editId="7EFE4AAA">
            <wp:extent cx="5943600" cy="7465984"/>
            <wp:effectExtent l="0" t="0" r="0" b="1905"/>
            <wp:docPr id="1111303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5695" b="4314"/>
                    <a:stretch/>
                  </pic:blipFill>
                  <pic:spPr bwMode="auto">
                    <a:xfrm>
                      <a:off x="0" y="0"/>
                      <a:ext cx="5943600" cy="7465984"/>
                    </a:xfrm>
                    <a:prstGeom prst="rect">
                      <a:avLst/>
                    </a:prstGeom>
                    <a:noFill/>
                    <a:ln>
                      <a:noFill/>
                    </a:ln>
                    <a:extLst>
                      <a:ext uri="{53640926-AAD7-44D8-BBD7-CCE9431645EC}">
                        <a14:shadowObscured xmlns:a14="http://schemas.microsoft.com/office/drawing/2010/main"/>
                      </a:ext>
                    </a:extLst>
                  </pic:spPr>
                </pic:pic>
              </a:graphicData>
            </a:graphic>
          </wp:inline>
        </w:drawing>
      </w:r>
    </w:p>
    <w:p w14:paraId="18067651" w14:textId="13120D19" w:rsidR="008D0CE9"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2. Locations of all </w:t>
      </w:r>
      <w:r w:rsidR="006B35D4" w:rsidRPr="003808E1">
        <w:rPr>
          <w:rFonts w:ascii="Times New Roman" w:hAnsi="Times New Roman" w:cs="Times New Roman"/>
          <w:sz w:val="24"/>
          <w:szCs w:val="24"/>
        </w:rPr>
        <w:t>recorded</w:t>
      </w:r>
      <w:r w:rsidRPr="003808E1">
        <w:rPr>
          <w:rFonts w:ascii="Times New Roman" w:hAnsi="Times New Roman" w:cs="Times New Roman"/>
          <w:sz w:val="24"/>
          <w:szCs w:val="24"/>
        </w:rPr>
        <w:t xml:space="preserve"> wildlife openings</w:t>
      </w:r>
      <w:r w:rsidR="006B35D4" w:rsidRPr="003808E1">
        <w:rPr>
          <w:rFonts w:ascii="Times New Roman" w:hAnsi="Times New Roman" w:cs="Times New Roman"/>
          <w:sz w:val="24"/>
          <w:szCs w:val="24"/>
        </w:rPr>
        <w:t xml:space="preserve"> (N = ~2,200) and </w:t>
      </w:r>
      <w:r w:rsidR="009E02DC">
        <w:rPr>
          <w:rFonts w:ascii="Times New Roman" w:hAnsi="Times New Roman" w:cs="Times New Roman"/>
          <w:sz w:val="24"/>
          <w:szCs w:val="24"/>
        </w:rPr>
        <w:t>the study</w:t>
      </w:r>
      <w:r w:rsidR="006B35D4" w:rsidRPr="003808E1">
        <w:rPr>
          <w:rFonts w:ascii="Times New Roman" w:hAnsi="Times New Roman" w:cs="Times New Roman"/>
          <w:sz w:val="24"/>
          <w:szCs w:val="24"/>
        </w:rPr>
        <w:t xml:space="preserve"> sampling sites (N = 335)</w:t>
      </w:r>
      <w:r w:rsidRPr="003808E1">
        <w:rPr>
          <w:rFonts w:ascii="Times New Roman" w:hAnsi="Times New Roman" w:cs="Times New Roman"/>
          <w:sz w:val="24"/>
          <w:szCs w:val="24"/>
        </w:rPr>
        <w:t xml:space="preserve"> </w:t>
      </w:r>
      <w:r w:rsidR="006B35D4" w:rsidRPr="003808E1">
        <w:rPr>
          <w:rFonts w:ascii="Times New Roman" w:hAnsi="Times New Roman" w:cs="Times New Roman"/>
          <w:sz w:val="24"/>
          <w:szCs w:val="24"/>
        </w:rPr>
        <w:t>with</w:t>
      </w:r>
      <w:r w:rsidRPr="003808E1">
        <w:rPr>
          <w:rFonts w:ascii="Times New Roman" w:hAnsi="Times New Roman" w:cs="Times New Roman"/>
          <w:sz w:val="24"/>
          <w:szCs w:val="24"/>
        </w:rPr>
        <w:t xml:space="preserve">in </w:t>
      </w:r>
      <w:r w:rsidR="00E27CE2">
        <w:rPr>
          <w:rFonts w:ascii="Times New Roman" w:hAnsi="Times New Roman" w:cs="Times New Roman"/>
          <w:sz w:val="24"/>
          <w:szCs w:val="24"/>
        </w:rPr>
        <w:t xml:space="preserve">the </w:t>
      </w:r>
      <w:r w:rsidRPr="003808E1">
        <w:rPr>
          <w:rFonts w:ascii="Times New Roman" w:hAnsi="Times New Roman" w:cs="Times New Roman"/>
          <w:sz w:val="24"/>
          <w:szCs w:val="24"/>
        </w:rPr>
        <w:t>Monongahela National Forest</w:t>
      </w:r>
      <w:r w:rsidR="006B35D4" w:rsidRPr="003808E1">
        <w:rPr>
          <w:rFonts w:ascii="Times New Roman" w:hAnsi="Times New Roman" w:cs="Times New Roman"/>
          <w:sz w:val="24"/>
          <w:szCs w:val="24"/>
        </w:rPr>
        <w:t xml:space="preserve"> (NF)</w:t>
      </w:r>
      <w:r w:rsidRPr="003808E1">
        <w:rPr>
          <w:rFonts w:ascii="Times New Roman" w:hAnsi="Times New Roman" w:cs="Times New Roman"/>
          <w:sz w:val="24"/>
          <w:szCs w:val="24"/>
        </w:rPr>
        <w:t>, West Virginia.</w:t>
      </w:r>
    </w:p>
    <w:p w14:paraId="1D79291C" w14:textId="77777777" w:rsidR="001710E4" w:rsidRPr="003808E1" w:rsidRDefault="001710E4" w:rsidP="002E5345">
      <w:pPr>
        <w:spacing w:line="240" w:lineRule="auto"/>
        <w:rPr>
          <w:rFonts w:ascii="Times New Roman" w:hAnsi="Times New Roman" w:cs="Times New Roman"/>
          <w:sz w:val="24"/>
          <w:szCs w:val="24"/>
          <w:highlight w:val="yellow"/>
        </w:rPr>
        <w:sectPr w:rsidR="001710E4" w:rsidRPr="003808E1">
          <w:pgSz w:w="12240" w:h="15840"/>
          <w:pgMar w:top="1440" w:right="1440" w:bottom="1440" w:left="1440" w:header="720" w:footer="720" w:gutter="0"/>
          <w:cols w:space="720"/>
          <w:docGrid w:linePitch="360"/>
        </w:sectPr>
      </w:pPr>
    </w:p>
    <w:p w14:paraId="3A1B57B9" w14:textId="77777777" w:rsidR="001710E4" w:rsidRPr="003808E1" w:rsidRDefault="001710E4" w:rsidP="002E5345">
      <w:pPr>
        <w:spacing w:line="240" w:lineRule="auto"/>
        <w:rPr>
          <w:rFonts w:ascii="Times New Roman" w:hAnsi="Times New Roman" w:cs="Times New Roman"/>
          <w:sz w:val="24"/>
          <w:szCs w:val="24"/>
          <w:highlight w:val="yellow"/>
        </w:rPr>
      </w:pPr>
    </w:p>
    <w:p w14:paraId="337ED47E" w14:textId="12EE02F2" w:rsidR="001710E4" w:rsidRPr="003808E1" w:rsidRDefault="00EB7B09" w:rsidP="002E5345">
      <w:pPr>
        <w:spacing w:line="240" w:lineRule="auto"/>
        <w:rPr>
          <w:rFonts w:ascii="Times New Roman" w:hAnsi="Times New Roman" w:cs="Times New Roman"/>
          <w:sz w:val="24"/>
          <w:szCs w:val="24"/>
          <w:highlight w:val="yellow"/>
        </w:rPr>
      </w:pPr>
      <w:r w:rsidRPr="003808E1">
        <w:rPr>
          <w:rFonts w:ascii="Times New Roman" w:hAnsi="Times New Roman" w:cs="Times New Roman"/>
          <w:noProof/>
          <w:sz w:val="24"/>
          <w:szCs w:val="24"/>
        </w:rPr>
        <w:drawing>
          <wp:inline distT="0" distB="0" distL="0" distR="0" wp14:anchorId="45B11417" wp14:editId="33259B67">
            <wp:extent cx="8229600" cy="4266055"/>
            <wp:effectExtent l="0" t="0" r="0" b="1270"/>
            <wp:docPr id="4285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r="1402"/>
                    <a:stretch/>
                  </pic:blipFill>
                  <pic:spPr bwMode="auto">
                    <a:xfrm>
                      <a:off x="0" y="0"/>
                      <a:ext cx="8229600" cy="4266055"/>
                    </a:xfrm>
                    <a:prstGeom prst="rect">
                      <a:avLst/>
                    </a:prstGeom>
                    <a:noFill/>
                    <a:ln>
                      <a:noFill/>
                    </a:ln>
                    <a:extLst>
                      <a:ext uri="{53640926-AAD7-44D8-BBD7-CCE9431645EC}">
                        <a14:shadowObscured xmlns:a14="http://schemas.microsoft.com/office/drawing/2010/main"/>
                      </a:ext>
                    </a:extLst>
                  </pic:spPr>
                </pic:pic>
              </a:graphicData>
            </a:graphic>
          </wp:inline>
        </w:drawing>
      </w:r>
    </w:p>
    <w:p w14:paraId="4C2AE03A" w14:textId="766161E5" w:rsidR="001710E4" w:rsidRPr="003808E1" w:rsidRDefault="002E5345" w:rsidP="001710E4">
      <w:pPr>
        <w:spacing w:line="240" w:lineRule="auto"/>
        <w:rPr>
          <w:rFonts w:ascii="Times New Roman" w:hAnsi="Times New Roman" w:cs="Times New Roman"/>
          <w:sz w:val="24"/>
          <w:szCs w:val="24"/>
        </w:rPr>
        <w:sectPr w:rsidR="001710E4" w:rsidRPr="003808E1" w:rsidSect="001710E4">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t xml:space="preserve">Figure 3. </w:t>
      </w:r>
      <w:r w:rsidR="001710E4" w:rsidRPr="003808E1">
        <w:rPr>
          <w:rFonts w:ascii="Times New Roman" w:hAnsi="Times New Roman" w:cs="Times New Roman"/>
          <w:sz w:val="24"/>
          <w:szCs w:val="24"/>
        </w:rPr>
        <w:t>Diagram of a small (&lt;1 ha) wildlife opening (inset), a midsize (1–5 ha) wildlife opening (top left), and 2 large (&gt;5 ha) wildlife openings (right)</w:t>
      </w:r>
      <w:r w:rsidR="00876F84" w:rsidRPr="003808E1">
        <w:rPr>
          <w:rFonts w:ascii="Times New Roman" w:hAnsi="Times New Roman" w:cs="Times New Roman"/>
          <w:sz w:val="24"/>
          <w:szCs w:val="24"/>
        </w:rPr>
        <w:t xml:space="preserve"> within the Monongahela National Forest (NF)</w:t>
      </w:r>
      <w:r w:rsidR="001710E4" w:rsidRPr="003808E1">
        <w:rPr>
          <w:rFonts w:ascii="Times New Roman" w:hAnsi="Times New Roman" w:cs="Times New Roman"/>
          <w:sz w:val="24"/>
          <w:szCs w:val="24"/>
        </w:rPr>
        <w:t xml:space="preserve">, with their central survey points (black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game camera and acoustic recording unit (ARU) survey points (purple triangle), </w:t>
      </w:r>
      <w:r w:rsidR="001710E4" w:rsidRPr="003808E1">
        <w:rPr>
          <w:rFonts w:ascii="Times New Roman" w:hAnsi="Times New Roman" w:cs="Times New Roman"/>
          <w:sz w:val="24"/>
          <w:szCs w:val="24"/>
        </w:rPr>
        <w:t xml:space="preserve">adjacent forest survey points (gold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and </w:t>
      </w:r>
      <w:r w:rsidR="001710E4" w:rsidRPr="003808E1">
        <w:rPr>
          <w:rFonts w:ascii="Times New Roman" w:hAnsi="Times New Roman" w:cs="Times New Roman"/>
          <w:sz w:val="24"/>
          <w:szCs w:val="24"/>
        </w:rPr>
        <w:t xml:space="preserve">transect survey points (gray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and segments (dashed gray lines)</w:t>
      </w:r>
      <w:r w:rsidR="002B0D52" w:rsidRPr="003808E1">
        <w:rPr>
          <w:rFonts w:ascii="Times New Roman" w:hAnsi="Times New Roman" w:cs="Times New Roman"/>
          <w:sz w:val="24"/>
          <w:szCs w:val="24"/>
        </w:rPr>
        <w:t>. White line segments and labels indicate minimum or maximum distances, such that: game camera and ARU survey points are located within 50 m of the central survey point; adjacent forest survey points are located between 1</w:t>
      </w:r>
      <w:r w:rsidR="00EB7B09" w:rsidRPr="003808E1">
        <w:rPr>
          <w:rFonts w:ascii="Times New Roman" w:hAnsi="Times New Roman" w:cs="Times New Roman"/>
          <w:sz w:val="24"/>
          <w:szCs w:val="24"/>
        </w:rPr>
        <w:t>5</w:t>
      </w:r>
      <w:r w:rsidR="002B0D52" w:rsidRPr="003808E1">
        <w:rPr>
          <w:rFonts w:ascii="Times New Roman" w:hAnsi="Times New Roman" w:cs="Times New Roman"/>
          <w:sz w:val="24"/>
          <w:szCs w:val="24"/>
        </w:rPr>
        <w:t xml:space="preserve">0 and 300 m from the edge of their corresponding wildlife opening; transect segments in small openings are &gt;15 m, transect segments in midsize openings are &gt;30 m, and transect segments in large wildlife openings are &gt;50 m. </w:t>
      </w:r>
    </w:p>
    <w:p w14:paraId="02ADDA33" w14:textId="27C98E3A" w:rsidR="008E1924" w:rsidRPr="003808E1" w:rsidRDefault="00DF723B" w:rsidP="008E1924">
      <w:r w:rsidRPr="003808E1">
        <w:rPr>
          <w:noProof/>
        </w:rPr>
        <w:lastRenderedPageBreak/>
        <w:drawing>
          <wp:inline distT="0" distB="0" distL="0" distR="0" wp14:anchorId="3611DACD" wp14:editId="0AAFE6C3">
            <wp:extent cx="5943600" cy="6666318"/>
            <wp:effectExtent l="0" t="0" r="0" b="1270"/>
            <wp:docPr id="407502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666318"/>
                    </a:xfrm>
                    <a:prstGeom prst="rect">
                      <a:avLst/>
                    </a:prstGeom>
                    <a:noFill/>
                  </pic:spPr>
                </pic:pic>
              </a:graphicData>
            </a:graphic>
          </wp:inline>
        </w:drawing>
      </w:r>
    </w:p>
    <w:p w14:paraId="69FC1FCA" w14:textId="7EF35FD3" w:rsidR="00FA79F6" w:rsidRPr="003808E1" w:rsidRDefault="00FA79F6" w:rsidP="008E1924">
      <w:pPr>
        <w:rPr>
          <w:rFonts w:ascii="Times New Roman" w:hAnsi="Times New Roman" w:cs="Times New Roman"/>
          <w:sz w:val="24"/>
          <w:szCs w:val="24"/>
        </w:rPr>
      </w:pPr>
      <w:commentRangeStart w:id="31"/>
      <w:r w:rsidRPr="003808E1">
        <w:rPr>
          <w:rFonts w:ascii="Times New Roman" w:hAnsi="Times New Roman" w:cs="Times New Roman"/>
          <w:sz w:val="24"/>
          <w:szCs w:val="24"/>
        </w:rPr>
        <w:t>Figure 4.</w:t>
      </w:r>
      <w:r w:rsidR="00DF723B" w:rsidRPr="003808E1">
        <w:rPr>
          <w:rFonts w:ascii="Times New Roman" w:hAnsi="Times New Roman" w:cs="Times New Roman"/>
          <w:sz w:val="24"/>
          <w:szCs w:val="24"/>
        </w:rPr>
        <w:t xml:space="preserve"> Effe</w:t>
      </w:r>
      <w:commentRangeEnd w:id="31"/>
      <w:r w:rsidR="00F368A3">
        <w:rPr>
          <w:rStyle w:val="CommentReference"/>
        </w:rPr>
        <w:commentReference w:id="31"/>
      </w:r>
      <w:r w:rsidR="00DF723B" w:rsidRPr="003808E1">
        <w:rPr>
          <w:rFonts w:ascii="Times New Roman" w:hAnsi="Times New Roman" w:cs="Times New Roman"/>
          <w:sz w:val="24"/>
          <w:szCs w:val="24"/>
        </w:rPr>
        <w:t>cts of the 6 predictor variables</w:t>
      </w:r>
      <w:r w:rsidR="00AA7378" w:rsidRPr="003808E1">
        <w:rPr>
          <w:rFonts w:ascii="Times New Roman" w:hAnsi="Times New Roman" w:cs="Times New Roman"/>
          <w:sz w:val="24"/>
          <w:szCs w:val="24"/>
        </w:rPr>
        <w:t xml:space="preserve"> (Tables 1</w:t>
      </w:r>
      <w:r w:rsidR="009250CA" w:rsidRPr="003808E1">
        <w:rPr>
          <w:rFonts w:ascii="Times New Roman" w:hAnsi="Times New Roman" w:cs="Times New Roman"/>
          <w:sz w:val="24"/>
          <w:szCs w:val="24"/>
        </w:rPr>
        <w:t>–</w:t>
      </w:r>
      <w:r w:rsidR="00AA7378" w:rsidRPr="003808E1">
        <w:rPr>
          <w:rFonts w:ascii="Times New Roman" w:hAnsi="Times New Roman" w:cs="Times New Roman"/>
          <w:sz w:val="24"/>
          <w:szCs w:val="24"/>
        </w:rPr>
        <w:t>2)</w:t>
      </w:r>
      <w:r w:rsidR="00DF723B" w:rsidRPr="003808E1">
        <w:rPr>
          <w:rFonts w:ascii="Times New Roman" w:hAnsi="Times New Roman" w:cs="Times New Roman"/>
          <w:sz w:val="24"/>
          <w:szCs w:val="24"/>
        </w:rPr>
        <w:t xml:space="preserve"> in the MANAGEMENT candidate model of multi-species game bird occupancy. Bold asterisks indicate significant relationships between the predictor variable and the probability of marginal occurrence of wild turkey (1: WITU), ruffed grouse (2: RUGR), or American woodcock (3: AMWO), with the asterisk aligned with the condition resulting in higher probability of marginal occurrence.</w:t>
      </w:r>
    </w:p>
    <w:p w14:paraId="0FA2C92C" w14:textId="77777777" w:rsidR="008E1924" w:rsidRPr="003808E1" w:rsidRDefault="008E1924" w:rsidP="008E1924">
      <w:pPr>
        <w:rPr>
          <w:rFonts w:ascii="Times New Roman" w:hAnsi="Times New Roman" w:cs="Times New Roman"/>
          <w:sz w:val="24"/>
          <w:szCs w:val="24"/>
        </w:rPr>
      </w:pPr>
    </w:p>
    <w:p w14:paraId="5A543447" w14:textId="43FFBA6C" w:rsidR="008E1924" w:rsidRPr="003808E1" w:rsidRDefault="00E17AAE" w:rsidP="008E1924">
      <w:r w:rsidRPr="003808E1">
        <w:rPr>
          <w:noProof/>
        </w:rPr>
        <w:lastRenderedPageBreak/>
        <w:drawing>
          <wp:inline distT="0" distB="0" distL="0" distR="0" wp14:anchorId="1465721B" wp14:editId="0EFCA3C0">
            <wp:extent cx="5943600" cy="6671807"/>
            <wp:effectExtent l="0" t="0" r="0" b="0"/>
            <wp:docPr id="1408944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71807"/>
                    </a:xfrm>
                    <a:prstGeom prst="rect">
                      <a:avLst/>
                    </a:prstGeom>
                    <a:noFill/>
                  </pic:spPr>
                </pic:pic>
              </a:graphicData>
            </a:graphic>
          </wp:inline>
        </w:drawing>
      </w:r>
    </w:p>
    <w:p w14:paraId="6CD7FC3A" w14:textId="5406251B"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5.</w:t>
      </w:r>
      <w:r w:rsidR="00C8349C" w:rsidRPr="003808E1">
        <w:rPr>
          <w:rFonts w:ascii="Times New Roman" w:hAnsi="Times New Roman" w:cs="Times New Roman"/>
          <w:sz w:val="24"/>
          <w:szCs w:val="24"/>
        </w:rPr>
        <w:t xml:space="preserve"> Effects of the significant predictor variables</w:t>
      </w:r>
      <w:r w:rsidR="00AA7378" w:rsidRPr="003808E1">
        <w:rPr>
          <w:rFonts w:ascii="Times New Roman" w:hAnsi="Times New Roman" w:cs="Times New Roman"/>
          <w:sz w:val="24"/>
          <w:szCs w:val="24"/>
        </w:rPr>
        <w:t xml:space="preserve"> (Tables 1–2, 7)</w:t>
      </w:r>
      <w:r w:rsidR="00C8349C" w:rsidRPr="003808E1">
        <w:rPr>
          <w:rFonts w:ascii="Times New Roman" w:hAnsi="Times New Roman" w:cs="Times New Roman"/>
          <w:sz w:val="24"/>
          <w:szCs w:val="24"/>
        </w:rPr>
        <w:t xml:space="preserve"> in the HABITAT, CONDITION, and SIZE candidate models of multi-species game bird occupancy. Bold asterisks indicate significant relationships between the predictor variable and the probability of marginal occurrence of wild turkey (1: WITU), ruffed grouse (2: RUGR), or American woodcock (3: AMWO).</w:t>
      </w:r>
    </w:p>
    <w:p w14:paraId="2E6A62DD" w14:textId="77777777" w:rsidR="001A58E5" w:rsidRPr="003808E1" w:rsidRDefault="001A58E5" w:rsidP="008E1924">
      <w:pPr>
        <w:rPr>
          <w:rFonts w:ascii="Times New Roman" w:hAnsi="Times New Roman" w:cs="Times New Roman"/>
          <w:sz w:val="24"/>
          <w:szCs w:val="24"/>
        </w:rPr>
      </w:pPr>
    </w:p>
    <w:p w14:paraId="177A38C6" w14:textId="77777777" w:rsidR="005C448D" w:rsidRPr="003808E1" w:rsidRDefault="005C448D" w:rsidP="008E1924">
      <w:pPr>
        <w:rPr>
          <w:rFonts w:ascii="Times New Roman" w:hAnsi="Times New Roman" w:cs="Times New Roman"/>
          <w:sz w:val="24"/>
          <w:szCs w:val="24"/>
        </w:rPr>
        <w:sectPr w:rsidR="005C448D" w:rsidRPr="003808E1">
          <w:pgSz w:w="12240" w:h="15840"/>
          <w:pgMar w:top="1440" w:right="1440" w:bottom="1440" w:left="1440" w:header="720" w:footer="720" w:gutter="0"/>
          <w:cols w:space="720"/>
          <w:docGrid w:linePitch="360"/>
        </w:sectPr>
      </w:pPr>
    </w:p>
    <w:p w14:paraId="5D6A7D64" w14:textId="1BAEF263" w:rsidR="005C448D" w:rsidRPr="003808E1" w:rsidRDefault="00E27CE2" w:rsidP="008E192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4C2810" wp14:editId="5DF4EDC8">
            <wp:extent cx="7724153" cy="5943600"/>
            <wp:effectExtent l="0" t="0" r="0" b="0"/>
            <wp:docPr id="61337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24153" cy="5943600"/>
                    </a:xfrm>
                    <a:prstGeom prst="rect">
                      <a:avLst/>
                    </a:prstGeom>
                    <a:noFill/>
                  </pic:spPr>
                </pic:pic>
              </a:graphicData>
            </a:graphic>
          </wp:inline>
        </w:drawing>
      </w:r>
    </w:p>
    <w:p w14:paraId="541DC973" w14:textId="16D46C34" w:rsidR="001A58E5" w:rsidRPr="003808E1" w:rsidRDefault="001A58E5" w:rsidP="008E1924">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Figure 6. </w:t>
      </w:r>
      <w:r w:rsidR="005C448D" w:rsidRPr="003808E1">
        <w:rPr>
          <w:rFonts w:ascii="Times New Roman" w:hAnsi="Times New Roman" w:cs="Times New Roman"/>
          <w:sz w:val="24"/>
          <w:szCs w:val="24"/>
        </w:rPr>
        <w:t xml:space="preserve">Effects of wildlife opening size (i.e., area in ha) on </w:t>
      </w:r>
      <w:r w:rsidR="00E27CE2">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 xml:space="preserve">overall </w:t>
      </w:r>
      <w:r w:rsidR="00F60D87" w:rsidRPr="003808E1">
        <w:rPr>
          <w:rFonts w:ascii="Times New Roman" w:hAnsi="Times New Roman" w:cs="Times New Roman"/>
          <w:sz w:val="24"/>
          <w:szCs w:val="24"/>
        </w:rPr>
        <w:t xml:space="preserve">(ALL) </w:t>
      </w:r>
      <w:r w:rsidR="005C448D" w:rsidRPr="003808E1">
        <w:rPr>
          <w:rFonts w:ascii="Times New Roman" w:hAnsi="Times New Roman" w:cs="Times New Roman"/>
          <w:sz w:val="24"/>
          <w:szCs w:val="24"/>
        </w:rPr>
        <w:t xml:space="preserve">species richness (first column), early-successional and edge-associated (ESEA) guild richness (second column), forest-interior (INT) guild richness (third column), forest-gap (GAP) guild richness (fourth column), and forest generalist (GEN) guild richness (fifth column) during the breeding season within the wildlife opening (first row) and in the adjacent forest (second row), as well as during the post-breeding season within the wildlife opening (third row). Bold asterisks indicate significant relationships between area and the </w:t>
      </w:r>
      <w:r w:rsidR="008B47B0">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number of species.</w:t>
      </w:r>
    </w:p>
    <w:p w14:paraId="6F2E0C15" w14:textId="77777777" w:rsidR="001A58E5" w:rsidRPr="003808E1" w:rsidRDefault="001A58E5" w:rsidP="008E1924">
      <w:pPr>
        <w:rPr>
          <w:rFonts w:ascii="Times New Roman" w:hAnsi="Times New Roman" w:cs="Times New Roman"/>
          <w:sz w:val="24"/>
          <w:szCs w:val="24"/>
        </w:rPr>
      </w:pPr>
    </w:p>
    <w:p w14:paraId="178DFDB0" w14:textId="77777777" w:rsidR="005C448D" w:rsidRPr="003808E1" w:rsidRDefault="005C448D" w:rsidP="008E1924">
      <w:pPr>
        <w:rPr>
          <w:rFonts w:ascii="Times New Roman" w:hAnsi="Times New Roman" w:cs="Times New Roman"/>
          <w:sz w:val="24"/>
          <w:szCs w:val="24"/>
        </w:rPr>
        <w:sectPr w:rsidR="005C448D" w:rsidRPr="003808E1" w:rsidSect="005C448D">
          <w:pgSz w:w="15840" w:h="12240" w:orient="landscape"/>
          <w:pgMar w:top="1440" w:right="1440" w:bottom="1440" w:left="1440" w:header="720" w:footer="720" w:gutter="0"/>
          <w:cols w:space="720"/>
          <w:docGrid w:linePitch="360"/>
        </w:sectPr>
      </w:pPr>
    </w:p>
    <w:p w14:paraId="144A3957" w14:textId="66B2421A" w:rsidR="008729BF" w:rsidRPr="003808E1" w:rsidRDefault="008729BF" w:rsidP="008729BF">
      <w:pPr>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APPENDICES</w:t>
      </w:r>
    </w:p>
    <w:p w14:paraId="68566A42" w14:textId="77777777" w:rsidR="00E9416E" w:rsidRPr="003808E1" w:rsidRDefault="00E9416E" w:rsidP="008729BF">
      <w:pPr>
        <w:rPr>
          <w:rFonts w:ascii="Times New Roman" w:hAnsi="Times New Roman" w:cs="Times New Roman"/>
          <w:b/>
          <w:bCs/>
          <w:sz w:val="24"/>
          <w:szCs w:val="24"/>
        </w:rPr>
      </w:pPr>
    </w:p>
    <w:p w14:paraId="7E867560" w14:textId="77777777" w:rsidR="008729BF" w:rsidRPr="003808E1" w:rsidRDefault="008729BF" w:rsidP="008729BF">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t>Appendix A</w:t>
      </w:r>
    </w:p>
    <w:p w14:paraId="0751DB9D"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the 66 forest songbird species considered in the guild richness analyses.</w:t>
      </w:r>
    </w:p>
    <w:p w14:paraId="6A62D3B3" w14:textId="77777777" w:rsidR="008729BF" w:rsidRPr="003808E1" w:rsidRDefault="008729BF" w:rsidP="008729BF">
      <w:pPr>
        <w:spacing w:after="0" w:line="276" w:lineRule="auto"/>
        <w:rPr>
          <w:rFonts w:ascii="Times New Roman" w:hAnsi="Times New Roman" w:cs="Times New Roman"/>
          <w:sz w:val="24"/>
          <w:szCs w:val="24"/>
        </w:rPr>
      </w:pPr>
    </w:p>
    <w:p w14:paraId="6C6066AC"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A1. List of the common name, scientific name, 4-letter species code, relative frequency, taxonomic family, guild designation, and corresponding hierarchical community model (1 = breeding songbirds within the wildlife opening, 2 = breeding songbirds in the adjacent forest, 3 = post-breeding songbirds within the wildlife opening) of all 66 forest songbird species considered for the guild richness analyses. Relative frequency is the number of detections across all breeding bird point count surveys from all sampling points (within the wildlife opening and in the adjacent forest) and all post-breeding bird transect surveys. The guild designation indicates the primary breeding habitat of the species, such that: species in the early-successional and edge-associated (ESEA) guild breed in open habitat, shrub/scrub, or young forest, or along forest edges, such as the interface of early-successional and mature forest; species in the forest-interior (INT) guild breed in the core area of mature forest; species in the forest-gap (GAP) guild breed in or near small forest gaps within the core area of mature forest; and species in the forest generalist (GEN) guild are associated with forest but have no preference for early-successional vs. mature forest.</w:t>
      </w:r>
    </w:p>
    <w:p w14:paraId="494FBCDC" w14:textId="77777777" w:rsidR="008729BF" w:rsidRPr="003808E1" w:rsidRDefault="008729BF" w:rsidP="008729BF">
      <w:pPr>
        <w:spacing w:after="0" w:line="276" w:lineRule="auto"/>
        <w:rPr>
          <w:rFonts w:ascii="Times New Roman" w:hAnsi="Times New Roman" w:cs="Times New Roman"/>
          <w:sz w:val="24"/>
          <w:szCs w:val="24"/>
        </w:rPr>
      </w:pP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342F17B2" w14:textId="77777777" w:rsidTr="009154D1">
        <w:trPr>
          <w:trHeight w:val="298"/>
        </w:trPr>
        <w:tc>
          <w:tcPr>
            <w:tcW w:w="3150" w:type="dxa"/>
            <w:tcBorders>
              <w:top w:val="single" w:sz="12" w:space="0" w:color="auto"/>
              <w:left w:val="nil"/>
              <w:bottom w:val="single" w:sz="12" w:space="0" w:color="auto"/>
              <w:right w:val="nil"/>
            </w:tcBorders>
            <w:shd w:val="clear" w:color="auto" w:fill="auto"/>
            <w:noWrap/>
            <w:vAlign w:val="center"/>
            <w:hideMark/>
          </w:tcPr>
          <w:p w14:paraId="130D1ED0"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7963D1B3"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2" w:space="0" w:color="auto"/>
              <w:left w:val="nil"/>
              <w:bottom w:val="single" w:sz="12" w:space="0" w:color="auto"/>
              <w:right w:val="nil"/>
            </w:tcBorders>
            <w:shd w:val="clear" w:color="auto" w:fill="auto"/>
            <w:noWrap/>
            <w:vAlign w:val="center"/>
            <w:hideMark/>
          </w:tcPr>
          <w:p w14:paraId="0570AC74"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2" w:space="0" w:color="auto"/>
              <w:left w:val="nil"/>
              <w:bottom w:val="single" w:sz="12" w:space="0" w:color="auto"/>
              <w:right w:val="nil"/>
            </w:tcBorders>
            <w:shd w:val="clear" w:color="auto" w:fill="auto"/>
            <w:noWrap/>
            <w:vAlign w:val="center"/>
            <w:hideMark/>
          </w:tcPr>
          <w:p w14:paraId="4E948B52"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2" w:space="0" w:color="auto"/>
              <w:left w:val="nil"/>
              <w:bottom w:val="single" w:sz="12" w:space="0" w:color="auto"/>
              <w:right w:val="nil"/>
            </w:tcBorders>
            <w:shd w:val="clear" w:color="auto" w:fill="auto"/>
            <w:noWrap/>
            <w:vAlign w:val="center"/>
            <w:hideMark/>
          </w:tcPr>
          <w:p w14:paraId="33B1B6EF"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2" w:space="0" w:color="auto"/>
              <w:left w:val="nil"/>
              <w:bottom w:val="single" w:sz="12" w:space="0" w:color="auto"/>
              <w:right w:val="nil"/>
            </w:tcBorders>
            <w:shd w:val="clear" w:color="auto" w:fill="auto"/>
            <w:noWrap/>
            <w:vAlign w:val="center"/>
            <w:hideMark/>
          </w:tcPr>
          <w:p w14:paraId="43C3C91D"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2" w:space="0" w:color="auto"/>
              <w:left w:val="nil"/>
              <w:bottom w:val="single" w:sz="12" w:space="0" w:color="auto"/>
              <w:right w:val="nil"/>
            </w:tcBorders>
            <w:shd w:val="clear" w:color="auto" w:fill="auto"/>
            <w:noWrap/>
            <w:vAlign w:val="center"/>
            <w:hideMark/>
          </w:tcPr>
          <w:p w14:paraId="490732A7"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721AE061" w14:textId="77777777" w:rsidTr="009154D1">
        <w:trPr>
          <w:trHeight w:val="298"/>
        </w:trPr>
        <w:tc>
          <w:tcPr>
            <w:tcW w:w="3150" w:type="dxa"/>
            <w:tcBorders>
              <w:top w:val="single" w:sz="12" w:space="0" w:color="auto"/>
              <w:left w:val="nil"/>
              <w:bottom w:val="nil"/>
              <w:right w:val="nil"/>
            </w:tcBorders>
            <w:shd w:val="clear" w:color="auto" w:fill="auto"/>
            <w:noWrap/>
            <w:vAlign w:val="center"/>
          </w:tcPr>
          <w:p w14:paraId="0DACD82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Goldfinch</w:t>
            </w:r>
          </w:p>
          <w:p w14:paraId="3AEC93B4"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Spinus tristis</w:t>
            </w:r>
            <w:r w:rsidRPr="003808E1">
              <w:rPr>
                <w:rFonts w:ascii="Times New Roman" w:hAnsi="Times New Roman" w:cs="Times New Roman"/>
                <w:color w:val="000000"/>
                <w:sz w:val="24"/>
                <w:szCs w:val="24"/>
              </w:rPr>
              <w:t>)</w:t>
            </w:r>
          </w:p>
        </w:tc>
        <w:tc>
          <w:tcPr>
            <w:tcW w:w="1003" w:type="dxa"/>
            <w:tcBorders>
              <w:top w:val="single" w:sz="12" w:space="0" w:color="auto"/>
              <w:left w:val="nil"/>
              <w:bottom w:val="nil"/>
              <w:right w:val="nil"/>
            </w:tcBorders>
            <w:shd w:val="clear" w:color="auto" w:fill="auto"/>
            <w:noWrap/>
            <w:vAlign w:val="center"/>
          </w:tcPr>
          <w:p w14:paraId="20EB23D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AMGO</w:t>
            </w:r>
          </w:p>
        </w:tc>
        <w:tc>
          <w:tcPr>
            <w:tcW w:w="1392" w:type="dxa"/>
            <w:tcBorders>
              <w:top w:val="single" w:sz="12" w:space="0" w:color="auto"/>
              <w:left w:val="nil"/>
              <w:bottom w:val="nil"/>
              <w:right w:val="nil"/>
            </w:tcBorders>
            <w:shd w:val="clear" w:color="auto" w:fill="auto"/>
            <w:noWrap/>
            <w:vAlign w:val="center"/>
          </w:tcPr>
          <w:p w14:paraId="77CA41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192</w:t>
            </w:r>
          </w:p>
        </w:tc>
        <w:tc>
          <w:tcPr>
            <w:tcW w:w="1630" w:type="dxa"/>
            <w:tcBorders>
              <w:top w:val="single" w:sz="12" w:space="0" w:color="auto"/>
              <w:left w:val="nil"/>
              <w:bottom w:val="nil"/>
              <w:right w:val="nil"/>
            </w:tcBorders>
            <w:shd w:val="clear" w:color="auto" w:fill="auto"/>
            <w:noWrap/>
            <w:vAlign w:val="center"/>
          </w:tcPr>
          <w:p w14:paraId="254A26E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top w:val="single" w:sz="12" w:space="0" w:color="auto"/>
              <w:left w:val="nil"/>
              <w:bottom w:val="nil"/>
              <w:right w:val="nil"/>
            </w:tcBorders>
            <w:shd w:val="clear" w:color="auto" w:fill="auto"/>
            <w:noWrap/>
            <w:vAlign w:val="center"/>
          </w:tcPr>
          <w:p w14:paraId="28C2CA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2" w:space="0" w:color="auto"/>
              <w:left w:val="nil"/>
              <w:bottom w:val="nil"/>
              <w:right w:val="nil"/>
            </w:tcBorders>
            <w:shd w:val="clear" w:color="auto" w:fill="auto"/>
            <w:noWrap/>
            <w:vAlign w:val="center"/>
          </w:tcPr>
          <w:p w14:paraId="53D6CA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E951349" w14:textId="77777777" w:rsidTr="009154D1">
        <w:trPr>
          <w:trHeight w:val="298"/>
        </w:trPr>
        <w:tc>
          <w:tcPr>
            <w:tcW w:w="3150" w:type="dxa"/>
            <w:tcBorders>
              <w:top w:val="nil"/>
              <w:left w:val="nil"/>
              <w:bottom w:val="nil"/>
              <w:right w:val="nil"/>
            </w:tcBorders>
            <w:shd w:val="clear" w:color="auto" w:fill="auto"/>
            <w:noWrap/>
            <w:vAlign w:val="center"/>
          </w:tcPr>
          <w:p w14:paraId="0C1EDA3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Thrasher</w:t>
            </w:r>
          </w:p>
          <w:p w14:paraId="16A6DFF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Toxostoma rufum</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B4BC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BRTH</w:t>
            </w:r>
          </w:p>
        </w:tc>
        <w:tc>
          <w:tcPr>
            <w:tcW w:w="1392" w:type="dxa"/>
            <w:tcBorders>
              <w:top w:val="nil"/>
              <w:left w:val="nil"/>
              <w:bottom w:val="nil"/>
              <w:right w:val="nil"/>
            </w:tcBorders>
            <w:shd w:val="clear" w:color="auto" w:fill="auto"/>
            <w:noWrap/>
            <w:vAlign w:val="center"/>
          </w:tcPr>
          <w:p w14:paraId="4FC779A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11</w:t>
            </w:r>
          </w:p>
        </w:tc>
        <w:tc>
          <w:tcPr>
            <w:tcW w:w="1630" w:type="dxa"/>
            <w:tcBorders>
              <w:top w:val="nil"/>
              <w:left w:val="nil"/>
              <w:bottom w:val="nil"/>
              <w:right w:val="nil"/>
            </w:tcBorders>
            <w:shd w:val="clear" w:color="auto" w:fill="auto"/>
            <w:noWrap/>
            <w:vAlign w:val="center"/>
          </w:tcPr>
          <w:p w14:paraId="3292930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Mimidae</w:t>
            </w:r>
          </w:p>
        </w:tc>
        <w:tc>
          <w:tcPr>
            <w:tcW w:w="1219" w:type="dxa"/>
            <w:tcBorders>
              <w:top w:val="nil"/>
              <w:left w:val="nil"/>
              <w:bottom w:val="nil"/>
              <w:right w:val="nil"/>
            </w:tcBorders>
            <w:shd w:val="clear" w:color="auto" w:fill="auto"/>
            <w:noWrap/>
            <w:vAlign w:val="center"/>
          </w:tcPr>
          <w:p w14:paraId="3C20009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32C444E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73204EE" w14:textId="77777777" w:rsidTr="009154D1">
        <w:trPr>
          <w:trHeight w:val="298"/>
        </w:trPr>
        <w:tc>
          <w:tcPr>
            <w:tcW w:w="3150" w:type="dxa"/>
            <w:tcBorders>
              <w:top w:val="nil"/>
              <w:left w:val="nil"/>
              <w:bottom w:val="nil"/>
              <w:right w:val="nil"/>
            </w:tcBorders>
            <w:shd w:val="clear" w:color="auto" w:fill="auto"/>
            <w:noWrap/>
            <w:vAlign w:val="center"/>
          </w:tcPr>
          <w:p w14:paraId="2811B38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Brown-headed Cowbird</w:t>
            </w:r>
          </w:p>
          <w:p w14:paraId="4A21445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Molothrus ater</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947B8E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BHCO</w:t>
            </w:r>
          </w:p>
        </w:tc>
        <w:tc>
          <w:tcPr>
            <w:tcW w:w="1392" w:type="dxa"/>
            <w:tcBorders>
              <w:top w:val="nil"/>
              <w:left w:val="nil"/>
              <w:bottom w:val="nil"/>
              <w:right w:val="nil"/>
            </w:tcBorders>
            <w:shd w:val="clear" w:color="auto" w:fill="auto"/>
            <w:noWrap/>
            <w:vAlign w:val="center"/>
          </w:tcPr>
          <w:p w14:paraId="4F8EA8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nil"/>
              <w:right w:val="nil"/>
            </w:tcBorders>
            <w:shd w:val="clear" w:color="auto" w:fill="auto"/>
            <w:noWrap/>
            <w:vAlign w:val="center"/>
          </w:tcPr>
          <w:p w14:paraId="2EDA849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Icteridae</w:t>
            </w:r>
          </w:p>
        </w:tc>
        <w:tc>
          <w:tcPr>
            <w:tcW w:w="1219" w:type="dxa"/>
            <w:tcBorders>
              <w:top w:val="nil"/>
              <w:left w:val="nil"/>
              <w:bottom w:val="nil"/>
              <w:right w:val="nil"/>
            </w:tcBorders>
            <w:shd w:val="clear" w:color="auto" w:fill="auto"/>
            <w:noWrap/>
            <w:vAlign w:val="center"/>
          </w:tcPr>
          <w:p w14:paraId="101D2B5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A14489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7271753" w14:textId="77777777" w:rsidTr="009154D1">
        <w:trPr>
          <w:trHeight w:val="298"/>
        </w:trPr>
        <w:tc>
          <w:tcPr>
            <w:tcW w:w="3150" w:type="dxa"/>
            <w:tcBorders>
              <w:top w:val="nil"/>
              <w:left w:val="nil"/>
              <w:bottom w:val="nil"/>
              <w:right w:val="nil"/>
            </w:tcBorders>
            <w:shd w:val="clear" w:color="auto" w:fill="auto"/>
            <w:noWrap/>
            <w:vAlign w:val="center"/>
          </w:tcPr>
          <w:p w14:paraId="24F3CEC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Carolina Wren</w:t>
            </w:r>
          </w:p>
          <w:p w14:paraId="3850FB4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Thryothorus ludovicianus</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5C532E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CARW</w:t>
            </w:r>
          </w:p>
        </w:tc>
        <w:tc>
          <w:tcPr>
            <w:tcW w:w="1392" w:type="dxa"/>
            <w:tcBorders>
              <w:top w:val="nil"/>
              <w:left w:val="nil"/>
              <w:bottom w:val="nil"/>
              <w:right w:val="nil"/>
            </w:tcBorders>
            <w:shd w:val="clear" w:color="auto" w:fill="auto"/>
            <w:noWrap/>
            <w:vAlign w:val="center"/>
          </w:tcPr>
          <w:p w14:paraId="493EAC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0476EE2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9A961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27E023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A335D07" w14:textId="77777777" w:rsidTr="009154D1">
        <w:trPr>
          <w:trHeight w:val="298"/>
        </w:trPr>
        <w:tc>
          <w:tcPr>
            <w:tcW w:w="3150" w:type="dxa"/>
            <w:tcBorders>
              <w:top w:val="nil"/>
              <w:left w:val="nil"/>
              <w:bottom w:val="nil"/>
              <w:right w:val="nil"/>
            </w:tcBorders>
            <w:shd w:val="clear" w:color="auto" w:fill="auto"/>
            <w:noWrap/>
            <w:vAlign w:val="center"/>
          </w:tcPr>
          <w:p w14:paraId="71B698D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Cedar Waxwing</w:t>
            </w:r>
          </w:p>
          <w:p w14:paraId="0512E1E7"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Bombycilla cedrorum</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71146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CEDW</w:t>
            </w:r>
          </w:p>
        </w:tc>
        <w:tc>
          <w:tcPr>
            <w:tcW w:w="1392" w:type="dxa"/>
            <w:tcBorders>
              <w:top w:val="nil"/>
              <w:left w:val="nil"/>
              <w:bottom w:val="nil"/>
              <w:right w:val="nil"/>
            </w:tcBorders>
            <w:shd w:val="clear" w:color="auto" w:fill="auto"/>
            <w:noWrap/>
            <w:vAlign w:val="center"/>
          </w:tcPr>
          <w:p w14:paraId="4D28000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513</w:t>
            </w:r>
          </w:p>
        </w:tc>
        <w:tc>
          <w:tcPr>
            <w:tcW w:w="1630" w:type="dxa"/>
            <w:tcBorders>
              <w:top w:val="nil"/>
              <w:left w:val="nil"/>
              <w:bottom w:val="nil"/>
              <w:right w:val="nil"/>
            </w:tcBorders>
            <w:shd w:val="clear" w:color="auto" w:fill="auto"/>
            <w:noWrap/>
            <w:vAlign w:val="center"/>
          </w:tcPr>
          <w:p w14:paraId="1295826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Bombycillidae</w:t>
            </w:r>
          </w:p>
        </w:tc>
        <w:tc>
          <w:tcPr>
            <w:tcW w:w="1219" w:type="dxa"/>
            <w:tcBorders>
              <w:top w:val="nil"/>
              <w:left w:val="nil"/>
              <w:bottom w:val="nil"/>
              <w:right w:val="nil"/>
            </w:tcBorders>
            <w:shd w:val="clear" w:color="auto" w:fill="auto"/>
            <w:noWrap/>
            <w:vAlign w:val="center"/>
          </w:tcPr>
          <w:p w14:paraId="0CB97BC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EFFA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2690847" w14:textId="77777777" w:rsidTr="009154D1">
        <w:trPr>
          <w:trHeight w:val="298"/>
        </w:trPr>
        <w:tc>
          <w:tcPr>
            <w:tcW w:w="3150" w:type="dxa"/>
            <w:tcBorders>
              <w:top w:val="nil"/>
              <w:left w:val="nil"/>
              <w:bottom w:val="nil"/>
              <w:right w:val="nil"/>
            </w:tcBorders>
            <w:shd w:val="clear" w:color="auto" w:fill="auto"/>
            <w:noWrap/>
            <w:vAlign w:val="center"/>
          </w:tcPr>
          <w:p w14:paraId="3F848C7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Chestnut-sided Warbler</w:t>
            </w:r>
          </w:p>
          <w:p w14:paraId="5B0D908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Setophaga pensylvanica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26ED9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CSWA</w:t>
            </w:r>
          </w:p>
        </w:tc>
        <w:tc>
          <w:tcPr>
            <w:tcW w:w="1392" w:type="dxa"/>
            <w:tcBorders>
              <w:top w:val="nil"/>
              <w:left w:val="nil"/>
              <w:bottom w:val="nil"/>
              <w:right w:val="nil"/>
            </w:tcBorders>
            <w:shd w:val="clear" w:color="auto" w:fill="auto"/>
            <w:noWrap/>
            <w:vAlign w:val="center"/>
          </w:tcPr>
          <w:p w14:paraId="61A53A0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top w:val="nil"/>
              <w:left w:val="nil"/>
              <w:bottom w:val="nil"/>
              <w:right w:val="nil"/>
            </w:tcBorders>
            <w:shd w:val="clear" w:color="auto" w:fill="auto"/>
            <w:noWrap/>
            <w:vAlign w:val="center"/>
          </w:tcPr>
          <w:p w14:paraId="1AAFE1C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6874805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586C00D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D9571B4" w14:textId="77777777" w:rsidTr="009154D1">
        <w:trPr>
          <w:trHeight w:val="298"/>
        </w:trPr>
        <w:tc>
          <w:tcPr>
            <w:tcW w:w="3150" w:type="dxa"/>
            <w:tcBorders>
              <w:top w:val="nil"/>
              <w:left w:val="nil"/>
              <w:bottom w:val="nil"/>
              <w:right w:val="nil"/>
            </w:tcBorders>
            <w:shd w:val="clear" w:color="auto" w:fill="auto"/>
            <w:noWrap/>
            <w:vAlign w:val="center"/>
          </w:tcPr>
          <w:p w14:paraId="526F734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Chipping Sparrow</w:t>
            </w:r>
          </w:p>
          <w:p w14:paraId="18A5F1F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Spizella passerina</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1413B2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CHSP</w:t>
            </w:r>
          </w:p>
        </w:tc>
        <w:tc>
          <w:tcPr>
            <w:tcW w:w="1392" w:type="dxa"/>
            <w:tcBorders>
              <w:top w:val="nil"/>
              <w:left w:val="nil"/>
              <w:bottom w:val="nil"/>
              <w:right w:val="nil"/>
            </w:tcBorders>
            <w:shd w:val="clear" w:color="auto" w:fill="auto"/>
            <w:noWrap/>
            <w:vAlign w:val="center"/>
          </w:tcPr>
          <w:p w14:paraId="2E87CCA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212</w:t>
            </w:r>
          </w:p>
        </w:tc>
        <w:tc>
          <w:tcPr>
            <w:tcW w:w="1630" w:type="dxa"/>
            <w:tcBorders>
              <w:top w:val="nil"/>
              <w:left w:val="nil"/>
              <w:bottom w:val="nil"/>
              <w:right w:val="nil"/>
            </w:tcBorders>
            <w:shd w:val="clear" w:color="auto" w:fill="auto"/>
            <w:noWrap/>
            <w:vAlign w:val="center"/>
          </w:tcPr>
          <w:p w14:paraId="2AC3931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2BEF94F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132312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88DA25" w14:textId="77777777" w:rsidTr="009154D1">
        <w:trPr>
          <w:trHeight w:val="298"/>
        </w:trPr>
        <w:tc>
          <w:tcPr>
            <w:tcW w:w="3150" w:type="dxa"/>
            <w:tcBorders>
              <w:top w:val="nil"/>
              <w:left w:val="nil"/>
              <w:bottom w:val="nil"/>
              <w:right w:val="nil"/>
            </w:tcBorders>
            <w:shd w:val="clear" w:color="auto" w:fill="auto"/>
            <w:noWrap/>
            <w:vAlign w:val="center"/>
          </w:tcPr>
          <w:p w14:paraId="0937BE8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Common Yellowthroat</w:t>
            </w:r>
          </w:p>
          <w:p w14:paraId="3A94834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Geothlypis trichas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E7E076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COYE</w:t>
            </w:r>
          </w:p>
        </w:tc>
        <w:tc>
          <w:tcPr>
            <w:tcW w:w="1392" w:type="dxa"/>
            <w:tcBorders>
              <w:top w:val="nil"/>
              <w:left w:val="nil"/>
              <w:bottom w:val="nil"/>
              <w:right w:val="nil"/>
            </w:tcBorders>
            <w:shd w:val="clear" w:color="auto" w:fill="auto"/>
            <w:noWrap/>
            <w:vAlign w:val="center"/>
          </w:tcPr>
          <w:p w14:paraId="73EEB98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355</w:t>
            </w:r>
          </w:p>
        </w:tc>
        <w:tc>
          <w:tcPr>
            <w:tcW w:w="1630" w:type="dxa"/>
            <w:tcBorders>
              <w:top w:val="nil"/>
              <w:left w:val="nil"/>
              <w:bottom w:val="nil"/>
              <w:right w:val="nil"/>
            </w:tcBorders>
            <w:shd w:val="clear" w:color="auto" w:fill="auto"/>
            <w:noWrap/>
            <w:vAlign w:val="center"/>
          </w:tcPr>
          <w:p w14:paraId="284F87F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0E2003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7D34CC2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C85DC02" w14:textId="77777777" w:rsidTr="009154D1">
        <w:trPr>
          <w:trHeight w:val="298"/>
        </w:trPr>
        <w:tc>
          <w:tcPr>
            <w:tcW w:w="3150" w:type="dxa"/>
            <w:tcBorders>
              <w:top w:val="nil"/>
              <w:left w:val="nil"/>
              <w:right w:val="nil"/>
            </w:tcBorders>
            <w:shd w:val="clear" w:color="auto" w:fill="auto"/>
            <w:noWrap/>
            <w:vAlign w:val="center"/>
          </w:tcPr>
          <w:p w14:paraId="36259F8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Bluebird</w:t>
            </w:r>
          </w:p>
          <w:p w14:paraId="5C65A8A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Sialia sialis</w:t>
            </w:r>
            <w:r w:rsidRPr="003808E1">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4304DC4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EABL</w:t>
            </w:r>
          </w:p>
        </w:tc>
        <w:tc>
          <w:tcPr>
            <w:tcW w:w="1392" w:type="dxa"/>
            <w:tcBorders>
              <w:top w:val="nil"/>
              <w:left w:val="nil"/>
              <w:right w:val="nil"/>
            </w:tcBorders>
            <w:shd w:val="clear" w:color="auto" w:fill="auto"/>
            <w:noWrap/>
            <w:vAlign w:val="center"/>
          </w:tcPr>
          <w:p w14:paraId="2C82503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E4BA34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56C379B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2422222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w:t>
            </w:r>
          </w:p>
        </w:tc>
      </w:tr>
      <w:tr w:rsidR="008729BF" w:rsidRPr="003808E1" w14:paraId="69E6E07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4656136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Phoebe</w:t>
            </w:r>
          </w:p>
          <w:p w14:paraId="6F32B4EC"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Sayornis phoebe</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0753BA8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EAPH</w:t>
            </w:r>
          </w:p>
        </w:tc>
        <w:tc>
          <w:tcPr>
            <w:tcW w:w="1392" w:type="dxa"/>
            <w:tcBorders>
              <w:top w:val="nil"/>
              <w:left w:val="nil"/>
              <w:bottom w:val="single" w:sz="18" w:space="0" w:color="auto"/>
              <w:right w:val="nil"/>
            </w:tcBorders>
            <w:shd w:val="clear" w:color="auto" w:fill="auto"/>
            <w:noWrap/>
            <w:vAlign w:val="center"/>
          </w:tcPr>
          <w:p w14:paraId="322752A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28</w:t>
            </w:r>
          </w:p>
        </w:tc>
        <w:tc>
          <w:tcPr>
            <w:tcW w:w="1630" w:type="dxa"/>
            <w:tcBorders>
              <w:top w:val="nil"/>
              <w:left w:val="nil"/>
              <w:bottom w:val="single" w:sz="18" w:space="0" w:color="auto"/>
              <w:right w:val="nil"/>
            </w:tcBorders>
            <w:shd w:val="clear" w:color="auto" w:fill="auto"/>
            <w:noWrap/>
            <w:vAlign w:val="center"/>
          </w:tcPr>
          <w:p w14:paraId="299B0F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CA0813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18" w:space="0" w:color="auto"/>
              <w:right w:val="nil"/>
            </w:tcBorders>
            <w:shd w:val="clear" w:color="auto" w:fill="auto"/>
            <w:noWrap/>
            <w:vAlign w:val="center"/>
          </w:tcPr>
          <w:p w14:paraId="7489EA1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bl>
    <w:p w14:paraId="593DA977"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26870CAC"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2D9B2694"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3423C84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BC6C40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735A120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6172BB8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09914F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26ABC3E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464592F3"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25FDEC3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Towhee</w:t>
            </w:r>
          </w:p>
          <w:p w14:paraId="195BC9A2"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Pipilo erythrophthalmus</w:t>
            </w:r>
            <w:r w:rsidRPr="003808E1">
              <w:rPr>
                <w:rFonts w:ascii="Times New Roman" w:eastAsia="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715302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EATO</w:t>
            </w:r>
          </w:p>
        </w:tc>
        <w:tc>
          <w:tcPr>
            <w:tcW w:w="1392" w:type="dxa"/>
            <w:tcBorders>
              <w:top w:val="single" w:sz="18" w:space="0" w:color="auto"/>
              <w:left w:val="nil"/>
              <w:bottom w:val="nil"/>
              <w:right w:val="nil"/>
            </w:tcBorders>
            <w:shd w:val="clear" w:color="auto" w:fill="auto"/>
            <w:noWrap/>
            <w:vAlign w:val="center"/>
          </w:tcPr>
          <w:p w14:paraId="1895A5A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487</w:t>
            </w:r>
          </w:p>
        </w:tc>
        <w:tc>
          <w:tcPr>
            <w:tcW w:w="1630" w:type="dxa"/>
            <w:tcBorders>
              <w:top w:val="single" w:sz="18" w:space="0" w:color="auto"/>
              <w:left w:val="nil"/>
              <w:bottom w:val="nil"/>
              <w:right w:val="nil"/>
            </w:tcBorders>
            <w:shd w:val="clear" w:color="auto" w:fill="auto"/>
            <w:noWrap/>
            <w:vAlign w:val="center"/>
          </w:tcPr>
          <w:p w14:paraId="3FFFD33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single" w:sz="18" w:space="0" w:color="auto"/>
              <w:left w:val="nil"/>
              <w:bottom w:val="nil"/>
              <w:right w:val="nil"/>
            </w:tcBorders>
            <w:shd w:val="clear" w:color="auto" w:fill="auto"/>
            <w:noWrap/>
            <w:vAlign w:val="center"/>
          </w:tcPr>
          <w:p w14:paraId="545630D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8" w:space="0" w:color="auto"/>
              <w:left w:val="nil"/>
              <w:bottom w:val="nil"/>
              <w:right w:val="nil"/>
            </w:tcBorders>
            <w:shd w:val="clear" w:color="auto" w:fill="auto"/>
            <w:noWrap/>
            <w:vAlign w:val="center"/>
          </w:tcPr>
          <w:p w14:paraId="099C250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8F10A56" w14:textId="77777777" w:rsidTr="009154D1">
        <w:trPr>
          <w:trHeight w:val="298"/>
        </w:trPr>
        <w:tc>
          <w:tcPr>
            <w:tcW w:w="3150" w:type="dxa"/>
            <w:tcBorders>
              <w:top w:val="nil"/>
              <w:left w:val="nil"/>
              <w:bottom w:val="nil"/>
              <w:right w:val="nil"/>
            </w:tcBorders>
            <w:shd w:val="clear" w:color="auto" w:fill="auto"/>
            <w:noWrap/>
            <w:vAlign w:val="center"/>
          </w:tcPr>
          <w:p w14:paraId="7623557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Field Sparrow</w:t>
            </w:r>
          </w:p>
          <w:p w14:paraId="449259E5"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Spizella pusilla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D8F91B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FISP</w:t>
            </w:r>
          </w:p>
        </w:tc>
        <w:tc>
          <w:tcPr>
            <w:tcW w:w="1392" w:type="dxa"/>
            <w:tcBorders>
              <w:top w:val="nil"/>
              <w:left w:val="nil"/>
              <w:bottom w:val="nil"/>
              <w:right w:val="nil"/>
            </w:tcBorders>
            <w:shd w:val="clear" w:color="auto" w:fill="auto"/>
            <w:noWrap/>
            <w:vAlign w:val="center"/>
          </w:tcPr>
          <w:p w14:paraId="47D5E60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229</w:t>
            </w:r>
          </w:p>
        </w:tc>
        <w:tc>
          <w:tcPr>
            <w:tcW w:w="1630" w:type="dxa"/>
            <w:tcBorders>
              <w:top w:val="nil"/>
              <w:left w:val="nil"/>
              <w:bottom w:val="nil"/>
              <w:right w:val="nil"/>
            </w:tcBorders>
            <w:shd w:val="clear" w:color="auto" w:fill="auto"/>
            <w:noWrap/>
            <w:vAlign w:val="center"/>
          </w:tcPr>
          <w:p w14:paraId="73E799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16F2EB9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045985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BC1CCFB" w14:textId="77777777" w:rsidTr="009154D1">
        <w:trPr>
          <w:trHeight w:val="298"/>
        </w:trPr>
        <w:tc>
          <w:tcPr>
            <w:tcW w:w="3150" w:type="dxa"/>
            <w:tcBorders>
              <w:top w:val="nil"/>
              <w:left w:val="nil"/>
              <w:bottom w:val="nil"/>
              <w:right w:val="nil"/>
            </w:tcBorders>
            <w:shd w:val="clear" w:color="auto" w:fill="auto"/>
            <w:noWrap/>
            <w:vAlign w:val="center"/>
          </w:tcPr>
          <w:p w14:paraId="22262D7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Gray Catbird</w:t>
            </w:r>
          </w:p>
          <w:p w14:paraId="2DAB9E4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Dumetella carolinensis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BE46CF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GRCA</w:t>
            </w:r>
          </w:p>
        </w:tc>
        <w:tc>
          <w:tcPr>
            <w:tcW w:w="1392" w:type="dxa"/>
            <w:tcBorders>
              <w:top w:val="nil"/>
              <w:left w:val="nil"/>
              <w:bottom w:val="nil"/>
              <w:right w:val="nil"/>
            </w:tcBorders>
            <w:shd w:val="clear" w:color="auto" w:fill="auto"/>
            <w:noWrap/>
            <w:vAlign w:val="center"/>
          </w:tcPr>
          <w:p w14:paraId="7534128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69B7DDB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Mimidae</w:t>
            </w:r>
          </w:p>
        </w:tc>
        <w:tc>
          <w:tcPr>
            <w:tcW w:w="1219" w:type="dxa"/>
            <w:tcBorders>
              <w:top w:val="nil"/>
              <w:left w:val="nil"/>
              <w:bottom w:val="nil"/>
              <w:right w:val="nil"/>
            </w:tcBorders>
            <w:shd w:val="clear" w:color="auto" w:fill="auto"/>
            <w:noWrap/>
            <w:vAlign w:val="center"/>
          </w:tcPr>
          <w:p w14:paraId="4DC1595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D8E6B9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257950B" w14:textId="77777777" w:rsidTr="009154D1">
        <w:trPr>
          <w:trHeight w:val="298"/>
        </w:trPr>
        <w:tc>
          <w:tcPr>
            <w:tcW w:w="3150" w:type="dxa"/>
            <w:tcBorders>
              <w:top w:val="nil"/>
              <w:left w:val="nil"/>
              <w:bottom w:val="nil"/>
              <w:right w:val="nil"/>
            </w:tcBorders>
            <w:shd w:val="clear" w:color="auto" w:fill="auto"/>
            <w:noWrap/>
            <w:vAlign w:val="center"/>
          </w:tcPr>
          <w:p w14:paraId="44E1863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House Wren</w:t>
            </w:r>
          </w:p>
          <w:p w14:paraId="1AE694F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Troglodytes aedon</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DAF4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HOWR</w:t>
            </w:r>
          </w:p>
        </w:tc>
        <w:tc>
          <w:tcPr>
            <w:tcW w:w="1392" w:type="dxa"/>
            <w:tcBorders>
              <w:top w:val="nil"/>
              <w:left w:val="nil"/>
              <w:bottom w:val="nil"/>
              <w:right w:val="nil"/>
            </w:tcBorders>
            <w:shd w:val="clear" w:color="auto" w:fill="auto"/>
            <w:noWrap/>
            <w:vAlign w:val="center"/>
          </w:tcPr>
          <w:p w14:paraId="2B6A380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top w:val="nil"/>
              <w:left w:val="nil"/>
              <w:bottom w:val="nil"/>
              <w:right w:val="nil"/>
            </w:tcBorders>
            <w:shd w:val="clear" w:color="auto" w:fill="auto"/>
            <w:noWrap/>
            <w:vAlign w:val="center"/>
          </w:tcPr>
          <w:p w14:paraId="24F4E48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EEC88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090E96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5A7675E6" w14:textId="77777777" w:rsidTr="009154D1">
        <w:trPr>
          <w:trHeight w:val="298"/>
        </w:trPr>
        <w:tc>
          <w:tcPr>
            <w:tcW w:w="3150" w:type="dxa"/>
            <w:tcBorders>
              <w:top w:val="nil"/>
              <w:left w:val="nil"/>
              <w:bottom w:val="nil"/>
              <w:right w:val="nil"/>
            </w:tcBorders>
            <w:shd w:val="clear" w:color="auto" w:fill="auto"/>
            <w:noWrap/>
            <w:vAlign w:val="center"/>
          </w:tcPr>
          <w:p w14:paraId="24FDCBC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Indigo Bunting</w:t>
            </w:r>
          </w:p>
          <w:p w14:paraId="377F1950"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Passerina cyanea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1FAD64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INBU</w:t>
            </w:r>
          </w:p>
        </w:tc>
        <w:tc>
          <w:tcPr>
            <w:tcW w:w="1392" w:type="dxa"/>
            <w:tcBorders>
              <w:top w:val="nil"/>
              <w:left w:val="nil"/>
              <w:bottom w:val="nil"/>
              <w:right w:val="nil"/>
            </w:tcBorders>
            <w:shd w:val="clear" w:color="auto" w:fill="auto"/>
            <w:noWrap/>
            <w:vAlign w:val="center"/>
          </w:tcPr>
          <w:p w14:paraId="2EFA13F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553</w:t>
            </w:r>
          </w:p>
        </w:tc>
        <w:tc>
          <w:tcPr>
            <w:tcW w:w="1630" w:type="dxa"/>
            <w:tcBorders>
              <w:top w:val="nil"/>
              <w:left w:val="nil"/>
              <w:bottom w:val="nil"/>
              <w:right w:val="nil"/>
            </w:tcBorders>
            <w:shd w:val="clear" w:color="auto" w:fill="auto"/>
            <w:noWrap/>
            <w:vAlign w:val="center"/>
          </w:tcPr>
          <w:p w14:paraId="4ADCC5D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top w:val="nil"/>
              <w:left w:val="nil"/>
              <w:bottom w:val="nil"/>
              <w:right w:val="nil"/>
            </w:tcBorders>
            <w:shd w:val="clear" w:color="auto" w:fill="auto"/>
            <w:noWrap/>
            <w:vAlign w:val="center"/>
          </w:tcPr>
          <w:p w14:paraId="129EC48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6FE5B5A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D99A5EB" w14:textId="77777777" w:rsidTr="009154D1">
        <w:trPr>
          <w:trHeight w:val="298"/>
        </w:trPr>
        <w:tc>
          <w:tcPr>
            <w:tcW w:w="3150" w:type="dxa"/>
            <w:tcBorders>
              <w:top w:val="nil"/>
              <w:left w:val="nil"/>
              <w:bottom w:val="nil"/>
              <w:right w:val="nil"/>
            </w:tcBorders>
            <w:shd w:val="clear" w:color="auto" w:fill="auto"/>
            <w:noWrap/>
            <w:vAlign w:val="center"/>
          </w:tcPr>
          <w:p w14:paraId="0D95D53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Dove</w:t>
            </w:r>
          </w:p>
          <w:p w14:paraId="48227973"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Zenaida macroura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D9A070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MODO</w:t>
            </w:r>
          </w:p>
        </w:tc>
        <w:tc>
          <w:tcPr>
            <w:tcW w:w="1392" w:type="dxa"/>
            <w:tcBorders>
              <w:top w:val="nil"/>
              <w:left w:val="nil"/>
              <w:bottom w:val="nil"/>
              <w:right w:val="nil"/>
            </w:tcBorders>
            <w:shd w:val="clear" w:color="auto" w:fill="auto"/>
            <w:noWrap/>
            <w:vAlign w:val="center"/>
          </w:tcPr>
          <w:p w14:paraId="490C27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45</w:t>
            </w:r>
          </w:p>
        </w:tc>
        <w:tc>
          <w:tcPr>
            <w:tcW w:w="1630" w:type="dxa"/>
            <w:tcBorders>
              <w:top w:val="nil"/>
              <w:left w:val="nil"/>
              <w:bottom w:val="nil"/>
              <w:right w:val="nil"/>
            </w:tcBorders>
            <w:shd w:val="clear" w:color="auto" w:fill="auto"/>
            <w:noWrap/>
            <w:vAlign w:val="center"/>
          </w:tcPr>
          <w:p w14:paraId="724BAE5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Columbidae</w:t>
            </w:r>
          </w:p>
        </w:tc>
        <w:tc>
          <w:tcPr>
            <w:tcW w:w="1219" w:type="dxa"/>
            <w:tcBorders>
              <w:top w:val="nil"/>
              <w:left w:val="nil"/>
              <w:bottom w:val="nil"/>
              <w:right w:val="nil"/>
            </w:tcBorders>
            <w:shd w:val="clear" w:color="auto" w:fill="auto"/>
            <w:noWrap/>
            <w:vAlign w:val="center"/>
          </w:tcPr>
          <w:p w14:paraId="5C6B96B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680FDE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20B043B" w14:textId="77777777" w:rsidTr="009154D1">
        <w:trPr>
          <w:trHeight w:val="298"/>
        </w:trPr>
        <w:tc>
          <w:tcPr>
            <w:tcW w:w="3150" w:type="dxa"/>
            <w:tcBorders>
              <w:top w:val="nil"/>
              <w:left w:val="nil"/>
              <w:bottom w:val="nil"/>
              <w:right w:val="nil"/>
            </w:tcBorders>
            <w:shd w:val="clear" w:color="auto" w:fill="auto"/>
            <w:noWrap/>
            <w:vAlign w:val="center"/>
          </w:tcPr>
          <w:p w14:paraId="4A7EEC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Warbler</w:t>
            </w:r>
          </w:p>
          <w:p w14:paraId="024E884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Geothlypis philadelphia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9CEDA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MOWA</w:t>
            </w:r>
          </w:p>
        </w:tc>
        <w:tc>
          <w:tcPr>
            <w:tcW w:w="1392" w:type="dxa"/>
            <w:tcBorders>
              <w:top w:val="nil"/>
              <w:left w:val="nil"/>
              <w:bottom w:val="nil"/>
              <w:right w:val="nil"/>
            </w:tcBorders>
            <w:shd w:val="clear" w:color="auto" w:fill="auto"/>
            <w:noWrap/>
            <w:vAlign w:val="center"/>
          </w:tcPr>
          <w:p w14:paraId="2FA2DCA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w:t>
            </w:r>
          </w:p>
        </w:tc>
        <w:tc>
          <w:tcPr>
            <w:tcW w:w="1630" w:type="dxa"/>
            <w:tcBorders>
              <w:top w:val="nil"/>
              <w:left w:val="nil"/>
              <w:bottom w:val="nil"/>
              <w:right w:val="nil"/>
            </w:tcBorders>
            <w:shd w:val="clear" w:color="auto" w:fill="auto"/>
            <w:noWrap/>
            <w:vAlign w:val="center"/>
          </w:tcPr>
          <w:p w14:paraId="15F8524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7278620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F566FC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F9ECE3F" w14:textId="77777777" w:rsidTr="009154D1">
        <w:trPr>
          <w:trHeight w:val="298"/>
        </w:trPr>
        <w:tc>
          <w:tcPr>
            <w:tcW w:w="3150" w:type="dxa"/>
            <w:tcBorders>
              <w:top w:val="nil"/>
              <w:left w:val="nil"/>
              <w:bottom w:val="nil"/>
              <w:right w:val="nil"/>
            </w:tcBorders>
            <w:shd w:val="clear" w:color="auto" w:fill="auto"/>
            <w:noWrap/>
            <w:vAlign w:val="center"/>
          </w:tcPr>
          <w:p w14:paraId="7BAE043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Northern Cardinal</w:t>
            </w:r>
          </w:p>
        </w:tc>
        <w:tc>
          <w:tcPr>
            <w:tcW w:w="1003" w:type="dxa"/>
            <w:tcBorders>
              <w:top w:val="nil"/>
              <w:left w:val="nil"/>
              <w:bottom w:val="nil"/>
              <w:right w:val="nil"/>
            </w:tcBorders>
            <w:shd w:val="clear" w:color="auto" w:fill="auto"/>
            <w:noWrap/>
            <w:vAlign w:val="center"/>
          </w:tcPr>
          <w:p w14:paraId="5DE519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NOCA</w:t>
            </w:r>
          </w:p>
        </w:tc>
        <w:tc>
          <w:tcPr>
            <w:tcW w:w="1392" w:type="dxa"/>
            <w:tcBorders>
              <w:top w:val="nil"/>
              <w:left w:val="nil"/>
              <w:bottom w:val="nil"/>
              <w:right w:val="nil"/>
            </w:tcBorders>
            <w:shd w:val="clear" w:color="auto" w:fill="auto"/>
            <w:noWrap/>
            <w:vAlign w:val="center"/>
          </w:tcPr>
          <w:p w14:paraId="39022C0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67</w:t>
            </w:r>
          </w:p>
        </w:tc>
        <w:tc>
          <w:tcPr>
            <w:tcW w:w="1630" w:type="dxa"/>
            <w:tcBorders>
              <w:top w:val="nil"/>
              <w:left w:val="nil"/>
              <w:bottom w:val="nil"/>
              <w:right w:val="nil"/>
            </w:tcBorders>
            <w:shd w:val="clear" w:color="auto" w:fill="auto"/>
            <w:noWrap/>
            <w:vAlign w:val="center"/>
          </w:tcPr>
          <w:p w14:paraId="2360F4D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top w:val="nil"/>
              <w:left w:val="nil"/>
              <w:bottom w:val="nil"/>
              <w:right w:val="nil"/>
            </w:tcBorders>
            <w:shd w:val="clear" w:color="auto" w:fill="auto"/>
            <w:noWrap/>
            <w:vAlign w:val="center"/>
          </w:tcPr>
          <w:p w14:paraId="599DE18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18E2CB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673FAAA" w14:textId="77777777" w:rsidTr="009154D1">
        <w:trPr>
          <w:trHeight w:val="298"/>
        </w:trPr>
        <w:tc>
          <w:tcPr>
            <w:tcW w:w="3150" w:type="dxa"/>
            <w:tcBorders>
              <w:top w:val="nil"/>
              <w:left w:val="nil"/>
              <w:bottom w:val="nil"/>
              <w:right w:val="nil"/>
            </w:tcBorders>
            <w:shd w:val="clear" w:color="auto" w:fill="auto"/>
            <w:noWrap/>
            <w:vAlign w:val="center"/>
          </w:tcPr>
          <w:p w14:paraId="1A5B2F5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Song Sparrow</w:t>
            </w:r>
          </w:p>
          <w:p w14:paraId="3733D806"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Melospiza melodia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AF3399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SOSP</w:t>
            </w:r>
          </w:p>
        </w:tc>
        <w:tc>
          <w:tcPr>
            <w:tcW w:w="1392" w:type="dxa"/>
            <w:tcBorders>
              <w:top w:val="nil"/>
              <w:left w:val="nil"/>
              <w:bottom w:val="nil"/>
              <w:right w:val="nil"/>
            </w:tcBorders>
            <w:shd w:val="clear" w:color="auto" w:fill="auto"/>
            <w:noWrap/>
            <w:vAlign w:val="center"/>
          </w:tcPr>
          <w:p w14:paraId="3FF546C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107</w:t>
            </w:r>
          </w:p>
        </w:tc>
        <w:tc>
          <w:tcPr>
            <w:tcW w:w="1630" w:type="dxa"/>
            <w:tcBorders>
              <w:top w:val="nil"/>
              <w:left w:val="nil"/>
              <w:bottom w:val="nil"/>
              <w:right w:val="nil"/>
            </w:tcBorders>
            <w:shd w:val="clear" w:color="auto" w:fill="auto"/>
            <w:noWrap/>
            <w:vAlign w:val="center"/>
          </w:tcPr>
          <w:p w14:paraId="3FA8E98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4E12CFF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0B88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19E69DE" w14:textId="77777777" w:rsidTr="009154D1">
        <w:trPr>
          <w:trHeight w:val="298"/>
        </w:trPr>
        <w:tc>
          <w:tcPr>
            <w:tcW w:w="3150" w:type="dxa"/>
            <w:tcBorders>
              <w:top w:val="nil"/>
              <w:left w:val="nil"/>
              <w:right w:val="nil"/>
            </w:tcBorders>
            <w:shd w:val="clear" w:color="auto" w:fill="auto"/>
            <w:noWrap/>
            <w:vAlign w:val="center"/>
          </w:tcPr>
          <w:p w14:paraId="5A6453F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 Warbler</w:t>
            </w:r>
          </w:p>
          <w:p w14:paraId="55F6805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petechia</w:t>
            </w:r>
            <w:r w:rsidRPr="003808E1">
              <w:rPr>
                <w:rFonts w:ascii="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6CA6D11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YEWA</w:t>
            </w:r>
          </w:p>
        </w:tc>
        <w:tc>
          <w:tcPr>
            <w:tcW w:w="1392" w:type="dxa"/>
            <w:tcBorders>
              <w:top w:val="nil"/>
              <w:left w:val="nil"/>
              <w:right w:val="nil"/>
            </w:tcBorders>
            <w:shd w:val="clear" w:color="auto" w:fill="auto"/>
            <w:noWrap/>
            <w:vAlign w:val="center"/>
          </w:tcPr>
          <w:p w14:paraId="56AF40E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C58F18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right w:val="nil"/>
            </w:tcBorders>
            <w:shd w:val="clear" w:color="auto" w:fill="auto"/>
            <w:noWrap/>
            <w:vAlign w:val="center"/>
          </w:tcPr>
          <w:p w14:paraId="1B3575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6CE3937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95C4E5" w14:textId="77777777" w:rsidTr="009154D1">
        <w:trPr>
          <w:trHeight w:val="298"/>
        </w:trPr>
        <w:tc>
          <w:tcPr>
            <w:tcW w:w="3150" w:type="dxa"/>
            <w:tcBorders>
              <w:top w:val="nil"/>
              <w:left w:val="nil"/>
              <w:bottom w:val="single" w:sz="4" w:space="0" w:color="auto"/>
              <w:right w:val="nil"/>
            </w:tcBorders>
            <w:shd w:val="clear" w:color="auto" w:fill="auto"/>
            <w:noWrap/>
            <w:vAlign w:val="center"/>
          </w:tcPr>
          <w:p w14:paraId="655057D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Yellow-billed Cuckoo</w:t>
            </w:r>
          </w:p>
          <w:p w14:paraId="5647C0F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Coccyzus americanus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19C3352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YBCU</w:t>
            </w:r>
          </w:p>
        </w:tc>
        <w:tc>
          <w:tcPr>
            <w:tcW w:w="1392" w:type="dxa"/>
            <w:tcBorders>
              <w:top w:val="nil"/>
              <w:left w:val="nil"/>
              <w:bottom w:val="single" w:sz="4" w:space="0" w:color="auto"/>
              <w:right w:val="nil"/>
            </w:tcBorders>
            <w:shd w:val="clear" w:color="auto" w:fill="auto"/>
            <w:noWrap/>
            <w:vAlign w:val="center"/>
          </w:tcPr>
          <w:p w14:paraId="70DAD61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single" w:sz="4" w:space="0" w:color="auto"/>
              <w:right w:val="nil"/>
            </w:tcBorders>
            <w:shd w:val="clear" w:color="auto" w:fill="auto"/>
            <w:noWrap/>
            <w:vAlign w:val="center"/>
          </w:tcPr>
          <w:p w14:paraId="1653D7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Cuculidae</w:t>
            </w:r>
          </w:p>
        </w:tc>
        <w:tc>
          <w:tcPr>
            <w:tcW w:w="1219" w:type="dxa"/>
            <w:tcBorders>
              <w:top w:val="nil"/>
              <w:left w:val="nil"/>
              <w:bottom w:val="single" w:sz="4" w:space="0" w:color="auto"/>
              <w:right w:val="nil"/>
            </w:tcBorders>
            <w:shd w:val="clear" w:color="auto" w:fill="auto"/>
            <w:noWrap/>
            <w:vAlign w:val="center"/>
          </w:tcPr>
          <w:p w14:paraId="297829A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4" w:space="0" w:color="auto"/>
              <w:right w:val="nil"/>
            </w:tcBorders>
            <w:shd w:val="clear" w:color="auto" w:fill="auto"/>
            <w:noWrap/>
            <w:vAlign w:val="center"/>
          </w:tcPr>
          <w:p w14:paraId="01E29C6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DCDA3B9"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25AF83F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Acadian Flycatcher</w:t>
            </w:r>
          </w:p>
          <w:p w14:paraId="5966BEE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Empidonax virescens</w:t>
            </w:r>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55B6566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ACFL</w:t>
            </w:r>
          </w:p>
        </w:tc>
        <w:tc>
          <w:tcPr>
            <w:tcW w:w="1392" w:type="dxa"/>
            <w:tcBorders>
              <w:top w:val="single" w:sz="4" w:space="0" w:color="auto"/>
              <w:left w:val="nil"/>
              <w:bottom w:val="nil"/>
              <w:right w:val="nil"/>
            </w:tcBorders>
            <w:shd w:val="clear" w:color="auto" w:fill="auto"/>
            <w:noWrap/>
            <w:vAlign w:val="center"/>
          </w:tcPr>
          <w:p w14:paraId="4F1E310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79</w:t>
            </w:r>
          </w:p>
        </w:tc>
        <w:tc>
          <w:tcPr>
            <w:tcW w:w="1630" w:type="dxa"/>
            <w:tcBorders>
              <w:top w:val="single" w:sz="4" w:space="0" w:color="auto"/>
              <w:left w:val="nil"/>
              <w:bottom w:val="nil"/>
              <w:right w:val="nil"/>
            </w:tcBorders>
            <w:shd w:val="clear" w:color="auto" w:fill="auto"/>
            <w:noWrap/>
            <w:vAlign w:val="center"/>
          </w:tcPr>
          <w:p w14:paraId="544C5B9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single" w:sz="4" w:space="0" w:color="auto"/>
              <w:left w:val="nil"/>
              <w:bottom w:val="nil"/>
              <w:right w:val="nil"/>
            </w:tcBorders>
            <w:shd w:val="clear" w:color="auto" w:fill="auto"/>
            <w:noWrap/>
            <w:vAlign w:val="center"/>
          </w:tcPr>
          <w:p w14:paraId="1062C5F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4" w:space="0" w:color="auto"/>
              <w:left w:val="nil"/>
              <w:bottom w:val="nil"/>
              <w:right w:val="nil"/>
            </w:tcBorders>
            <w:shd w:val="clear" w:color="auto" w:fill="auto"/>
            <w:noWrap/>
            <w:vAlign w:val="center"/>
          </w:tcPr>
          <w:p w14:paraId="38505B5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AB543C8" w14:textId="77777777" w:rsidTr="009154D1">
        <w:trPr>
          <w:trHeight w:val="298"/>
        </w:trPr>
        <w:tc>
          <w:tcPr>
            <w:tcW w:w="3150" w:type="dxa"/>
            <w:tcBorders>
              <w:left w:val="nil"/>
              <w:bottom w:val="nil"/>
              <w:right w:val="nil"/>
            </w:tcBorders>
            <w:shd w:val="clear" w:color="auto" w:fill="auto"/>
            <w:noWrap/>
            <w:vAlign w:val="center"/>
          </w:tcPr>
          <w:p w14:paraId="550EDF1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Black-and-white Warbler</w:t>
            </w:r>
          </w:p>
          <w:p w14:paraId="3691BBB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Mniotilta varia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0FDA479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BAWW</w:t>
            </w:r>
          </w:p>
        </w:tc>
        <w:tc>
          <w:tcPr>
            <w:tcW w:w="1392" w:type="dxa"/>
            <w:tcBorders>
              <w:left w:val="nil"/>
              <w:bottom w:val="nil"/>
              <w:right w:val="nil"/>
            </w:tcBorders>
            <w:shd w:val="clear" w:color="auto" w:fill="auto"/>
            <w:noWrap/>
            <w:vAlign w:val="center"/>
          </w:tcPr>
          <w:p w14:paraId="43F896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166</w:t>
            </w:r>
          </w:p>
        </w:tc>
        <w:tc>
          <w:tcPr>
            <w:tcW w:w="1630" w:type="dxa"/>
            <w:tcBorders>
              <w:left w:val="nil"/>
              <w:bottom w:val="nil"/>
              <w:right w:val="nil"/>
            </w:tcBorders>
            <w:shd w:val="clear" w:color="auto" w:fill="auto"/>
            <w:noWrap/>
            <w:vAlign w:val="center"/>
          </w:tcPr>
          <w:p w14:paraId="32BE7D2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0D542D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0716ED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C55E8E7" w14:textId="77777777" w:rsidTr="009154D1">
        <w:trPr>
          <w:trHeight w:val="298"/>
        </w:trPr>
        <w:tc>
          <w:tcPr>
            <w:tcW w:w="3150" w:type="dxa"/>
            <w:tcBorders>
              <w:left w:val="nil"/>
              <w:bottom w:val="nil"/>
              <w:right w:val="nil"/>
            </w:tcBorders>
            <w:shd w:val="clear" w:color="auto" w:fill="auto"/>
            <w:noWrap/>
            <w:vAlign w:val="center"/>
          </w:tcPr>
          <w:p w14:paraId="56F6332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Blackburnian Warbler</w:t>
            </w:r>
          </w:p>
          <w:p w14:paraId="3E158E2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fusca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BFA407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BLBW</w:t>
            </w:r>
          </w:p>
        </w:tc>
        <w:tc>
          <w:tcPr>
            <w:tcW w:w="1392" w:type="dxa"/>
            <w:tcBorders>
              <w:left w:val="nil"/>
              <w:bottom w:val="nil"/>
              <w:right w:val="nil"/>
            </w:tcBorders>
            <w:shd w:val="clear" w:color="auto" w:fill="auto"/>
            <w:noWrap/>
            <w:vAlign w:val="center"/>
          </w:tcPr>
          <w:p w14:paraId="2A88AD3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130</w:t>
            </w:r>
          </w:p>
        </w:tc>
        <w:tc>
          <w:tcPr>
            <w:tcW w:w="1630" w:type="dxa"/>
            <w:tcBorders>
              <w:left w:val="nil"/>
              <w:bottom w:val="nil"/>
              <w:right w:val="nil"/>
            </w:tcBorders>
            <w:shd w:val="clear" w:color="auto" w:fill="auto"/>
            <w:noWrap/>
            <w:vAlign w:val="center"/>
          </w:tcPr>
          <w:p w14:paraId="586ACEF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4935A8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04199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FE4D653" w14:textId="77777777" w:rsidTr="009154D1">
        <w:trPr>
          <w:trHeight w:val="298"/>
        </w:trPr>
        <w:tc>
          <w:tcPr>
            <w:tcW w:w="3150" w:type="dxa"/>
            <w:tcBorders>
              <w:left w:val="nil"/>
              <w:bottom w:val="nil"/>
              <w:right w:val="nil"/>
            </w:tcBorders>
            <w:shd w:val="clear" w:color="auto" w:fill="auto"/>
            <w:noWrap/>
            <w:vAlign w:val="center"/>
          </w:tcPr>
          <w:p w14:paraId="66D4D14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Blue Warbler</w:t>
            </w:r>
          </w:p>
          <w:p w14:paraId="0D6DE8E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caerulescens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C8C209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BTBW</w:t>
            </w:r>
          </w:p>
        </w:tc>
        <w:tc>
          <w:tcPr>
            <w:tcW w:w="1392" w:type="dxa"/>
            <w:tcBorders>
              <w:left w:val="nil"/>
              <w:bottom w:val="nil"/>
              <w:right w:val="nil"/>
            </w:tcBorders>
            <w:shd w:val="clear" w:color="auto" w:fill="auto"/>
            <w:noWrap/>
            <w:vAlign w:val="center"/>
          </w:tcPr>
          <w:p w14:paraId="36CBD9D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210</w:t>
            </w:r>
          </w:p>
        </w:tc>
        <w:tc>
          <w:tcPr>
            <w:tcW w:w="1630" w:type="dxa"/>
            <w:tcBorders>
              <w:left w:val="nil"/>
              <w:bottom w:val="nil"/>
              <w:right w:val="nil"/>
            </w:tcBorders>
            <w:shd w:val="clear" w:color="auto" w:fill="auto"/>
            <w:noWrap/>
            <w:vAlign w:val="center"/>
          </w:tcPr>
          <w:p w14:paraId="4570C66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2791B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B29065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7396EC9" w14:textId="77777777" w:rsidTr="009154D1">
        <w:trPr>
          <w:trHeight w:val="298"/>
        </w:trPr>
        <w:tc>
          <w:tcPr>
            <w:tcW w:w="3150" w:type="dxa"/>
            <w:tcBorders>
              <w:left w:val="nil"/>
              <w:bottom w:val="nil"/>
              <w:right w:val="nil"/>
            </w:tcBorders>
            <w:shd w:val="clear" w:color="auto" w:fill="auto"/>
            <w:noWrap/>
            <w:vAlign w:val="center"/>
          </w:tcPr>
          <w:p w14:paraId="08FF1A2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Green Warbler</w:t>
            </w:r>
          </w:p>
          <w:p w14:paraId="3D9A0DB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virens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0D52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BTNW</w:t>
            </w:r>
          </w:p>
        </w:tc>
        <w:tc>
          <w:tcPr>
            <w:tcW w:w="1392" w:type="dxa"/>
            <w:tcBorders>
              <w:left w:val="nil"/>
              <w:bottom w:val="nil"/>
              <w:right w:val="nil"/>
            </w:tcBorders>
            <w:shd w:val="clear" w:color="auto" w:fill="auto"/>
            <w:noWrap/>
            <w:vAlign w:val="center"/>
          </w:tcPr>
          <w:p w14:paraId="4C2B0E8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838</w:t>
            </w:r>
          </w:p>
        </w:tc>
        <w:tc>
          <w:tcPr>
            <w:tcW w:w="1630" w:type="dxa"/>
            <w:tcBorders>
              <w:left w:val="nil"/>
              <w:bottom w:val="nil"/>
              <w:right w:val="nil"/>
            </w:tcBorders>
            <w:shd w:val="clear" w:color="auto" w:fill="auto"/>
            <w:noWrap/>
            <w:vAlign w:val="center"/>
          </w:tcPr>
          <w:p w14:paraId="2AD8EE9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F44F9E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33185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E1ECE6D" w14:textId="77777777" w:rsidTr="009154D1">
        <w:trPr>
          <w:trHeight w:val="298"/>
        </w:trPr>
        <w:tc>
          <w:tcPr>
            <w:tcW w:w="3150" w:type="dxa"/>
            <w:tcBorders>
              <w:left w:val="nil"/>
              <w:bottom w:val="nil"/>
              <w:right w:val="nil"/>
            </w:tcBorders>
            <w:shd w:val="clear" w:color="auto" w:fill="auto"/>
            <w:noWrap/>
            <w:vAlign w:val="center"/>
          </w:tcPr>
          <w:p w14:paraId="215C033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Blue-headed Vireo</w:t>
            </w:r>
          </w:p>
          <w:p w14:paraId="61F51C6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Vireo solitarius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35005D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BHVI</w:t>
            </w:r>
          </w:p>
        </w:tc>
        <w:tc>
          <w:tcPr>
            <w:tcW w:w="1392" w:type="dxa"/>
            <w:tcBorders>
              <w:left w:val="nil"/>
              <w:bottom w:val="nil"/>
              <w:right w:val="nil"/>
            </w:tcBorders>
            <w:shd w:val="clear" w:color="auto" w:fill="auto"/>
            <w:noWrap/>
            <w:vAlign w:val="center"/>
          </w:tcPr>
          <w:p w14:paraId="7FFDFD0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423</w:t>
            </w:r>
          </w:p>
        </w:tc>
        <w:tc>
          <w:tcPr>
            <w:tcW w:w="1630" w:type="dxa"/>
            <w:tcBorders>
              <w:left w:val="nil"/>
              <w:bottom w:val="nil"/>
              <w:right w:val="nil"/>
            </w:tcBorders>
            <w:shd w:val="clear" w:color="auto" w:fill="auto"/>
            <w:noWrap/>
            <w:vAlign w:val="center"/>
          </w:tcPr>
          <w:p w14:paraId="4DE1A8A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left w:val="nil"/>
              <w:bottom w:val="nil"/>
              <w:right w:val="nil"/>
            </w:tcBorders>
            <w:shd w:val="clear" w:color="auto" w:fill="auto"/>
            <w:noWrap/>
            <w:vAlign w:val="center"/>
          </w:tcPr>
          <w:p w14:paraId="6510BD4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E3B259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6B07799" w14:textId="77777777" w:rsidTr="009154D1">
        <w:trPr>
          <w:trHeight w:val="298"/>
        </w:trPr>
        <w:tc>
          <w:tcPr>
            <w:tcW w:w="3150" w:type="dxa"/>
            <w:tcBorders>
              <w:left w:val="nil"/>
              <w:bottom w:val="nil"/>
              <w:right w:val="nil"/>
            </w:tcBorders>
            <w:shd w:val="clear" w:color="auto" w:fill="auto"/>
            <w:noWrap/>
            <w:vAlign w:val="center"/>
          </w:tcPr>
          <w:p w14:paraId="0EE2160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Creeper</w:t>
            </w:r>
          </w:p>
          <w:p w14:paraId="1272AE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Certhia americana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4A7EBA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BRCR</w:t>
            </w:r>
          </w:p>
        </w:tc>
        <w:tc>
          <w:tcPr>
            <w:tcW w:w="1392" w:type="dxa"/>
            <w:tcBorders>
              <w:left w:val="nil"/>
              <w:bottom w:val="nil"/>
              <w:right w:val="nil"/>
            </w:tcBorders>
            <w:shd w:val="clear" w:color="auto" w:fill="auto"/>
            <w:noWrap/>
            <w:vAlign w:val="center"/>
          </w:tcPr>
          <w:p w14:paraId="4908139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w:t>
            </w:r>
          </w:p>
        </w:tc>
        <w:tc>
          <w:tcPr>
            <w:tcW w:w="1630" w:type="dxa"/>
            <w:tcBorders>
              <w:left w:val="nil"/>
              <w:bottom w:val="nil"/>
              <w:right w:val="nil"/>
            </w:tcBorders>
            <w:shd w:val="clear" w:color="auto" w:fill="auto"/>
            <w:noWrap/>
            <w:vAlign w:val="center"/>
          </w:tcPr>
          <w:p w14:paraId="55E4BBA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Certhiidae</w:t>
            </w:r>
          </w:p>
        </w:tc>
        <w:tc>
          <w:tcPr>
            <w:tcW w:w="1219" w:type="dxa"/>
            <w:tcBorders>
              <w:left w:val="nil"/>
              <w:bottom w:val="nil"/>
              <w:right w:val="nil"/>
            </w:tcBorders>
            <w:shd w:val="clear" w:color="auto" w:fill="auto"/>
            <w:noWrap/>
            <w:vAlign w:val="center"/>
          </w:tcPr>
          <w:p w14:paraId="4301000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186A72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4430905" w14:textId="77777777" w:rsidTr="009154D1">
        <w:trPr>
          <w:trHeight w:val="298"/>
        </w:trPr>
        <w:tc>
          <w:tcPr>
            <w:tcW w:w="3150" w:type="dxa"/>
            <w:tcBorders>
              <w:left w:val="nil"/>
              <w:bottom w:val="nil"/>
              <w:right w:val="nil"/>
            </w:tcBorders>
            <w:shd w:val="clear" w:color="auto" w:fill="auto"/>
            <w:noWrap/>
            <w:vAlign w:val="center"/>
          </w:tcPr>
          <w:p w14:paraId="7AE9112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Canada Warbler</w:t>
            </w:r>
          </w:p>
          <w:p w14:paraId="5A45016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Cardellina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54AC3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CAWA</w:t>
            </w:r>
          </w:p>
        </w:tc>
        <w:tc>
          <w:tcPr>
            <w:tcW w:w="1392" w:type="dxa"/>
            <w:tcBorders>
              <w:left w:val="nil"/>
              <w:bottom w:val="nil"/>
              <w:right w:val="nil"/>
            </w:tcBorders>
            <w:shd w:val="clear" w:color="auto" w:fill="auto"/>
            <w:noWrap/>
            <w:vAlign w:val="center"/>
          </w:tcPr>
          <w:p w14:paraId="5F5F3F8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39</w:t>
            </w:r>
          </w:p>
        </w:tc>
        <w:tc>
          <w:tcPr>
            <w:tcW w:w="1630" w:type="dxa"/>
            <w:tcBorders>
              <w:left w:val="nil"/>
              <w:bottom w:val="nil"/>
              <w:right w:val="nil"/>
            </w:tcBorders>
            <w:shd w:val="clear" w:color="auto" w:fill="auto"/>
            <w:noWrap/>
            <w:vAlign w:val="center"/>
          </w:tcPr>
          <w:p w14:paraId="6414E27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0404FC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E40BA9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D05F446" w14:textId="77777777" w:rsidTr="009154D1">
        <w:trPr>
          <w:trHeight w:val="298"/>
        </w:trPr>
        <w:tc>
          <w:tcPr>
            <w:tcW w:w="3150" w:type="dxa"/>
            <w:tcBorders>
              <w:left w:val="nil"/>
              <w:bottom w:val="nil"/>
              <w:right w:val="nil"/>
            </w:tcBorders>
            <w:shd w:val="clear" w:color="auto" w:fill="auto"/>
            <w:noWrap/>
            <w:vAlign w:val="center"/>
          </w:tcPr>
          <w:p w14:paraId="7ABE00A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Dark-eyed Junco</w:t>
            </w:r>
          </w:p>
          <w:p w14:paraId="662CA9F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Junco hyemalis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82312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DEJU</w:t>
            </w:r>
          </w:p>
        </w:tc>
        <w:tc>
          <w:tcPr>
            <w:tcW w:w="1392" w:type="dxa"/>
            <w:tcBorders>
              <w:left w:val="nil"/>
              <w:bottom w:val="nil"/>
              <w:right w:val="nil"/>
            </w:tcBorders>
            <w:shd w:val="clear" w:color="auto" w:fill="auto"/>
            <w:noWrap/>
            <w:vAlign w:val="center"/>
          </w:tcPr>
          <w:p w14:paraId="4FA410F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430</w:t>
            </w:r>
          </w:p>
        </w:tc>
        <w:tc>
          <w:tcPr>
            <w:tcW w:w="1630" w:type="dxa"/>
            <w:tcBorders>
              <w:left w:val="nil"/>
              <w:bottom w:val="nil"/>
              <w:right w:val="nil"/>
            </w:tcBorders>
            <w:shd w:val="clear" w:color="auto" w:fill="auto"/>
            <w:noWrap/>
            <w:vAlign w:val="center"/>
          </w:tcPr>
          <w:p w14:paraId="642A9F6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left w:val="nil"/>
              <w:bottom w:val="nil"/>
              <w:right w:val="nil"/>
            </w:tcBorders>
            <w:shd w:val="clear" w:color="auto" w:fill="auto"/>
            <w:noWrap/>
            <w:vAlign w:val="center"/>
          </w:tcPr>
          <w:p w14:paraId="52311E0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15B0CC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F5AB162" w14:textId="77777777" w:rsidTr="009154D1">
        <w:trPr>
          <w:trHeight w:val="298"/>
        </w:trPr>
        <w:tc>
          <w:tcPr>
            <w:tcW w:w="3150" w:type="dxa"/>
            <w:tcBorders>
              <w:left w:val="nil"/>
              <w:right w:val="nil"/>
            </w:tcBorders>
            <w:shd w:val="clear" w:color="auto" w:fill="auto"/>
            <w:noWrap/>
            <w:vAlign w:val="center"/>
          </w:tcPr>
          <w:p w14:paraId="4879144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Golden-crowned Kinglet</w:t>
            </w:r>
          </w:p>
          <w:p w14:paraId="680C6C8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Regulus satrapa</w:t>
            </w:r>
            <w:r w:rsidRPr="003808E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3FACEE8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GCKI</w:t>
            </w:r>
          </w:p>
        </w:tc>
        <w:tc>
          <w:tcPr>
            <w:tcW w:w="1392" w:type="dxa"/>
            <w:tcBorders>
              <w:left w:val="nil"/>
              <w:right w:val="nil"/>
            </w:tcBorders>
            <w:shd w:val="clear" w:color="auto" w:fill="auto"/>
            <w:noWrap/>
            <w:vAlign w:val="center"/>
          </w:tcPr>
          <w:p w14:paraId="6847AFA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left w:val="nil"/>
              <w:right w:val="nil"/>
            </w:tcBorders>
            <w:shd w:val="clear" w:color="auto" w:fill="auto"/>
            <w:noWrap/>
            <w:vAlign w:val="center"/>
          </w:tcPr>
          <w:p w14:paraId="212B324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Regulidae</w:t>
            </w:r>
          </w:p>
        </w:tc>
        <w:tc>
          <w:tcPr>
            <w:tcW w:w="1219" w:type="dxa"/>
            <w:tcBorders>
              <w:left w:val="nil"/>
              <w:right w:val="nil"/>
            </w:tcBorders>
            <w:shd w:val="clear" w:color="auto" w:fill="auto"/>
            <w:noWrap/>
            <w:vAlign w:val="center"/>
          </w:tcPr>
          <w:p w14:paraId="11348AA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7B7559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9EB44E7" w14:textId="77777777" w:rsidTr="008729BF">
        <w:trPr>
          <w:trHeight w:val="298"/>
        </w:trPr>
        <w:tc>
          <w:tcPr>
            <w:tcW w:w="3150" w:type="dxa"/>
            <w:tcBorders>
              <w:left w:val="nil"/>
              <w:bottom w:val="single" w:sz="18" w:space="0" w:color="auto"/>
              <w:right w:val="nil"/>
            </w:tcBorders>
            <w:shd w:val="clear" w:color="auto" w:fill="auto"/>
            <w:noWrap/>
            <w:vAlign w:val="center"/>
          </w:tcPr>
          <w:p w14:paraId="1553D34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Hairy Woodpecker</w:t>
            </w:r>
          </w:p>
          <w:p w14:paraId="4BDDC42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Leuconotopicus villosus</w:t>
            </w:r>
            <w:r w:rsidRPr="003808E1">
              <w:rPr>
                <w:rFonts w:ascii="Times New Roman" w:hAnsi="Times New Roman" w:cs="Times New Roman"/>
                <w:color w:val="000000"/>
                <w:sz w:val="24"/>
                <w:szCs w:val="24"/>
              </w:rPr>
              <w:t>)</w:t>
            </w:r>
          </w:p>
        </w:tc>
        <w:tc>
          <w:tcPr>
            <w:tcW w:w="1003" w:type="dxa"/>
            <w:tcBorders>
              <w:left w:val="nil"/>
              <w:bottom w:val="single" w:sz="18" w:space="0" w:color="auto"/>
              <w:right w:val="nil"/>
            </w:tcBorders>
            <w:shd w:val="clear" w:color="auto" w:fill="auto"/>
            <w:noWrap/>
            <w:vAlign w:val="center"/>
          </w:tcPr>
          <w:p w14:paraId="15BAF93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HAWO</w:t>
            </w:r>
          </w:p>
        </w:tc>
        <w:tc>
          <w:tcPr>
            <w:tcW w:w="1392" w:type="dxa"/>
            <w:tcBorders>
              <w:left w:val="nil"/>
              <w:bottom w:val="single" w:sz="18" w:space="0" w:color="auto"/>
              <w:right w:val="nil"/>
            </w:tcBorders>
            <w:shd w:val="clear" w:color="auto" w:fill="auto"/>
            <w:noWrap/>
            <w:vAlign w:val="center"/>
          </w:tcPr>
          <w:p w14:paraId="40F68B4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65</w:t>
            </w:r>
          </w:p>
        </w:tc>
        <w:tc>
          <w:tcPr>
            <w:tcW w:w="1630" w:type="dxa"/>
            <w:tcBorders>
              <w:left w:val="nil"/>
              <w:bottom w:val="single" w:sz="18" w:space="0" w:color="auto"/>
              <w:right w:val="nil"/>
            </w:tcBorders>
            <w:shd w:val="clear" w:color="auto" w:fill="auto"/>
            <w:noWrap/>
            <w:vAlign w:val="center"/>
          </w:tcPr>
          <w:p w14:paraId="4D4A827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left w:val="nil"/>
              <w:bottom w:val="single" w:sz="18" w:space="0" w:color="auto"/>
              <w:right w:val="nil"/>
            </w:tcBorders>
            <w:shd w:val="clear" w:color="auto" w:fill="auto"/>
            <w:noWrap/>
            <w:vAlign w:val="center"/>
          </w:tcPr>
          <w:p w14:paraId="3E7B7D8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18" w:space="0" w:color="auto"/>
              <w:right w:val="nil"/>
            </w:tcBorders>
            <w:shd w:val="clear" w:color="auto" w:fill="auto"/>
            <w:noWrap/>
            <w:vAlign w:val="center"/>
          </w:tcPr>
          <w:p w14:paraId="228C42C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51BF45FB"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72B4D398"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31EC95F6"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5C41C7C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629AB73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6474D96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1C6403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5D9AE72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1AA2CD9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6EC682DF"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1E26569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Hermit Thrush</w:t>
            </w:r>
          </w:p>
          <w:p w14:paraId="3FD4E01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guttatus</w:t>
            </w:r>
            <w:r w:rsidRPr="003808E1">
              <w:rPr>
                <w:rFonts w:ascii="Times New Roman" w:eastAsia="Times New Roman" w:hAnsi="Times New Roman" w:cs="Times New Roman"/>
                <w:color w:val="000000"/>
                <w:sz w:val="23"/>
                <w:szCs w:val="23"/>
              </w:rPr>
              <w:t>)</w:t>
            </w:r>
          </w:p>
        </w:tc>
        <w:tc>
          <w:tcPr>
            <w:tcW w:w="1003" w:type="dxa"/>
            <w:tcBorders>
              <w:top w:val="single" w:sz="18" w:space="0" w:color="auto"/>
              <w:left w:val="nil"/>
              <w:bottom w:val="nil"/>
              <w:right w:val="nil"/>
            </w:tcBorders>
            <w:shd w:val="clear" w:color="auto" w:fill="auto"/>
            <w:noWrap/>
            <w:vAlign w:val="center"/>
          </w:tcPr>
          <w:p w14:paraId="64A6524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HETH</w:t>
            </w:r>
          </w:p>
        </w:tc>
        <w:tc>
          <w:tcPr>
            <w:tcW w:w="1392" w:type="dxa"/>
            <w:tcBorders>
              <w:top w:val="single" w:sz="18" w:space="0" w:color="auto"/>
              <w:left w:val="nil"/>
              <w:bottom w:val="nil"/>
              <w:right w:val="nil"/>
            </w:tcBorders>
            <w:shd w:val="clear" w:color="auto" w:fill="auto"/>
            <w:noWrap/>
            <w:vAlign w:val="center"/>
          </w:tcPr>
          <w:p w14:paraId="5BB08D1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234</w:t>
            </w:r>
          </w:p>
        </w:tc>
        <w:tc>
          <w:tcPr>
            <w:tcW w:w="1630" w:type="dxa"/>
            <w:tcBorders>
              <w:top w:val="single" w:sz="18" w:space="0" w:color="auto"/>
              <w:left w:val="nil"/>
              <w:bottom w:val="nil"/>
              <w:right w:val="nil"/>
            </w:tcBorders>
            <w:shd w:val="clear" w:color="auto" w:fill="auto"/>
            <w:noWrap/>
            <w:vAlign w:val="center"/>
          </w:tcPr>
          <w:p w14:paraId="1F22B1B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single" w:sz="18" w:space="0" w:color="auto"/>
              <w:left w:val="nil"/>
              <w:bottom w:val="nil"/>
              <w:right w:val="nil"/>
            </w:tcBorders>
            <w:shd w:val="clear" w:color="auto" w:fill="auto"/>
            <w:noWrap/>
            <w:vAlign w:val="center"/>
          </w:tcPr>
          <w:p w14:paraId="11093A1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18" w:space="0" w:color="auto"/>
              <w:left w:val="nil"/>
              <w:bottom w:val="nil"/>
              <w:right w:val="nil"/>
            </w:tcBorders>
            <w:shd w:val="clear" w:color="auto" w:fill="auto"/>
            <w:noWrap/>
            <w:vAlign w:val="center"/>
          </w:tcPr>
          <w:p w14:paraId="2A07229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9A04DBA" w14:textId="77777777" w:rsidTr="009154D1">
        <w:trPr>
          <w:trHeight w:val="298"/>
        </w:trPr>
        <w:tc>
          <w:tcPr>
            <w:tcW w:w="3150" w:type="dxa"/>
            <w:tcBorders>
              <w:left w:val="nil"/>
              <w:bottom w:val="nil"/>
              <w:right w:val="nil"/>
            </w:tcBorders>
            <w:shd w:val="clear" w:color="auto" w:fill="auto"/>
            <w:noWrap/>
            <w:vAlign w:val="center"/>
          </w:tcPr>
          <w:p w14:paraId="50978F8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Least Flycatcher</w:t>
            </w:r>
          </w:p>
          <w:p w14:paraId="616B462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Empidonax minimus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6B70156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LEFL</w:t>
            </w:r>
          </w:p>
        </w:tc>
        <w:tc>
          <w:tcPr>
            <w:tcW w:w="1392" w:type="dxa"/>
            <w:tcBorders>
              <w:left w:val="nil"/>
              <w:bottom w:val="nil"/>
              <w:right w:val="nil"/>
            </w:tcBorders>
            <w:shd w:val="clear" w:color="auto" w:fill="auto"/>
            <w:noWrap/>
            <w:vAlign w:val="center"/>
          </w:tcPr>
          <w:p w14:paraId="45F1B6D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78</w:t>
            </w:r>
          </w:p>
        </w:tc>
        <w:tc>
          <w:tcPr>
            <w:tcW w:w="1630" w:type="dxa"/>
            <w:tcBorders>
              <w:left w:val="nil"/>
              <w:bottom w:val="nil"/>
              <w:right w:val="nil"/>
            </w:tcBorders>
            <w:shd w:val="clear" w:color="auto" w:fill="auto"/>
            <w:noWrap/>
            <w:vAlign w:val="center"/>
          </w:tcPr>
          <w:p w14:paraId="6500D07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left w:val="nil"/>
              <w:bottom w:val="nil"/>
              <w:right w:val="nil"/>
            </w:tcBorders>
            <w:shd w:val="clear" w:color="auto" w:fill="auto"/>
            <w:noWrap/>
            <w:vAlign w:val="center"/>
          </w:tcPr>
          <w:p w14:paraId="6B49539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717DDA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4A80FA3" w14:textId="77777777" w:rsidTr="009154D1">
        <w:trPr>
          <w:trHeight w:val="298"/>
        </w:trPr>
        <w:tc>
          <w:tcPr>
            <w:tcW w:w="3150" w:type="dxa"/>
            <w:tcBorders>
              <w:left w:val="nil"/>
              <w:bottom w:val="nil"/>
              <w:right w:val="nil"/>
            </w:tcBorders>
            <w:shd w:val="clear" w:color="auto" w:fill="auto"/>
            <w:noWrap/>
            <w:vAlign w:val="center"/>
          </w:tcPr>
          <w:p w14:paraId="45D2B99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Magnolia Warbler</w:t>
            </w:r>
          </w:p>
          <w:p w14:paraId="40272B6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magnolia</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39B8DBD2"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MAWA</w:t>
            </w:r>
          </w:p>
        </w:tc>
        <w:tc>
          <w:tcPr>
            <w:tcW w:w="1392" w:type="dxa"/>
            <w:tcBorders>
              <w:left w:val="nil"/>
              <w:bottom w:val="nil"/>
              <w:right w:val="nil"/>
            </w:tcBorders>
            <w:shd w:val="clear" w:color="auto" w:fill="auto"/>
            <w:noWrap/>
            <w:vAlign w:val="center"/>
          </w:tcPr>
          <w:p w14:paraId="03D5D31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226</w:t>
            </w:r>
          </w:p>
        </w:tc>
        <w:tc>
          <w:tcPr>
            <w:tcW w:w="1630" w:type="dxa"/>
            <w:tcBorders>
              <w:left w:val="nil"/>
              <w:bottom w:val="nil"/>
              <w:right w:val="nil"/>
            </w:tcBorders>
            <w:shd w:val="clear" w:color="auto" w:fill="auto"/>
            <w:noWrap/>
            <w:vAlign w:val="center"/>
          </w:tcPr>
          <w:p w14:paraId="3D10F8D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4F27533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2B0D35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6854D4A" w14:textId="77777777" w:rsidTr="009154D1">
        <w:trPr>
          <w:trHeight w:val="298"/>
        </w:trPr>
        <w:tc>
          <w:tcPr>
            <w:tcW w:w="3150" w:type="dxa"/>
            <w:tcBorders>
              <w:left w:val="nil"/>
              <w:bottom w:val="nil"/>
              <w:right w:val="nil"/>
            </w:tcBorders>
            <w:shd w:val="clear" w:color="auto" w:fill="auto"/>
            <w:noWrap/>
            <w:vAlign w:val="center"/>
          </w:tcPr>
          <w:p w14:paraId="7E6CBD0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Ovenbird</w:t>
            </w:r>
          </w:p>
          <w:p w14:paraId="2C9D779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Seiurus aurocapilla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00183A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OVEN</w:t>
            </w:r>
          </w:p>
        </w:tc>
        <w:tc>
          <w:tcPr>
            <w:tcW w:w="1392" w:type="dxa"/>
            <w:tcBorders>
              <w:left w:val="nil"/>
              <w:bottom w:val="nil"/>
              <w:right w:val="nil"/>
            </w:tcBorders>
            <w:shd w:val="clear" w:color="auto" w:fill="auto"/>
            <w:noWrap/>
            <w:vAlign w:val="center"/>
          </w:tcPr>
          <w:p w14:paraId="452415B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410</w:t>
            </w:r>
          </w:p>
        </w:tc>
        <w:tc>
          <w:tcPr>
            <w:tcW w:w="1630" w:type="dxa"/>
            <w:tcBorders>
              <w:left w:val="nil"/>
              <w:bottom w:val="nil"/>
              <w:right w:val="nil"/>
            </w:tcBorders>
            <w:shd w:val="clear" w:color="auto" w:fill="auto"/>
            <w:noWrap/>
            <w:vAlign w:val="center"/>
          </w:tcPr>
          <w:p w14:paraId="146250A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ABD90A2"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562488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95EAE34" w14:textId="77777777" w:rsidTr="009154D1">
        <w:trPr>
          <w:trHeight w:val="298"/>
        </w:trPr>
        <w:tc>
          <w:tcPr>
            <w:tcW w:w="3150" w:type="dxa"/>
            <w:tcBorders>
              <w:left w:val="nil"/>
              <w:bottom w:val="nil"/>
              <w:right w:val="nil"/>
            </w:tcBorders>
            <w:shd w:val="clear" w:color="auto" w:fill="auto"/>
            <w:noWrap/>
            <w:vAlign w:val="center"/>
          </w:tcPr>
          <w:p w14:paraId="52F2FF9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Pileated Woodpecker</w:t>
            </w:r>
          </w:p>
          <w:p w14:paraId="4F448A1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Dryocopus pileatus</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13736C3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PIWO</w:t>
            </w:r>
          </w:p>
        </w:tc>
        <w:tc>
          <w:tcPr>
            <w:tcW w:w="1392" w:type="dxa"/>
            <w:tcBorders>
              <w:left w:val="nil"/>
              <w:bottom w:val="nil"/>
              <w:right w:val="nil"/>
            </w:tcBorders>
            <w:shd w:val="clear" w:color="auto" w:fill="auto"/>
            <w:noWrap/>
            <w:vAlign w:val="center"/>
          </w:tcPr>
          <w:p w14:paraId="4E0ACF6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116</w:t>
            </w:r>
          </w:p>
        </w:tc>
        <w:tc>
          <w:tcPr>
            <w:tcW w:w="1630" w:type="dxa"/>
            <w:tcBorders>
              <w:left w:val="nil"/>
              <w:bottom w:val="nil"/>
              <w:right w:val="nil"/>
            </w:tcBorders>
            <w:shd w:val="clear" w:color="auto" w:fill="auto"/>
            <w:noWrap/>
            <w:vAlign w:val="center"/>
          </w:tcPr>
          <w:p w14:paraId="0FC4357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left w:val="nil"/>
              <w:bottom w:val="nil"/>
              <w:right w:val="nil"/>
            </w:tcBorders>
            <w:shd w:val="clear" w:color="auto" w:fill="auto"/>
            <w:noWrap/>
            <w:vAlign w:val="center"/>
          </w:tcPr>
          <w:p w14:paraId="754481F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03A586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14F41F8" w14:textId="77777777" w:rsidTr="009154D1">
        <w:trPr>
          <w:trHeight w:val="298"/>
        </w:trPr>
        <w:tc>
          <w:tcPr>
            <w:tcW w:w="3150" w:type="dxa"/>
            <w:tcBorders>
              <w:left w:val="nil"/>
              <w:bottom w:val="nil"/>
              <w:right w:val="nil"/>
            </w:tcBorders>
            <w:shd w:val="clear" w:color="auto" w:fill="auto"/>
            <w:noWrap/>
            <w:vAlign w:val="center"/>
          </w:tcPr>
          <w:p w14:paraId="004DD69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Pine Warbler</w:t>
            </w:r>
          </w:p>
          <w:p w14:paraId="452EF0B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pinus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4D598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PIWA</w:t>
            </w:r>
          </w:p>
        </w:tc>
        <w:tc>
          <w:tcPr>
            <w:tcW w:w="1392" w:type="dxa"/>
            <w:tcBorders>
              <w:left w:val="nil"/>
              <w:bottom w:val="nil"/>
              <w:right w:val="nil"/>
            </w:tcBorders>
            <w:shd w:val="clear" w:color="auto" w:fill="auto"/>
            <w:noWrap/>
            <w:vAlign w:val="center"/>
          </w:tcPr>
          <w:p w14:paraId="01506C7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w:t>
            </w:r>
          </w:p>
        </w:tc>
        <w:tc>
          <w:tcPr>
            <w:tcW w:w="1630" w:type="dxa"/>
            <w:tcBorders>
              <w:left w:val="nil"/>
              <w:bottom w:val="nil"/>
              <w:right w:val="nil"/>
            </w:tcBorders>
            <w:shd w:val="clear" w:color="auto" w:fill="auto"/>
            <w:noWrap/>
            <w:vAlign w:val="center"/>
          </w:tcPr>
          <w:p w14:paraId="055EC03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F01D34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4133E7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D77555F" w14:textId="77777777" w:rsidTr="009154D1">
        <w:trPr>
          <w:trHeight w:val="298"/>
        </w:trPr>
        <w:tc>
          <w:tcPr>
            <w:tcW w:w="3150" w:type="dxa"/>
            <w:tcBorders>
              <w:left w:val="nil"/>
              <w:bottom w:val="nil"/>
              <w:right w:val="nil"/>
            </w:tcBorders>
            <w:shd w:val="clear" w:color="auto" w:fill="auto"/>
            <w:noWrap/>
            <w:vAlign w:val="center"/>
          </w:tcPr>
          <w:p w14:paraId="28A278C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Purple Finch</w:t>
            </w:r>
          </w:p>
          <w:p w14:paraId="7C0177B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Haemorhous purpureus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F5BDB1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PUFI</w:t>
            </w:r>
          </w:p>
        </w:tc>
        <w:tc>
          <w:tcPr>
            <w:tcW w:w="1392" w:type="dxa"/>
            <w:tcBorders>
              <w:left w:val="nil"/>
              <w:bottom w:val="nil"/>
              <w:right w:val="nil"/>
            </w:tcBorders>
            <w:shd w:val="clear" w:color="auto" w:fill="auto"/>
            <w:noWrap/>
            <w:vAlign w:val="center"/>
          </w:tcPr>
          <w:p w14:paraId="61F053B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w:t>
            </w:r>
          </w:p>
        </w:tc>
        <w:tc>
          <w:tcPr>
            <w:tcW w:w="1630" w:type="dxa"/>
            <w:tcBorders>
              <w:left w:val="nil"/>
              <w:bottom w:val="nil"/>
              <w:right w:val="nil"/>
            </w:tcBorders>
            <w:shd w:val="clear" w:color="auto" w:fill="auto"/>
            <w:noWrap/>
            <w:vAlign w:val="center"/>
          </w:tcPr>
          <w:p w14:paraId="5BC8C8A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40C6B6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6024F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B565FBB" w14:textId="77777777" w:rsidTr="009154D1">
        <w:trPr>
          <w:trHeight w:val="298"/>
        </w:trPr>
        <w:tc>
          <w:tcPr>
            <w:tcW w:w="3150" w:type="dxa"/>
            <w:tcBorders>
              <w:left w:val="nil"/>
              <w:bottom w:val="nil"/>
              <w:right w:val="nil"/>
            </w:tcBorders>
            <w:shd w:val="clear" w:color="auto" w:fill="auto"/>
            <w:noWrap/>
            <w:vAlign w:val="center"/>
          </w:tcPr>
          <w:p w14:paraId="46131373"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 Crossbill</w:t>
            </w:r>
          </w:p>
          <w:p w14:paraId="64DDF8D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Loxia curvirostra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2A1518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RECR</w:t>
            </w:r>
          </w:p>
        </w:tc>
        <w:tc>
          <w:tcPr>
            <w:tcW w:w="1392" w:type="dxa"/>
            <w:tcBorders>
              <w:left w:val="nil"/>
              <w:bottom w:val="nil"/>
              <w:right w:val="nil"/>
            </w:tcBorders>
            <w:shd w:val="clear" w:color="auto" w:fill="auto"/>
            <w:noWrap/>
            <w:vAlign w:val="center"/>
          </w:tcPr>
          <w:p w14:paraId="71C1DC6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93</w:t>
            </w:r>
          </w:p>
        </w:tc>
        <w:tc>
          <w:tcPr>
            <w:tcW w:w="1630" w:type="dxa"/>
            <w:tcBorders>
              <w:left w:val="nil"/>
              <w:bottom w:val="nil"/>
              <w:right w:val="nil"/>
            </w:tcBorders>
            <w:shd w:val="clear" w:color="auto" w:fill="auto"/>
            <w:noWrap/>
            <w:vAlign w:val="center"/>
          </w:tcPr>
          <w:p w14:paraId="3530F08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31890D6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1D389B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188FA43" w14:textId="77777777" w:rsidTr="009154D1">
        <w:trPr>
          <w:trHeight w:val="298"/>
        </w:trPr>
        <w:tc>
          <w:tcPr>
            <w:tcW w:w="3150" w:type="dxa"/>
            <w:tcBorders>
              <w:left w:val="nil"/>
              <w:bottom w:val="nil"/>
              <w:right w:val="nil"/>
            </w:tcBorders>
            <w:shd w:val="clear" w:color="auto" w:fill="auto"/>
            <w:noWrap/>
            <w:vAlign w:val="center"/>
          </w:tcPr>
          <w:p w14:paraId="1BA382B2"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Red-breasted Nuthatch</w:t>
            </w:r>
          </w:p>
          <w:p w14:paraId="6AD9A082"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Sitta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9EF7DC2"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RBNU</w:t>
            </w:r>
          </w:p>
        </w:tc>
        <w:tc>
          <w:tcPr>
            <w:tcW w:w="1392" w:type="dxa"/>
            <w:tcBorders>
              <w:left w:val="nil"/>
              <w:bottom w:val="nil"/>
              <w:right w:val="nil"/>
            </w:tcBorders>
            <w:shd w:val="clear" w:color="auto" w:fill="auto"/>
            <w:noWrap/>
            <w:vAlign w:val="center"/>
          </w:tcPr>
          <w:p w14:paraId="33B84FE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156</w:t>
            </w:r>
          </w:p>
        </w:tc>
        <w:tc>
          <w:tcPr>
            <w:tcW w:w="1630" w:type="dxa"/>
            <w:tcBorders>
              <w:left w:val="nil"/>
              <w:bottom w:val="nil"/>
              <w:right w:val="nil"/>
            </w:tcBorders>
            <w:shd w:val="clear" w:color="auto" w:fill="auto"/>
            <w:noWrap/>
            <w:vAlign w:val="center"/>
          </w:tcPr>
          <w:p w14:paraId="40DEDF6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Sittidae</w:t>
            </w:r>
          </w:p>
        </w:tc>
        <w:tc>
          <w:tcPr>
            <w:tcW w:w="1219" w:type="dxa"/>
            <w:tcBorders>
              <w:left w:val="nil"/>
              <w:bottom w:val="nil"/>
              <w:right w:val="nil"/>
            </w:tcBorders>
            <w:shd w:val="clear" w:color="auto" w:fill="auto"/>
            <w:noWrap/>
            <w:vAlign w:val="center"/>
          </w:tcPr>
          <w:p w14:paraId="412D8E5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BBA9F9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F04EF45" w14:textId="77777777" w:rsidTr="009154D1">
        <w:trPr>
          <w:trHeight w:val="298"/>
        </w:trPr>
        <w:tc>
          <w:tcPr>
            <w:tcW w:w="3150" w:type="dxa"/>
            <w:tcBorders>
              <w:left w:val="nil"/>
              <w:bottom w:val="nil"/>
              <w:right w:val="nil"/>
            </w:tcBorders>
            <w:shd w:val="clear" w:color="auto" w:fill="auto"/>
            <w:noWrap/>
            <w:vAlign w:val="center"/>
          </w:tcPr>
          <w:p w14:paraId="4EF59BBB" w14:textId="77777777" w:rsidR="008729BF" w:rsidRPr="000B5CE2" w:rsidRDefault="008729BF" w:rsidP="009154D1">
            <w:pPr>
              <w:spacing w:after="0" w:line="240" w:lineRule="auto"/>
              <w:rPr>
                <w:rFonts w:ascii="Times New Roman" w:hAnsi="Times New Roman" w:cs="Times New Roman"/>
                <w:color w:val="000000"/>
                <w:sz w:val="24"/>
                <w:szCs w:val="24"/>
                <w:lang w:val="es-ES"/>
                <w:rPrChange w:id="32" w:author="hlclipp@mix.wvu.edu" w:date="2023-06-08T19:18:00Z">
                  <w:rPr>
                    <w:rFonts w:ascii="Times New Roman" w:hAnsi="Times New Roman" w:cs="Times New Roman"/>
                    <w:color w:val="000000"/>
                    <w:sz w:val="24"/>
                    <w:szCs w:val="24"/>
                  </w:rPr>
                </w:rPrChange>
              </w:rPr>
            </w:pPr>
            <w:r w:rsidRPr="000B5CE2">
              <w:rPr>
                <w:rFonts w:ascii="Times New Roman" w:hAnsi="Times New Roman" w:cs="Times New Roman"/>
                <w:color w:val="000000"/>
                <w:sz w:val="24"/>
                <w:szCs w:val="24"/>
                <w:lang w:val="es-ES"/>
                <w:rPrChange w:id="33" w:author="hlclipp@mix.wvu.edu" w:date="2023-06-08T19:18:00Z">
                  <w:rPr>
                    <w:rFonts w:ascii="Times New Roman" w:hAnsi="Times New Roman" w:cs="Times New Roman"/>
                    <w:color w:val="000000"/>
                    <w:sz w:val="24"/>
                    <w:szCs w:val="24"/>
                  </w:rPr>
                </w:rPrChange>
              </w:rPr>
              <w:t>Red-</w:t>
            </w:r>
            <w:proofErr w:type="spellStart"/>
            <w:r w:rsidRPr="000B5CE2">
              <w:rPr>
                <w:rFonts w:ascii="Times New Roman" w:hAnsi="Times New Roman" w:cs="Times New Roman"/>
                <w:color w:val="000000"/>
                <w:sz w:val="24"/>
                <w:szCs w:val="24"/>
                <w:lang w:val="es-ES"/>
                <w:rPrChange w:id="34" w:author="hlclipp@mix.wvu.edu" w:date="2023-06-08T19:18:00Z">
                  <w:rPr>
                    <w:rFonts w:ascii="Times New Roman" w:hAnsi="Times New Roman" w:cs="Times New Roman"/>
                    <w:color w:val="000000"/>
                    <w:sz w:val="24"/>
                    <w:szCs w:val="24"/>
                  </w:rPr>
                </w:rPrChange>
              </w:rPr>
              <w:t>eyed</w:t>
            </w:r>
            <w:proofErr w:type="spellEnd"/>
            <w:r w:rsidRPr="000B5CE2">
              <w:rPr>
                <w:rFonts w:ascii="Times New Roman" w:hAnsi="Times New Roman" w:cs="Times New Roman"/>
                <w:color w:val="000000"/>
                <w:sz w:val="24"/>
                <w:szCs w:val="24"/>
                <w:lang w:val="es-ES"/>
                <w:rPrChange w:id="35" w:author="hlclipp@mix.wvu.edu" w:date="2023-06-08T19:18:00Z">
                  <w:rPr>
                    <w:rFonts w:ascii="Times New Roman" w:hAnsi="Times New Roman" w:cs="Times New Roman"/>
                    <w:color w:val="000000"/>
                    <w:sz w:val="24"/>
                    <w:szCs w:val="24"/>
                  </w:rPr>
                </w:rPrChange>
              </w:rPr>
              <w:t xml:space="preserve"> </w:t>
            </w:r>
            <w:proofErr w:type="spellStart"/>
            <w:r w:rsidRPr="000B5CE2">
              <w:rPr>
                <w:rFonts w:ascii="Times New Roman" w:hAnsi="Times New Roman" w:cs="Times New Roman"/>
                <w:color w:val="000000"/>
                <w:sz w:val="24"/>
                <w:szCs w:val="24"/>
                <w:lang w:val="es-ES"/>
                <w:rPrChange w:id="36" w:author="hlclipp@mix.wvu.edu" w:date="2023-06-08T19:18:00Z">
                  <w:rPr>
                    <w:rFonts w:ascii="Times New Roman" w:hAnsi="Times New Roman" w:cs="Times New Roman"/>
                    <w:color w:val="000000"/>
                    <w:sz w:val="24"/>
                    <w:szCs w:val="24"/>
                  </w:rPr>
                </w:rPrChange>
              </w:rPr>
              <w:t>Vireo</w:t>
            </w:r>
            <w:proofErr w:type="spellEnd"/>
          </w:p>
          <w:p w14:paraId="3F642209" w14:textId="77777777" w:rsidR="008729BF" w:rsidRPr="000B5CE2" w:rsidRDefault="008729BF" w:rsidP="009154D1">
            <w:pPr>
              <w:spacing w:after="0" w:line="240" w:lineRule="auto"/>
              <w:rPr>
                <w:rFonts w:ascii="Times New Roman" w:hAnsi="Times New Roman" w:cs="Times New Roman"/>
                <w:color w:val="000000"/>
                <w:sz w:val="24"/>
                <w:szCs w:val="24"/>
                <w:lang w:val="es-ES"/>
                <w:rPrChange w:id="37" w:author="hlclipp@mix.wvu.edu" w:date="2023-06-08T19:18:00Z">
                  <w:rPr>
                    <w:rFonts w:ascii="Times New Roman" w:hAnsi="Times New Roman" w:cs="Times New Roman"/>
                    <w:color w:val="000000"/>
                    <w:sz w:val="24"/>
                    <w:szCs w:val="24"/>
                  </w:rPr>
                </w:rPrChange>
              </w:rPr>
            </w:pPr>
            <w:r w:rsidRPr="000B5CE2">
              <w:rPr>
                <w:rFonts w:ascii="Times New Roman" w:eastAsia="Times New Roman" w:hAnsi="Times New Roman" w:cs="Times New Roman"/>
                <w:color w:val="000000"/>
                <w:sz w:val="23"/>
                <w:szCs w:val="23"/>
                <w:lang w:val="es-ES"/>
                <w:rPrChange w:id="38" w:author="hlclipp@mix.wvu.edu" w:date="2023-06-08T19:18:00Z">
                  <w:rPr>
                    <w:rFonts w:ascii="Times New Roman" w:eastAsia="Times New Roman" w:hAnsi="Times New Roman" w:cs="Times New Roman"/>
                    <w:color w:val="000000"/>
                    <w:sz w:val="23"/>
                    <w:szCs w:val="23"/>
                  </w:rPr>
                </w:rPrChange>
              </w:rPr>
              <w:t>(</w:t>
            </w:r>
            <w:proofErr w:type="spellStart"/>
            <w:r w:rsidRPr="000B5CE2">
              <w:rPr>
                <w:rFonts w:ascii="Times New Roman" w:eastAsia="Times New Roman" w:hAnsi="Times New Roman" w:cs="Times New Roman"/>
                <w:i/>
                <w:iCs/>
                <w:color w:val="000000"/>
                <w:sz w:val="23"/>
                <w:szCs w:val="23"/>
                <w:lang w:val="es-ES"/>
                <w:rPrChange w:id="39" w:author="hlclipp@mix.wvu.edu" w:date="2023-06-08T19:18:00Z">
                  <w:rPr>
                    <w:rFonts w:ascii="Times New Roman" w:eastAsia="Times New Roman" w:hAnsi="Times New Roman" w:cs="Times New Roman"/>
                    <w:i/>
                    <w:iCs/>
                    <w:color w:val="000000"/>
                    <w:sz w:val="23"/>
                    <w:szCs w:val="23"/>
                  </w:rPr>
                </w:rPrChange>
              </w:rPr>
              <w:t>Vireo</w:t>
            </w:r>
            <w:proofErr w:type="spellEnd"/>
            <w:r w:rsidRPr="000B5CE2">
              <w:rPr>
                <w:rFonts w:ascii="Times New Roman" w:eastAsia="Times New Roman" w:hAnsi="Times New Roman" w:cs="Times New Roman"/>
                <w:i/>
                <w:iCs/>
                <w:color w:val="000000"/>
                <w:sz w:val="23"/>
                <w:szCs w:val="23"/>
                <w:lang w:val="es-ES"/>
                <w:rPrChange w:id="40" w:author="hlclipp@mix.wvu.edu" w:date="2023-06-08T19:18:00Z">
                  <w:rPr>
                    <w:rFonts w:ascii="Times New Roman" w:eastAsia="Times New Roman" w:hAnsi="Times New Roman" w:cs="Times New Roman"/>
                    <w:i/>
                    <w:iCs/>
                    <w:color w:val="000000"/>
                    <w:sz w:val="23"/>
                    <w:szCs w:val="23"/>
                  </w:rPr>
                </w:rPrChange>
              </w:rPr>
              <w:t xml:space="preserve"> </w:t>
            </w:r>
            <w:proofErr w:type="spellStart"/>
            <w:r w:rsidRPr="000B5CE2">
              <w:rPr>
                <w:rFonts w:ascii="Times New Roman" w:eastAsia="Times New Roman" w:hAnsi="Times New Roman" w:cs="Times New Roman"/>
                <w:i/>
                <w:iCs/>
                <w:color w:val="000000"/>
                <w:sz w:val="23"/>
                <w:szCs w:val="23"/>
                <w:lang w:val="es-ES"/>
                <w:rPrChange w:id="41" w:author="hlclipp@mix.wvu.edu" w:date="2023-06-08T19:18:00Z">
                  <w:rPr>
                    <w:rFonts w:ascii="Times New Roman" w:eastAsia="Times New Roman" w:hAnsi="Times New Roman" w:cs="Times New Roman"/>
                    <w:i/>
                    <w:iCs/>
                    <w:color w:val="000000"/>
                    <w:sz w:val="23"/>
                    <w:szCs w:val="23"/>
                  </w:rPr>
                </w:rPrChange>
              </w:rPr>
              <w:t>olivaceus</w:t>
            </w:r>
            <w:proofErr w:type="spellEnd"/>
            <w:r w:rsidRPr="000B5CE2">
              <w:rPr>
                <w:rFonts w:ascii="Times New Roman" w:eastAsia="Times New Roman" w:hAnsi="Times New Roman" w:cs="Times New Roman"/>
                <w:color w:val="000000"/>
                <w:sz w:val="23"/>
                <w:szCs w:val="23"/>
                <w:lang w:val="es-ES"/>
                <w:rPrChange w:id="42" w:author="hlclipp@mix.wvu.edu" w:date="2023-06-08T19:18:00Z">
                  <w:rPr>
                    <w:rFonts w:ascii="Times New Roman" w:eastAsia="Times New Roman" w:hAnsi="Times New Roman" w:cs="Times New Roman"/>
                    <w:color w:val="000000"/>
                    <w:sz w:val="23"/>
                    <w:szCs w:val="23"/>
                  </w:rPr>
                </w:rPrChange>
              </w:rPr>
              <w:t>)</w:t>
            </w:r>
          </w:p>
        </w:tc>
        <w:tc>
          <w:tcPr>
            <w:tcW w:w="1003" w:type="dxa"/>
            <w:tcBorders>
              <w:left w:val="nil"/>
              <w:bottom w:val="nil"/>
              <w:right w:val="nil"/>
            </w:tcBorders>
            <w:shd w:val="clear" w:color="auto" w:fill="auto"/>
            <w:noWrap/>
            <w:vAlign w:val="center"/>
          </w:tcPr>
          <w:p w14:paraId="7F7A899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REVI</w:t>
            </w:r>
          </w:p>
        </w:tc>
        <w:tc>
          <w:tcPr>
            <w:tcW w:w="1392" w:type="dxa"/>
            <w:tcBorders>
              <w:left w:val="nil"/>
              <w:bottom w:val="nil"/>
              <w:right w:val="nil"/>
            </w:tcBorders>
            <w:shd w:val="clear" w:color="auto" w:fill="auto"/>
            <w:noWrap/>
            <w:vAlign w:val="center"/>
          </w:tcPr>
          <w:p w14:paraId="1AFD22E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895</w:t>
            </w:r>
          </w:p>
        </w:tc>
        <w:tc>
          <w:tcPr>
            <w:tcW w:w="1630" w:type="dxa"/>
            <w:tcBorders>
              <w:left w:val="nil"/>
              <w:bottom w:val="nil"/>
              <w:right w:val="nil"/>
            </w:tcBorders>
            <w:shd w:val="clear" w:color="auto" w:fill="auto"/>
            <w:noWrap/>
            <w:vAlign w:val="center"/>
          </w:tcPr>
          <w:p w14:paraId="7C319312"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left w:val="nil"/>
              <w:bottom w:val="nil"/>
              <w:right w:val="nil"/>
            </w:tcBorders>
            <w:shd w:val="clear" w:color="auto" w:fill="auto"/>
            <w:noWrap/>
            <w:vAlign w:val="center"/>
          </w:tcPr>
          <w:p w14:paraId="14E4037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A66A64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9078654" w14:textId="77777777" w:rsidTr="009154D1">
        <w:trPr>
          <w:trHeight w:val="298"/>
        </w:trPr>
        <w:tc>
          <w:tcPr>
            <w:tcW w:w="3150" w:type="dxa"/>
            <w:tcBorders>
              <w:left w:val="nil"/>
              <w:bottom w:val="nil"/>
              <w:right w:val="nil"/>
            </w:tcBorders>
            <w:shd w:val="clear" w:color="auto" w:fill="auto"/>
            <w:noWrap/>
            <w:vAlign w:val="center"/>
          </w:tcPr>
          <w:p w14:paraId="1B5BF3E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Rose-breasted Grosbeak</w:t>
            </w:r>
          </w:p>
          <w:p w14:paraId="31A788A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Pheucticus ludovicianus</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0331616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RBGR</w:t>
            </w:r>
          </w:p>
        </w:tc>
        <w:tc>
          <w:tcPr>
            <w:tcW w:w="1392" w:type="dxa"/>
            <w:tcBorders>
              <w:left w:val="nil"/>
              <w:bottom w:val="nil"/>
              <w:right w:val="nil"/>
            </w:tcBorders>
            <w:shd w:val="clear" w:color="auto" w:fill="auto"/>
            <w:noWrap/>
            <w:vAlign w:val="center"/>
          </w:tcPr>
          <w:p w14:paraId="187383B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left w:val="nil"/>
              <w:bottom w:val="nil"/>
              <w:right w:val="nil"/>
            </w:tcBorders>
            <w:shd w:val="clear" w:color="auto" w:fill="auto"/>
            <w:noWrap/>
            <w:vAlign w:val="center"/>
          </w:tcPr>
          <w:p w14:paraId="2291CE2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left w:val="nil"/>
              <w:bottom w:val="nil"/>
              <w:right w:val="nil"/>
            </w:tcBorders>
            <w:shd w:val="clear" w:color="auto" w:fill="auto"/>
            <w:noWrap/>
            <w:vAlign w:val="center"/>
          </w:tcPr>
          <w:p w14:paraId="4E9E1BC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9DC12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850ECCA" w14:textId="77777777" w:rsidTr="009154D1">
        <w:trPr>
          <w:trHeight w:val="298"/>
        </w:trPr>
        <w:tc>
          <w:tcPr>
            <w:tcW w:w="3150" w:type="dxa"/>
            <w:tcBorders>
              <w:left w:val="nil"/>
              <w:bottom w:val="nil"/>
              <w:right w:val="nil"/>
            </w:tcBorders>
            <w:shd w:val="clear" w:color="auto" w:fill="auto"/>
            <w:noWrap/>
            <w:vAlign w:val="center"/>
          </w:tcPr>
          <w:p w14:paraId="50B90ED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Scarlet Tanager</w:t>
            </w:r>
          </w:p>
          <w:p w14:paraId="667B558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Piranga olivacea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8BF1F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SCTA</w:t>
            </w:r>
          </w:p>
        </w:tc>
        <w:tc>
          <w:tcPr>
            <w:tcW w:w="1392" w:type="dxa"/>
            <w:tcBorders>
              <w:left w:val="nil"/>
              <w:bottom w:val="nil"/>
              <w:right w:val="nil"/>
            </w:tcBorders>
            <w:shd w:val="clear" w:color="auto" w:fill="auto"/>
            <w:noWrap/>
            <w:vAlign w:val="center"/>
          </w:tcPr>
          <w:p w14:paraId="27CE116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219</w:t>
            </w:r>
          </w:p>
        </w:tc>
        <w:tc>
          <w:tcPr>
            <w:tcW w:w="1630" w:type="dxa"/>
            <w:tcBorders>
              <w:left w:val="nil"/>
              <w:bottom w:val="nil"/>
              <w:right w:val="nil"/>
            </w:tcBorders>
            <w:shd w:val="clear" w:color="auto" w:fill="auto"/>
            <w:noWrap/>
            <w:vAlign w:val="center"/>
          </w:tcPr>
          <w:p w14:paraId="277E8E9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left w:val="nil"/>
              <w:bottom w:val="nil"/>
              <w:right w:val="nil"/>
            </w:tcBorders>
            <w:shd w:val="clear" w:color="auto" w:fill="auto"/>
            <w:noWrap/>
            <w:vAlign w:val="center"/>
          </w:tcPr>
          <w:p w14:paraId="3D31C99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A108F2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B523882" w14:textId="77777777" w:rsidTr="009154D1">
        <w:trPr>
          <w:trHeight w:val="298"/>
        </w:trPr>
        <w:tc>
          <w:tcPr>
            <w:tcW w:w="3150" w:type="dxa"/>
            <w:tcBorders>
              <w:left w:val="nil"/>
              <w:bottom w:val="nil"/>
              <w:right w:val="nil"/>
            </w:tcBorders>
            <w:shd w:val="clear" w:color="auto" w:fill="auto"/>
            <w:noWrap/>
            <w:vAlign w:val="center"/>
          </w:tcPr>
          <w:p w14:paraId="4398D38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Swainson's Thrush</w:t>
            </w:r>
          </w:p>
          <w:p w14:paraId="58F6D8B3"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ustulatus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0E426E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SWTH</w:t>
            </w:r>
          </w:p>
        </w:tc>
        <w:tc>
          <w:tcPr>
            <w:tcW w:w="1392" w:type="dxa"/>
            <w:tcBorders>
              <w:left w:val="nil"/>
              <w:bottom w:val="nil"/>
              <w:right w:val="nil"/>
            </w:tcBorders>
            <w:shd w:val="clear" w:color="auto" w:fill="auto"/>
            <w:noWrap/>
            <w:vAlign w:val="center"/>
          </w:tcPr>
          <w:p w14:paraId="1BB4C6D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w:t>
            </w:r>
          </w:p>
        </w:tc>
        <w:tc>
          <w:tcPr>
            <w:tcW w:w="1630" w:type="dxa"/>
            <w:tcBorders>
              <w:left w:val="nil"/>
              <w:bottom w:val="nil"/>
              <w:right w:val="nil"/>
            </w:tcBorders>
            <w:shd w:val="clear" w:color="auto" w:fill="auto"/>
            <w:noWrap/>
            <w:vAlign w:val="center"/>
          </w:tcPr>
          <w:p w14:paraId="013C903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0B75D96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32270E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958CBA7" w14:textId="77777777" w:rsidTr="009154D1">
        <w:trPr>
          <w:trHeight w:val="298"/>
        </w:trPr>
        <w:tc>
          <w:tcPr>
            <w:tcW w:w="3150" w:type="dxa"/>
            <w:tcBorders>
              <w:left w:val="nil"/>
              <w:bottom w:val="nil"/>
              <w:right w:val="nil"/>
            </w:tcBorders>
            <w:shd w:val="clear" w:color="auto" w:fill="auto"/>
            <w:noWrap/>
            <w:vAlign w:val="center"/>
          </w:tcPr>
          <w:p w14:paraId="3C4E824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Winter Wren</w:t>
            </w:r>
          </w:p>
          <w:p w14:paraId="2AE8E0B2"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Troglodytes hiemalis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300CCA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WIWR</w:t>
            </w:r>
          </w:p>
        </w:tc>
        <w:tc>
          <w:tcPr>
            <w:tcW w:w="1392" w:type="dxa"/>
            <w:tcBorders>
              <w:left w:val="nil"/>
              <w:bottom w:val="nil"/>
              <w:right w:val="nil"/>
            </w:tcBorders>
            <w:shd w:val="clear" w:color="auto" w:fill="auto"/>
            <w:noWrap/>
            <w:vAlign w:val="center"/>
          </w:tcPr>
          <w:p w14:paraId="10B8012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109</w:t>
            </w:r>
          </w:p>
        </w:tc>
        <w:tc>
          <w:tcPr>
            <w:tcW w:w="1630" w:type="dxa"/>
            <w:tcBorders>
              <w:left w:val="nil"/>
              <w:bottom w:val="nil"/>
              <w:right w:val="nil"/>
            </w:tcBorders>
            <w:shd w:val="clear" w:color="auto" w:fill="auto"/>
            <w:noWrap/>
            <w:vAlign w:val="center"/>
          </w:tcPr>
          <w:p w14:paraId="7E1110E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left w:val="nil"/>
              <w:bottom w:val="nil"/>
              <w:right w:val="nil"/>
            </w:tcBorders>
            <w:shd w:val="clear" w:color="auto" w:fill="auto"/>
            <w:noWrap/>
            <w:vAlign w:val="center"/>
          </w:tcPr>
          <w:p w14:paraId="6FC16E2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AAC26C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0EBBBC6" w14:textId="77777777" w:rsidTr="009154D1">
        <w:trPr>
          <w:trHeight w:val="298"/>
        </w:trPr>
        <w:tc>
          <w:tcPr>
            <w:tcW w:w="3150" w:type="dxa"/>
            <w:tcBorders>
              <w:left w:val="nil"/>
              <w:bottom w:val="nil"/>
              <w:right w:val="nil"/>
            </w:tcBorders>
            <w:shd w:val="clear" w:color="auto" w:fill="auto"/>
            <w:noWrap/>
            <w:vAlign w:val="center"/>
          </w:tcPr>
          <w:p w14:paraId="0E89AF52"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Wood Thrush</w:t>
            </w:r>
          </w:p>
          <w:p w14:paraId="5317949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Hylocichla mustelina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AAD0AE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WOTH</w:t>
            </w:r>
          </w:p>
        </w:tc>
        <w:tc>
          <w:tcPr>
            <w:tcW w:w="1392" w:type="dxa"/>
            <w:tcBorders>
              <w:left w:val="nil"/>
              <w:bottom w:val="nil"/>
              <w:right w:val="nil"/>
            </w:tcBorders>
            <w:shd w:val="clear" w:color="auto" w:fill="auto"/>
            <w:noWrap/>
            <w:vAlign w:val="center"/>
          </w:tcPr>
          <w:p w14:paraId="6B8703E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182</w:t>
            </w:r>
          </w:p>
        </w:tc>
        <w:tc>
          <w:tcPr>
            <w:tcW w:w="1630" w:type="dxa"/>
            <w:tcBorders>
              <w:left w:val="nil"/>
              <w:bottom w:val="nil"/>
              <w:right w:val="nil"/>
            </w:tcBorders>
            <w:shd w:val="clear" w:color="auto" w:fill="auto"/>
            <w:noWrap/>
            <w:vAlign w:val="center"/>
          </w:tcPr>
          <w:p w14:paraId="35AE58B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7C8D3DC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51875C4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F72B3FC" w14:textId="77777777" w:rsidTr="009154D1">
        <w:trPr>
          <w:trHeight w:val="298"/>
        </w:trPr>
        <w:tc>
          <w:tcPr>
            <w:tcW w:w="3150" w:type="dxa"/>
            <w:tcBorders>
              <w:left w:val="nil"/>
              <w:right w:val="nil"/>
            </w:tcBorders>
            <w:shd w:val="clear" w:color="auto" w:fill="auto"/>
            <w:noWrap/>
            <w:vAlign w:val="center"/>
          </w:tcPr>
          <w:p w14:paraId="7E8F8CA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Worm-eating Warbler</w:t>
            </w:r>
          </w:p>
          <w:p w14:paraId="641471F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Helmitheros vermivorum</w:t>
            </w:r>
            <w:r w:rsidRPr="003808E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7F659FB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WEWA</w:t>
            </w:r>
          </w:p>
        </w:tc>
        <w:tc>
          <w:tcPr>
            <w:tcW w:w="1392" w:type="dxa"/>
            <w:tcBorders>
              <w:left w:val="nil"/>
              <w:right w:val="nil"/>
            </w:tcBorders>
            <w:shd w:val="clear" w:color="auto" w:fill="auto"/>
            <w:noWrap/>
            <w:vAlign w:val="center"/>
          </w:tcPr>
          <w:p w14:paraId="78AE3BF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w:t>
            </w:r>
          </w:p>
        </w:tc>
        <w:tc>
          <w:tcPr>
            <w:tcW w:w="1630" w:type="dxa"/>
            <w:tcBorders>
              <w:left w:val="nil"/>
              <w:right w:val="nil"/>
            </w:tcBorders>
            <w:shd w:val="clear" w:color="auto" w:fill="auto"/>
            <w:noWrap/>
            <w:vAlign w:val="center"/>
          </w:tcPr>
          <w:p w14:paraId="4F40AF2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right w:val="nil"/>
            </w:tcBorders>
            <w:shd w:val="clear" w:color="auto" w:fill="auto"/>
            <w:noWrap/>
            <w:vAlign w:val="center"/>
          </w:tcPr>
          <w:p w14:paraId="7F8B6A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28DA7F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0281D85F" w14:textId="77777777" w:rsidTr="009154D1">
        <w:trPr>
          <w:trHeight w:val="298"/>
        </w:trPr>
        <w:tc>
          <w:tcPr>
            <w:tcW w:w="3150" w:type="dxa"/>
            <w:tcBorders>
              <w:left w:val="nil"/>
              <w:bottom w:val="single" w:sz="4" w:space="0" w:color="auto"/>
              <w:right w:val="nil"/>
            </w:tcBorders>
            <w:shd w:val="clear" w:color="auto" w:fill="auto"/>
            <w:noWrap/>
            <w:vAlign w:val="center"/>
          </w:tcPr>
          <w:p w14:paraId="5E6F95E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Yellow-rumped Warbler</w:t>
            </w:r>
          </w:p>
          <w:p w14:paraId="79D7749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coronata</w:t>
            </w:r>
            <w:r w:rsidRPr="003808E1">
              <w:rPr>
                <w:rFonts w:ascii="Times New Roman" w:eastAsia="Times New Roman" w:hAnsi="Times New Roman" w:cs="Times New Roman"/>
                <w:color w:val="000000"/>
                <w:sz w:val="23"/>
                <w:szCs w:val="23"/>
              </w:rPr>
              <w:t>)</w:t>
            </w:r>
          </w:p>
        </w:tc>
        <w:tc>
          <w:tcPr>
            <w:tcW w:w="1003" w:type="dxa"/>
            <w:tcBorders>
              <w:left w:val="nil"/>
              <w:bottom w:val="single" w:sz="4" w:space="0" w:color="auto"/>
              <w:right w:val="nil"/>
            </w:tcBorders>
            <w:shd w:val="clear" w:color="auto" w:fill="auto"/>
            <w:noWrap/>
            <w:vAlign w:val="center"/>
          </w:tcPr>
          <w:p w14:paraId="59A0E0B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YRWA</w:t>
            </w:r>
          </w:p>
        </w:tc>
        <w:tc>
          <w:tcPr>
            <w:tcW w:w="1392" w:type="dxa"/>
            <w:tcBorders>
              <w:left w:val="nil"/>
              <w:bottom w:val="single" w:sz="4" w:space="0" w:color="auto"/>
              <w:right w:val="nil"/>
            </w:tcBorders>
            <w:shd w:val="clear" w:color="auto" w:fill="auto"/>
            <w:noWrap/>
            <w:vAlign w:val="center"/>
          </w:tcPr>
          <w:p w14:paraId="0BD9526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35</w:t>
            </w:r>
          </w:p>
        </w:tc>
        <w:tc>
          <w:tcPr>
            <w:tcW w:w="1630" w:type="dxa"/>
            <w:tcBorders>
              <w:left w:val="nil"/>
              <w:bottom w:val="single" w:sz="4" w:space="0" w:color="auto"/>
              <w:right w:val="nil"/>
            </w:tcBorders>
            <w:shd w:val="clear" w:color="auto" w:fill="auto"/>
            <w:noWrap/>
            <w:vAlign w:val="center"/>
          </w:tcPr>
          <w:p w14:paraId="2B3AFA4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single" w:sz="4" w:space="0" w:color="auto"/>
              <w:right w:val="nil"/>
            </w:tcBorders>
            <w:shd w:val="clear" w:color="auto" w:fill="auto"/>
            <w:noWrap/>
            <w:vAlign w:val="center"/>
          </w:tcPr>
          <w:p w14:paraId="10A167B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4" w:space="0" w:color="auto"/>
              <w:right w:val="nil"/>
            </w:tcBorders>
            <w:shd w:val="clear" w:color="auto" w:fill="auto"/>
            <w:noWrap/>
            <w:vAlign w:val="center"/>
          </w:tcPr>
          <w:p w14:paraId="1B14A81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D2F6EE3"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4A566FB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Redstart</w:t>
            </w:r>
          </w:p>
          <w:p w14:paraId="71083943"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ruticilla</w:t>
            </w:r>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6389AD4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AMRE</w:t>
            </w:r>
          </w:p>
        </w:tc>
        <w:tc>
          <w:tcPr>
            <w:tcW w:w="1392" w:type="dxa"/>
            <w:tcBorders>
              <w:top w:val="single" w:sz="4" w:space="0" w:color="auto"/>
              <w:left w:val="nil"/>
              <w:bottom w:val="nil"/>
              <w:right w:val="nil"/>
            </w:tcBorders>
            <w:shd w:val="clear" w:color="auto" w:fill="auto"/>
            <w:noWrap/>
            <w:vAlign w:val="center"/>
          </w:tcPr>
          <w:p w14:paraId="33C8A8C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128</w:t>
            </w:r>
          </w:p>
        </w:tc>
        <w:tc>
          <w:tcPr>
            <w:tcW w:w="1630" w:type="dxa"/>
            <w:tcBorders>
              <w:top w:val="single" w:sz="4" w:space="0" w:color="auto"/>
              <w:left w:val="nil"/>
              <w:bottom w:val="nil"/>
              <w:right w:val="nil"/>
            </w:tcBorders>
            <w:shd w:val="clear" w:color="auto" w:fill="auto"/>
            <w:noWrap/>
            <w:vAlign w:val="center"/>
          </w:tcPr>
          <w:p w14:paraId="3400828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single" w:sz="4" w:space="0" w:color="auto"/>
              <w:left w:val="nil"/>
              <w:bottom w:val="nil"/>
              <w:right w:val="nil"/>
            </w:tcBorders>
            <w:shd w:val="clear" w:color="auto" w:fill="auto"/>
            <w:noWrap/>
            <w:vAlign w:val="center"/>
          </w:tcPr>
          <w:p w14:paraId="129D89B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4" w:space="0" w:color="auto"/>
              <w:left w:val="nil"/>
              <w:bottom w:val="nil"/>
              <w:right w:val="nil"/>
            </w:tcBorders>
            <w:shd w:val="clear" w:color="auto" w:fill="auto"/>
            <w:noWrap/>
            <w:vAlign w:val="center"/>
          </w:tcPr>
          <w:p w14:paraId="40B9A6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2A31F57" w14:textId="77777777" w:rsidTr="009154D1">
        <w:trPr>
          <w:trHeight w:val="298"/>
        </w:trPr>
        <w:tc>
          <w:tcPr>
            <w:tcW w:w="3150" w:type="dxa"/>
            <w:tcBorders>
              <w:top w:val="nil"/>
              <w:left w:val="nil"/>
              <w:bottom w:val="nil"/>
              <w:right w:val="nil"/>
            </w:tcBorders>
            <w:shd w:val="clear" w:color="auto" w:fill="auto"/>
            <w:noWrap/>
            <w:vAlign w:val="center"/>
          </w:tcPr>
          <w:p w14:paraId="0FBDCA0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Black-billed Cuckoo</w:t>
            </w:r>
          </w:p>
          <w:p w14:paraId="7EFCB7B9"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Coccyzus erythropthalmus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21291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BBCU</w:t>
            </w:r>
          </w:p>
        </w:tc>
        <w:tc>
          <w:tcPr>
            <w:tcW w:w="1392" w:type="dxa"/>
            <w:tcBorders>
              <w:top w:val="nil"/>
              <w:left w:val="nil"/>
              <w:bottom w:val="nil"/>
              <w:right w:val="nil"/>
            </w:tcBorders>
            <w:shd w:val="clear" w:color="auto" w:fill="auto"/>
            <w:noWrap/>
            <w:vAlign w:val="center"/>
          </w:tcPr>
          <w:p w14:paraId="5332655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w:t>
            </w:r>
          </w:p>
        </w:tc>
        <w:tc>
          <w:tcPr>
            <w:tcW w:w="1630" w:type="dxa"/>
            <w:tcBorders>
              <w:top w:val="nil"/>
              <w:left w:val="nil"/>
              <w:bottom w:val="nil"/>
              <w:right w:val="nil"/>
            </w:tcBorders>
            <w:shd w:val="clear" w:color="auto" w:fill="auto"/>
            <w:noWrap/>
            <w:vAlign w:val="center"/>
          </w:tcPr>
          <w:p w14:paraId="4F66C2D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Cuculidae</w:t>
            </w:r>
          </w:p>
        </w:tc>
        <w:tc>
          <w:tcPr>
            <w:tcW w:w="1219" w:type="dxa"/>
            <w:tcBorders>
              <w:top w:val="nil"/>
              <w:left w:val="nil"/>
              <w:bottom w:val="nil"/>
              <w:right w:val="nil"/>
            </w:tcBorders>
            <w:shd w:val="clear" w:color="auto" w:fill="auto"/>
            <w:noWrap/>
            <w:vAlign w:val="center"/>
          </w:tcPr>
          <w:p w14:paraId="344CFB0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08474EB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1+3</w:t>
            </w:r>
          </w:p>
        </w:tc>
      </w:tr>
      <w:tr w:rsidR="008729BF" w:rsidRPr="003808E1" w14:paraId="389AD100" w14:textId="77777777" w:rsidTr="009154D1">
        <w:trPr>
          <w:trHeight w:val="298"/>
        </w:trPr>
        <w:tc>
          <w:tcPr>
            <w:tcW w:w="3150" w:type="dxa"/>
            <w:tcBorders>
              <w:top w:val="nil"/>
              <w:left w:val="nil"/>
              <w:right w:val="nil"/>
            </w:tcBorders>
            <w:shd w:val="clear" w:color="auto" w:fill="auto"/>
            <w:noWrap/>
            <w:vAlign w:val="center"/>
          </w:tcPr>
          <w:p w14:paraId="36F61F2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Wood-Pewee</w:t>
            </w:r>
          </w:p>
          <w:p w14:paraId="1B16E1A2"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Contopus virens</w:t>
            </w:r>
            <w:r w:rsidRPr="003808E1">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57DAC6F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EAWP</w:t>
            </w:r>
          </w:p>
        </w:tc>
        <w:tc>
          <w:tcPr>
            <w:tcW w:w="1392" w:type="dxa"/>
            <w:tcBorders>
              <w:top w:val="nil"/>
              <w:left w:val="nil"/>
              <w:right w:val="nil"/>
            </w:tcBorders>
            <w:shd w:val="clear" w:color="auto" w:fill="auto"/>
            <w:noWrap/>
            <w:vAlign w:val="center"/>
          </w:tcPr>
          <w:p w14:paraId="7F10A82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201</w:t>
            </w:r>
          </w:p>
        </w:tc>
        <w:tc>
          <w:tcPr>
            <w:tcW w:w="1630" w:type="dxa"/>
            <w:tcBorders>
              <w:top w:val="nil"/>
              <w:left w:val="nil"/>
              <w:right w:val="nil"/>
            </w:tcBorders>
            <w:shd w:val="clear" w:color="auto" w:fill="auto"/>
            <w:noWrap/>
            <w:vAlign w:val="center"/>
          </w:tcPr>
          <w:p w14:paraId="3D0FF4F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right w:val="nil"/>
            </w:tcBorders>
            <w:shd w:val="clear" w:color="auto" w:fill="auto"/>
            <w:noWrap/>
            <w:vAlign w:val="center"/>
          </w:tcPr>
          <w:p w14:paraId="2835EA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377C5A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203CC43"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2650B023"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Great-crested Flycatcher</w:t>
            </w:r>
          </w:p>
          <w:p w14:paraId="0081FEF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Myiarchus crinitus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161F11D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GCFL</w:t>
            </w:r>
          </w:p>
        </w:tc>
        <w:tc>
          <w:tcPr>
            <w:tcW w:w="1392" w:type="dxa"/>
            <w:tcBorders>
              <w:top w:val="nil"/>
              <w:left w:val="nil"/>
              <w:bottom w:val="single" w:sz="18" w:space="0" w:color="auto"/>
              <w:right w:val="nil"/>
            </w:tcBorders>
            <w:shd w:val="clear" w:color="auto" w:fill="auto"/>
            <w:noWrap/>
            <w:vAlign w:val="center"/>
          </w:tcPr>
          <w:p w14:paraId="40FB285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w:t>
            </w:r>
          </w:p>
        </w:tc>
        <w:tc>
          <w:tcPr>
            <w:tcW w:w="1630" w:type="dxa"/>
            <w:tcBorders>
              <w:top w:val="nil"/>
              <w:left w:val="nil"/>
              <w:bottom w:val="single" w:sz="18" w:space="0" w:color="auto"/>
              <w:right w:val="nil"/>
            </w:tcBorders>
            <w:shd w:val="clear" w:color="auto" w:fill="auto"/>
            <w:noWrap/>
            <w:vAlign w:val="center"/>
          </w:tcPr>
          <w:p w14:paraId="7E4847E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5FBF98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18" w:space="0" w:color="auto"/>
              <w:right w:val="nil"/>
            </w:tcBorders>
            <w:shd w:val="clear" w:color="auto" w:fill="auto"/>
            <w:noWrap/>
            <w:vAlign w:val="center"/>
          </w:tcPr>
          <w:p w14:paraId="1E9FC2E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6C00BB8" w14:textId="77777777" w:rsidR="008729BF" w:rsidRPr="003808E1" w:rsidRDefault="008729BF" w:rsidP="008729BF"/>
    <w:p w14:paraId="608E628A"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5048A8F3"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51673A06"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0029D59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FF4D54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4EA6FE8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78055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116910A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06B1063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0281741A"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0E864FD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Hooded Warbler</w:t>
            </w:r>
          </w:p>
          <w:p w14:paraId="51B2A61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citrina</w:t>
            </w:r>
            <w:r w:rsidRPr="003808E1">
              <w:rPr>
                <w:rFonts w:ascii="Times New Roman" w:eastAsia="Times New Roman" w:hAnsi="Times New Roman" w:cs="Times New Roman"/>
                <w:color w:val="000000"/>
                <w:sz w:val="23"/>
                <w:szCs w:val="23"/>
              </w:rPr>
              <w:t>)</w:t>
            </w:r>
          </w:p>
        </w:tc>
        <w:tc>
          <w:tcPr>
            <w:tcW w:w="1003" w:type="dxa"/>
            <w:tcBorders>
              <w:top w:val="single" w:sz="18" w:space="0" w:color="auto"/>
              <w:left w:val="nil"/>
              <w:bottom w:val="nil"/>
              <w:right w:val="nil"/>
            </w:tcBorders>
            <w:shd w:val="clear" w:color="auto" w:fill="auto"/>
            <w:noWrap/>
            <w:vAlign w:val="center"/>
          </w:tcPr>
          <w:p w14:paraId="4D9B24F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HOWA</w:t>
            </w:r>
          </w:p>
        </w:tc>
        <w:tc>
          <w:tcPr>
            <w:tcW w:w="1392" w:type="dxa"/>
            <w:tcBorders>
              <w:top w:val="single" w:sz="18" w:space="0" w:color="auto"/>
              <w:left w:val="nil"/>
              <w:bottom w:val="nil"/>
              <w:right w:val="nil"/>
            </w:tcBorders>
            <w:shd w:val="clear" w:color="auto" w:fill="auto"/>
            <w:noWrap/>
            <w:vAlign w:val="center"/>
          </w:tcPr>
          <w:p w14:paraId="53E5D25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145</w:t>
            </w:r>
          </w:p>
        </w:tc>
        <w:tc>
          <w:tcPr>
            <w:tcW w:w="1630" w:type="dxa"/>
            <w:tcBorders>
              <w:top w:val="single" w:sz="18" w:space="0" w:color="auto"/>
              <w:left w:val="nil"/>
              <w:bottom w:val="nil"/>
              <w:right w:val="nil"/>
            </w:tcBorders>
            <w:shd w:val="clear" w:color="auto" w:fill="auto"/>
            <w:noWrap/>
            <w:vAlign w:val="center"/>
          </w:tcPr>
          <w:p w14:paraId="32C295A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single" w:sz="18" w:space="0" w:color="auto"/>
              <w:left w:val="nil"/>
              <w:bottom w:val="nil"/>
              <w:right w:val="nil"/>
            </w:tcBorders>
            <w:shd w:val="clear" w:color="auto" w:fill="auto"/>
            <w:noWrap/>
            <w:vAlign w:val="center"/>
          </w:tcPr>
          <w:p w14:paraId="6DF3861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18" w:space="0" w:color="auto"/>
              <w:left w:val="nil"/>
              <w:bottom w:val="nil"/>
              <w:right w:val="nil"/>
            </w:tcBorders>
            <w:shd w:val="clear" w:color="auto" w:fill="auto"/>
            <w:noWrap/>
            <w:vAlign w:val="center"/>
          </w:tcPr>
          <w:p w14:paraId="326C5EE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49CA77D" w14:textId="77777777" w:rsidTr="009154D1">
        <w:trPr>
          <w:trHeight w:val="298"/>
        </w:trPr>
        <w:tc>
          <w:tcPr>
            <w:tcW w:w="3150" w:type="dxa"/>
            <w:tcBorders>
              <w:top w:val="nil"/>
              <w:left w:val="nil"/>
              <w:bottom w:val="nil"/>
              <w:right w:val="nil"/>
            </w:tcBorders>
            <w:shd w:val="clear" w:color="auto" w:fill="auto"/>
            <w:noWrap/>
            <w:vAlign w:val="center"/>
          </w:tcPr>
          <w:p w14:paraId="3B4FB50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Parula</w:t>
            </w:r>
          </w:p>
          <w:p w14:paraId="7BE1A8FC"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americana</w:t>
            </w:r>
            <w:r w:rsidRPr="003808E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1B1CC6A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NOPA</w:t>
            </w:r>
          </w:p>
        </w:tc>
        <w:tc>
          <w:tcPr>
            <w:tcW w:w="1392" w:type="dxa"/>
            <w:tcBorders>
              <w:top w:val="nil"/>
              <w:left w:val="nil"/>
              <w:bottom w:val="nil"/>
              <w:right w:val="nil"/>
            </w:tcBorders>
            <w:shd w:val="clear" w:color="auto" w:fill="auto"/>
            <w:noWrap/>
            <w:vAlign w:val="center"/>
          </w:tcPr>
          <w:p w14:paraId="39FDDF4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38</w:t>
            </w:r>
          </w:p>
        </w:tc>
        <w:tc>
          <w:tcPr>
            <w:tcW w:w="1630" w:type="dxa"/>
            <w:tcBorders>
              <w:top w:val="nil"/>
              <w:left w:val="nil"/>
              <w:bottom w:val="nil"/>
              <w:right w:val="nil"/>
            </w:tcBorders>
            <w:shd w:val="clear" w:color="auto" w:fill="auto"/>
            <w:noWrap/>
            <w:vAlign w:val="center"/>
          </w:tcPr>
          <w:p w14:paraId="5B6C05E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5A2C527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7164018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7F2D51C" w14:textId="77777777" w:rsidTr="009154D1">
        <w:trPr>
          <w:trHeight w:val="298"/>
        </w:trPr>
        <w:tc>
          <w:tcPr>
            <w:tcW w:w="3150" w:type="dxa"/>
            <w:tcBorders>
              <w:top w:val="nil"/>
              <w:left w:val="nil"/>
              <w:right w:val="nil"/>
            </w:tcBorders>
            <w:shd w:val="clear" w:color="auto" w:fill="auto"/>
            <w:noWrap/>
            <w:vAlign w:val="center"/>
          </w:tcPr>
          <w:p w14:paraId="28D2267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Veery</w:t>
            </w:r>
          </w:p>
          <w:p w14:paraId="211AD56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fuscescens</w:t>
            </w:r>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1D79F4B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VEER</w:t>
            </w:r>
          </w:p>
        </w:tc>
        <w:tc>
          <w:tcPr>
            <w:tcW w:w="1392" w:type="dxa"/>
            <w:tcBorders>
              <w:top w:val="nil"/>
              <w:left w:val="nil"/>
              <w:right w:val="nil"/>
            </w:tcBorders>
            <w:shd w:val="clear" w:color="auto" w:fill="auto"/>
            <w:noWrap/>
            <w:vAlign w:val="center"/>
          </w:tcPr>
          <w:p w14:paraId="6AAEB71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266</w:t>
            </w:r>
          </w:p>
        </w:tc>
        <w:tc>
          <w:tcPr>
            <w:tcW w:w="1630" w:type="dxa"/>
            <w:tcBorders>
              <w:top w:val="nil"/>
              <w:left w:val="nil"/>
              <w:right w:val="nil"/>
            </w:tcBorders>
            <w:shd w:val="clear" w:color="auto" w:fill="auto"/>
            <w:noWrap/>
            <w:vAlign w:val="center"/>
          </w:tcPr>
          <w:p w14:paraId="4BB31C0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3146887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79ED195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FCA9E19" w14:textId="77777777" w:rsidTr="009154D1">
        <w:trPr>
          <w:trHeight w:val="298"/>
        </w:trPr>
        <w:tc>
          <w:tcPr>
            <w:tcW w:w="3150" w:type="dxa"/>
            <w:tcBorders>
              <w:top w:val="nil"/>
              <w:left w:val="nil"/>
              <w:bottom w:val="single" w:sz="4" w:space="0" w:color="auto"/>
              <w:right w:val="nil"/>
            </w:tcBorders>
            <w:shd w:val="clear" w:color="auto" w:fill="auto"/>
            <w:noWrap/>
            <w:vAlign w:val="center"/>
          </w:tcPr>
          <w:p w14:paraId="59E6623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Yellow-throated Vireo</w:t>
            </w:r>
          </w:p>
          <w:p w14:paraId="7652F062"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Vireo flavifrons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66DCCAF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YTVI</w:t>
            </w:r>
          </w:p>
        </w:tc>
        <w:tc>
          <w:tcPr>
            <w:tcW w:w="1392" w:type="dxa"/>
            <w:tcBorders>
              <w:top w:val="nil"/>
              <w:left w:val="nil"/>
              <w:bottom w:val="single" w:sz="4" w:space="0" w:color="auto"/>
              <w:right w:val="nil"/>
            </w:tcBorders>
            <w:shd w:val="clear" w:color="auto" w:fill="auto"/>
            <w:noWrap/>
            <w:vAlign w:val="center"/>
          </w:tcPr>
          <w:p w14:paraId="3F63978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16</w:t>
            </w:r>
          </w:p>
        </w:tc>
        <w:tc>
          <w:tcPr>
            <w:tcW w:w="1630" w:type="dxa"/>
            <w:tcBorders>
              <w:top w:val="nil"/>
              <w:left w:val="nil"/>
              <w:bottom w:val="single" w:sz="4" w:space="0" w:color="auto"/>
              <w:right w:val="nil"/>
            </w:tcBorders>
            <w:shd w:val="clear" w:color="auto" w:fill="auto"/>
            <w:noWrap/>
            <w:vAlign w:val="center"/>
          </w:tcPr>
          <w:p w14:paraId="6AB93DE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top w:val="nil"/>
              <w:left w:val="nil"/>
              <w:bottom w:val="single" w:sz="4" w:space="0" w:color="auto"/>
              <w:right w:val="nil"/>
            </w:tcBorders>
            <w:shd w:val="clear" w:color="auto" w:fill="auto"/>
            <w:noWrap/>
            <w:vAlign w:val="center"/>
          </w:tcPr>
          <w:p w14:paraId="5F87DC2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4" w:space="0" w:color="auto"/>
              <w:right w:val="nil"/>
            </w:tcBorders>
            <w:shd w:val="clear" w:color="auto" w:fill="auto"/>
            <w:noWrap/>
            <w:vAlign w:val="center"/>
          </w:tcPr>
          <w:p w14:paraId="7A15577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w:t>
            </w:r>
          </w:p>
        </w:tc>
      </w:tr>
      <w:tr w:rsidR="008729BF" w:rsidRPr="003808E1" w14:paraId="796EAB5D"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3B1FDB6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Robin</w:t>
            </w:r>
          </w:p>
          <w:p w14:paraId="5030F2B5"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Turdus migratorius</w:t>
            </w:r>
            <w:r w:rsidRPr="003808E1">
              <w:rPr>
                <w:rFonts w:ascii="Times New Roman" w:eastAsia="Times New Roman" w:hAnsi="Times New Roman" w:cs="Times New Roman"/>
                <w:color w:val="000000"/>
                <w:sz w:val="24"/>
                <w:szCs w:val="24"/>
              </w:rPr>
              <w:t>)</w:t>
            </w:r>
          </w:p>
        </w:tc>
        <w:tc>
          <w:tcPr>
            <w:tcW w:w="1003" w:type="dxa"/>
            <w:tcBorders>
              <w:top w:val="single" w:sz="4" w:space="0" w:color="auto"/>
              <w:left w:val="nil"/>
              <w:bottom w:val="nil"/>
              <w:right w:val="nil"/>
            </w:tcBorders>
            <w:shd w:val="clear" w:color="auto" w:fill="auto"/>
            <w:noWrap/>
            <w:vAlign w:val="center"/>
          </w:tcPr>
          <w:p w14:paraId="00DBE00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AMRO</w:t>
            </w:r>
          </w:p>
        </w:tc>
        <w:tc>
          <w:tcPr>
            <w:tcW w:w="1392" w:type="dxa"/>
            <w:tcBorders>
              <w:top w:val="single" w:sz="4" w:space="0" w:color="auto"/>
              <w:left w:val="nil"/>
              <w:bottom w:val="nil"/>
              <w:right w:val="nil"/>
            </w:tcBorders>
            <w:shd w:val="clear" w:color="auto" w:fill="auto"/>
            <w:noWrap/>
            <w:vAlign w:val="center"/>
          </w:tcPr>
          <w:p w14:paraId="0E2D161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343</w:t>
            </w:r>
          </w:p>
        </w:tc>
        <w:tc>
          <w:tcPr>
            <w:tcW w:w="1630" w:type="dxa"/>
            <w:tcBorders>
              <w:top w:val="single" w:sz="4" w:space="0" w:color="auto"/>
              <w:left w:val="nil"/>
              <w:bottom w:val="nil"/>
              <w:right w:val="nil"/>
            </w:tcBorders>
            <w:shd w:val="clear" w:color="auto" w:fill="auto"/>
            <w:noWrap/>
            <w:vAlign w:val="center"/>
          </w:tcPr>
          <w:p w14:paraId="72B59C7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single" w:sz="4" w:space="0" w:color="auto"/>
              <w:left w:val="nil"/>
              <w:bottom w:val="nil"/>
              <w:right w:val="nil"/>
            </w:tcBorders>
            <w:shd w:val="clear" w:color="auto" w:fill="auto"/>
            <w:noWrap/>
            <w:vAlign w:val="center"/>
          </w:tcPr>
          <w:p w14:paraId="3C406F5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single" w:sz="4" w:space="0" w:color="auto"/>
              <w:left w:val="nil"/>
              <w:bottom w:val="nil"/>
              <w:right w:val="nil"/>
            </w:tcBorders>
            <w:shd w:val="clear" w:color="auto" w:fill="auto"/>
            <w:noWrap/>
            <w:vAlign w:val="center"/>
          </w:tcPr>
          <w:p w14:paraId="0EFC204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2EEEDC6" w14:textId="77777777" w:rsidTr="009154D1">
        <w:trPr>
          <w:trHeight w:val="298"/>
        </w:trPr>
        <w:tc>
          <w:tcPr>
            <w:tcW w:w="3150" w:type="dxa"/>
            <w:tcBorders>
              <w:top w:val="nil"/>
              <w:left w:val="nil"/>
              <w:bottom w:val="nil"/>
              <w:right w:val="nil"/>
            </w:tcBorders>
            <w:shd w:val="clear" w:color="auto" w:fill="auto"/>
            <w:noWrap/>
            <w:vAlign w:val="center"/>
          </w:tcPr>
          <w:p w14:paraId="25B106B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Black-capped Chickadee</w:t>
            </w:r>
          </w:p>
          <w:p w14:paraId="135C9FE3"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Poecile atricapillus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36E7A6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BCCH</w:t>
            </w:r>
          </w:p>
        </w:tc>
        <w:tc>
          <w:tcPr>
            <w:tcW w:w="1392" w:type="dxa"/>
            <w:tcBorders>
              <w:top w:val="nil"/>
              <w:left w:val="nil"/>
              <w:bottom w:val="nil"/>
              <w:right w:val="nil"/>
            </w:tcBorders>
            <w:shd w:val="clear" w:color="auto" w:fill="auto"/>
            <w:noWrap/>
            <w:vAlign w:val="center"/>
          </w:tcPr>
          <w:p w14:paraId="205B222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482</w:t>
            </w:r>
          </w:p>
        </w:tc>
        <w:tc>
          <w:tcPr>
            <w:tcW w:w="1630" w:type="dxa"/>
            <w:tcBorders>
              <w:top w:val="nil"/>
              <w:left w:val="nil"/>
              <w:bottom w:val="nil"/>
              <w:right w:val="nil"/>
            </w:tcBorders>
            <w:shd w:val="clear" w:color="auto" w:fill="auto"/>
            <w:noWrap/>
            <w:vAlign w:val="center"/>
          </w:tcPr>
          <w:p w14:paraId="63391BD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Paridae</w:t>
            </w:r>
          </w:p>
        </w:tc>
        <w:tc>
          <w:tcPr>
            <w:tcW w:w="1219" w:type="dxa"/>
            <w:tcBorders>
              <w:top w:val="nil"/>
              <w:left w:val="nil"/>
              <w:bottom w:val="nil"/>
              <w:right w:val="nil"/>
            </w:tcBorders>
            <w:shd w:val="clear" w:color="auto" w:fill="auto"/>
            <w:noWrap/>
            <w:vAlign w:val="center"/>
          </w:tcPr>
          <w:p w14:paraId="20EEB8E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0137C0D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7E11F6E" w14:textId="77777777" w:rsidTr="009154D1">
        <w:trPr>
          <w:trHeight w:val="298"/>
        </w:trPr>
        <w:tc>
          <w:tcPr>
            <w:tcW w:w="3150" w:type="dxa"/>
            <w:tcBorders>
              <w:top w:val="nil"/>
              <w:left w:val="nil"/>
              <w:bottom w:val="nil"/>
              <w:right w:val="nil"/>
            </w:tcBorders>
            <w:shd w:val="clear" w:color="auto" w:fill="auto"/>
            <w:noWrap/>
            <w:vAlign w:val="center"/>
          </w:tcPr>
          <w:p w14:paraId="332498B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Blue-gray Gnatcatcher</w:t>
            </w:r>
          </w:p>
          <w:p w14:paraId="1E02F32E"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Polioptila caerulea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237F19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BGGN</w:t>
            </w:r>
          </w:p>
        </w:tc>
        <w:tc>
          <w:tcPr>
            <w:tcW w:w="1392" w:type="dxa"/>
            <w:tcBorders>
              <w:top w:val="nil"/>
              <w:left w:val="nil"/>
              <w:bottom w:val="nil"/>
              <w:right w:val="nil"/>
            </w:tcBorders>
            <w:shd w:val="clear" w:color="auto" w:fill="auto"/>
            <w:noWrap/>
            <w:vAlign w:val="center"/>
          </w:tcPr>
          <w:p w14:paraId="673D264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33</w:t>
            </w:r>
          </w:p>
        </w:tc>
        <w:tc>
          <w:tcPr>
            <w:tcW w:w="1630" w:type="dxa"/>
            <w:tcBorders>
              <w:top w:val="nil"/>
              <w:left w:val="nil"/>
              <w:bottom w:val="nil"/>
              <w:right w:val="nil"/>
            </w:tcBorders>
            <w:shd w:val="clear" w:color="auto" w:fill="auto"/>
            <w:noWrap/>
            <w:vAlign w:val="center"/>
          </w:tcPr>
          <w:p w14:paraId="2FF2FAA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Polioptilidae</w:t>
            </w:r>
          </w:p>
        </w:tc>
        <w:tc>
          <w:tcPr>
            <w:tcW w:w="1219" w:type="dxa"/>
            <w:tcBorders>
              <w:top w:val="nil"/>
              <w:left w:val="nil"/>
              <w:bottom w:val="nil"/>
              <w:right w:val="nil"/>
            </w:tcBorders>
            <w:shd w:val="clear" w:color="auto" w:fill="auto"/>
            <w:noWrap/>
            <w:vAlign w:val="center"/>
          </w:tcPr>
          <w:p w14:paraId="1787296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374CC9A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CD4ACE7" w14:textId="77777777" w:rsidTr="009154D1">
        <w:trPr>
          <w:trHeight w:val="298"/>
        </w:trPr>
        <w:tc>
          <w:tcPr>
            <w:tcW w:w="3150" w:type="dxa"/>
            <w:tcBorders>
              <w:top w:val="nil"/>
              <w:left w:val="nil"/>
              <w:bottom w:val="nil"/>
              <w:right w:val="nil"/>
            </w:tcBorders>
            <w:shd w:val="clear" w:color="auto" w:fill="auto"/>
            <w:noWrap/>
            <w:vAlign w:val="center"/>
          </w:tcPr>
          <w:p w14:paraId="327F79E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Downy Woodpecker</w:t>
            </w:r>
          </w:p>
          <w:p w14:paraId="5F75776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Picoides pubescens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87373E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DOWO</w:t>
            </w:r>
          </w:p>
        </w:tc>
        <w:tc>
          <w:tcPr>
            <w:tcW w:w="1392" w:type="dxa"/>
            <w:tcBorders>
              <w:top w:val="nil"/>
              <w:left w:val="nil"/>
              <w:bottom w:val="nil"/>
              <w:right w:val="nil"/>
            </w:tcBorders>
            <w:shd w:val="clear" w:color="auto" w:fill="auto"/>
            <w:noWrap/>
            <w:vAlign w:val="center"/>
          </w:tcPr>
          <w:p w14:paraId="40314C1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80</w:t>
            </w:r>
          </w:p>
        </w:tc>
        <w:tc>
          <w:tcPr>
            <w:tcW w:w="1630" w:type="dxa"/>
            <w:tcBorders>
              <w:top w:val="nil"/>
              <w:left w:val="nil"/>
              <w:bottom w:val="nil"/>
              <w:right w:val="nil"/>
            </w:tcBorders>
            <w:shd w:val="clear" w:color="auto" w:fill="auto"/>
            <w:noWrap/>
            <w:vAlign w:val="center"/>
          </w:tcPr>
          <w:p w14:paraId="3E3FED0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3575495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F8B44A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B323918" w14:textId="77777777" w:rsidTr="009154D1">
        <w:trPr>
          <w:trHeight w:val="298"/>
        </w:trPr>
        <w:tc>
          <w:tcPr>
            <w:tcW w:w="3150" w:type="dxa"/>
            <w:tcBorders>
              <w:top w:val="nil"/>
              <w:left w:val="nil"/>
              <w:bottom w:val="nil"/>
              <w:right w:val="nil"/>
            </w:tcBorders>
            <w:shd w:val="clear" w:color="auto" w:fill="auto"/>
            <w:noWrap/>
            <w:vAlign w:val="center"/>
          </w:tcPr>
          <w:p w14:paraId="15FA00A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Flicker</w:t>
            </w:r>
          </w:p>
          <w:p w14:paraId="32F794E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Colaptes auratus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F184F6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NOFL</w:t>
            </w:r>
          </w:p>
        </w:tc>
        <w:tc>
          <w:tcPr>
            <w:tcW w:w="1392" w:type="dxa"/>
            <w:tcBorders>
              <w:top w:val="nil"/>
              <w:left w:val="nil"/>
              <w:bottom w:val="nil"/>
              <w:right w:val="nil"/>
            </w:tcBorders>
            <w:shd w:val="clear" w:color="auto" w:fill="auto"/>
            <w:noWrap/>
            <w:vAlign w:val="center"/>
          </w:tcPr>
          <w:p w14:paraId="42AA714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66</w:t>
            </w:r>
          </w:p>
        </w:tc>
        <w:tc>
          <w:tcPr>
            <w:tcW w:w="1630" w:type="dxa"/>
            <w:tcBorders>
              <w:top w:val="nil"/>
              <w:left w:val="nil"/>
              <w:bottom w:val="nil"/>
              <w:right w:val="nil"/>
            </w:tcBorders>
            <w:shd w:val="clear" w:color="auto" w:fill="auto"/>
            <w:noWrap/>
            <w:vAlign w:val="center"/>
          </w:tcPr>
          <w:p w14:paraId="1FC8118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59560B8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550490C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B157210" w14:textId="77777777" w:rsidTr="009154D1">
        <w:trPr>
          <w:trHeight w:val="298"/>
        </w:trPr>
        <w:tc>
          <w:tcPr>
            <w:tcW w:w="3150" w:type="dxa"/>
            <w:tcBorders>
              <w:top w:val="nil"/>
              <w:left w:val="nil"/>
              <w:bottom w:val="nil"/>
              <w:right w:val="nil"/>
            </w:tcBorders>
            <w:shd w:val="clear" w:color="auto" w:fill="auto"/>
            <w:noWrap/>
            <w:vAlign w:val="center"/>
          </w:tcPr>
          <w:p w14:paraId="40C526A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Red-bellied Woodpecker</w:t>
            </w:r>
          </w:p>
          <w:p w14:paraId="6668EC2C"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Melanerpes carolinus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239387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RBWO</w:t>
            </w:r>
          </w:p>
        </w:tc>
        <w:tc>
          <w:tcPr>
            <w:tcW w:w="1392" w:type="dxa"/>
            <w:tcBorders>
              <w:top w:val="nil"/>
              <w:left w:val="nil"/>
              <w:bottom w:val="nil"/>
              <w:right w:val="nil"/>
            </w:tcBorders>
            <w:shd w:val="clear" w:color="auto" w:fill="auto"/>
            <w:noWrap/>
            <w:vAlign w:val="center"/>
          </w:tcPr>
          <w:p w14:paraId="4837F6F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100</w:t>
            </w:r>
          </w:p>
        </w:tc>
        <w:tc>
          <w:tcPr>
            <w:tcW w:w="1630" w:type="dxa"/>
            <w:tcBorders>
              <w:top w:val="nil"/>
              <w:left w:val="nil"/>
              <w:bottom w:val="nil"/>
              <w:right w:val="nil"/>
            </w:tcBorders>
            <w:shd w:val="clear" w:color="auto" w:fill="auto"/>
            <w:noWrap/>
            <w:vAlign w:val="center"/>
          </w:tcPr>
          <w:p w14:paraId="260A0B0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6A55758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B8A135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BB97615" w14:textId="77777777" w:rsidTr="009154D1">
        <w:trPr>
          <w:trHeight w:val="298"/>
        </w:trPr>
        <w:tc>
          <w:tcPr>
            <w:tcW w:w="3150" w:type="dxa"/>
            <w:tcBorders>
              <w:top w:val="nil"/>
              <w:left w:val="nil"/>
              <w:bottom w:val="nil"/>
              <w:right w:val="nil"/>
            </w:tcBorders>
            <w:shd w:val="clear" w:color="auto" w:fill="auto"/>
            <w:noWrap/>
            <w:vAlign w:val="center"/>
          </w:tcPr>
          <w:p w14:paraId="70C587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Tufted Titmouse</w:t>
            </w:r>
          </w:p>
          <w:p w14:paraId="64F6F7C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Baeolophus bicolor</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18D159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TUTI</w:t>
            </w:r>
          </w:p>
        </w:tc>
        <w:tc>
          <w:tcPr>
            <w:tcW w:w="1392" w:type="dxa"/>
            <w:tcBorders>
              <w:top w:val="nil"/>
              <w:left w:val="nil"/>
              <w:bottom w:val="nil"/>
              <w:right w:val="nil"/>
            </w:tcBorders>
            <w:shd w:val="clear" w:color="auto" w:fill="auto"/>
            <w:noWrap/>
            <w:vAlign w:val="center"/>
          </w:tcPr>
          <w:p w14:paraId="4C8127F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170</w:t>
            </w:r>
          </w:p>
        </w:tc>
        <w:tc>
          <w:tcPr>
            <w:tcW w:w="1630" w:type="dxa"/>
            <w:tcBorders>
              <w:top w:val="nil"/>
              <w:left w:val="nil"/>
              <w:bottom w:val="nil"/>
              <w:right w:val="nil"/>
            </w:tcBorders>
            <w:shd w:val="clear" w:color="auto" w:fill="auto"/>
            <w:noWrap/>
            <w:vAlign w:val="center"/>
          </w:tcPr>
          <w:p w14:paraId="11E6923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Paridae</w:t>
            </w:r>
          </w:p>
        </w:tc>
        <w:tc>
          <w:tcPr>
            <w:tcW w:w="1219" w:type="dxa"/>
            <w:tcBorders>
              <w:top w:val="nil"/>
              <w:left w:val="nil"/>
              <w:bottom w:val="nil"/>
              <w:right w:val="nil"/>
            </w:tcBorders>
            <w:shd w:val="clear" w:color="auto" w:fill="auto"/>
            <w:noWrap/>
            <w:vAlign w:val="center"/>
          </w:tcPr>
          <w:p w14:paraId="5582E70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19E6864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505A4E9" w14:textId="77777777" w:rsidTr="009154D1">
        <w:trPr>
          <w:trHeight w:val="298"/>
        </w:trPr>
        <w:tc>
          <w:tcPr>
            <w:tcW w:w="3150" w:type="dxa"/>
            <w:tcBorders>
              <w:top w:val="nil"/>
              <w:left w:val="nil"/>
              <w:right w:val="nil"/>
            </w:tcBorders>
            <w:shd w:val="clear" w:color="auto" w:fill="auto"/>
            <w:noWrap/>
            <w:vAlign w:val="center"/>
          </w:tcPr>
          <w:p w14:paraId="54F3D0E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White-breasted Nuthatch</w:t>
            </w:r>
          </w:p>
          <w:p w14:paraId="28A12BFE"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Sitta carolinensis</w:t>
            </w:r>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4A218A7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WBNU</w:t>
            </w:r>
          </w:p>
        </w:tc>
        <w:tc>
          <w:tcPr>
            <w:tcW w:w="1392" w:type="dxa"/>
            <w:tcBorders>
              <w:top w:val="nil"/>
              <w:left w:val="nil"/>
              <w:right w:val="nil"/>
            </w:tcBorders>
            <w:shd w:val="clear" w:color="auto" w:fill="auto"/>
            <w:noWrap/>
            <w:vAlign w:val="center"/>
          </w:tcPr>
          <w:p w14:paraId="03C9ACE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89</w:t>
            </w:r>
          </w:p>
        </w:tc>
        <w:tc>
          <w:tcPr>
            <w:tcW w:w="1630" w:type="dxa"/>
            <w:tcBorders>
              <w:top w:val="nil"/>
              <w:left w:val="nil"/>
              <w:right w:val="nil"/>
            </w:tcBorders>
            <w:shd w:val="clear" w:color="auto" w:fill="auto"/>
            <w:noWrap/>
            <w:vAlign w:val="center"/>
          </w:tcPr>
          <w:p w14:paraId="6AFA0FA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Sittidae</w:t>
            </w:r>
          </w:p>
        </w:tc>
        <w:tc>
          <w:tcPr>
            <w:tcW w:w="1219" w:type="dxa"/>
            <w:tcBorders>
              <w:top w:val="nil"/>
              <w:left w:val="nil"/>
              <w:right w:val="nil"/>
            </w:tcBorders>
            <w:shd w:val="clear" w:color="auto" w:fill="auto"/>
            <w:noWrap/>
            <w:vAlign w:val="center"/>
          </w:tcPr>
          <w:p w14:paraId="163834D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right w:val="nil"/>
            </w:tcBorders>
            <w:shd w:val="clear" w:color="auto" w:fill="auto"/>
            <w:noWrap/>
            <w:vAlign w:val="center"/>
          </w:tcPr>
          <w:p w14:paraId="054F0F2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CA3039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049452A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Yellow-bellied Sapsucker</w:t>
            </w:r>
          </w:p>
          <w:p w14:paraId="493328CE"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Sphyrapicus varius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4AB14EC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YBSA</w:t>
            </w:r>
          </w:p>
        </w:tc>
        <w:tc>
          <w:tcPr>
            <w:tcW w:w="1392" w:type="dxa"/>
            <w:tcBorders>
              <w:top w:val="nil"/>
              <w:left w:val="nil"/>
              <w:bottom w:val="single" w:sz="18" w:space="0" w:color="auto"/>
              <w:right w:val="nil"/>
            </w:tcBorders>
            <w:shd w:val="clear" w:color="auto" w:fill="auto"/>
            <w:noWrap/>
            <w:vAlign w:val="center"/>
          </w:tcPr>
          <w:p w14:paraId="0F27663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90</w:t>
            </w:r>
          </w:p>
        </w:tc>
        <w:tc>
          <w:tcPr>
            <w:tcW w:w="1630" w:type="dxa"/>
            <w:tcBorders>
              <w:top w:val="nil"/>
              <w:left w:val="nil"/>
              <w:bottom w:val="single" w:sz="18" w:space="0" w:color="auto"/>
              <w:right w:val="nil"/>
            </w:tcBorders>
            <w:shd w:val="clear" w:color="auto" w:fill="auto"/>
            <w:noWrap/>
            <w:vAlign w:val="center"/>
          </w:tcPr>
          <w:p w14:paraId="7588D12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single" w:sz="18" w:space="0" w:color="auto"/>
              <w:right w:val="nil"/>
            </w:tcBorders>
            <w:shd w:val="clear" w:color="auto" w:fill="auto"/>
            <w:noWrap/>
            <w:vAlign w:val="center"/>
          </w:tcPr>
          <w:p w14:paraId="1CCC8D1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single" w:sz="18" w:space="0" w:color="auto"/>
              <w:right w:val="nil"/>
            </w:tcBorders>
            <w:shd w:val="clear" w:color="auto" w:fill="auto"/>
            <w:noWrap/>
            <w:vAlign w:val="center"/>
          </w:tcPr>
          <w:p w14:paraId="6E4DE04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2167F75" w14:textId="77777777" w:rsidR="00542D86" w:rsidRPr="003808E1" w:rsidRDefault="00542D86" w:rsidP="00D71F98"/>
    <w:p w14:paraId="047BDC6B" w14:textId="77777777" w:rsidR="00542D86" w:rsidRPr="003808E1" w:rsidRDefault="00542D86" w:rsidP="00D71F98"/>
    <w:p w14:paraId="514F64D3" w14:textId="77777777" w:rsidR="00542D86" w:rsidRPr="003808E1" w:rsidRDefault="00542D86" w:rsidP="00D71F98"/>
    <w:p w14:paraId="3B125038" w14:textId="77777777" w:rsidR="00EF607C" w:rsidRPr="003808E1" w:rsidRDefault="00EF607C" w:rsidP="00D71F98"/>
    <w:p w14:paraId="08A870D1" w14:textId="77777777" w:rsidR="008729BF" w:rsidRPr="003808E1" w:rsidRDefault="008729BF" w:rsidP="00D71F98"/>
    <w:p w14:paraId="3BDEAA09" w14:textId="77777777" w:rsidR="008729BF" w:rsidRPr="003808E1" w:rsidRDefault="008729BF" w:rsidP="00D71F98"/>
    <w:p w14:paraId="462C8454" w14:textId="77777777" w:rsidR="008729BF" w:rsidRPr="003808E1" w:rsidRDefault="008729BF" w:rsidP="00D71F98"/>
    <w:p w14:paraId="29D625F6" w14:textId="77777777" w:rsidR="008729BF" w:rsidRPr="003808E1" w:rsidRDefault="008729BF" w:rsidP="00D71F98"/>
    <w:p w14:paraId="66897B8D" w14:textId="77777777" w:rsidR="008729BF" w:rsidRPr="003808E1" w:rsidRDefault="008729BF" w:rsidP="00D71F98"/>
    <w:p w14:paraId="4A97A065" w14:textId="77777777" w:rsidR="008729BF" w:rsidRPr="003808E1" w:rsidRDefault="008729BF" w:rsidP="00D71F98"/>
    <w:p w14:paraId="5B451C06" w14:textId="77777777" w:rsidR="00542D86" w:rsidRPr="003808E1" w:rsidRDefault="00542D86" w:rsidP="00542D86">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B</w:t>
      </w:r>
    </w:p>
    <w:p w14:paraId="0550F756" w14:textId="368B1ADD" w:rsidR="00542D86" w:rsidRPr="003808E1" w:rsidRDefault="00542D86" w:rsidP="00542D86">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multi-species game bird occupancy analyses</w:t>
      </w:r>
      <w:r w:rsidR="0042470B" w:rsidRPr="003808E1">
        <w:rPr>
          <w:rFonts w:ascii="Times New Roman" w:hAnsi="Times New Roman" w:cs="Times New Roman"/>
          <w:sz w:val="24"/>
          <w:szCs w:val="24"/>
        </w:rPr>
        <w:t>.</w:t>
      </w:r>
    </w:p>
    <w:p w14:paraId="0E2D59F7" w14:textId="77777777" w:rsidR="00542D86" w:rsidRPr="003808E1" w:rsidRDefault="00542D86" w:rsidP="00542D86">
      <w:pPr>
        <w:spacing w:after="0" w:line="276" w:lineRule="auto"/>
        <w:rPr>
          <w:rFonts w:ascii="Times New Roman" w:hAnsi="Times New Roman" w:cs="Times New Roman"/>
          <w:sz w:val="24"/>
          <w:szCs w:val="24"/>
        </w:rPr>
      </w:pPr>
    </w:p>
    <w:p w14:paraId="5DCC12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model{</w:t>
      </w:r>
    </w:p>
    <w:p w14:paraId="0D9095F5" w14:textId="77777777" w:rsidR="008729BF" w:rsidRPr="003808E1" w:rsidRDefault="008729BF" w:rsidP="008729BF">
      <w:pPr>
        <w:spacing w:after="0"/>
        <w:rPr>
          <w:rFonts w:ascii="Courier New" w:hAnsi="Courier New" w:cs="Courier New"/>
          <w:sz w:val="20"/>
          <w:szCs w:val="20"/>
        </w:rPr>
      </w:pPr>
    </w:p>
    <w:p w14:paraId="37EE85D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PRIOR DISTRIBUTIONS</w:t>
      </w:r>
    </w:p>
    <w:p w14:paraId="6251B3F9" w14:textId="77777777" w:rsidR="008729BF" w:rsidRPr="003808E1" w:rsidRDefault="008729BF" w:rsidP="008729BF">
      <w:pPr>
        <w:spacing w:after="0"/>
        <w:rPr>
          <w:rFonts w:ascii="Courier New" w:hAnsi="Courier New" w:cs="Courier New"/>
          <w:sz w:val="20"/>
          <w:szCs w:val="20"/>
        </w:rPr>
      </w:pPr>
    </w:p>
    <w:p w14:paraId="172BF75D" w14:textId="6277A1B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INTERCEPT (alpha0) </w:t>
      </w:r>
    </w:p>
    <w:p w14:paraId="5A3D265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alpha0.witu ~ dunif(-10, 10) #WITU</w:t>
      </w:r>
    </w:p>
    <w:p w14:paraId="76F48B1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alpha0.rugr ~ dunif(-10, 10) #RUGR</w:t>
      </w:r>
    </w:p>
    <w:p w14:paraId="1E8876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alpha0.amwo ~ dunif(-10, 10) #AMWO</w:t>
      </w:r>
    </w:p>
    <w:p w14:paraId="742F4182" w14:textId="77777777" w:rsidR="00EF607C" w:rsidRPr="003808E1" w:rsidRDefault="00EF607C" w:rsidP="008729BF">
      <w:pPr>
        <w:spacing w:after="0"/>
        <w:rPr>
          <w:rFonts w:ascii="Courier New" w:hAnsi="Courier New" w:cs="Courier New"/>
          <w:sz w:val="20"/>
          <w:szCs w:val="20"/>
        </w:rPr>
      </w:pPr>
    </w:p>
    <w:p w14:paraId="19979C72" w14:textId="2282B5BB" w:rsidR="00DB5707"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SLOPE COEFFICIENTS (alpha) </w:t>
      </w:r>
    </w:p>
    <w:p w14:paraId="626D2FD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for(sitecov in 1:n.sitecovs){</w:t>
      </w:r>
    </w:p>
    <w:p w14:paraId="11D0376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alpha.witu[sitecov] ~ dlogis(0, 1) #WITU</w:t>
      </w:r>
    </w:p>
    <w:p w14:paraId="7BEB038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alpha.rugr[sitecov] ~ dlogis(0, 1) #RUGR</w:t>
      </w:r>
    </w:p>
    <w:p w14:paraId="01F3FF7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alpha.amwo[sitecov] ~ dlogis(0, 1) #AMWO</w:t>
      </w:r>
    </w:p>
    <w:p w14:paraId="089CE1A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588D66E" w14:textId="77777777" w:rsidR="00EF607C" w:rsidRPr="003808E1" w:rsidRDefault="00EF607C" w:rsidP="008729BF">
      <w:pPr>
        <w:spacing w:after="0"/>
        <w:rPr>
          <w:rFonts w:ascii="Courier New" w:hAnsi="Courier New" w:cs="Courier New"/>
          <w:sz w:val="20"/>
          <w:szCs w:val="20"/>
        </w:rPr>
      </w:pPr>
    </w:p>
    <w:p w14:paraId="50C946C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YEAR EFFECT (rye) - for modeling natural parameters</w:t>
      </w:r>
    </w:p>
    <w:p w14:paraId="7E0CE89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tau.rye.witu ~ dgamma(0.1, 0.1) #WITU</w:t>
      </w:r>
    </w:p>
    <w:p w14:paraId="5044CC8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tau.rye.rugr ~ dgamma(0.1, 0.1) #RUGR</w:t>
      </w:r>
    </w:p>
    <w:p w14:paraId="7A67AD8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tau.rye.amwo ~ dgamma(0.1, 0.1) #AMWO</w:t>
      </w:r>
    </w:p>
    <w:p w14:paraId="4C3F12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(year in 1:n.years) {</w:t>
      </w:r>
    </w:p>
    <w:p w14:paraId="2AB6D13C" w14:textId="737245F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rye.witu[year] ~ dnorm(alpha0.witu, tau.rye.witu) </w:t>
      </w:r>
    </w:p>
    <w:p w14:paraId="4285BEDE" w14:textId="01F35E9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rye.rugr[year] ~ dnorm(alpha0.rugr, tau.rye.rugr) </w:t>
      </w:r>
    </w:p>
    <w:p w14:paraId="1FF81CD9" w14:textId="7080878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rye.amwo[year] ~ dnorm(alpha0.amwo, tau.rye.amwo) </w:t>
      </w:r>
    </w:p>
    <w:p w14:paraId="0C776E4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CCE4B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2A2941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CO-OCCURENCE - for each two-way combination of game bird species</w:t>
      </w:r>
    </w:p>
    <w:p w14:paraId="6F6378A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alpha.witu.rugr ~ dlogis(0, 1) #WITU+RUGR</w:t>
      </w:r>
    </w:p>
    <w:p w14:paraId="5618224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alpha.witu.amwo ~ dlogis(0, 1) #WITU+AMWO</w:t>
      </w:r>
    </w:p>
    <w:p w14:paraId="76E759C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alpha.rugr.amwo ~ dlogis(0, 1) #RUGR+AMWO</w:t>
      </w:r>
    </w:p>
    <w:p w14:paraId="246B0CC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39D68CE8" w14:textId="77777777" w:rsidR="00EF607C" w:rsidRPr="003808E1" w:rsidRDefault="00EF607C" w:rsidP="008729BF">
      <w:pPr>
        <w:spacing w:after="0"/>
        <w:rPr>
          <w:rFonts w:ascii="Courier New" w:hAnsi="Courier New" w:cs="Courier New"/>
          <w:sz w:val="20"/>
          <w:szCs w:val="20"/>
        </w:rPr>
      </w:pPr>
    </w:p>
    <w:p w14:paraId="4DA4FFD3" w14:textId="43184F19"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INTERCEPT (beta0)</w:t>
      </w:r>
    </w:p>
    <w:p w14:paraId="1BEC423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beta0.witu.pcs ~ dunif(-10, 10) #WITU in-person point count survey</w:t>
      </w:r>
    </w:p>
    <w:p w14:paraId="51B3FC9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beta0.rugr.pcs ~ dunif(-10, 10) #RUGR in-person point count survey</w:t>
      </w:r>
    </w:p>
    <w:p w14:paraId="00EDD5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beta0.amwo.pcs ~ dunif(-10, 10) #AMWO in-person point count survey</w:t>
      </w:r>
    </w:p>
    <w:p w14:paraId="41C1767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beta0.witu.gc ~ dunif(-10, 10) #WITU game camera survey</w:t>
      </w:r>
    </w:p>
    <w:p w14:paraId="058876C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beta0.witu.aru ~ dunif(-10, 10) #WITU acoustic recording unit survey</w:t>
      </w:r>
    </w:p>
    <w:p w14:paraId="5F4273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beta0.amwo.aru ~ dunif(-10, 10) #AMWO acoustic recording unit survey</w:t>
      </w:r>
    </w:p>
    <w:p w14:paraId="0F6D94FD" w14:textId="77777777" w:rsidR="00EF607C" w:rsidRPr="003808E1" w:rsidRDefault="00EF607C" w:rsidP="008729BF">
      <w:pPr>
        <w:spacing w:after="0"/>
        <w:rPr>
          <w:rFonts w:ascii="Courier New" w:hAnsi="Courier New" w:cs="Courier New"/>
          <w:sz w:val="20"/>
          <w:szCs w:val="20"/>
        </w:rPr>
      </w:pPr>
    </w:p>
    <w:p w14:paraId="27E5EC32" w14:textId="1B43A69F"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SLOPE COEFFICIENTS (beta) </w:t>
      </w:r>
    </w:p>
    <w:p w14:paraId="1B3DD35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1:n.detcovs.witu.rugr.pcs){</w:t>
      </w:r>
    </w:p>
    <w:p w14:paraId="2DE08A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beta.witu.pcs[detcov] ~ dlogis(0, 1) #WITU in-person point count survey</w:t>
      </w:r>
    </w:p>
    <w:p w14:paraId="1A28032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beta.rugr.pcs[detcov] ~ dlogis(0, 1) #RUGR in-person point count survey</w:t>
      </w:r>
    </w:p>
    <w:p w14:paraId="0C0C9C1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BEEB08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1:n.detcovs.amwo.pcs){</w:t>
      </w:r>
    </w:p>
    <w:p w14:paraId="5EF78A5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beta.amwo.pcs[detcov] ~ dlogis(0, 1) #AMWO in-person point count survey</w:t>
      </w:r>
    </w:p>
    <w:p w14:paraId="59829D7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2DEEB98" w14:textId="77777777" w:rsidR="00EF607C" w:rsidRPr="003808E1" w:rsidRDefault="00EF607C" w:rsidP="008729BF">
      <w:pPr>
        <w:spacing w:after="0"/>
        <w:rPr>
          <w:rFonts w:ascii="Courier New" w:hAnsi="Courier New" w:cs="Courier New"/>
          <w:sz w:val="20"/>
          <w:szCs w:val="20"/>
        </w:rPr>
      </w:pPr>
    </w:p>
    <w:p w14:paraId="3D00DD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for(detcov in 1:n.detcovs.gc){</w:t>
      </w:r>
    </w:p>
    <w:p w14:paraId="65308D6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beta.witu.gc[detcov] ~ dlogis(0, 1) #WITU game camera survey</w:t>
      </w:r>
    </w:p>
    <w:p w14:paraId="12AD019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434566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1:n.detcovs.aru){</w:t>
      </w:r>
    </w:p>
    <w:p w14:paraId="16E46ABE" w14:textId="091F63A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beta.witu.aru[detcov] ~ dlogis(0, 1) #WITU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53DFB817" w14:textId="283AD53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beta.amwo.aru[detcov] ~ dlogis(0, 1) #AMWO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48A6259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FE0161" w14:textId="77777777" w:rsidR="00EF607C" w:rsidRPr="003808E1" w:rsidRDefault="00EF607C" w:rsidP="008729BF">
      <w:pPr>
        <w:spacing w:after="0"/>
        <w:rPr>
          <w:rFonts w:ascii="Courier New" w:hAnsi="Courier New" w:cs="Courier New"/>
          <w:sz w:val="20"/>
          <w:szCs w:val="20"/>
        </w:rPr>
      </w:pPr>
    </w:p>
    <w:p w14:paraId="7992F46D" w14:textId="2A58E42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OBSERVER EFFECT (roe)</w:t>
      </w:r>
    </w:p>
    <w:p w14:paraId="4D5326A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tau.roe.witu ~ dgamma(0.1, 0.1) #WITU</w:t>
      </w:r>
    </w:p>
    <w:p w14:paraId="09FF33C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tau.roe.rugr ~ dgamma(0.1, 0.1) #RUGR</w:t>
      </w:r>
    </w:p>
    <w:p w14:paraId="1E733CD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tau.roe.amwo ~ dgamma(0.1, 0.1) #AMWO</w:t>
      </w:r>
    </w:p>
    <w:p w14:paraId="58F38CD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1:n.observers.witu.rugr) {</w:t>
      </w:r>
    </w:p>
    <w:p w14:paraId="126FBA47" w14:textId="2F349CA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roe.witu[observer] ~ dnorm(beta0.witu.pcs, tau.roe.witu) </w:t>
      </w:r>
    </w:p>
    <w:p w14:paraId="6349EDEA" w14:textId="106B9F1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roe.rugr[observer] ~ dnorm(beta0.rugr.pcs, tau.roe.rugr) </w:t>
      </w:r>
    </w:p>
    <w:p w14:paraId="263905B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1371E8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1:n.observers.amwo) {</w:t>
      </w:r>
    </w:p>
    <w:p w14:paraId="4A9AAC0F" w14:textId="0BC42EE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roe.amwo[observer] ~ dnorm(beta0.amwo.pcs, tau.roe.amwo) </w:t>
      </w:r>
    </w:p>
    <w:p w14:paraId="2AC789D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3FF3D57" w14:textId="77777777" w:rsidR="00EF607C" w:rsidRPr="003808E1" w:rsidRDefault="00EF607C" w:rsidP="008729BF">
      <w:pPr>
        <w:spacing w:after="0"/>
        <w:rPr>
          <w:rFonts w:ascii="Courier New" w:hAnsi="Courier New" w:cs="Courier New"/>
          <w:sz w:val="20"/>
          <w:szCs w:val="20"/>
        </w:rPr>
      </w:pPr>
    </w:p>
    <w:p w14:paraId="24170706" w14:textId="518F6B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ARU TYPE EFFECT (rate)</w:t>
      </w:r>
    </w:p>
    <w:p w14:paraId="06F185D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tau.rate.witu ~ dgamma(0.1, 0.1) #WITU</w:t>
      </w:r>
    </w:p>
    <w:p w14:paraId="7AA7E4D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tau.rate.amwo ~ dgamma(0.1, 0.1) #AMWO</w:t>
      </w:r>
    </w:p>
    <w:p w14:paraId="08BAC0F9" w14:textId="4526CAA5" w:rsidR="00EF607C" w:rsidRPr="003808E1" w:rsidRDefault="00391500" w:rsidP="008729BF">
      <w:pPr>
        <w:spacing w:after="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 for (aru.type in 1:n.aru.types) {</w:t>
      </w:r>
    </w:p>
    <w:p w14:paraId="7F89D4F0" w14:textId="0628B44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rate.witu[aru.type] ~ dnorm(beta0.witu.aru, tau.rate.witu) </w:t>
      </w:r>
    </w:p>
    <w:p w14:paraId="65BAFC23" w14:textId="6297EE5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rate.amwo[aru.type] ~ dnorm(beta0.amwo.aru, tau.rate.amwo) </w:t>
      </w:r>
    </w:p>
    <w:p w14:paraId="5167BBC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39BC5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D35813C" w14:textId="77777777" w:rsidR="00EF607C" w:rsidRPr="003808E1" w:rsidRDefault="00EF607C" w:rsidP="008729BF">
      <w:pPr>
        <w:spacing w:after="0"/>
        <w:rPr>
          <w:rFonts w:ascii="Courier New" w:hAnsi="Courier New" w:cs="Courier New"/>
          <w:sz w:val="20"/>
          <w:szCs w:val="20"/>
        </w:rPr>
      </w:pPr>
    </w:p>
    <w:p w14:paraId="78AB950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LIKELIHOOD</w:t>
      </w:r>
    </w:p>
    <w:p w14:paraId="69809976" w14:textId="77777777" w:rsidR="00EF607C" w:rsidRPr="003808E1" w:rsidRDefault="00EF607C" w:rsidP="008729BF">
      <w:pPr>
        <w:spacing w:after="0"/>
        <w:rPr>
          <w:rFonts w:ascii="Courier New" w:hAnsi="Courier New" w:cs="Courier New"/>
          <w:sz w:val="20"/>
          <w:szCs w:val="20"/>
        </w:rPr>
      </w:pPr>
    </w:p>
    <w:p w14:paraId="6D33E537" w14:textId="1AD7A9C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for(site in 1:n.sites){</w:t>
      </w:r>
    </w:p>
    <w:p w14:paraId="7AED570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FD93AE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NATURAL PARAMETERS</w:t>
      </w:r>
    </w:p>
    <w:p w14:paraId="7ACF7D7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f.witu[site] &lt;- inprod(alpha.witu[1:n.sitecovs], </w:t>
      </w:r>
    </w:p>
    <w:p w14:paraId="048EB238" w14:textId="27887C45"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sitecov.matrix[site, 1:n.sitecovs]) + </w:t>
      </w:r>
      <w:r w:rsidR="00B54AC3" w:rsidRPr="003808E1">
        <w:rPr>
          <w:rFonts w:ascii="Courier New" w:hAnsi="Courier New" w:cs="Courier New"/>
          <w:sz w:val="20"/>
          <w:szCs w:val="20"/>
        </w:rPr>
        <w:t xml:space="preserve">    </w:t>
      </w:r>
      <w:r w:rsidRPr="003808E1">
        <w:rPr>
          <w:rFonts w:ascii="Courier New" w:hAnsi="Courier New" w:cs="Courier New"/>
          <w:sz w:val="20"/>
          <w:szCs w:val="20"/>
        </w:rPr>
        <w:t>rye.witu[year.id[site]]</w:t>
      </w:r>
    </w:p>
    <w:p w14:paraId="14E74FC4"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f.rugr[site] &lt;- inprod(alpha.rugr[1:n.sitecovs], </w:t>
      </w:r>
    </w:p>
    <w:p w14:paraId="7157D11A" w14:textId="35298530"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sitecov.matrix[site, 1:n.sitecovs]) + rye.rugr[year.id[site]] </w:t>
      </w:r>
    </w:p>
    <w:p w14:paraId="5AA657E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f.amwo[site] &lt;- inprod(alpha.amwo[1:n.sitecovs], </w:t>
      </w:r>
    </w:p>
    <w:p w14:paraId="50FDCC94" w14:textId="48CAB70A"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sitecov.matrix[site, 1:n.sitecovs]) + rye.amwo[year.id[site]]</w:t>
      </w:r>
    </w:p>
    <w:p w14:paraId="339E269A" w14:textId="23DCE15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f.witu.rugr[site] &lt;- alpha.witu.rugr </w:t>
      </w:r>
    </w:p>
    <w:p w14:paraId="553BBDCE" w14:textId="6BBE616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f.witu.amwo[site] &lt;- alpha.witu.amwo </w:t>
      </w:r>
    </w:p>
    <w:p w14:paraId="6FED7C32" w14:textId="01AADA1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f.rugr.amwo[site] &lt;- alpha.rugr.amwo </w:t>
      </w:r>
    </w:p>
    <w:p w14:paraId="04C28DB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73D33C3" w14:textId="761EA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PROBABILITY OF EACH COMBINATION OF 1 AND 0 </w:t>
      </w:r>
    </w:p>
    <w:p w14:paraId="4E3B5200" w14:textId="3E6536BE" w:rsidR="00B54AC3" w:rsidRPr="000B5CE2" w:rsidRDefault="00EF607C" w:rsidP="008729BF">
      <w:pPr>
        <w:spacing w:after="0"/>
        <w:rPr>
          <w:rFonts w:ascii="Courier New" w:hAnsi="Courier New" w:cs="Courier New"/>
          <w:sz w:val="20"/>
          <w:szCs w:val="20"/>
          <w:lang w:val="fr-FR"/>
          <w:rPrChange w:id="43" w:author="hlclipp@mix.wvu.edu" w:date="2023-06-08T19:18:00Z">
            <w:rPr>
              <w:rFonts w:ascii="Courier New" w:hAnsi="Courier New" w:cs="Courier New"/>
              <w:sz w:val="20"/>
              <w:szCs w:val="20"/>
            </w:rPr>
          </w:rPrChange>
        </w:rPr>
      </w:pPr>
      <w:r w:rsidRPr="003808E1">
        <w:rPr>
          <w:rFonts w:ascii="Courier New" w:hAnsi="Courier New" w:cs="Courier New"/>
          <w:sz w:val="20"/>
          <w:szCs w:val="20"/>
        </w:rPr>
        <w:t xml:space="preserve">    </w:t>
      </w:r>
      <w:r w:rsidRPr="000B5CE2">
        <w:rPr>
          <w:rFonts w:ascii="Courier New" w:hAnsi="Courier New" w:cs="Courier New"/>
          <w:sz w:val="20"/>
          <w:szCs w:val="20"/>
          <w:lang w:val="fr-FR"/>
          <w:rPrChange w:id="44" w:author="hlclipp@mix.wvu.edu" w:date="2023-06-08T19:18:00Z">
            <w:rPr>
              <w:rFonts w:ascii="Courier New" w:hAnsi="Courier New" w:cs="Courier New"/>
              <w:sz w:val="20"/>
              <w:szCs w:val="20"/>
            </w:rPr>
          </w:rPrChange>
        </w:rPr>
        <w:t xml:space="preserve">Psi[site, 1] &lt;- </w:t>
      </w:r>
      <w:proofErr w:type="spellStart"/>
      <w:r w:rsidRPr="000B5CE2">
        <w:rPr>
          <w:rFonts w:ascii="Courier New" w:hAnsi="Courier New" w:cs="Courier New"/>
          <w:sz w:val="20"/>
          <w:szCs w:val="20"/>
          <w:lang w:val="fr-FR"/>
          <w:rPrChange w:id="45" w:author="hlclipp@mix.wvu.edu" w:date="2023-06-08T19:18:00Z">
            <w:rPr>
              <w:rFonts w:ascii="Courier New" w:hAnsi="Courier New" w:cs="Courier New"/>
              <w:sz w:val="20"/>
              <w:szCs w:val="20"/>
            </w:rPr>
          </w:rPrChange>
        </w:rPr>
        <w:t>exp</w:t>
      </w:r>
      <w:proofErr w:type="spellEnd"/>
      <w:r w:rsidRPr="000B5CE2">
        <w:rPr>
          <w:rFonts w:ascii="Courier New" w:hAnsi="Courier New" w:cs="Courier New"/>
          <w:sz w:val="20"/>
          <w:szCs w:val="20"/>
          <w:lang w:val="fr-FR"/>
          <w:rPrChange w:id="46"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47" w:author="hlclipp@mix.wvu.edu" w:date="2023-06-08T19:18:00Z">
            <w:rPr>
              <w:rFonts w:ascii="Courier New" w:hAnsi="Courier New" w:cs="Courier New"/>
              <w:sz w:val="20"/>
              <w:szCs w:val="20"/>
            </w:rPr>
          </w:rPrChange>
        </w:rPr>
        <w:t>f.witu</w:t>
      </w:r>
      <w:proofErr w:type="spellEnd"/>
      <w:r w:rsidRPr="000B5CE2">
        <w:rPr>
          <w:rFonts w:ascii="Courier New" w:hAnsi="Courier New" w:cs="Courier New"/>
          <w:sz w:val="20"/>
          <w:szCs w:val="20"/>
          <w:lang w:val="fr-FR"/>
          <w:rPrChange w:id="48"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49" w:author="hlclipp@mix.wvu.edu" w:date="2023-06-08T19:18:00Z">
            <w:rPr>
              <w:rFonts w:ascii="Courier New" w:hAnsi="Courier New" w:cs="Courier New"/>
              <w:sz w:val="20"/>
              <w:szCs w:val="20"/>
            </w:rPr>
          </w:rPrChange>
        </w:rPr>
        <w:t>f.rugr</w:t>
      </w:r>
      <w:proofErr w:type="spellEnd"/>
      <w:r w:rsidRPr="000B5CE2">
        <w:rPr>
          <w:rFonts w:ascii="Courier New" w:hAnsi="Courier New" w:cs="Courier New"/>
          <w:sz w:val="20"/>
          <w:szCs w:val="20"/>
          <w:lang w:val="fr-FR"/>
          <w:rPrChange w:id="50"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51" w:author="hlclipp@mix.wvu.edu" w:date="2023-06-08T19:18:00Z">
            <w:rPr>
              <w:rFonts w:ascii="Courier New" w:hAnsi="Courier New" w:cs="Courier New"/>
              <w:sz w:val="20"/>
              <w:szCs w:val="20"/>
            </w:rPr>
          </w:rPrChange>
        </w:rPr>
        <w:t>f.amwo</w:t>
      </w:r>
      <w:proofErr w:type="spellEnd"/>
      <w:r w:rsidRPr="000B5CE2">
        <w:rPr>
          <w:rFonts w:ascii="Courier New" w:hAnsi="Courier New" w:cs="Courier New"/>
          <w:sz w:val="20"/>
          <w:szCs w:val="20"/>
          <w:lang w:val="fr-FR"/>
          <w:rPrChange w:id="52" w:author="hlclipp@mix.wvu.edu" w:date="2023-06-08T19:18:00Z">
            <w:rPr>
              <w:rFonts w:ascii="Courier New" w:hAnsi="Courier New" w:cs="Courier New"/>
              <w:sz w:val="20"/>
              <w:szCs w:val="20"/>
            </w:rPr>
          </w:rPrChange>
        </w:rPr>
        <w:t xml:space="preserve">[site] + </w:t>
      </w:r>
    </w:p>
    <w:p w14:paraId="7770A5F7" w14:textId="595E542A" w:rsidR="00EF607C" w:rsidRPr="000B5CE2" w:rsidRDefault="00EF607C" w:rsidP="00B54AC3">
      <w:pPr>
        <w:spacing w:after="0"/>
        <w:ind w:left="2880"/>
        <w:rPr>
          <w:rFonts w:ascii="Courier New" w:hAnsi="Courier New" w:cs="Courier New"/>
          <w:sz w:val="20"/>
          <w:szCs w:val="20"/>
          <w:lang w:val="fr-FR"/>
          <w:rPrChange w:id="53" w:author="hlclipp@mix.wvu.edu" w:date="2023-06-08T19:18:00Z">
            <w:rPr>
              <w:rFonts w:ascii="Courier New" w:hAnsi="Courier New" w:cs="Courier New"/>
              <w:sz w:val="20"/>
              <w:szCs w:val="20"/>
            </w:rPr>
          </w:rPrChange>
        </w:rPr>
      </w:pPr>
      <w:proofErr w:type="spellStart"/>
      <w:r w:rsidRPr="000B5CE2">
        <w:rPr>
          <w:rFonts w:ascii="Courier New" w:hAnsi="Courier New" w:cs="Courier New"/>
          <w:sz w:val="20"/>
          <w:szCs w:val="20"/>
          <w:lang w:val="fr-FR"/>
          <w:rPrChange w:id="54" w:author="hlclipp@mix.wvu.edu" w:date="2023-06-08T19:18:00Z">
            <w:rPr>
              <w:rFonts w:ascii="Courier New" w:hAnsi="Courier New" w:cs="Courier New"/>
              <w:sz w:val="20"/>
              <w:szCs w:val="20"/>
            </w:rPr>
          </w:rPrChange>
        </w:rPr>
        <w:t>f.witu.rugr</w:t>
      </w:r>
      <w:proofErr w:type="spellEnd"/>
      <w:r w:rsidRPr="000B5CE2">
        <w:rPr>
          <w:rFonts w:ascii="Courier New" w:hAnsi="Courier New" w:cs="Courier New"/>
          <w:sz w:val="20"/>
          <w:szCs w:val="20"/>
          <w:lang w:val="fr-FR"/>
          <w:rPrChange w:id="55"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56" w:author="hlclipp@mix.wvu.edu" w:date="2023-06-08T19:18:00Z">
            <w:rPr>
              <w:rFonts w:ascii="Courier New" w:hAnsi="Courier New" w:cs="Courier New"/>
              <w:sz w:val="20"/>
              <w:szCs w:val="20"/>
            </w:rPr>
          </w:rPrChange>
        </w:rPr>
        <w:t>f.witu.amwo</w:t>
      </w:r>
      <w:proofErr w:type="spellEnd"/>
      <w:r w:rsidRPr="000B5CE2">
        <w:rPr>
          <w:rFonts w:ascii="Courier New" w:hAnsi="Courier New" w:cs="Courier New"/>
          <w:sz w:val="20"/>
          <w:szCs w:val="20"/>
          <w:lang w:val="fr-FR"/>
          <w:rPrChange w:id="57"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58" w:author="hlclipp@mix.wvu.edu" w:date="2023-06-08T19:18:00Z">
            <w:rPr>
              <w:rFonts w:ascii="Courier New" w:hAnsi="Courier New" w:cs="Courier New"/>
              <w:sz w:val="20"/>
              <w:szCs w:val="20"/>
            </w:rPr>
          </w:rPrChange>
        </w:rPr>
        <w:t>f.rugr.amwo</w:t>
      </w:r>
      <w:proofErr w:type="spellEnd"/>
      <w:r w:rsidRPr="000B5CE2">
        <w:rPr>
          <w:rFonts w:ascii="Courier New" w:hAnsi="Courier New" w:cs="Courier New"/>
          <w:sz w:val="20"/>
          <w:szCs w:val="20"/>
          <w:lang w:val="fr-FR"/>
          <w:rPrChange w:id="59"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60" w:author="hlclipp@mix.wvu.edu" w:date="2023-06-08T19:18:00Z">
            <w:rPr>
              <w:rFonts w:ascii="Courier New" w:hAnsi="Courier New" w:cs="Courier New"/>
              <w:sz w:val="20"/>
              <w:szCs w:val="20"/>
            </w:rPr>
          </w:rPrChange>
        </w:rPr>
        <w:t>no.extra.detections.vector</w:t>
      </w:r>
      <w:proofErr w:type="spellEnd"/>
      <w:r w:rsidRPr="000B5CE2">
        <w:rPr>
          <w:rFonts w:ascii="Courier New" w:hAnsi="Courier New" w:cs="Courier New"/>
          <w:sz w:val="20"/>
          <w:szCs w:val="20"/>
          <w:lang w:val="fr-FR"/>
          <w:rPrChange w:id="61" w:author="hlclipp@mix.wvu.edu" w:date="2023-06-08T19:18:00Z">
            <w:rPr>
              <w:rFonts w:ascii="Courier New" w:hAnsi="Courier New" w:cs="Courier New"/>
              <w:sz w:val="20"/>
              <w:szCs w:val="20"/>
            </w:rPr>
          </w:rPrChange>
        </w:rPr>
        <w:t>[site]</w:t>
      </w:r>
    </w:p>
    <w:p w14:paraId="3D92C882" w14:textId="77777777" w:rsidR="00B54AC3" w:rsidRPr="000B5CE2" w:rsidRDefault="00EF607C" w:rsidP="008729BF">
      <w:pPr>
        <w:spacing w:after="0"/>
        <w:rPr>
          <w:rFonts w:ascii="Courier New" w:hAnsi="Courier New" w:cs="Courier New"/>
          <w:sz w:val="20"/>
          <w:szCs w:val="20"/>
          <w:lang w:val="fr-FR"/>
          <w:rPrChange w:id="62"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63" w:author="hlclipp@mix.wvu.edu" w:date="2023-06-08T19:18:00Z">
            <w:rPr>
              <w:rFonts w:ascii="Courier New" w:hAnsi="Courier New" w:cs="Courier New"/>
              <w:sz w:val="20"/>
              <w:szCs w:val="20"/>
            </w:rPr>
          </w:rPrChange>
        </w:rPr>
        <w:t xml:space="preserve">    </w:t>
      </w:r>
    </w:p>
    <w:p w14:paraId="2E1460B7" w14:textId="77777777" w:rsidR="00B54AC3" w:rsidRPr="000B5CE2" w:rsidRDefault="00B54AC3" w:rsidP="008729BF">
      <w:pPr>
        <w:spacing w:after="0"/>
        <w:rPr>
          <w:rFonts w:ascii="Courier New" w:hAnsi="Courier New" w:cs="Courier New"/>
          <w:sz w:val="20"/>
          <w:szCs w:val="20"/>
          <w:lang w:val="fr-FR"/>
          <w:rPrChange w:id="64" w:author="hlclipp@mix.wvu.edu" w:date="2023-06-08T19:18:00Z">
            <w:rPr>
              <w:rFonts w:ascii="Courier New" w:hAnsi="Courier New" w:cs="Courier New"/>
              <w:sz w:val="20"/>
              <w:szCs w:val="20"/>
            </w:rPr>
          </w:rPrChange>
        </w:rPr>
      </w:pPr>
    </w:p>
    <w:p w14:paraId="56562F49" w14:textId="79427474" w:rsidR="00B54AC3" w:rsidRPr="000B5CE2" w:rsidRDefault="00B54AC3" w:rsidP="008729BF">
      <w:pPr>
        <w:spacing w:after="0"/>
        <w:rPr>
          <w:rFonts w:ascii="Courier New" w:hAnsi="Courier New" w:cs="Courier New"/>
          <w:sz w:val="20"/>
          <w:szCs w:val="20"/>
          <w:lang w:val="fr-FR"/>
          <w:rPrChange w:id="65"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66" w:author="hlclipp@mix.wvu.edu" w:date="2023-06-08T19:18:00Z">
            <w:rPr>
              <w:rFonts w:ascii="Courier New" w:hAnsi="Courier New" w:cs="Courier New"/>
              <w:sz w:val="20"/>
              <w:szCs w:val="20"/>
            </w:rPr>
          </w:rPrChange>
        </w:rPr>
        <w:lastRenderedPageBreak/>
        <w:t xml:space="preserve">    </w:t>
      </w:r>
      <w:r w:rsidR="00EF607C" w:rsidRPr="000B5CE2">
        <w:rPr>
          <w:rFonts w:ascii="Courier New" w:hAnsi="Courier New" w:cs="Courier New"/>
          <w:sz w:val="20"/>
          <w:szCs w:val="20"/>
          <w:lang w:val="fr-FR"/>
          <w:rPrChange w:id="67" w:author="hlclipp@mix.wvu.edu" w:date="2023-06-08T19:18:00Z">
            <w:rPr>
              <w:rFonts w:ascii="Courier New" w:hAnsi="Courier New" w:cs="Courier New"/>
              <w:sz w:val="20"/>
              <w:szCs w:val="20"/>
            </w:rPr>
          </w:rPrChange>
        </w:rPr>
        <w:t xml:space="preserve">Psi[site, 2] &lt;- </w:t>
      </w:r>
      <w:proofErr w:type="spellStart"/>
      <w:r w:rsidR="00EF607C" w:rsidRPr="000B5CE2">
        <w:rPr>
          <w:rFonts w:ascii="Courier New" w:hAnsi="Courier New" w:cs="Courier New"/>
          <w:sz w:val="20"/>
          <w:szCs w:val="20"/>
          <w:lang w:val="fr-FR"/>
          <w:rPrChange w:id="68" w:author="hlclipp@mix.wvu.edu" w:date="2023-06-08T19:18:00Z">
            <w:rPr>
              <w:rFonts w:ascii="Courier New" w:hAnsi="Courier New" w:cs="Courier New"/>
              <w:sz w:val="20"/>
              <w:szCs w:val="20"/>
            </w:rPr>
          </w:rPrChange>
        </w:rPr>
        <w:t>exp</w:t>
      </w:r>
      <w:proofErr w:type="spellEnd"/>
      <w:r w:rsidR="00EF607C" w:rsidRPr="000B5CE2">
        <w:rPr>
          <w:rFonts w:ascii="Courier New" w:hAnsi="Courier New" w:cs="Courier New"/>
          <w:sz w:val="20"/>
          <w:szCs w:val="20"/>
          <w:lang w:val="fr-FR"/>
          <w:rPrChange w:id="69" w:author="hlclipp@mix.wvu.edu" w:date="2023-06-08T19:18:00Z">
            <w:rPr>
              <w:rFonts w:ascii="Courier New" w:hAnsi="Courier New" w:cs="Courier New"/>
              <w:sz w:val="20"/>
              <w:szCs w:val="20"/>
            </w:rPr>
          </w:rPrChange>
        </w:rPr>
        <w:t>(</w:t>
      </w:r>
      <w:proofErr w:type="spellStart"/>
      <w:r w:rsidR="00EF607C" w:rsidRPr="000B5CE2">
        <w:rPr>
          <w:rFonts w:ascii="Courier New" w:hAnsi="Courier New" w:cs="Courier New"/>
          <w:sz w:val="20"/>
          <w:szCs w:val="20"/>
          <w:lang w:val="fr-FR"/>
          <w:rPrChange w:id="70" w:author="hlclipp@mix.wvu.edu" w:date="2023-06-08T19:18:00Z">
            <w:rPr>
              <w:rFonts w:ascii="Courier New" w:hAnsi="Courier New" w:cs="Courier New"/>
              <w:sz w:val="20"/>
              <w:szCs w:val="20"/>
            </w:rPr>
          </w:rPrChange>
        </w:rPr>
        <w:t>f.witu</w:t>
      </w:r>
      <w:proofErr w:type="spellEnd"/>
      <w:r w:rsidR="00EF607C" w:rsidRPr="000B5CE2">
        <w:rPr>
          <w:rFonts w:ascii="Courier New" w:hAnsi="Courier New" w:cs="Courier New"/>
          <w:sz w:val="20"/>
          <w:szCs w:val="20"/>
          <w:lang w:val="fr-FR"/>
          <w:rPrChange w:id="71" w:author="hlclipp@mix.wvu.edu" w:date="2023-06-08T19:18:00Z">
            <w:rPr>
              <w:rFonts w:ascii="Courier New" w:hAnsi="Courier New" w:cs="Courier New"/>
              <w:sz w:val="20"/>
              <w:szCs w:val="20"/>
            </w:rPr>
          </w:rPrChange>
        </w:rPr>
        <w:t xml:space="preserve">[site] + </w:t>
      </w:r>
      <w:proofErr w:type="spellStart"/>
      <w:r w:rsidR="00EF607C" w:rsidRPr="000B5CE2">
        <w:rPr>
          <w:rFonts w:ascii="Courier New" w:hAnsi="Courier New" w:cs="Courier New"/>
          <w:sz w:val="20"/>
          <w:szCs w:val="20"/>
          <w:lang w:val="fr-FR"/>
          <w:rPrChange w:id="72" w:author="hlclipp@mix.wvu.edu" w:date="2023-06-08T19:18:00Z">
            <w:rPr>
              <w:rFonts w:ascii="Courier New" w:hAnsi="Courier New" w:cs="Courier New"/>
              <w:sz w:val="20"/>
              <w:szCs w:val="20"/>
            </w:rPr>
          </w:rPrChange>
        </w:rPr>
        <w:t>f.rugr</w:t>
      </w:r>
      <w:proofErr w:type="spellEnd"/>
      <w:r w:rsidR="00EF607C" w:rsidRPr="000B5CE2">
        <w:rPr>
          <w:rFonts w:ascii="Courier New" w:hAnsi="Courier New" w:cs="Courier New"/>
          <w:sz w:val="20"/>
          <w:szCs w:val="20"/>
          <w:lang w:val="fr-FR"/>
          <w:rPrChange w:id="73" w:author="hlclipp@mix.wvu.edu" w:date="2023-06-08T19:18:00Z">
            <w:rPr>
              <w:rFonts w:ascii="Courier New" w:hAnsi="Courier New" w:cs="Courier New"/>
              <w:sz w:val="20"/>
              <w:szCs w:val="20"/>
            </w:rPr>
          </w:rPrChange>
        </w:rPr>
        <w:t xml:space="preserve">[site] + </w:t>
      </w:r>
      <w:proofErr w:type="spellStart"/>
      <w:r w:rsidR="00EF607C" w:rsidRPr="000B5CE2">
        <w:rPr>
          <w:rFonts w:ascii="Courier New" w:hAnsi="Courier New" w:cs="Courier New"/>
          <w:sz w:val="20"/>
          <w:szCs w:val="20"/>
          <w:lang w:val="fr-FR"/>
          <w:rPrChange w:id="74" w:author="hlclipp@mix.wvu.edu" w:date="2023-06-08T19:18:00Z">
            <w:rPr>
              <w:rFonts w:ascii="Courier New" w:hAnsi="Courier New" w:cs="Courier New"/>
              <w:sz w:val="20"/>
              <w:szCs w:val="20"/>
            </w:rPr>
          </w:rPrChange>
        </w:rPr>
        <w:t>f.witu.rugr</w:t>
      </w:r>
      <w:proofErr w:type="spellEnd"/>
      <w:r w:rsidR="00EF607C" w:rsidRPr="000B5CE2">
        <w:rPr>
          <w:rFonts w:ascii="Courier New" w:hAnsi="Courier New" w:cs="Courier New"/>
          <w:sz w:val="20"/>
          <w:szCs w:val="20"/>
          <w:lang w:val="fr-FR"/>
          <w:rPrChange w:id="75" w:author="hlclipp@mix.wvu.edu" w:date="2023-06-08T19:18:00Z">
            <w:rPr>
              <w:rFonts w:ascii="Courier New" w:hAnsi="Courier New" w:cs="Courier New"/>
              <w:sz w:val="20"/>
              <w:szCs w:val="20"/>
            </w:rPr>
          </w:rPrChange>
        </w:rPr>
        <w:t xml:space="preserve">[site]) * </w:t>
      </w:r>
    </w:p>
    <w:p w14:paraId="379BEAAB" w14:textId="2DEA9C6C"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45281641" w14:textId="77777777" w:rsidR="00B54AC3" w:rsidRPr="000B5CE2" w:rsidRDefault="00EF607C" w:rsidP="008729BF">
      <w:pPr>
        <w:spacing w:after="0"/>
        <w:rPr>
          <w:rFonts w:ascii="Courier New" w:hAnsi="Courier New" w:cs="Courier New"/>
          <w:sz w:val="20"/>
          <w:szCs w:val="20"/>
          <w:lang w:val="fr-FR"/>
          <w:rPrChange w:id="76" w:author="hlclipp@mix.wvu.edu" w:date="2023-06-08T19:18:00Z">
            <w:rPr>
              <w:rFonts w:ascii="Courier New" w:hAnsi="Courier New" w:cs="Courier New"/>
              <w:sz w:val="20"/>
              <w:szCs w:val="20"/>
            </w:rPr>
          </w:rPrChange>
        </w:rPr>
      </w:pPr>
      <w:r w:rsidRPr="003808E1">
        <w:rPr>
          <w:rFonts w:ascii="Courier New" w:hAnsi="Courier New" w:cs="Courier New"/>
          <w:sz w:val="20"/>
          <w:szCs w:val="20"/>
        </w:rPr>
        <w:t xml:space="preserve">    </w:t>
      </w:r>
      <w:r w:rsidRPr="000B5CE2">
        <w:rPr>
          <w:rFonts w:ascii="Courier New" w:hAnsi="Courier New" w:cs="Courier New"/>
          <w:sz w:val="20"/>
          <w:szCs w:val="20"/>
          <w:lang w:val="fr-FR"/>
          <w:rPrChange w:id="77" w:author="hlclipp@mix.wvu.edu" w:date="2023-06-08T19:18:00Z">
            <w:rPr>
              <w:rFonts w:ascii="Courier New" w:hAnsi="Courier New" w:cs="Courier New"/>
              <w:sz w:val="20"/>
              <w:szCs w:val="20"/>
            </w:rPr>
          </w:rPrChange>
        </w:rPr>
        <w:t xml:space="preserve">Psi[site, 3] &lt;- </w:t>
      </w:r>
      <w:proofErr w:type="spellStart"/>
      <w:r w:rsidRPr="000B5CE2">
        <w:rPr>
          <w:rFonts w:ascii="Courier New" w:hAnsi="Courier New" w:cs="Courier New"/>
          <w:sz w:val="20"/>
          <w:szCs w:val="20"/>
          <w:lang w:val="fr-FR"/>
          <w:rPrChange w:id="78" w:author="hlclipp@mix.wvu.edu" w:date="2023-06-08T19:18:00Z">
            <w:rPr>
              <w:rFonts w:ascii="Courier New" w:hAnsi="Courier New" w:cs="Courier New"/>
              <w:sz w:val="20"/>
              <w:szCs w:val="20"/>
            </w:rPr>
          </w:rPrChange>
        </w:rPr>
        <w:t>exp</w:t>
      </w:r>
      <w:proofErr w:type="spellEnd"/>
      <w:r w:rsidRPr="000B5CE2">
        <w:rPr>
          <w:rFonts w:ascii="Courier New" w:hAnsi="Courier New" w:cs="Courier New"/>
          <w:sz w:val="20"/>
          <w:szCs w:val="20"/>
          <w:lang w:val="fr-FR"/>
          <w:rPrChange w:id="79"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80" w:author="hlclipp@mix.wvu.edu" w:date="2023-06-08T19:18:00Z">
            <w:rPr>
              <w:rFonts w:ascii="Courier New" w:hAnsi="Courier New" w:cs="Courier New"/>
              <w:sz w:val="20"/>
              <w:szCs w:val="20"/>
            </w:rPr>
          </w:rPrChange>
        </w:rPr>
        <w:t>f.witu</w:t>
      </w:r>
      <w:proofErr w:type="spellEnd"/>
      <w:r w:rsidRPr="000B5CE2">
        <w:rPr>
          <w:rFonts w:ascii="Courier New" w:hAnsi="Courier New" w:cs="Courier New"/>
          <w:sz w:val="20"/>
          <w:szCs w:val="20"/>
          <w:lang w:val="fr-FR"/>
          <w:rPrChange w:id="81"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82" w:author="hlclipp@mix.wvu.edu" w:date="2023-06-08T19:18:00Z">
            <w:rPr>
              <w:rFonts w:ascii="Courier New" w:hAnsi="Courier New" w:cs="Courier New"/>
              <w:sz w:val="20"/>
              <w:szCs w:val="20"/>
            </w:rPr>
          </w:rPrChange>
        </w:rPr>
        <w:t>f.amwo</w:t>
      </w:r>
      <w:proofErr w:type="spellEnd"/>
      <w:r w:rsidRPr="000B5CE2">
        <w:rPr>
          <w:rFonts w:ascii="Courier New" w:hAnsi="Courier New" w:cs="Courier New"/>
          <w:sz w:val="20"/>
          <w:szCs w:val="20"/>
          <w:lang w:val="fr-FR"/>
          <w:rPrChange w:id="83"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84" w:author="hlclipp@mix.wvu.edu" w:date="2023-06-08T19:18:00Z">
            <w:rPr>
              <w:rFonts w:ascii="Courier New" w:hAnsi="Courier New" w:cs="Courier New"/>
              <w:sz w:val="20"/>
              <w:szCs w:val="20"/>
            </w:rPr>
          </w:rPrChange>
        </w:rPr>
        <w:t>f.witu.amwo</w:t>
      </w:r>
      <w:proofErr w:type="spellEnd"/>
      <w:r w:rsidRPr="000B5CE2">
        <w:rPr>
          <w:rFonts w:ascii="Courier New" w:hAnsi="Courier New" w:cs="Courier New"/>
          <w:sz w:val="20"/>
          <w:szCs w:val="20"/>
          <w:lang w:val="fr-FR"/>
          <w:rPrChange w:id="85" w:author="hlclipp@mix.wvu.edu" w:date="2023-06-08T19:18:00Z">
            <w:rPr>
              <w:rFonts w:ascii="Courier New" w:hAnsi="Courier New" w:cs="Courier New"/>
              <w:sz w:val="20"/>
              <w:szCs w:val="20"/>
            </w:rPr>
          </w:rPrChange>
        </w:rPr>
        <w:t xml:space="preserve">[site]) * </w:t>
      </w:r>
    </w:p>
    <w:p w14:paraId="7386785C" w14:textId="1C7FA8CA"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08C46440" w14:textId="687B00C8" w:rsidR="00EF607C" w:rsidRPr="000B5CE2" w:rsidRDefault="00EF607C" w:rsidP="008729BF">
      <w:pPr>
        <w:spacing w:after="0"/>
        <w:rPr>
          <w:rFonts w:ascii="Courier New" w:hAnsi="Courier New" w:cs="Courier New"/>
          <w:sz w:val="20"/>
          <w:szCs w:val="20"/>
          <w:lang w:val="fr-FR"/>
          <w:rPrChange w:id="86" w:author="hlclipp@mix.wvu.edu" w:date="2023-06-08T19:18:00Z">
            <w:rPr>
              <w:rFonts w:ascii="Courier New" w:hAnsi="Courier New" w:cs="Courier New"/>
              <w:sz w:val="20"/>
              <w:szCs w:val="20"/>
            </w:rPr>
          </w:rPrChange>
        </w:rPr>
      </w:pPr>
      <w:r w:rsidRPr="003808E1">
        <w:rPr>
          <w:rFonts w:ascii="Courier New" w:hAnsi="Courier New" w:cs="Courier New"/>
          <w:sz w:val="20"/>
          <w:szCs w:val="20"/>
        </w:rPr>
        <w:t xml:space="preserve">    </w:t>
      </w:r>
      <w:r w:rsidRPr="000B5CE2">
        <w:rPr>
          <w:rFonts w:ascii="Courier New" w:hAnsi="Courier New" w:cs="Courier New"/>
          <w:sz w:val="20"/>
          <w:szCs w:val="20"/>
          <w:lang w:val="fr-FR"/>
          <w:rPrChange w:id="87" w:author="hlclipp@mix.wvu.edu" w:date="2023-06-08T19:18:00Z">
            <w:rPr>
              <w:rFonts w:ascii="Courier New" w:hAnsi="Courier New" w:cs="Courier New"/>
              <w:sz w:val="20"/>
              <w:szCs w:val="20"/>
            </w:rPr>
          </w:rPrChange>
        </w:rPr>
        <w:t xml:space="preserve">Psi[site, 4] &lt;- </w:t>
      </w:r>
      <w:proofErr w:type="spellStart"/>
      <w:r w:rsidRPr="000B5CE2">
        <w:rPr>
          <w:rFonts w:ascii="Courier New" w:hAnsi="Courier New" w:cs="Courier New"/>
          <w:sz w:val="20"/>
          <w:szCs w:val="20"/>
          <w:lang w:val="fr-FR"/>
          <w:rPrChange w:id="88" w:author="hlclipp@mix.wvu.edu" w:date="2023-06-08T19:18:00Z">
            <w:rPr>
              <w:rFonts w:ascii="Courier New" w:hAnsi="Courier New" w:cs="Courier New"/>
              <w:sz w:val="20"/>
              <w:szCs w:val="20"/>
            </w:rPr>
          </w:rPrChange>
        </w:rPr>
        <w:t>exp</w:t>
      </w:r>
      <w:proofErr w:type="spellEnd"/>
      <w:r w:rsidRPr="000B5CE2">
        <w:rPr>
          <w:rFonts w:ascii="Courier New" w:hAnsi="Courier New" w:cs="Courier New"/>
          <w:sz w:val="20"/>
          <w:szCs w:val="20"/>
          <w:lang w:val="fr-FR"/>
          <w:rPrChange w:id="89"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90" w:author="hlclipp@mix.wvu.edu" w:date="2023-06-08T19:18:00Z">
            <w:rPr>
              <w:rFonts w:ascii="Courier New" w:hAnsi="Courier New" w:cs="Courier New"/>
              <w:sz w:val="20"/>
              <w:szCs w:val="20"/>
            </w:rPr>
          </w:rPrChange>
        </w:rPr>
        <w:t>f.witu</w:t>
      </w:r>
      <w:proofErr w:type="spellEnd"/>
      <w:r w:rsidRPr="000B5CE2">
        <w:rPr>
          <w:rFonts w:ascii="Courier New" w:hAnsi="Courier New" w:cs="Courier New"/>
          <w:sz w:val="20"/>
          <w:szCs w:val="20"/>
          <w:lang w:val="fr-FR"/>
          <w:rPrChange w:id="91"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92" w:author="hlclipp@mix.wvu.edu" w:date="2023-06-08T19:18:00Z">
            <w:rPr>
              <w:rFonts w:ascii="Courier New" w:hAnsi="Courier New" w:cs="Courier New"/>
              <w:sz w:val="20"/>
              <w:szCs w:val="20"/>
            </w:rPr>
          </w:rPrChange>
        </w:rPr>
        <w:t>no.extra.detections.vector</w:t>
      </w:r>
      <w:proofErr w:type="spellEnd"/>
      <w:r w:rsidRPr="000B5CE2">
        <w:rPr>
          <w:rFonts w:ascii="Courier New" w:hAnsi="Courier New" w:cs="Courier New"/>
          <w:sz w:val="20"/>
          <w:szCs w:val="20"/>
          <w:lang w:val="fr-FR"/>
          <w:rPrChange w:id="93" w:author="hlclipp@mix.wvu.edu" w:date="2023-06-08T19:18:00Z">
            <w:rPr>
              <w:rFonts w:ascii="Courier New" w:hAnsi="Courier New" w:cs="Courier New"/>
              <w:sz w:val="20"/>
              <w:szCs w:val="20"/>
            </w:rPr>
          </w:rPrChange>
        </w:rPr>
        <w:t>[site]</w:t>
      </w:r>
    </w:p>
    <w:p w14:paraId="17C5DD52" w14:textId="77777777" w:rsidR="00B54AC3" w:rsidRPr="000B5CE2" w:rsidRDefault="00EF607C" w:rsidP="008729BF">
      <w:pPr>
        <w:spacing w:after="0"/>
        <w:rPr>
          <w:rFonts w:ascii="Courier New" w:hAnsi="Courier New" w:cs="Courier New"/>
          <w:sz w:val="20"/>
          <w:szCs w:val="20"/>
          <w:lang w:val="fr-FR"/>
          <w:rPrChange w:id="94"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95" w:author="hlclipp@mix.wvu.edu" w:date="2023-06-08T19:18:00Z">
            <w:rPr>
              <w:rFonts w:ascii="Courier New" w:hAnsi="Courier New" w:cs="Courier New"/>
              <w:sz w:val="20"/>
              <w:szCs w:val="20"/>
            </w:rPr>
          </w:rPrChange>
        </w:rPr>
        <w:t xml:space="preserve">    Psi[site, 5] &lt;- </w:t>
      </w:r>
      <w:proofErr w:type="spellStart"/>
      <w:r w:rsidRPr="000B5CE2">
        <w:rPr>
          <w:rFonts w:ascii="Courier New" w:hAnsi="Courier New" w:cs="Courier New"/>
          <w:sz w:val="20"/>
          <w:szCs w:val="20"/>
          <w:lang w:val="fr-FR"/>
          <w:rPrChange w:id="96" w:author="hlclipp@mix.wvu.edu" w:date="2023-06-08T19:18:00Z">
            <w:rPr>
              <w:rFonts w:ascii="Courier New" w:hAnsi="Courier New" w:cs="Courier New"/>
              <w:sz w:val="20"/>
              <w:szCs w:val="20"/>
            </w:rPr>
          </w:rPrChange>
        </w:rPr>
        <w:t>exp</w:t>
      </w:r>
      <w:proofErr w:type="spellEnd"/>
      <w:r w:rsidRPr="000B5CE2">
        <w:rPr>
          <w:rFonts w:ascii="Courier New" w:hAnsi="Courier New" w:cs="Courier New"/>
          <w:sz w:val="20"/>
          <w:szCs w:val="20"/>
          <w:lang w:val="fr-FR"/>
          <w:rPrChange w:id="97"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98" w:author="hlclipp@mix.wvu.edu" w:date="2023-06-08T19:18:00Z">
            <w:rPr>
              <w:rFonts w:ascii="Courier New" w:hAnsi="Courier New" w:cs="Courier New"/>
              <w:sz w:val="20"/>
              <w:szCs w:val="20"/>
            </w:rPr>
          </w:rPrChange>
        </w:rPr>
        <w:t>f.rugr</w:t>
      </w:r>
      <w:proofErr w:type="spellEnd"/>
      <w:r w:rsidRPr="000B5CE2">
        <w:rPr>
          <w:rFonts w:ascii="Courier New" w:hAnsi="Courier New" w:cs="Courier New"/>
          <w:sz w:val="20"/>
          <w:szCs w:val="20"/>
          <w:lang w:val="fr-FR"/>
          <w:rPrChange w:id="99"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00" w:author="hlclipp@mix.wvu.edu" w:date="2023-06-08T19:18:00Z">
            <w:rPr>
              <w:rFonts w:ascii="Courier New" w:hAnsi="Courier New" w:cs="Courier New"/>
              <w:sz w:val="20"/>
              <w:szCs w:val="20"/>
            </w:rPr>
          </w:rPrChange>
        </w:rPr>
        <w:t>f.amwo</w:t>
      </w:r>
      <w:proofErr w:type="spellEnd"/>
      <w:r w:rsidRPr="000B5CE2">
        <w:rPr>
          <w:rFonts w:ascii="Courier New" w:hAnsi="Courier New" w:cs="Courier New"/>
          <w:sz w:val="20"/>
          <w:szCs w:val="20"/>
          <w:lang w:val="fr-FR"/>
          <w:rPrChange w:id="101"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02" w:author="hlclipp@mix.wvu.edu" w:date="2023-06-08T19:18:00Z">
            <w:rPr>
              <w:rFonts w:ascii="Courier New" w:hAnsi="Courier New" w:cs="Courier New"/>
              <w:sz w:val="20"/>
              <w:szCs w:val="20"/>
            </w:rPr>
          </w:rPrChange>
        </w:rPr>
        <w:t>f.rugr.amwo</w:t>
      </w:r>
      <w:proofErr w:type="spellEnd"/>
      <w:r w:rsidRPr="000B5CE2">
        <w:rPr>
          <w:rFonts w:ascii="Courier New" w:hAnsi="Courier New" w:cs="Courier New"/>
          <w:sz w:val="20"/>
          <w:szCs w:val="20"/>
          <w:lang w:val="fr-FR"/>
          <w:rPrChange w:id="103" w:author="hlclipp@mix.wvu.edu" w:date="2023-06-08T19:18:00Z">
            <w:rPr>
              <w:rFonts w:ascii="Courier New" w:hAnsi="Courier New" w:cs="Courier New"/>
              <w:sz w:val="20"/>
              <w:szCs w:val="20"/>
            </w:rPr>
          </w:rPrChange>
        </w:rPr>
        <w:t xml:space="preserve">[site]) * </w:t>
      </w:r>
    </w:p>
    <w:p w14:paraId="7146A46B" w14:textId="14FF0DEC"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r w:rsidR="00B54AC3" w:rsidRPr="003808E1">
        <w:rPr>
          <w:rFonts w:ascii="Courier New" w:hAnsi="Courier New" w:cs="Courier New"/>
          <w:sz w:val="20"/>
          <w:szCs w:val="20"/>
        </w:rPr>
        <w:t>]</w:t>
      </w:r>
    </w:p>
    <w:p w14:paraId="3E1E8D6A" w14:textId="1CC84A5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6] &lt;- exp(f.rugr[site]) * no.extra.detections.vector[site]</w:t>
      </w:r>
    </w:p>
    <w:p w14:paraId="3523EEC1" w14:textId="4AD7A96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7] &lt;- exp(f.amwo[site]) * no.extra.detections.vector[site]</w:t>
      </w:r>
    </w:p>
    <w:p w14:paraId="3E8B3463" w14:textId="4E8A425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8] &lt;- 1 * no.extra.detections.vector[site]</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2290EE7"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1] &lt;- exp(f.witu[site] + f.rugr[site] + f.amwo[site] + </w:t>
      </w:r>
    </w:p>
    <w:p w14:paraId="39ADFC7F" w14:textId="5C2DAD3A"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f.witu.rugr[site] + f.witu.amwo[site] + f.rugr.amwo[site]) * known.witu.vector[site</w:t>
      </w:r>
      <w:r w:rsidR="00B54AC3" w:rsidRPr="003808E1">
        <w:rPr>
          <w:rFonts w:ascii="Courier New" w:hAnsi="Courier New" w:cs="Courier New"/>
          <w:sz w:val="20"/>
          <w:szCs w:val="20"/>
        </w:rPr>
        <w:t>]</w:t>
      </w:r>
    </w:p>
    <w:p w14:paraId="15279E86" w14:textId="77777777" w:rsidR="00B54AC3" w:rsidRPr="000B5CE2" w:rsidRDefault="00EF607C" w:rsidP="008729BF">
      <w:pPr>
        <w:spacing w:after="0"/>
        <w:rPr>
          <w:rFonts w:ascii="Courier New" w:hAnsi="Courier New" w:cs="Courier New"/>
          <w:sz w:val="20"/>
          <w:szCs w:val="20"/>
          <w:lang w:val="fr-FR"/>
          <w:rPrChange w:id="104" w:author="hlclipp@mix.wvu.edu" w:date="2023-06-08T19:18: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0B5CE2">
        <w:rPr>
          <w:rFonts w:ascii="Courier New" w:hAnsi="Courier New" w:cs="Courier New"/>
          <w:sz w:val="20"/>
          <w:szCs w:val="20"/>
          <w:lang w:val="fr-FR"/>
          <w:rPrChange w:id="105" w:author="hlclipp@mix.wvu.edu" w:date="2023-06-08T19:18:00Z">
            <w:rPr>
              <w:rFonts w:ascii="Courier New" w:hAnsi="Courier New" w:cs="Courier New"/>
              <w:sz w:val="20"/>
              <w:szCs w:val="20"/>
            </w:rPr>
          </w:rPrChange>
        </w:rPr>
        <w:t>Psi.WITU</w:t>
      </w:r>
      <w:proofErr w:type="spellEnd"/>
      <w:r w:rsidRPr="000B5CE2">
        <w:rPr>
          <w:rFonts w:ascii="Courier New" w:hAnsi="Courier New" w:cs="Courier New"/>
          <w:sz w:val="20"/>
          <w:szCs w:val="20"/>
          <w:lang w:val="fr-FR"/>
          <w:rPrChange w:id="106" w:author="hlclipp@mix.wvu.edu" w:date="2023-06-08T19:18:00Z">
            <w:rPr>
              <w:rFonts w:ascii="Courier New" w:hAnsi="Courier New" w:cs="Courier New"/>
              <w:sz w:val="20"/>
              <w:szCs w:val="20"/>
            </w:rPr>
          </w:rPrChange>
        </w:rPr>
        <w:t xml:space="preserve">[site, 2] &lt;- </w:t>
      </w:r>
      <w:proofErr w:type="spellStart"/>
      <w:r w:rsidRPr="000B5CE2">
        <w:rPr>
          <w:rFonts w:ascii="Courier New" w:hAnsi="Courier New" w:cs="Courier New"/>
          <w:sz w:val="20"/>
          <w:szCs w:val="20"/>
          <w:lang w:val="fr-FR"/>
          <w:rPrChange w:id="107" w:author="hlclipp@mix.wvu.edu" w:date="2023-06-08T19:18:00Z">
            <w:rPr>
              <w:rFonts w:ascii="Courier New" w:hAnsi="Courier New" w:cs="Courier New"/>
              <w:sz w:val="20"/>
              <w:szCs w:val="20"/>
            </w:rPr>
          </w:rPrChange>
        </w:rPr>
        <w:t>exp</w:t>
      </w:r>
      <w:proofErr w:type="spellEnd"/>
      <w:r w:rsidRPr="000B5CE2">
        <w:rPr>
          <w:rFonts w:ascii="Courier New" w:hAnsi="Courier New" w:cs="Courier New"/>
          <w:sz w:val="20"/>
          <w:szCs w:val="20"/>
          <w:lang w:val="fr-FR"/>
          <w:rPrChange w:id="108"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109" w:author="hlclipp@mix.wvu.edu" w:date="2023-06-08T19:18:00Z">
            <w:rPr>
              <w:rFonts w:ascii="Courier New" w:hAnsi="Courier New" w:cs="Courier New"/>
              <w:sz w:val="20"/>
              <w:szCs w:val="20"/>
            </w:rPr>
          </w:rPrChange>
        </w:rPr>
        <w:t>f.witu</w:t>
      </w:r>
      <w:proofErr w:type="spellEnd"/>
      <w:r w:rsidRPr="000B5CE2">
        <w:rPr>
          <w:rFonts w:ascii="Courier New" w:hAnsi="Courier New" w:cs="Courier New"/>
          <w:sz w:val="20"/>
          <w:szCs w:val="20"/>
          <w:lang w:val="fr-FR"/>
          <w:rPrChange w:id="110"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11" w:author="hlclipp@mix.wvu.edu" w:date="2023-06-08T19:18:00Z">
            <w:rPr>
              <w:rFonts w:ascii="Courier New" w:hAnsi="Courier New" w:cs="Courier New"/>
              <w:sz w:val="20"/>
              <w:szCs w:val="20"/>
            </w:rPr>
          </w:rPrChange>
        </w:rPr>
        <w:t>f.rugr</w:t>
      </w:r>
      <w:proofErr w:type="spellEnd"/>
      <w:r w:rsidRPr="000B5CE2">
        <w:rPr>
          <w:rFonts w:ascii="Courier New" w:hAnsi="Courier New" w:cs="Courier New"/>
          <w:sz w:val="20"/>
          <w:szCs w:val="20"/>
          <w:lang w:val="fr-FR"/>
          <w:rPrChange w:id="112"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13" w:author="hlclipp@mix.wvu.edu" w:date="2023-06-08T19:18:00Z">
            <w:rPr>
              <w:rFonts w:ascii="Courier New" w:hAnsi="Courier New" w:cs="Courier New"/>
              <w:sz w:val="20"/>
              <w:szCs w:val="20"/>
            </w:rPr>
          </w:rPrChange>
        </w:rPr>
        <w:t>f.witu.rugr</w:t>
      </w:r>
      <w:proofErr w:type="spellEnd"/>
      <w:r w:rsidRPr="000B5CE2">
        <w:rPr>
          <w:rFonts w:ascii="Courier New" w:hAnsi="Courier New" w:cs="Courier New"/>
          <w:sz w:val="20"/>
          <w:szCs w:val="20"/>
          <w:lang w:val="fr-FR"/>
          <w:rPrChange w:id="114" w:author="hlclipp@mix.wvu.edu" w:date="2023-06-08T19:18:00Z">
            <w:rPr>
              <w:rFonts w:ascii="Courier New" w:hAnsi="Courier New" w:cs="Courier New"/>
              <w:sz w:val="20"/>
              <w:szCs w:val="20"/>
            </w:rPr>
          </w:rPrChange>
        </w:rPr>
        <w:t xml:space="preserve">[site]) </w:t>
      </w:r>
    </w:p>
    <w:p w14:paraId="62BC62E2" w14:textId="2BF93414" w:rsidR="00EF607C" w:rsidRPr="000B5CE2" w:rsidRDefault="00EF607C" w:rsidP="00B54AC3">
      <w:pPr>
        <w:spacing w:after="0"/>
        <w:ind w:left="2160" w:firstLine="720"/>
        <w:rPr>
          <w:rFonts w:ascii="Courier New" w:hAnsi="Courier New" w:cs="Courier New"/>
          <w:sz w:val="20"/>
          <w:szCs w:val="20"/>
          <w:lang w:val="fr-FR"/>
          <w:rPrChange w:id="115"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116"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117" w:author="hlclipp@mix.wvu.edu" w:date="2023-06-08T19:18:00Z">
            <w:rPr>
              <w:rFonts w:ascii="Courier New" w:hAnsi="Courier New" w:cs="Courier New"/>
              <w:sz w:val="20"/>
              <w:szCs w:val="20"/>
            </w:rPr>
          </w:rPrChange>
        </w:rPr>
        <w:t>known.witu.vector</w:t>
      </w:r>
      <w:proofErr w:type="spellEnd"/>
      <w:r w:rsidRPr="000B5CE2">
        <w:rPr>
          <w:rFonts w:ascii="Courier New" w:hAnsi="Courier New" w:cs="Courier New"/>
          <w:sz w:val="20"/>
          <w:szCs w:val="20"/>
          <w:lang w:val="fr-FR"/>
          <w:rPrChange w:id="118" w:author="hlclipp@mix.wvu.edu" w:date="2023-06-08T19:18:00Z">
            <w:rPr>
              <w:rFonts w:ascii="Courier New" w:hAnsi="Courier New" w:cs="Courier New"/>
              <w:sz w:val="20"/>
              <w:szCs w:val="20"/>
            </w:rPr>
          </w:rPrChange>
        </w:rPr>
        <w:t xml:space="preserve">[site] </w:t>
      </w:r>
    </w:p>
    <w:p w14:paraId="131FFFA5" w14:textId="77777777" w:rsidR="00B54AC3" w:rsidRPr="000B5CE2" w:rsidRDefault="00EF607C" w:rsidP="008729BF">
      <w:pPr>
        <w:spacing w:after="0"/>
        <w:rPr>
          <w:rFonts w:ascii="Courier New" w:hAnsi="Courier New" w:cs="Courier New"/>
          <w:sz w:val="20"/>
          <w:szCs w:val="20"/>
          <w:lang w:val="fr-FR"/>
          <w:rPrChange w:id="119"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120"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121" w:author="hlclipp@mix.wvu.edu" w:date="2023-06-08T19:18:00Z">
            <w:rPr>
              <w:rFonts w:ascii="Courier New" w:hAnsi="Courier New" w:cs="Courier New"/>
              <w:sz w:val="20"/>
              <w:szCs w:val="20"/>
            </w:rPr>
          </w:rPrChange>
        </w:rPr>
        <w:t>Psi.WITU</w:t>
      </w:r>
      <w:proofErr w:type="spellEnd"/>
      <w:r w:rsidRPr="000B5CE2">
        <w:rPr>
          <w:rFonts w:ascii="Courier New" w:hAnsi="Courier New" w:cs="Courier New"/>
          <w:sz w:val="20"/>
          <w:szCs w:val="20"/>
          <w:lang w:val="fr-FR"/>
          <w:rPrChange w:id="122" w:author="hlclipp@mix.wvu.edu" w:date="2023-06-08T19:18:00Z">
            <w:rPr>
              <w:rFonts w:ascii="Courier New" w:hAnsi="Courier New" w:cs="Courier New"/>
              <w:sz w:val="20"/>
              <w:szCs w:val="20"/>
            </w:rPr>
          </w:rPrChange>
        </w:rPr>
        <w:t xml:space="preserve">[site, 3] &lt;- </w:t>
      </w:r>
      <w:proofErr w:type="spellStart"/>
      <w:r w:rsidRPr="000B5CE2">
        <w:rPr>
          <w:rFonts w:ascii="Courier New" w:hAnsi="Courier New" w:cs="Courier New"/>
          <w:sz w:val="20"/>
          <w:szCs w:val="20"/>
          <w:lang w:val="fr-FR"/>
          <w:rPrChange w:id="123" w:author="hlclipp@mix.wvu.edu" w:date="2023-06-08T19:18:00Z">
            <w:rPr>
              <w:rFonts w:ascii="Courier New" w:hAnsi="Courier New" w:cs="Courier New"/>
              <w:sz w:val="20"/>
              <w:szCs w:val="20"/>
            </w:rPr>
          </w:rPrChange>
        </w:rPr>
        <w:t>exp</w:t>
      </w:r>
      <w:proofErr w:type="spellEnd"/>
      <w:r w:rsidRPr="000B5CE2">
        <w:rPr>
          <w:rFonts w:ascii="Courier New" w:hAnsi="Courier New" w:cs="Courier New"/>
          <w:sz w:val="20"/>
          <w:szCs w:val="20"/>
          <w:lang w:val="fr-FR"/>
          <w:rPrChange w:id="124"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125" w:author="hlclipp@mix.wvu.edu" w:date="2023-06-08T19:18:00Z">
            <w:rPr>
              <w:rFonts w:ascii="Courier New" w:hAnsi="Courier New" w:cs="Courier New"/>
              <w:sz w:val="20"/>
              <w:szCs w:val="20"/>
            </w:rPr>
          </w:rPrChange>
        </w:rPr>
        <w:t>f.witu</w:t>
      </w:r>
      <w:proofErr w:type="spellEnd"/>
      <w:r w:rsidRPr="000B5CE2">
        <w:rPr>
          <w:rFonts w:ascii="Courier New" w:hAnsi="Courier New" w:cs="Courier New"/>
          <w:sz w:val="20"/>
          <w:szCs w:val="20"/>
          <w:lang w:val="fr-FR"/>
          <w:rPrChange w:id="126"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27" w:author="hlclipp@mix.wvu.edu" w:date="2023-06-08T19:18:00Z">
            <w:rPr>
              <w:rFonts w:ascii="Courier New" w:hAnsi="Courier New" w:cs="Courier New"/>
              <w:sz w:val="20"/>
              <w:szCs w:val="20"/>
            </w:rPr>
          </w:rPrChange>
        </w:rPr>
        <w:t>f.amwo</w:t>
      </w:r>
      <w:proofErr w:type="spellEnd"/>
      <w:r w:rsidRPr="000B5CE2">
        <w:rPr>
          <w:rFonts w:ascii="Courier New" w:hAnsi="Courier New" w:cs="Courier New"/>
          <w:sz w:val="20"/>
          <w:szCs w:val="20"/>
          <w:lang w:val="fr-FR"/>
          <w:rPrChange w:id="128"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29" w:author="hlclipp@mix.wvu.edu" w:date="2023-06-08T19:18:00Z">
            <w:rPr>
              <w:rFonts w:ascii="Courier New" w:hAnsi="Courier New" w:cs="Courier New"/>
              <w:sz w:val="20"/>
              <w:szCs w:val="20"/>
            </w:rPr>
          </w:rPrChange>
        </w:rPr>
        <w:t>f.witu.amwo</w:t>
      </w:r>
      <w:proofErr w:type="spellEnd"/>
      <w:r w:rsidRPr="000B5CE2">
        <w:rPr>
          <w:rFonts w:ascii="Courier New" w:hAnsi="Courier New" w:cs="Courier New"/>
          <w:sz w:val="20"/>
          <w:szCs w:val="20"/>
          <w:lang w:val="fr-FR"/>
          <w:rPrChange w:id="130" w:author="hlclipp@mix.wvu.edu" w:date="2023-06-08T19:18:00Z">
            <w:rPr>
              <w:rFonts w:ascii="Courier New" w:hAnsi="Courier New" w:cs="Courier New"/>
              <w:sz w:val="20"/>
              <w:szCs w:val="20"/>
            </w:rPr>
          </w:rPrChange>
        </w:rPr>
        <w:t xml:space="preserve">[site]) </w:t>
      </w:r>
    </w:p>
    <w:p w14:paraId="702A74A1" w14:textId="4D9F2266"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known.witu.vector</w:t>
      </w:r>
      <w:proofErr w:type="spellEnd"/>
      <w:r w:rsidRPr="003808E1">
        <w:rPr>
          <w:rFonts w:ascii="Courier New" w:hAnsi="Courier New" w:cs="Courier New"/>
          <w:sz w:val="20"/>
          <w:szCs w:val="20"/>
        </w:rPr>
        <w:t xml:space="preserve">[site]  </w:t>
      </w:r>
    </w:p>
    <w:p w14:paraId="27C94059" w14:textId="6CF78B8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4] &lt;- exp(f.witu[site]) * known.witu.vector[site]  </w:t>
      </w:r>
    </w:p>
    <w:p w14:paraId="6EB6538C" w14:textId="6FAFB5A4" w:rsidR="00EF607C" w:rsidRPr="000B5CE2" w:rsidRDefault="00EF607C" w:rsidP="008729BF">
      <w:pPr>
        <w:spacing w:after="0"/>
        <w:rPr>
          <w:rFonts w:ascii="Courier New" w:hAnsi="Courier New" w:cs="Courier New"/>
          <w:sz w:val="20"/>
          <w:szCs w:val="20"/>
          <w:lang w:val="fr-FR"/>
          <w:rPrChange w:id="131" w:author="hlclipp@mix.wvu.edu" w:date="2023-06-08T19:18: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0B5CE2">
        <w:rPr>
          <w:rFonts w:ascii="Courier New" w:hAnsi="Courier New" w:cs="Courier New"/>
          <w:sz w:val="20"/>
          <w:szCs w:val="20"/>
          <w:lang w:val="fr-FR"/>
          <w:rPrChange w:id="132" w:author="hlclipp@mix.wvu.edu" w:date="2023-06-08T19:18:00Z">
            <w:rPr>
              <w:rFonts w:ascii="Courier New" w:hAnsi="Courier New" w:cs="Courier New"/>
              <w:sz w:val="20"/>
              <w:szCs w:val="20"/>
            </w:rPr>
          </w:rPrChange>
        </w:rPr>
        <w:t>Psi.WITU</w:t>
      </w:r>
      <w:proofErr w:type="spellEnd"/>
      <w:r w:rsidRPr="000B5CE2">
        <w:rPr>
          <w:rFonts w:ascii="Courier New" w:hAnsi="Courier New" w:cs="Courier New"/>
          <w:sz w:val="20"/>
          <w:szCs w:val="20"/>
          <w:lang w:val="fr-FR"/>
          <w:rPrChange w:id="133" w:author="hlclipp@mix.wvu.edu" w:date="2023-06-08T19:18:00Z">
            <w:rPr>
              <w:rFonts w:ascii="Courier New" w:hAnsi="Courier New" w:cs="Courier New"/>
              <w:sz w:val="20"/>
              <w:szCs w:val="20"/>
            </w:rPr>
          </w:rPrChange>
        </w:rPr>
        <w:t>[site, 5] &lt;- 0</w:t>
      </w:r>
      <w:r w:rsidRPr="000B5CE2">
        <w:rPr>
          <w:rFonts w:ascii="Courier New" w:hAnsi="Courier New" w:cs="Courier New"/>
          <w:sz w:val="20"/>
          <w:szCs w:val="20"/>
          <w:lang w:val="fr-FR"/>
          <w:rPrChange w:id="134"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35"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36"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37"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38"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39"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40"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41" w:author="hlclipp@mix.wvu.edu" w:date="2023-06-08T19:18:00Z">
            <w:rPr>
              <w:rFonts w:ascii="Courier New" w:hAnsi="Courier New" w:cs="Courier New"/>
              <w:sz w:val="20"/>
              <w:szCs w:val="20"/>
            </w:rPr>
          </w:rPrChange>
        </w:rPr>
        <w:tab/>
      </w:r>
    </w:p>
    <w:p w14:paraId="63B00B0F" w14:textId="42D8566E" w:rsidR="00EF607C" w:rsidRPr="000B5CE2" w:rsidRDefault="00EF607C" w:rsidP="008729BF">
      <w:pPr>
        <w:spacing w:after="0"/>
        <w:rPr>
          <w:rFonts w:ascii="Courier New" w:hAnsi="Courier New" w:cs="Courier New"/>
          <w:sz w:val="20"/>
          <w:szCs w:val="20"/>
          <w:lang w:val="fr-FR"/>
          <w:rPrChange w:id="142"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143"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144" w:author="hlclipp@mix.wvu.edu" w:date="2023-06-08T19:18:00Z">
            <w:rPr>
              <w:rFonts w:ascii="Courier New" w:hAnsi="Courier New" w:cs="Courier New"/>
              <w:sz w:val="20"/>
              <w:szCs w:val="20"/>
            </w:rPr>
          </w:rPrChange>
        </w:rPr>
        <w:t>Psi.WITU</w:t>
      </w:r>
      <w:proofErr w:type="spellEnd"/>
      <w:r w:rsidRPr="000B5CE2">
        <w:rPr>
          <w:rFonts w:ascii="Courier New" w:hAnsi="Courier New" w:cs="Courier New"/>
          <w:sz w:val="20"/>
          <w:szCs w:val="20"/>
          <w:lang w:val="fr-FR"/>
          <w:rPrChange w:id="145" w:author="hlclipp@mix.wvu.edu" w:date="2023-06-08T19:18:00Z">
            <w:rPr>
              <w:rFonts w:ascii="Courier New" w:hAnsi="Courier New" w:cs="Courier New"/>
              <w:sz w:val="20"/>
              <w:szCs w:val="20"/>
            </w:rPr>
          </w:rPrChange>
        </w:rPr>
        <w:t>[site, 6] &lt;- 0</w:t>
      </w:r>
      <w:r w:rsidRPr="000B5CE2">
        <w:rPr>
          <w:rFonts w:ascii="Courier New" w:hAnsi="Courier New" w:cs="Courier New"/>
          <w:sz w:val="20"/>
          <w:szCs w:val="20"/>
          <w:lang w:val="fr-FR"/>
          <w:rPrChange w:id="146"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47"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48"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49"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50"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51" w:author="hlclipp@mix.wvu.edu" w:date="2023-06-08T19:18:00Z">
            <w:rPr>
              <w:rFonts w:ascii="Courier New" w:hAnsi="Courier New" w:cs="Courier New"/>
              <w:sz w:val="20"/>
              <w:szCs w:val="20"/>
            </w:rPr>
          </w:rPrChange>
        </w:rPr>
        <w:tab/>
      </w:r>
    </w:p>
    <w:p w14:paraId="73A5192F" w14:textId="00788B90" w:rsidR="00EF607C" w:rsidRPr="000B5CE2" w:rsidRDefault="00EF607C" w:rsidP="008729BF">
      <w:pPr>
        <w:spacing w:after="0"/>
        <w:rPr>
          <w:rFonts w:ascii="Courier New" w:hAnsi="Courier New" w:cs="Courier New"/>
          <w:sz w:val="20"/>
          <w:szCs w:val="20"/>
          <w:lang w:val="fr-FR"/>
          <w:rPrChange w:id="152"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153"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154" w:author="hlclipp@mix.wvu.edu" w:date="2023-06-08T19:18:00Z">
            <w:rPr>
              <w:rFonts w:ascii="Courier New" w:hAnsi="Courier New" w:cs="Courier New"/>
              <w:sz w:val="20"/>
              <w:szCs w:val="20"/>
            </w:rPr>
          </w:rPrChange>
        </w:rPr>
        <w:t>Psi.WITU</w:t>
      </w:r>
      <w:proofErr w:type="spellEnd"/>
      <w:r w:rsidRPr="000B5CE2">
        <w:rPr>
          <w:rFonts w:ascii="Courier New" w:hAnsi="Courier New" w:cs="Courier New"/>
          <w:sz w:val="20"/>
          <w:szCs w:val="20"/>
          <w:lang w:val="fr-FR"/>
          <w:rPrChange w:id="155" w:author="hlclipp@mix.wvu.edu" w:date="2023-06-08T19:18:00Z">
            <w:rPr>
              <w:rFonts w:ascii="Courier New" w:hAnsi="Courier New" w:cs="Courier New"/>
              <w:sz w:val="20"/>
              <w:szCs w:val="20"/>
            </w:rPr>
          </w:rPrChange>
        </w:rPr>
        <w:t>[site, 7] &lt;- 0</w:t>
      </w:r>
      <w:r w:rsidRPr="000B5CE2">
        <w:rPr>
          <w:rFonts w:ascii="Courier New" w:hAnsi="Courier New" w:cs="Courier New"/>
          <w:sz w:val="20"/>
          <w:szCs w:val="20"/>
          <w:lang w:val="fr-FR"/>
          <w:rPrChange w:id="156"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57"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58"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59"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60"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61" w:author="hlclipp@mix.wvu.edu" w:date="2023-06-08T19:18:00Z">
            <w:rPr>
              <w:rFonts w:ascii="Courier New" w:hAnsi="Courier New" w:cs="Courier New"/>
              <w:sz w:val="20"/>
              <w:szCs w:val="20"/>
            </w:rPr>
          </w:rPrChange>
        </w:rPr>
        <w:tab/>
      </w:r>
    </w:p>
    <w:p w14:paraId="1FC41F01" w14:textId="2B8EBF5F" w:rsidR="00EF607C" w:rsidRPr="000B5CE2" w:rsidRDefault="00EF607C" w:rsidP="008729BF">
      <w:pPr>
        <w:spacing w:after="0"/>
        <w:rPr>
          <w:rFonts w:ascii="Courier New" w:hAnsi="Courier New" w:cs="Courier New"/>
          <w:sz w:val="20"/>
          <w:szCs w:val="20"/>
          <w:lang w:val="fr-FR"/>
          <w:rPrChange w:id="162"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163"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164" w:author="hlclipp@mix.wvu.edu" w:date="2023-06-08T19:18:00Z">
            <w:rPr>
              <w:rFonts w:ascii="Courier New" w:hAnsi="Courier New" w:cs="Courier New"/>
              <w:sz w:val="20"/>
              <w:szCs w:val="20"/>
            </w:rPr>
          </w:rPrChange>
        </w:rPr>
        <w:t>Psi.WITU</w:t>
      </w:r>
      <w:proofErr w:type="spellEnd"/>
      <w:r w:rsidRPr="000B5CE2">
        <w:rPr>
          <w:rFonts w:ascii="Courier New" w:hAnsi="Courier New" w:cs="Courier New"/>
          <w:sz w:val="20"/>
          <w:szCs w:val="20"/>
          <w:lang w:val="fr-FR"/>
          <w:rPrChange w:id="165" w:author="hlclipp@mix.wvu.edu" w:date="2023-06-08T19:18:00Z">
            <w:rPr>
              <w:rFonts w:ascii="Courier New" w:hAnsi="Courier New" w:cs="Courier New"/>
              <w:sz w:val="20"/>
              <w:szCs w:val="20"/>
            </w:rPr>
          </w:rPrChange>
        </w:rPr>
        <w:t>[site, 8] &lt;- 0</w:t>
      </w:r>
      <w:r w:rsidRPr="000B5CE2">
        <w:rPr>
          <w:rFonts w:ascii="Courier New" w:hAnsi="Courier New" w:cs="Courier New"/>
          <w:sz w:val="20"/>
          <w:szCs w:val="20"/>
          <w:lang w:val="fr-FR"/>
          <w:rPrChange w:id="166"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67"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68"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69"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70"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71" w:author="hlclipp@mix.wvu.edu" w:date="2023-06-08T19:18:00Z">
            <w:rPr>
              <w:rFonts w:ascii="Courier New" w:hAnsi="Courier New" w:cs="Courier New"/>
              <w:sz w:val="20"/>
              <w:szCs w:val="20"/>
            </w:rPr>
          </w:rPrChange>
        </w:rPr>
        <w:tab/>
      </w:r>
    </w:p>
    <w:p w14:paraId="5F25144C" w14:textId="77777777" w:rsidR="00B54AC3" w:rsidRPr="000B5CE2" w:rsidRDefault="00EF607C" w:rsidP="008729BF">
      <w:pPr>
        <w:spacing w:after="0"/>
        <w:rPr>
          <w:rFonts w:ascii="Courier New" w:hAnsi="Courier New" w:cs="Courier New"/>
          <w:sz w:val="20"/>
          <w:szCs w:val="20"/>
          <w:lang w:val="fr-FR"/>
          <w:rPrChange w:id="172"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173"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174" w:author="hlclipp@mix.wvu.edu" w:date="2023-06-08T19:18:00Z">
            <w:rPr>
              <w:rFonts w:ascii="Courier New" w:hAnsi="Courier New" w:cs="Courier New"/>
              <w:sz w:val="20"/>
              <w:szCs w:val="20"/>
            </w:rPr>
          </w:rPrChange>
        </w:rPr>
        <w:t>Psi.RUGR</w:t>
      </w:r>
      <w:proofErr w:type="spellEnd"/>
      <w:r w:rsidRPr="000B5CE2">
        <w:rPr>
          <w:rFonts w:ascii="Courier New" w:hAnsi="Courier New" w:cs="Courier New"/>
          <w:sz w:val="20"/>
          <w:szCs w:val="20"/>
          <w:lang w:val="fr-FR"/>
          <w:rPrChange w:id="175" w:author="hlclipp@mix.wvu.edu" w:date="2023-06-08T19:18:00Z">
            <w:rPr>
              <w:rFonts w:ascii="Courier New" w:hAnsi="Courier New" w:cs="Courier New"/>
              <w:sz w:val="20"/>
              <w:szCs w:val="20"/>
            </w:rPr>
          </w:rPrChange>
        </w:rPr>
        <w:t xml:space="preserve">[site, 1] &lt;- </w:t>
      </w:r>
      <w:proofErr w:type="spellStart"/>
      <w:r w:rsidRPr="000B5CE2">
        <w:rPr>
          <w:rFonts w:ascii="Courier New" w:hAnsi="Courier New" w:cs="Courier New"/>
          <w:sz w:val="20"/>
          <w:szCs w:val="20"/>
          <w:lang w:val="fr-FR"/>
          <w:rPrChange w:id="176" w:author="hlclipp@mix.wvu.edu" w:date="2023-06-08T19:18:00Z">
            <w:rPr>
              <w:rFonts w:ascii="Courier New" w:hAnsi="Courier New" w:cs="Courier New"/>
              <w:sz w:val="20"/>
              <w:szCs w:val="20"/>
            </w:rPr>
          </w:rPrChange>
        </w:rPr>
        <w:t>exp</w:t>
      </w:r>
      <w:proofErr w:type="spellEnd"/>
      <w:r w:rsidRPr="000B5CE2">
        <w:rPr>
          <w:rFonts w:ascii="Courier New" w:hAnsi="Courier New" w:cs="Courier New"/>
          <w:sz w:val="20"/>
          <w:szCs w:val="20"/>
          <w:lang w:val="fr-FR"/>
          <w:rPrChange w:id="177"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178" w:author="hlclipp@mix.wvu.edu" w:date="2023-06-08T19:18:00Z">
            <w:rPr>
              <w:rFonts w:ascii="Courier New" w:hAnsi="Courier New" w:cs="Courier New"/>
              <w:sz w:val="20"/>
              <w:szCs w:val="20"/>
            </w:rPr>
          </w:rPrChange>
        </w:rPr>
        <w:t>f.witu</w:t>
      </w:r>
      <w:proofErr w:type="spellEnd"/>
      <w:r w:rsidRPr="000B5CE2">
        <w:rPr>
          <w:rFonts w:ascii="Courier New" w:hAnsi="Courier New" w:cs="Courier New"/>
          <w:sz w:val="20"/>
          <w:szCs w:val="20"/>
          <w:lang w:val="fr-FR"/>
          <w:rPrChange w:id="179"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80" w:author="hlclipp@mix.wvu.edu" w:date="2023-06-08T19:18:00Z">
            <w:rPr>
              <w:rFonts w:ascii="Courier New" w:hAnsi="Courier New" w:cs="Courier New"/>
              <w:sz w:val="20"/>
              <w:szCs w:val="20"/>
            </w:rPr>
          </w:rPrChange>
        </w:rPr>
        <w:t>f.rugr</w:t>
      </w:r>
      <w:proofErr w:type="spellEnd"/>
      <w:r w:rsidRPr="000B5CE2">
        <w:rPr>
          <w:rFonts w:ascii="Courier New" w:hAnsi="Courier New" w:cs="Courier New"/>
          <w:sz w:val="20"/>
          <w:szCs w:val="20"/>
          <w:lang w:val="fr-FR"/>
          <w:rPrChange w:id="181"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82" w:author="hlclipp@mix.wvu.edu" w:date="2023-06-08T19:18:00Z">
            <w:rPr>
              <w:rFonts w:ascii="Courier New" w:hAnsi="Courier New" w:cs="Courier New"/>
              <w:sz w:val="20"/>
              <w:szCs w:val="20"/>
            </w:rPr>
          </w:rPrChange>
        </w:rPr>
        <w:t>f.amwo</w:t>
      </w:r>
      <w:proofErr w:type="spellEnd"/>
      <w:r w:rsidRPr="000B5CE2">
        <w:rPr>
          <w:rFonts w:ascii="Courier New" w:hAnsi="Courier New" w:cs="Courier New"/>
          <w:sz w:val="20"/>
          <w:szCs w:val="20"/>
          <w:lang w:val="fr-FR"/>
          <w:rPrChange w:id="183" w:author="hlclipp@mix.wvu.edu" w:date="2023-06-08T19:18:00Z">
            <w:rPr>
              <w:rFonts w:ascii="Courier New" w:hAnsi="Courier New" w:cs="Courier New"/>
              <w:sz w:val="20"/>
              <w:szCs w:val="20"/>
            </w:rPr>
          </w:rPrChange>
        </w:rPr>
        <w:t xml:space="preserve">[site] + </w:t>
      </w:r>
    </w:p>
    <w:p w14:paraId="37F80739" w14:textId="2C888D5D" w:rsidR="00EF607C" w:rsidRPr="000B5CE2" w:rsidRDefault="00EF607C" w:rsidP="00B54AC3">
      <w:pPr>
        <w:spacing w:after="0"/>
        <w:ind w:left="2880"/>
        <w:rPr>
          <w:rFonts w:ascii="Courier New" w:hAnsi="Courier New" w:cs="Courier New"/>
          <w:sz w:val="20"/>
          <w:szCs w:val="20"/>
          <w:lang w:val="fr-FR"/>
          <w:rPrChange w:id="184" w:author="hlclipp@mix.wvu.edu" w:date="2023-06-08T19:18:00Z">
            <w:rPr>
              <w:rFonts w:ascii="Courier New" w:hAnsi="Courier New" w:cs="Courier New"/>
              <w:sz w:val="20"/>
              <w:szCs w:val="20"/>
            </w:rPr>
          </w:rPrChange>
        </w:rPr>
      </w:pPr>
      <w:proofErr w:type="spellStart"/>
      <w:r w:rsidRPr="000B5CE2">
        <w:rPr>
          <w:rFonts w:ascii="Courier New" w:hAnsi="Courier New" w:cs="Courier New"/>
          <w:sz w:val="20"/>
          <w:szCs w:val="20"/>
          <w:lang w:val="fr-FR"/>
          <w:rPrChange w:id="185" w:author="hlclipp@mix.wvu.edu" w:date="2023-06-08T19:18:00Z">
            <w:rPr>
              <w:rFonts w:ascii="Courier New" w:hAnsi="Courier New" w:cs="Courier New"/>
              <w:sz w:val="20"/>
              <w:szCs w:val="20"/>
            </w:rPr>
          </w:rPrChange>
        </w:rPr>
        <w:t>f.witu.rugr</w:t>
      </w:r>
      <w:proofErr w:type="spellEnd"/>
      <w:r w:rsidRPr="000B5CE2">
        <w:rPr>
          <w:rFonts w:ascii="Courier New" w:hAnsi="Courier New" w:cs="Courier New"/>
          <w:sz w:val="20"/>
          <w:szCs w:val="20"/>
          <w:lang w:val="fr-FR"/>
          <w:rPrChange w:id="186"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87" w:author="hlclipp@mix.wvu.edu" w:date="2023-06-08T19:18:00Z">
            <w:rPr>
              <w:rFonts w:ascii="Courier New" w:hAnsi="Courier New" w:cs="Courier New"/>
              <w:sz w:val="20"/>
              <w:szCs w:val="20"/>
            </w:rPr>
          </w:rPrChange>
        </w:rPr>
        <w:t>f.witu.amwo</w:t>
      </w:r>
      <w:proofErr w:type="spellEnd"/>
      <w:r w:rsidRPr="000B5CE2">
        <w:rPr>
          <w:rFonts w:ascii="Courier New" w:hAnsi="Courier New" w:cs="Courier New"/>
          <w:sz w:val="20"/>
          <w:szCs w:val="20"/>
          <w:lang w:val="fr-FR"/>
          <w:rPrChange w:id="188"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89" w:author="hlclipp@mix.wvu.edu" w:date="2023-06-08T19:18:00Z">
            <w:rPr>
              <w:rFonts w:ascii="Courier New" w:hAnsi="Courier New" w:cs="Courier New"/>
              <w:sz w:val="20"/>
              <w:szCs w:val="20"/>
            </w:rPr>
          </w:rPrChange>
        </w:rPr>
        <w:t>f.rugr.amwo</w:t>
      </w:r>
      <w:proofErr w:type="spellEnd"/>
      <w:r w:rsidRPr="000B5CE2">
        <w:rPr>
          <w:rFonts w:ascii="Courier New" w:hAnsi="Courier New" w:cs="Courier New"/>
          <w:sz w:val="20"/>
          <w:szCs w:val="20"/>
          <w:lang w:val="fr-FR"/>
          <w:rPrChange w:id="190"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91" w:author="hlclipp@mix.wvu.edu" w:date="2023-06-08T19:18:00Z">
            <w:rPr>
              <w:rFonts w:ascii="Courier New" w:hAnsi="Courier New" w:cs="Courier New"/>
              <w:sz w:val="20"/>
              <w:szCs w:val="20"/>
            </w:rPr>
          </w:rPrChange>
        </w:rPr>
        <w:t>known.rugr.vector</w:t>
      </w:r>
      <w:proofErr w:type="spellEnd"/>
      <w:r w:rsidRPr="000B5CE2">
        <w:rPr>
          <w:rFonts w:ascii="Courier New" w:hAnsi="Courier New" w:cs="Courier New"/>
          <w:sz w:val="20"/>
          <w:szCs w:val="20"/>
          <w:lang w:val="fr-FR"/>
          <w:rPrChange w:id="192" w:author="hlclipp@mix.wvu.edu" w:date="2023-06-08T19:18:00Z">
            <w:rPr>
              <w:rFonts w:ascii="Courier New" w:hAnsi="Courier New" w:cs="Courier New"/>
              <w:sz w:val="20"/>
              <w:szCs w:val="20"/>
            </w:rPr>
          </w:rPrChange>
        </w:rPr>
        <w:t xml:space="preserve">[site]   </w:t>
      </w:r>
    </w:p>
    <w:p w14:paraId="661CDBC8" w14:textId="77777777" w:rsidR="00B54AC3" w:rsidRPr="000B5CE2" w:rsidRDefault="00EF607C" w:rsidP="008729BF">
      <w:pPr>
        <w:spacing w:after="0"/>
        <w:rPr>
          <w:rFonts w:ascii="Courier New" w:hAnsi="Courier New" w:cs="Courier New"/>
          <w:sz w:val="20"/>
          <w:szCs w:val="20"/>
          <w:lang w:val="fr-FR"/>
          <w:rPrChange w:id="193"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194"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195" w:author="hlclipp@mix.wvu.edu" w:date="2023-06-08T19:18:00Z">
            <w:rPr>
              <w:rFonts w:ascii="Courier New" w:hAnsi="Courier New" w:cs="Courier New"/>
              <w:sz w:val="20"/>
              <w:szCs w:val="20"/>
            </w:rPr>
          </w:rPrChange>
        </w:rPr>
        <w:t>Psi.RUGR</w:t>
      </w:r>
      <w:proofErr w:type="spellEnd"/>
      <w:r w:rsidRPr="000B5CE2">
        <w:rPr>
          <w:rFonts w:ascii="Courier New" w:hAnsi="Courier New" w:cs="Courier New"/>
          <w:sz w:val="20"/>
          <w:szCs w:val="20"/>
          <w:lang w:val="fr-FR"/>
          <w:rPrChange w:id="196" w:author="hlclipp@mix.wvu.edu" w:date="2023-06-08T19:18:00Z">
            <w:rPr>
              <w:rFonts w:ascii="Courier New" w:hAnsi="Courier New" w:cs="Courier New"/>
              <w:sz w:val="20"/>
              <w:szCs w:val="20"/>
            </w:rPr>
          </w:rPrChange>
        </w:rPr>
        <w:t xml:space="preserve">[site, 2] &lt;- </w:t>
      </w:r>
      <w:proofErr w:type="spellStart"/>
      <w:r w:rsidRPr="000B5CE2">
        <w:rPr>
          <w:rFonts w:ascii="Courier New" w:hAnsi="Courier New" w:cs="Courier New"/>
          <w:sz w:val="20"/>
          <w:szCs w:val="20"/>
          <w:lang w:val="fr-FR"/>
          <w:rPrChange w:id="197" w:author="hlclipp@mix.wvu.edu" w:date="2023-06-08T19:18:00Z">
            <w:rPr>
              <w:rFonts w:ascii="Courier New" w:hAnsi="Courier New" w:cs="Courier New"/>
              <w:sz w:val="20"/>
              <w:szCs w:val="20"/>
            </w:rPr>
          </w:rPrChange>
        </w:rPr>
        <w:t>exp</w:t>
      </w:r>
      <w:proofErr w:type="spellEnd"/>
      <w:r w:rsidRPr="000B5CE2">
        <w:rPr>
          <w:rFonts w:ascii="Courier New" w:hAnsi="Courier New" w:cs="Courier New"/>
          <w:sz w:val="20"/>
          <w:szCs w:val="20"/>
          <w:lang w:val="fr-FR"/>
          <w:rPrChange w:id="198"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199" w:author="hlclipp@mix.wvu.edu" w:date="2023-06-08T19:18:00Z">
            <w:rPr>
              <w:rFonts w:ascii="Courier New" w:hAnsi="Courier New" w:cs="Courier New"/>
              <w:sz w:val="20"/>
              <w:szCs w:val="20"/>
            </w:rPr>
          </w:rPrChange>
        </w:rPr>
        <w:t>f.witu</w:t>
      </w:r>
      <w:proofErr w:type="spellEnd"/>
      <w:r w:rsidRPr="000B5CE2">
        <w:rPr>
          <w:rFonts w:ascii="Courier New" w:hAnsi="Courier New" w:cs="Courier New"/>
          <w:sz w:val="20"/>
          <w:szCs w:val="20"/>
          <w:lang w:val="fr-FR"/>
          <w:rPrChange w:id="200"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201" w:author="hlclipp@mix.wvu.edu" w:date="2023-06-08T19:18:00Z">
            <w:rPr>
              <w:rFonts w:ascii="Courier New" w:hAnsi="Courier New" w:cs="Courier New"/>
              <w:sz w:val="20"/>
              <w:szCs w:val="20"/>
            </w:rPr>
          </w:rPrChange>
        </w:rPr>
        <w:t>f.rugr</w:t>
      </w:r>
      <w:proofErr w:type="spellEnd"/>
      <w:r w:rsidRPr="000B5CE2">
        <w:rPr>
          <w:rFonts w:ascii="Courier New" w:hAnsi="Courier New" w:cs="Courier New"/>
          <w:sz w:val="20"/>
          <w:szCs w:val="20"/>
          <w:lang w:val="fr-FR"/>
          <w:rPrChange w:id="202"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203" w:author="hlclipp@mix.wvu.edu" w:date="2023-06-08T19:18:00Z">
            <w:rPr>
              <w:rFonts w:ascii="Courier New" w:hAnsi="Courier New" w:cs="Courier New"/>
              <w:sz w:val="20"/>
              <w:szCs w:val="20"/>
            </w:rPr>
          </w:rPrChange>
        </w:rPr>
        <w:t>f.witu.rugr</w:t>
      </w:r>
      <w:proofErr w:type="spellEnd"/>
      <w:r w:rsidRPr="000B5CE2">
        <w:rPr>
          <w:rFonts w:ascii="Courier New" w:hAnsi="Courier New" w:cs="Courier New"/>
          <w:sz w:val="20"/>
          <w:szCs w:val="20"/>
          <w:lang w:val="fr-FR"/>
          <w:rPrChange w:id="204" w:author="hlclipp@mix.wvu.edu" w:date="2023-06-08T19:18:00Z">
            <w:rPr>
              <w:rFonts w:ascii="Courier New" w:hAnsi="Courier New" w:cs="Courier New"/>
              <w:sz w:val="20"/>
              <w:szCs w:val="20"/>
            </w:rPr>
          </w:rPrChange>
        </w:rPr>
        <w:t xml:space="preserve">[site]) </w:t>
      </w:r>
    </w:p>
    <w:p w14:paraId="4139D552" w14:textId="7C286B15"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known.rugr.vector</w:t>
      </w:r>
      <w:proofErr w:type="spellEnd"/>
      <w:r w:rsidRPr="003808E1">
        <w:rPr>
          <w:rFonts w:ascii="Courier New" w:hAnsi="Courier New" w:cs="Courier New"/>
          <w:sz w:val="20"/>
          <w:szCs w:val="20"/>
        </w:rPr>
        <w:t xml:space="preserve">[site]  </w:t>
      </w:r>
    </w:p>
    <w:p w14:paraId="62B98CCB" w14:textId="35A1064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3] &lt;- 0</w:t>
      </w:r>
      <w:r w:rsidRPr="003808E1">
        <w:rPr>
          <w:rFonts w:ascii="Courier New" w:hAnsi="Courier New" w:cs="Courier New"/>
          <w:sz w:val="20"/>
          <w:szCs w:val="20"/>
        </w:rPr>
        <w:tab/>
      </w:r>
    </w:p>
    <w:p w14:paraId="035B3811" w14:textId="7D79CEB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4] &lt;- 0</w:t>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40DE838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5] &lt;- exp(f.rugr[site] + f.amwo[site] + f.rugr.amwo[site]) </w:t>
      </w:r>
    </w:p>
    <w:p w14:paraId="5D82A25D" w14:textId="33694FC0"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known.rugr.vector[site] </w:t>
      </w:r>
      <w:r w:rsidRPr="003808E1">
        <w:rPr>
          <w:rFonts w:ascii="Courier New" w:hAnsi="Courier New" w:cs="Courier New"/>
          <w:sz w:val="20"/>
          <w:szCs w:val="20"/>
        </w:rPr>
        <w:tab/>
      </w:r>
    </w:p>
    <w:p w14:paraId="779BC0D8" w14:textId="6A2553E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6] &lt;- exp(f.rugr[site]) * known.rugr.vector[site]</w:t>
      </w:r>
    </w:p>
    <w:p w14:paraId="2D42105C" w14:textId="3511FA3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272E9CCE" w14:textId="73407432"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Psi.RUGR[site,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p>
    <w:p w14:paraId="1B63033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1] &lt;- exp(f.witu[site] + f.rugr[site] + f.amwo[site] + </w:t>
      </w:r>
    </w:p>
    <w:p w14:paraId="42425E3B" w14:textId="407E2BA5"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f.witu.rugr[site] + f.witu.amwo[site] + f.rugr.amwo[site]) * known.amwo.vector[site</w:t>
      </w:r>
    </w:p>
    <w:p w14:paraId="0725DDA5" w14:textId="435D1F4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2] &lt;- 0</w:t>
      </w:r>
      <w:r w:rsidRPr="003808E1">
        <w:rPr>
          <w:rFonts w:ascii="Courier New" w:hAnsi="Courier New" w:cs="Courier New"/>
          <w:sz w:val="20"/>
          <w:szCs w:val="20"/>
        </w:rPr>
        <w:tab/>
      </w:r>
      <w:r w:rsidRPr="003808E1">
        <w:rPr>
          <w:rFonts w:ascii="Courier New" w:hAnsi="Courier New" w:cs="Courier New"/>
          <w:sz w:val="20"/>
          <w:szCs w:val="20"/>
        </w:rPr>
        <w:tab/>
      </w:r>
    </w:p>
    <w:p w14:paraId="3A0455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3] &lt;- exp(f.witu[site] + f.amwo[site] + f.witu.amwo[site]) </w:t>
      </w:r>
    </w:p>
    <w:p w14:paraId="52B4BF1C" w14:textId="53556FE1"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known.amwo.vector[site</w:t>
      </w:r>
    </w:p>
    <w:p w14:paraId="7B14698A" w14:textId="668695F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4]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8699E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5] &lt;- exp(f.rugr[site] + f.amwo[site] + f.rugr.amwo[site]) </w:t>
      </w:r>
    </w:p>
    <w:p w14:paraId="5921C134" w14:textId="46F6E179"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known.amwo.vector[site]  </w:t>
      </w:r>
    </w:p>
    <w:p w14:paraId="7EFDBB48" w14:textId="543388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6]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706BFBA" w14:textId="580204C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7] &lt;- exp(f.amwo[site]) * known.amwo.vector[site]  </w:t>
      </w:r>
    </w:p>
    <w:p w14:paraId="65FA2AD0" w14:textId="607E800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B2EE9E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1] &lt;- exp(f.witu[site] + f.rugr[site] + f.amwo[site] </w:t>
      </w:r>
    </w:p>
    <w:p w14:paraId="49495BA2" w14:textId="01D155F6" w:rsidR="00EF607C" w:rsidRPr="003808E1" w:rsidRDefault="00EF607C" w:rsidP="00B54AC3">
      <w:pPr>
        <w:spacing w:after="0"/>
        <w:ind w:left="3600"/>
        <w:rPr>
          <w:rFonts w:ascii="Courier New" w:hAnsi="Courier New" w:cs="Courier New"/>
          <w:sz w:val="20"/>
          <w:szCs w:val="20"/>
        </w:rPr>
      </w:pPr>
      <w:r w:rsidRPr="003808E1">
        <w:rPr>
          <w:rFonts w:ascii="Courier New" w:hAnsi="Courier New" w:cs="Courier New"/>
          <w:sz w:val="20"/>
          <w:szCs w:val="20"/>
        </w:rPr>
        <w:t xml:space="preserve">+ f.witu.rugr[site] + f.witu.amwo[site] + f.rugr.amwo[site]) * known.witu.rugr.vector[site]   </w:t>
      </w:r>
      <w:r w:rsidRPr="003808E1">
        <w:rPr>
          <w:rFonts w:ascii="Courier New" w:hAnsi="Courier New" w:cs="Courier New"/>
          <w:sz w:val="20"/>
          <w:szCs w:val="20"/>
        </w:rPr>
        <w:tab/>
      </w:r>
    </w:p>
    <w:p w14:paraId="3BF03A0A" w14:textId="77777777" w:rsidR="00B54AC3" w:rsidRPr="000B5CE2" w:rsidRDefault="00EF607C" w:rsidP="008729BF">
      <w:pPr>
        <w:spacing w:after="0"/>
        <w:rPr>
          <w:rFonts w:ascii="Courier New" w:hAnsi="Courier New" w:cs="Courier New"/>
          <w:sz w:val="20"/>
          <w:szCs w:val="20"/>
          <w:lang w:val="fr-FR"/>
          <w:rPrChange w:id="205" w:author="hlclipp@mix.wvu.edu" w:date="2023-06-08T19:18: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0B5CE2">
        <w:rPr>
          <w:rFonts w:ascii="Courier New" w:hAnsi="Courier New" w:cs="Courier New"/>
          <w:sz w:val="20"/>
          <w:szCs w:val="20"/>
          <w:lang w:val="fr-FR"/>
          <w:rPrChange w:id="206" w:author="hlclipp@mix.wvu.edu" w:date="2023-06-08T19:18:00Z">
            <w:rPr>
              <w:rFonts w:ascii="Courier New" w:hAnsi="Courier New" w:cs="Courier New"/>
              <w:sz w:val="20"/>
              <w:szCs w:val="20"/>
            </w:rPr>
          </w:rPrChange>
        </w:rPr>
        <w:t>Psi.WITU.RUGR</w:t>
      </w:r>
      <w:proofErr w:type="spellEnd"/>
      <w:r w:rsidRPr="000B5CE2">
        <w:rPr>
          <w:rFonts w:ascii="Courier New" w:hAnsi="Courier New" w:cs="Courier New"/>
          <w:sz w:val="20"/>
          <w:szCs w:val="20"/>
          <w:lang w:val="fr-FR"/>
          <w:rPrChange w:id="207" w:author="hlclipp@mix.wvu.edu" w:date="2023-06-08T19:18:00Z">
            <w:rPr>
              <w:rFonts w:ascii="Courier New" w:hAnsi="Courier New" w:cs="Courier New"/>
              <w:sz w:val="20"/>
              <w:szCs w:val="20"/>
            </w:rPr>
          </w:rPrChange>
        </w:rPr>
        <w:t xml:space="preserve">[site, 2] &lt;- </w:t>
      </w:r>
      <w:proofErr w:type="spellStart"/>
      <w:r w:rsidRPr="000B5CE2">
        <w:rPr>
          <w:rFonts w:ascii="Courier New" w:hAnsi="Courier New" w:cs="Courier New"/>
          <w:sz w:val="20"/>
          <w:szCs w:val="20"/>
          <w:lang w:val="fr-FR"/>
          <w:rPrChange w:id="208" w:author="hlclipp@mix.wvu.edu" w:date="2023-06-08T19:18:00Z">
            <w:rPr>
              <w:rFonts w:ascii="Courier New" w:hAnsi="Courier New" w:cs="Courier New"/>
              <w:sz w:val="20"/>
              <w:szCs w:val="20"/>
            </w:rPr>
          </w:rPrChange>
        </w:rPr>
        <w:t>exp</w:t>
      </w:r>
      <w:proofErr w:type="spellEnd"/>
      <w:r w:rsidRPr="000B5CE2">
        <w:rPr>
          <w:rFonts w:ascii="Courier New" w:hAnsi="Courier New" w:cs="Courier New"/>
          <w:sz w:val="20"/>
          <w:szCs w:val="20"/>
          <w:lang w:val="fr-FR"/>
          <w:rPrChange w:id="209"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210" w:author="hlclipp@mix.wvu.edu" w:date="2023-06-08T19:18:00Z">
            <w:rPr>
              <w:rFonts w:ascii="Courier New" w:hAnsi="Courier New" w:cs="Courier New"/>
              <w:sz w:val="20"/>
              <w:szCs w:val="20"/>
            </w:rPr>
          </w:rPrChange>
        </w:rPr>
        <w:t>f.witu</w:t>
      </w:r>
      <w:proofErr w:type="spellEnd"/>
      <w:r w:rsidRPr="000B5CE2">
        <w:rPr>
          <w:rFonts w:ascii="Courier New" w:hAnsi="Courier New" w:cs="Courier New"/>
          <w:sz w:val="20"/>
          <w:szCs w:val="20"/>
          <w:lang w:val="fr-FR"/>
          <w:rPrChange w:id="211"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212" w:author="hlclipp@mix.wvu.edu" w:date="2023-06-08T19:18:00Z">
            <w:rPr>
              <w:rFonts w:ascii="Courier New" w:hAnsi="Courier New" w:cs="Courier New"/>
              <w:sz w:val="20"/>
              <w:szCs w:val="20"/>
            </w:rPr>
          </w:rPrChange>
        </w:rPr>
        <w:t>f.rugr</w:t>
      </w:r>
      <w:proofErr w:type="spellEnd"/>
      <w:r w:rsidRPr="000B5CE2">
        <w:rPr>
          <w:rFonts w:ascii="Courier New" w:hAnsi="Courier New" w:cs="Courier New"/>
          <w:sz w:val="20"/>
          <w:szCs w:val="20"/>
          <w:lang w:val="fr-FR"/>
          <w:rPrChange w:id="213" w:author="hlclipp@mix.wvu.edu" w:date="2023-06-08T19:18:00Z">
            <w:rPr>
              <w:rFonts w:ascii="Courier New" w:hAnsi="Courier New" w:cs="Courier New"/>
              <w:sz w:val="20"/>
              <w:szCs w:val="20"/>
            </w:rPr>
          </w:rPrChange>
        </w:rPr>
        <w:t xml:space="preserve">[site] + </w:t>
      </w:r>
    </w:p>
    <w:p w14:paraId="1E4D292D" w14:textId="09EF6BDA" w:rsidR="00EF607C" w:rsidRPr="003808E1" w:rsidRDefault="00EF607C" w:rsidP="00B54AC3">
      <w:pPr>
        <w:spacing w:after="0"/>
        <w:ind w:left="3600"/>
        <w:rPr>
          <w:rFonts w:ascii="Courier New" w:hAnsi="Courier New" w:cs="Courier New"/>
          <w:sz w:val="20"/>
          <w:szCs w:val="20"/>
        </w:rPr>
      </w:pP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known.witu.rugr.vector</w:t>
      </w:r>
      <w:proofErr w:type="spellEnd"/>
      <w:r w:rsidRPr="003808E1">
        <w:rPr>
          <w:rFonts w:ascii="Courier New" w:hAnsi="Courier New" w:cs="Courier New"/>
          <w:sz w:val="20"/>
          <w:szCs w:val="20"/>
        </w:rPr>
        <w:t xml:space="preserve">[site]  </w:t>
      </w:r>
    </w:p>
    <w:p w14:paraId="1131563A" w14:textId="410931F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Psi.WITU.RUGR[site, 3] &lt;- 0</w:t>
      </w:r>
      <w:r w:rsidRPr="003808E1">
        <w:rPr>
          <w:rFonts w:ascii="Courier New" w:hAnsi="Courier New" w:cs="Courier New"/>
          <w:sz w:val="20"/>
          <w:szCs w:val="20"/>
        </w:rPr>
        <w:tab/>
      </w:r>
      <w:r w:rsidRPr="003808E1">
        <w:rPr>
          <w:rFonts w:ascii="Courier New" w:hAnsi="Courier New" w:cs="Courier New"/>
          <w:sz w:val="20"/>
          <w:szCs w:val="20"/>
        </w:rPr>
        <w:tab/>
      </w:r>
    </w:p>
    <w:p w14:paraId="2CC5AF5C" w14:textId="18CF55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4]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6E5306B" w14:textId="65096DF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5]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117F441A" w14:textId="35CCF05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6]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A645B02" w14:textId="122C9E8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7043318" w14:textId="54CB97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0D13A52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Psi.TOTAL[site,1] &lt;- Psi[site,1] + Psi.WITU[site,1] + Psi.RUGR[site,1] + </w:t>
      </w:r>
    </w:p>
    <w:p w14:paraId="58CA0254" w14:textId="03BC0790" w:rsidR="00EF607C" w:rsidRPr="003808E1" w:rsidRDefault="00B54AC3"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Psi.AMWO[site,1] + Psi.WITU.RUGR[site,1]</w:t>
      </w:r>
      <w:r w:rsidR="00EF607C" w:rsidRPr="003808E1">
        <w:rPr>
          <w:rFonts w:ascii="Courier New" w:hAnsi="Courier New" w:cs="Courier New"/>
          <w:sz w:val="20"/>
          <w:szCs w:val="20"/>
        </w:rPr>
        <w:tab/>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435F192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Psi.TOTAL[site,2] &lt;- Psi[site,2] + Psi.WITU[site,2] + Psi.RUGR[site,2] + </w:t>
      </w:r>
    </w:p>
    <w:p w14:paraId="58C838BD" w14:textId="2A0E5AB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Psi.AMWO[site,2] + Psi.WITU.RUGR[site,2]</w:t>
      </w:r>
      <w:r w:rsidR="00EF607C" w:rsidRPr="003808E1">
        <w:rPr>
          <w:rFonts w:ascii="Courier New" w:hAnsi="Courier New" w:cs="Courier New"/>
          <w:sz w:val="20"/>
          <w:szCs w:val="20"/>
        </w:rPr>
        <w:tab/>
      </w:r>
    </w:p>
    <w:p w14:paraId="6614D75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Psi.TOTAL[site,3] &lt;- Psi[site,3] + Psi.WITU[site,3] + Psi.RUGR[site,3] + </w:t>
      </w:r>
    </w:p>
    <w:p w14:paraId="14359DE7" w14:textId="43803F6F"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Psi.AMWO[site,3] + Psi.WITU.RUGR[site,3]</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6FB9A869"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Psi.TOTAL[site,4] &lt;- Psi[site,4] + Psi.WITU[site,4] + Psi.RUGR[site,4] + </w:t>
      </w:r>
    </w:p>
    <w:p w14:paraId="67F76854" w14:textId="45ED8125"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Psi.AMWO[site,4] + Psi.WITU.RUGR[site,4]</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5850F252"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Psi.TOTAL[site,5] &lt;- Psi[site,5] + Psi.WITU[site,5] + Psi.RUGR[site,5] + </w:t>
      </w:r>
    </w:p>
    <w:p w14:paraId="196A4E50" w14:textId="0F9E45E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Psi.AMWO[site,5] + Psi.WITU.RUGR[site,5]</w:t>
      </w:r>
      <w:r w:rsidR="00EF607C" w:rsidRPr="003808E1">
        <w:rPr>
          <w:rFonts w:ascii="Courier New" w:hAnsi="Courier New" w:cs="Courier New"/>
          <w:sz w:val="20"/>
          <w:szCs w:val="20"/>
        </w:rPr>
        <w:tab/>
      </w:r>
    </w:p>
    <w:p w14:paraId="5A68205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Psi.TOTAL[site,6] &lt;- Psi[site,6] + Psi.WITU[site,6] + Psi.RUGR[site,6] + </w:t>
      </w:r>
    </w:p>
    <w:p w14:paraId="1E4B06D7" w14:textId="147CB7A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Psi.AMWO[site,6] + Psi.WITU.RUGR[site,6]</w:t>
      </w:r>
      <w:r w:rsidR="00EF607C" w:rsidRPr="003808E1">
        <w:rPr>
          <w:rFonts w:ascii="Courier New" w:hAnsi="Courier New" w:cs="Courier New"/>
          <w:sz w:val="20"/>
          <w:szCs w:val="20"/>
        </w:rPr>
        <w:tab/>
      </w:r>
    </w:p>
    <w:p w14:paraId="1A52FAD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Psi.TOTAL[site,7] &lt;- Psi[site,7] + Psi.WITU[site,7] + Psi.RUGR[site,7] + </w:t>
      </w:r>
    </w:p>
    <w:p w14:paraId="3F522D4A" w14:textId="74DE700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Psi.AMWO[site,7] + Psi.WITU.RUGR[site,7]</w:t>
      </w:r>
      <w:r w:rsidR="00EF607C" w:rsidRPr="003808E1">
        <w:rPr>
          <w:rFonts w:ascii="Courier New" w:hAnsi="Courier New" w:cs="Courier New"/>
          <w:sz w:val="20"/>
          <w:szCs w:val="20"/>
        </w:rPr>
        <w:tab/>
      </w:r>
    </w:p>
    <w:p w14:paraId="3CFA5116"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Psi.TOTAL[site,8] &lt;- Psi[site,8] + Psi.WITU[site,8] + Psi.RUGR[site,8] + </w:t>
      </w:r>
    </w:p>
    <w:p w14:paraId="4EA038CA" w14:textId="6A05A02B"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Psi.AMWO[site,8] + Psi.WITU.RUGR[site,8]</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2BF988D7" w14:textId="77777777" w:rsidR="00EF607C" w:rsidRPr="003808E1" w:rsidRDefault="00EF607C" w:rsidP="008729BF">
      <w:pPr>
        <w:spacing w:after="0"/>
        <w:rPr>
          <w:rFonts w:ascii="Courier New" w:hAnsi="Courier New" w:cs="Courier New"/>
          <w:sz w:val="20"/>
          <w:szCs w:val="20"/>
        </w:rPr>
      </w:pPr>
    </w:p>
    <w:p w14:paraId="1F036677" w14:textId="03877B6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LATENT OCCUPANCY STATE</w:t>
      </w:r>
    </w:p>
    <w:p w14:paraId="76A16A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Z[site] ~ dcat(Psi.TOTAL[site, 1:8])</w:t>
      </w:r>
    </w:p>
    <w:p w14:paraId="3EDF176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z.witu[site] &lt;- (Z[site] == 1) + (Z[site] == 2) + (Z[site] == 3) + </w:t>
      </w:r>
    </w:p>
    <w:p w14:paraId="2978389C" w14:textId="4C4C7C01" w:rsidR="00EF607C" w:rsidRPr="003808E1" w:rsidRDefault="00B54AC3"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(Z[site] == 4)</w:t>
      </w:r>
    </w:p>
    <w:p w14:paraId="421BE4E8" w14:textId="77777777" w:rsidR="00B54AC3" w:rsidRPr="000B5CE2" w:rsidRDefault="00EF607C" w:rsidP="008729BF">
      <w:pPr>
        <w:spacing w:after="0"/>
        <w:rPr>
          <w:rFonts w:ascii="Courier New" w:hAnsi="Courier New" w:cs="Courier New"/>
          <w:sz w:val="20"/>
          <w:szCs w:val="20"/>
          <w:lang w:val="fr-FR"/>
          <w:rPrChange w:id="214" w:author="hlclipp@mix.wvu.edu" w:date="2023-06-08T19:18: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0B5CE2">
        <w:rPr>
          <w:rFonts w:ascii="Courier New" w:hAnsi="Courier New" w:cs="Courier New"/>
          <w:sz w:val="20"/>
          <w:szCs w:val="20"/>
          <w:lang w:val="fr-FR"/>
          <w:rPrChange w:id="215" w:author="hlclipp@mix.wvu.edu" w:date="2023-06-08T19:18:00Z">
            <w:rPr>
              <w:rFonts w:ascii="Courier New" w:hAnsi="Courier New" w:cs="Courier New"/>
              <w:sz w:val="20"/>
              <w:szCs w:val="20"/>
            </w:rPr>
          </w:rPrChange>
        </w:rPr>
        <w:t>z.rugr</w:t>
      </w:r>
      <w:proofErr w:type="spellEnd"/>
      <w:r w:rsidRPr="000B5CE2">
        <w:rPr>
          <w:rFonts w:ascii="Courier New" w:hAnsi="Courier New" w:cs="Courier New"/>
          <w:sz w:val="20"/>
          <w:szCs w:val="20"/>
          <w:lang w:val="fr-FR"/>
          <w:rPrChange w:id="216" w:author="hlclipp@mix.wvu.edu" w:date="2023-06-08T19:18:00Z">
            <w:rPr>
              <w:rFonts w:ascii="Courier New" w:hAnsi="Courier New" w:cs="Courier New"/>
              <w:sz w:val="20"/>
              <w:szCs w:val="20"/>
            </w:rPr>
          </w:rPrChange>
        </w:rPr>
        <w:t xml:space="preserve">[site] &lt;- (Z[site] == 1) + (Z[site] == 2) + (Z[site] == 5) + </w:t>
      </w:r>
    </w:p>
    <w:p w14:paraId="04207F55" w14:textId="2617B770" w:rsidR="00EF607C" w:rsidRPr="000B5CE2" w:rsidRDefault="00B54AC3" w:rsidP="00B54AC3">
      <w:pPr>
        <w:spacing w:after="0"/>
        <w:ind w:left="2160"/>
        <w:rPr>
          <w:rFonts w:ascii="Courier New" w:hAnsi="Courier New" w:cs="Courier New"/>
          <w:sz w:val="20"/>
          <w:szCs w:val="20"/>
          <w:lang w:val="fr-FR"/>
          <w:rPrChange w:id="217"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218" w:author="hlclipp@mix.wvu.edu" w:date="2023-06-08T19:18:00Z">
            <w:rPr>
              <w:rFonts w:ascii="Courier New" w:hAnsi="Courier New" w:cs="Courier New"/>
              <w:sz w:val="20"/>
              <w:szCs w:val="20"/>
            </w:rPr>
          </w:rPrChange>
        </w:rPr>
        <w:t xml:space="preserve">  </w:t>
      </w:r>
      <w:r w:rsidR="00EF607C" w:rsidRPr="000B5CE2">
        <w:rPr>
          <w:rFonts w:ascii="Courier New" w:hAnsi="Courier New" w:cs="Courier New"/>
          <w:sz w:val="20"/>
          <w:szCs w:val="20"/>
          <w:lang w:val="fr-FR"/>
          <w:rPrChange w:id="219" w:author="hlclipp@mix.wvu.edu" w:date="2023-06-08T19:18:00Z">
            <w:rPr>
              <w:rFonts w:ascii="Courier New" w:hAnsi="Courier New" w:cs="Courier New"/>
              <w:sz w:val="20"/>
              <w:szCs w:val="20"/>
            </w:rPr>
          </w:rPrChange>
        </w:rPr>
        <w:t>(Z[site] == 6)</w:t>
      </w:r>
    </w:p>
    <w:p w14:paraId="4CD32AEC" w14:textId="77777777" w:rsidR="00B54AC3" w:rsidRPr="000B5CE2" w:rsidRDefault="00EF607C" w:rsidP="008729BF">
      <w:pPr>
        <w:spacing w:after="0"/>
        <w:rPr>
          <w:rFonts w:ascii="Courier New" w:hAnsi="Courier New" w:cs="Courier New"/>
          <w:sz w:val="20"/>
          <w:szCs w:val="20"/>
          <w:lang w:val="fr-FR"/>
          <w:rPrChange w:id="220"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221"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222" w:author="hlclipp@mix.wvu.edu" w:date="2023-06-08T19:18:00Z">
            <w:rPr>
              <w:rFonts w:ascii="Courier New" w:hAnsi="Courier New" w:cs="Courier New"/>
              <w:sz w:val="20"/>
              <w:szCs w:val="20"/>
            </w:rPr>
          </w:rPrChange>
        </w:rPr>
        <w:t>z.amwo</w:t>
      </w:r>
      <w:proofErr w:type="spellEnd"/>
      <w:r w:rsidRPr="000B5CE2">
        <w:rPr>
          <w:rFonts w:ascii="Courier New" w:hAnsi="Courier New" w:cs="Courier New"/>
          <w:sz w:val="20"/>
          <w:szCs w:val="20"/>
          <w:lang w:val="fr-FR"/>
          <w:rPrChange w:id="223" w:author="hlclipp@mix.wvu.edu" w:date="2023-06-08T19:18:00Z">
            <w:rPr>
              <w:rFonts w:ascii="Courier New" w:hAnsi="Courier New" w:cs="Courier New"/>
              <w:sz w:val="20"/>
              <w:szCs w:val="20"/>
            </w:rPr>
          </w:rPrChange>
        </w:rPr>
        <w:t xml:space="preserve">[site] &lt;- (Z[site] == 1) + (Z[site] == 3) + (Z[site] == 5) + </w:t>
      </w:r>
    </w:p>
    <w:p w14:paraId="6DC19E5E" w14:textId="351FA5BA" w:rsidR="00EF607C" w:rsidRPr="003808E1" w:rsidRDefault="00B54AC3" w:rsidP="00B54AC3">
      <w:pPr>
        <w:spacing w:after="0"/>
        <w:ind w:left="1440" w:firstLine="720"/>
        <w:rPr>
          <w:rFonts w:ascii="Courier New" w:hAnsi="Courier New" w:cs="Courier New"/>
          <w:sz w:val="20"/>
          <w:szCs w:val="20"/>
        </w:rPr>
      </w:pPr>
      <w:r w:rsidRPr="000B5CE2">
        <w:rPr>
          <w:rFonts w:ascii="Courier New" w:hAnsi="Courier New" w:cs="Courier New"/>
          <w:sz w:val="20"/>
          <w:szCs w:val="20"/>
          <w:lang w:val="fr-FR"/>
          <w:rPrChange w:id="224" w:author="hlclipp@mix.wvu.edu" w:date="2023-06-08T19:18:00Z">
            <w:rPr>
              <w:rFonts w:ascii="Courier New" w:hAnsi="Courier New" w:cs="Courier New"/>
              <w:sz w:val="20"/>
              <w:szCs w:val="20"/>
            </w:rPr>
          </w:rPrChange>
        </w:rPr>
        <w:t xml:space="preserve">  </w:t>
      </w:r>
      <w:r w:rsidR="00EF607C" w:rsidRPr="003808E1">
        <w:rPr>
          <w:rFonts w:ascii="Courier New" w:hAnsi="Courier New" w:cs="Courier New"/>
          <w:sz w:val="20"/>
          <w:szCs w:val="20"/>
        </w:rPr>
        <w:t>(Z[site] == 7)</w:t>
      </w:r>
    </w:p>
    <w:p w14:paraId="76EF3C53" w14:textId="1A25962E"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AA6EFB2" w14:textId="0F4A2FD7"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 DETECTION PROCESS FOR WITU AND RUGR POINT COUNT SURVEYS (pcs)</w:t>
      </w:r>
    </w:p>
    <w:p w14:paraId="3A36A74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1:n.replicates.witu.rugr.pcs[site]){</w:t>
      </w:r>
    </w:p>
    <w:p w14:paraId="5DBCA0D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72511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02239AA" w14:textId="77777777" w:rsidR="00B54AC3"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logit(p.witu.pcs[site, replicate]) &lt;- </w:t>
      </w:r>
    </w:p>
    <w:p w14:paraId="7CA187CA" w14:textId="6B0A2B0B" w:rsidR="00B54AC3" w:rsidRPr="003808E1" w:rsidRDefault="00EF607C" w:rsidP="00B54AC3">
      <w:pPr>
        <w:spacing w:after="0"/>
        <w:ind w:left="720" w:firstLine="720"/>
        <w:rPr>
          <w:rFonts w:ascii="Courier New" w:hAnsi="Courier New" w:cs="Courier New"/>
          <w:sz w:val="20"/>
          <w:szCs w:val="20"/>
        </w:rPr>
      </w:pPr>
      <w:r w:rsidRPr="003808E1">
        <w:rPr>
          <w:rFonts w:ascii="Courier New" w:hAnsi="Courier New" w:cs="Courier New"/>
          <w:sz w:val="20"/>
          <w:szCs w:val="20"/>
        </w:rPr>
        <w:t>inprod(beta.witu.pcs[1:n.detcovs.witu.rugr.pcs],</w:t>
      </w:r>
    </w:p>
    <w:p w14:paraId="6A451C00" w14:textId="16B8FAE2" w:rsidR="00EF607C" w:rsidRPr="003808E1" w:rsidRDefault="00EF607C" w:rsidP="00B54AC3">
      <w:pPr>
        <w:spacing w:after="0"/>
        <w:ind w:left="1440"/>
        <w:rPr>
          <w:rFonts w:ascii="Courier New" w:hAnsi="Courier New" w:cs="Courier New"/>
          <w:sz w:val="20"/>
          <w:szCs w:val="20"/>
        </w:rPr>
      </w:pPr>
      <w:r w:rsidRPr="003808E1">
        <w:rPr>
          <w:rFonts w:ascii="Courier New" w:hAnsi="Courier New" w:cs="Courier New"/>
          <w:sz w:val="20"/>
          <w:szCs w:val="20"/>
        </w:rPr>
        <w:t>detcov.array.witu.rugr.pcs[site, replicate, 1:n.detcovs.witu.rugr.pcs]) + roe.witu[observer.id.witu.rugr[site, replicate]]</w:t>
      </w:r>
    </w:p>
    <w:p w14:paraId="5610CC04" w14:textId="77777777" w:rsidR="00B54AC3" w:rsidRPr="000B5CE2" w:rsidRDefault="00EF607C" w:rsidP="008729BF">
      <w:pPr>
        <w:spacing w:after="0"/>
        <w:rPr>
          <w:rFonts w:ascii="Courier New" w:hAnsi="Courier New" w:cs="Courier New"/>
          <w:sz w:val="20"/>
          <w:szCs w:val="20"/>
          <w:lang w:val="fr-FR"/>
          <w:rPrChange w:id="225" w:author="hlclipp@mix.wvu.edu" w:date="2023-06-08T19:18: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0B5CE2">
        <w:rPr>
          <w:rFonts w:ascii="Courier New" w:hAnsi="Courier New" w:cs="Courier New"/>
          <w:sz w:val="20"/>
          <w:szCs w:val="20"/>
          <w:lang w:val="fr-FR"/>
          <w:rPrChange w:id="226" w:author="hlclipp@mix.wvu.edu" w:date="2023-06-08T19:18:00Z">
            <w:rPr>
              <w:rFonts w:ascii="Courier New" w:hAnsi="Courier New" w:cs="Courier New"/>
              <w:sz w:val="20"/>
              <w:szCs w:val="20"/>
            </w:rPr>
          </w:rPrChange>
        </w:rPr>
        <w:t>logit</w:t>
      </w:r>
      <w:proofErr w:type="spellEnd"/>
      <w:r w:rsidRPr="000B5CE2">
        <w:rPr>
          <w:rFonts w:ascii="Courier New" w:hAnsi="Courier New" w:cs="Courier New"/>
          <w:sz w:val="20"/>
          <w:szCs w:val="20"/>
          <w:lang w:val="fr-FR"/>
          <w:rPrChange w:id="227"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228" w:author="hlclipp@mix.wvu.edu" w:date="2023-06-08T19:18:00Z">
            <w:rPr>
              <w:rFonts w:ascii="Courier New" w:hAnsi="Courier New" w:cs="Courier New"/>
              <w:sz w:val="20"/>
              <w:szCs w:val="20"/>
            </w:rPr>
          </w:rPrChange>
        </w:rPr>
        <w:t>p.rugr.pcs</w:t>
      </w:r>
      <w:proofErr w:type="spellEnd"/>
      <w:r w:rsidRPr="000B5CE2">
        <w:rPr>
          <w:rFonts w:ascii="Courier New" w:hAnsi="Courier New" w:cs="Courier New"/>
          <w:sz w:val="20"/>
          <w:szCs w:val="20"/>
          <w:lang w:val="fr-FR"/>
          <w:rPrChange w:id="229" w:author="hlclipp@mix.wvu.edu" w:date="2023-06-08T19:18:00Z">
            <w:rPr>
              <w:rFonts w:ascii="Courier New" w:hAnsi="Courier New" w:cs="Courier New"/>
              <w:sz w:val="20"/>
              <w:szCs w:val="20"/>
            </w:rPr>
          </w:rPrChange>
        </w:rPr>
        <w:t xml:space="preserve">[site, </w:t>
      </w:r>
      <w:proofErr w:type="spellStart"/>
      <w:r w:rsidRPr="000B5CE2">
        <w:rPr>
          <w:rFonts w:ascii="Courier New" w:hAnsi="Courier New" w:cs="Courier New"/>
          <w:sz w:val="20"/>
          <w:szCs w:val="20"/>
          <w:lang w:val="fr-FR"/>
          <w:rPrChange w:id="230" w:author="hlclipp@mix.wvu.edu" w:date="2023-06-08T19:18:00Z">
            <w:rPr>
              <w:rFonts w:ascii="Courier New" w:hAnsi="Courier New" w:cs="Courier New"/>
              <w:sz w:val="20"/>
              <w:szCs w:val="20"/>
            </w:rPr>
          </w:rPrChange>
        </w:rPr>
        <w:t>replicate</w:t>
      </w:r>
      <w:proofErr w:type="spellEnd"/>
      <w:r w:rsidRPr="000B5CE2">
        <w:rPr>
          <w:rFonts w:ascii="Courier New" w:hAnsi="Courier New" w:cs="Courier New"/>
          <w:sz w:val="20"/>
          <w:szCs w:val="20"/>
          <w:lang w:val="fr-FR"/>
          <w:rPrChange w:id="231" w:author="hlclipp@mix.wvu.edu" w:date="2023-06-08T19:18:00Z">
            <w:rPr>
              <w:rFonts w:ascii="Courier New" w:hAnsi="Courier New" w:cs="Courier New"/>
              <w:sz w:val="20"/>
              <w:szCs w:val="20"/>
            </w:rPr>
          </w:rPrChange>
        </w:rPr>
        <w:t xml:space="preserve">]) &lt;- </w:t>
      </w:r>
    </w:p>
    <w:p w14:paraId="333BC0EA" w14:textId="5D6FAC37" w:rsidR="00EF607C" w:rsidRPr="000B5CE2" w:rsidRDefault="00EF607C" w:rsidP="00B54AC3">
      <w:pPr>
        <w:spacing w:after="0"/>
        <w:ind w:left="1440"/>
        <w:rPr>
          <w:rFonts w:ascii="Courier New" w:hAnsi="Courier New" w:cs="Courier New"/>
          <w:sz w:val="20"/>
          <w:szCs w:val="20"/>
          <w:lang w:val="fr-FR"/>
          <w:rPrChange w:id="232" w:author="hlclipp@mix.wvu.edu" w:date="2023-06-08T19:18:00Z">
            <w:rPr>
              <w:rFonts w:ascii="Courier New" w:hAnsi="Courier New" w:cs="Courier New"/>
              <w:sz w:val="20"/>
              <w:szCs w:val="20"/>
            </w:rPr>
          </w:rPrChange>
        </w:rPr>
      </w:pPr>
      <w:proofErr w:type="spellStart"/>
      <w:r w:rsidRPr="000B5CE2">
        <w:rPr>
          <w:rFonts w:ascii="Courier New" w:hAnsi="Courier New" w:cs="Courier New"/>
          <w:sz w:val="20"/>
          <w:szCs w:val="20"/>
          <w:lang w:val="fr-FR"/>
          <w:rPrChange w:id="233" w:author="hlclipp@mix.wvu.edu" w:date="2023-06-08T19:18:00Z">
            <w:rPr>
              <w:rFonts w:ascii="Courier New" w:hAnsi="Courier New" w:cs="Courier New"/>
              <w:sz w:val="20"/>
              <w:szCs w:val="20"/>
            </w:rPr>
          </w:rPrChange>
        </w:rPr>
        <w:t>inprod</w:t>
      </w:r>
      <w:proofErr w:type="spellEnd"/>
      <w:r w:rsidRPr="000B5CE2">
        <w:rPr>
          <w:rFonts w:ascii="Courier New" w:hAnsi="Courier New" w:cs="Courier New"/>
          <w:sz w:val="20"/>
          <w:szCs w:val="20"/>
          <w:lang w:val="fr-FR"/>
          <w:rPrChange w:id="234"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235" w:author="hlclipp@mix.wvu.edu" w:date="2023-06-08T19:18:00Z">
            <w:rPr>
              <w:rFonts w:ascii="Courier New" w:hAnsi="Courier New" w:cs="Courier New"/>
              <w:sz w:val="20"/>
              <w:szCs w:val="20"/>
            </w:rPr>
          </w:rPrChange>
        </w:rPr>
        <w:t>beta.rugr.pcs</w:t>
      </w:r>
      <w:proofErr w:type="spellEnd"/>
      <w:r w:rsidRPr="000B5CE2">
        <w:rPr>
          <w:rFonts w:ascii="Courier New" w:hAnsi="Courier New" w:cs="Courier New"/>
          <w:sz w:val="20"/>
          <w:szCs w:val="20"/>
          <w:lang w:val="fr-FR"/>
          <w:rPrChange w:id="236" w:author="hlclipp@mix.wvu.edu" w:date="2023-06-08T19:18:00Z">
            <w:rPr>
              <w:rFonts w:ascii="Courier New" w:hAnsi="Courier New" w:cs="Courier New"/>
              <w:sz w:val="20"/>
              <w:szCs w:val="20"/>
            </w:rPr>
          </w:rPrChange>
        </w:rPr>
        <w:t xml:space="preserve">[1:n.detcovs.witu.rugr.pcs], </w:t>
      </w:r>
      <w:proofErr w:type="spellStart"/>
      <w:r w:rsidRPr="000B5CE2">
        <w:rPr>
          <w:rFonts w:ascii="Courier New" w:hAnsi="Courier New" w:cs="Courier New"/>
          <w:sz w:val="20"/>
          <w:szCs w:val="20"/>
          <w:lang w:val="fr-FR"/>
          <w:rPrChange w:id="237" w:author="hlclipp@mix.wvu.edu" w:date="2023-06-08T19:18:00Z">
            <w:rPr>
              <w:rFonts w:ascii="Courier New" w:hAnsi="Courier New" w:cs="Courier New"/>
              <w:sz w:val="20"/>
              <w:szCs w:val="20"/>
            </w:rPr>
          </w:rPrChange>
        </w:rPr>
        <w:t>detcov.array.witu.rugr.pcs</w:t>
      </w:r>
      <w:proofErr w:type="spellEnd"/>
      <w:r w:rsidRPr="000B5CE2">
        <w:rPr>
          <w:rFonts w:ascii="Courier New" w:hAnsi="Courier New" w:cs="Courier New"/>
          <w:sz w:val="20"/>
          <w:szCs w:val="20"/>
          <w:lang w:val="fr-FR"/>
          <w:rPrChange w:id="238" w:author="hlclipp@mix.wvu.edu" w:date="2023-06-08T19:18:00Z">
            <w:rPr>
              <w:rFonts w:ascii="Courier New" w:hAnsi="Courier New" w:cs="Courier New"/>
              <w:sz w:val="20"/>
              <w:szCs w:val="20"/>
            </w:rPr>
          </w:rPrChange>
        </w:rPr>
        <w:t xml:space="preserve">[site, </w:t>
      </w:r>
      <w:proofErr w:type="spellStart"/>
      <w:r w:rsidRPr="000B5CE2">
        <w:rPr>
          <w:rFonts w:ascii="Courier New" w:hAnsi="Courier New" w:cs="Courier New"/>
          <w:sz w:val="20"/>
          <w:szCs w:val="20"/>
          <w:lang w:val="fr-FR"/>
          <w:rPrChange w:id="239" w:author="hlclipp@mix.wvu.edu" w:date="2023-06-08T19:18:00Z">
            <w:rPr>
              <w:rFonts w:ascii="Courier New" w:hAnsi="Courier New" w:cs="Courier New"/>
              <w:sz w:val="20"/>
              <w:szCs w:val="20"/>
            </w:rPr>
          </w:rPrChange>
        </w:rPr>
        <w:t>replicate</w:t>
      </w:r>
      <w:proofErr w:type="spellEnd"/>
      <w:r w:rsidRPr="000B5CE2">
        <w:rPr>
          <w:rFonts w:ascii="Courier New" w:hAnsi="Courier New" w:cs="Courier New"/>
          <w:sz w:val="20"/>
          <w:szCs w:val="20"/>
          <w:lang w:val="fr-FR"/>
          <w:rPrChange w:id="240" w:author="hlclipp@mix.wvu.edu" w:date="2023-06-08T19:18:00Z">
            <w:rPr>
              <w:rFonts w:ascii="Courier New" w:hAnsi="Courier New" w:cs="Courier New"/>
              <w:sz w:val="20"/>
              <w:szCs w:val="20"/>
            </w:rPr>
          </w:rPrChange>
        </w:rPr>
        <w:t xml:space="preserve">, 1:n.detcovs.witu.rugr.pcs]) + </w:t>
      </w:r>
      <w:proofErr w:type="spellStart"/>
      <w:r w:rsidRPr="000B5CE2">
        <w:rPr>
          <w:rFonts w:ascii="Courier New" w:hAnsi="Courier New" w:cs="Courier New"/>
          <w:sz w:val="20"/>
          <w:szCs w:val="20"/>
          <w:lang w:val="fr-FR"/>
          <w:rPrChange w:id="241" w:author="hlclipp@mix.wvu.edu" w:date="2023-06-08T19:18:00Z">
            <w:rPr>
              <w:rFonts w:ascii="Courier New" w:hAnsi="Courier New" w:cs="Courier New"/>
              <w:sz w:val="20"/>
              <w:szCs w:val="20"/>
            </w:rPr>
          </w:rPrChange>
        </w:rPr>
        <w:t>roe.rugr</w:t>
      </w:r>
      <w:proofErr w:type="spellEnd"/>
      <w:r w:rsidRPr="000B5CE2">
        <w:rPr>
          <w:rFonts w:ascii="Courier New" w:hAnsi="Courier New" w:cs="Courier New"/>
          <w:sz w:val="20"/>
          <w:szCs w:val="20"/>
          <w:lang w:val="fr-FR"/>
          <w:rPrChange w:id="242"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243" w:author="hlclipp@mix.wvu.edu" w:date="2023-06-08T19:18:00Z">
            <w:rPr>
              <w:rFonts w:ascii="Courier New" w:hAnsi="Courier New" w:cs="Courier New"/>
              <w:sz w:val="20"/>
              <w:szCs w:val="20"/>
            </w:rPr>
          </w:rPrChange>
        </w:rPr>
        <w:t>observer.id.witu.rugr</w:t>
      </w:r>
      <w:proofErr w:type="spellEnd"/>
      <w:r w:rsidRPr="000B5CE2">
        <w:rPr>
          <w:rFonts w:ascii="Courier New" w:hAnsi="Courier New" w:cs="Courier New"/>
          <w:sz w:val="20"/>
          <w:szCs w:val="20"/>
          <w:lang w:val="fr-FR"/>
          <w:rPrChange w:id="244" w:author="hlclipp@mix.wvu.edu" w:date="2023-06-08T19:18:00Z">
            <w:rPr>
              <w:rFonts w:ascii="Courier New" w:hAnsi="Courier New" w:cs="Courier New"/>
              <w:sz w:val="20"/>
              <w:szCs w:val="20"/>
            </w:rPr>
          </w:rPrChange>
        </w:rPr>
        <w:t xml:space="preserve">[site, </w:t>
      </w:r>
      <w:proofErr w:type="spellStart"/>
      <w:r w:rsidRPr="000B5CE2">
        <w:rPr>
          <w:rFonts w:ascii="Courier New" w:hAnsi="Courier New" w:cs="Courier New"/>
          <w:sz w:val="20"/>
          <w:szCs w:val="20"/>
          <w:lang w:val="fr-FR"/>
          <w:rPrChange w:id="245" w:author="hlclipp@mix.wvu.edu" w:date="2023-06-08T19:18:00Z">
            <w:rPr>
              <w:rFonts w:ascii="Courier New" w:hAnsi="Courier New" w:cs="Courier New"/>
              <w:sz w:val="20"/>
              <w:szCs w:val="20"/>
            </w:rPr>
          </w:rPrChange>
        </w:rPr>
        <w:t>replicate</w:t>
      </w:r>
      <w:proofErr w:type="spellEnd"/>
      <w:r w:rsidRPr="000B5CE2">
        <w:rPr>
          <w:rFonts w:ascii="Courier New" w:hAnsi="Courier New" w:cs="Courier New"/>
          <w:sz w:val="20"/>
          <w:szCs w:val="20"/>
          <w:lang w:val="fr-FR"/>
          <w:rPrChange w:id="246" w:author="hlclipp@mix.wvu.edu" w:date="2023-06-08T19:18:00Z">
            <w:rPr>
              <w:rFonts w:ascii="Courier New" w:hAnsi="Courier New" w:cs="Courier New"/>
              <w:sz w:val="20"/>
              <w:szCs w:val="20"/>
            </w:rPr>
          </w:rPrChange>
        </w:rPr>
        <w:t>]]</w:t>
      </w:r>
    </w:p>
    <w:p w14:paraId="166497F8" w14:textId="77777777" w:rsidR="00EF607C" w:rsidRPr="000B5CE2" w:rsidRDefault="00EF607C" w:rsidP="008729BF">
      <w:pPr>
        <w:spacing w:after="0"/>
        <w:rPr>
          <w:rFonts w:ascii="Courier New" w:hAnsi="Courier New" w:cs="Courier New"/>
          <w:sz w:val="20"/>
          <w:szCs w:val="20"/>
          <w:lang w:val="fr-FR"/>
          <w:rPrChange w:id="247" w:author="hlclipp@mix.wvu.edu" w:date="2023-06-08T19:18:00Z">
            <w:rPr>
              <w:rFonts w:ascii="Courier New" w:hAnsi="Courier New" w:cs="Courier New"/>
              <w:sz w:val="20"/>
              <w:szCs w:val="20"/>
            </w:rPr>
          </w:rPrChange>
        </w:rPr>
      </w:pPr>
    </w:p>
    <w:p w14:paraId="2C26B918" w14:textId="77777777" w:rsidR="00EF607C" w:rsidRPr="000B5CE2" w:rsidRDefault="00EF607C" w:rsidP="008729BF">
      <w:pPr>
        <w:spacing w:after="0"/>
        <w:rPr>
          <w:rFonts w:ascii="Courier New" w:hAnsi="Courier New" w:cs="Courier New"/>
          <w:sz w:val="20"/>
          <w:szCs w:val="20"/>
          <w:lang w:val="fr-FR"/>
          <w:rPrChange w:id="248"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249" w:author="hlclipp@mix.wvu.edu" w:date="2023-06-08T19:18:00Z">
            <w:rPr>
              <w:rFonts w:ascii="Courier New" w:hAnsi="Courier New" w:cs="Courier New"/>
              <w:sz w:val="20"/>
              <w:szCs w:val="20"/>
            </w:rPr>
          </w:rPrChange>
        </w:rPr>
        <w:t xml:space="preserve">      # DETECTION MODEL</w:t>
      </w:r>
    </w:p>
    <w:p w14:paraId="65099353" w14:textId="77777777" w:rsidR="00B54AC3" w:rsidRPr="000B5CE2" w:rsidRDefault="00EF607C" w:rsidP="008729BF">
      <w:pPr>
        <w:spacing w:after="0"/>
        <w:rPr>
          <w:rFonts w:ascii="Courier New" w:hAnsi="Courier New" w:cs="Courier New"/>
          <w:sz w:val="20"/>
          <w:szCs w:val="20"/>
          <w:lang w:val="fr-FR"/>
          <w:rPrChange w:id="250"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251"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252" w:author="hlclipp@mix.wvu.edu" w:date="2023-06-08T19:18:00Z">
            <w:rPr>
              <w:rFonts w:ascii="Courier New" w:hAnsi="Courier New" w:cs="Courier New"/>
              <w:sz w:val="20"/>
              <w:szCs w:val="20"/>
            </w:rPr>
          </w:rPrChange>
        </w:rPr>
        <w:t>y.witu.pcs</w:t>
      </w:r>
      <w:proofErr w:type="spellEnd"/>
      <w:r w:rsidRPr="000B5CE2">
        <w:rPr>
          <w:rFonts w:ascii="Courier New" w:hAnsi="Courier New" w:cs="Courier New"/>
          <w:sz w:val="20"/>
          <w:szCs w:val="20"/>
          <w:lang w:val="fr-FR"/>
          <w:rPrChange w:id="253" w:author="hlclipp@mix.wvu.edu" w:date="2023-06-08T19:18:00Z">
            <w:rPr>
              <w:rFonts w:ascii="Courier New" w:hAnsi="Courier New" w:cs="Courier New"/>
              <w:sz w:val="20"/>
              <w:szCs w:val="20"/>
            </w:rPr>
          </w:rPrChange>
        </w:rPr>
        <w:t xml:space="preserve">[site, </w:t>
      </w:r>
      <w:proofErr w:type="spellStart"/>
      <w:r w:rsidRPr="000B5CE2">
        <w:rPr>
          <w:rFonts w:ascii="Courier New" w:hAnsi="Courier New" w:cs="Courier New"/>
          <w:sz w:val="20"/>
          <w:szCs w:val="20"/>
          <w:lang w:val="fr-FR"/>
          <w:rPrChange w:id="254" w:author="hlclipp@mix.wvu.edu" w:date="2023-06-08T19:18:00Z">
            <w:rPr>
              <w:rFonts w:ascii="Courier New" w:hAnsi="Courier New" w:cs="Courier New"/>
              <w:sz w:val="20"/>
              <w:szCs w:val="20"/>
            </w:rPr>
          </w:rPrChange>
        </w:rPr>
        <w:t>replicate</w:t>
      </w:r>
      <w:proofErr w:type="spellEnd"/>
      <w:r w:rsidRPr="000B5CE2">
        <w:rPr>
          <w:rFonts w:ascii="Courier New" w:hAnsi="Courier New" w:cs="Courier New"/>
          <w:sz w:val="20"/>
          <w:szCs w:val="20"/>
          <w:lang w:val="fr-FR"/>
          <w:rPrChange w:id="255" w:author="hlclipp@mix.wvu.edu" w:date="2023-06-08T19:18:00Z">
            <w:rPr>
              <w:rFonts w:ascii="Courier New" w:hAnsi="Courier New" w:cs="Courier New"/>
              <w:sz w:val="20"/>
              <w:szCs w:val="20"/>
            </w:rPr>
          </w:rPrChange>
        </w:rPr>
        <w:t xml:space="preserve">] ~ </w:t>
      </w:r>
      <w:proofErr w:type="spellStart"/>
      <w:r w:rsidRPr="000B5CE2">
        <w:rPr>
          <w:rFonts w:ascii="Courier New" w:hAnsi="Courier New" w:cs="Courier New"/>
          <w:sz w:val="20"/>
          <w:szCs w:val="20"/>
          <w:lang w:val="fr-FR"/>
          <w:rPrChange w:id="256" w:author="hlclipp@mix.wvu.edu" w:date="2023-06-08T19:18:00Z">
            <w:rPr>
              <w:rFonts w:ascii="Courier New" w:hAnsi="Courier New" w:cs="Courier New"/>
              <w:sz w:val="20"/>
              <w:szCs w:val="20"/>
            </w:rPr>
          </w:rPrChange>
        </w:rPr>
        <w:t>dbern</w:t>
      </w:r>
      <w:proofErr w:type="spellEnd"/>
      <w:r w:rsidRPr="000B5CE2">
        <w:rPr>
          <w:rFonts w:ascii="Courier New" w:hAnsi="Courier New" w:cs="Courier New"/>
          <w:sz w:val="20"/>
          <w:szCs w:val="20"/>
          <w:lang w:val="fr-FR"/>
          <w:rPrChange w:id="257"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258" w:author="hlclipp@mix.wvu.edu" w:date="2023-06-08T19:18:00Z">
            <w:rPr>
              <w:rFonts w:ascii="Courier New" w:hAnsi="Courier New" w:cs="Courier New"/>
              <w:sz w:val="20"/>
              <w:szCs w:val="20"/>
            </w:rPr>
          </w:rPrChange>
        </w:rPr>
        <w:t>z.witu</w:t>
      </w:r>
      <w:proofErr w:type="spellEnd"/>
      <w:r w:rsidRPr="000B5CE2">
        <w:rPr>
          <w:rFonts w:ascii="Courier New" w:hAnsi="Courier New" w:cs="Courier New"/>
          <w:sz w:val="20"/>
          <w:szCs w:val="20"/>
          <w:lang w:val="fr-FR"/>
          <w:rPrChange w:id="259"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260" w:author="hlclipp@mix.wvu.edu" w:date="2023-06-08T19:18:00Z">
            <w:rPr>
              <w:rFonts w:ascii="Courier New" w:hAnsi="Courier New" w:cs="Courier New"/>
              <w:sz w:val="20"/>
              <w:szCs w:val="20"/>
            </w:rPr>
          </w:rPrChange>
        </w:rPr>
        <w:t>p.witu.pcs</w:t>
      </w:r>
      <w:proofErr w:type="spellEnd"/>
      <w:r w:rsidRPr="000B5CE2">
        <w:rPr>
          <w:rFonts w:ascii="Courier New" w:hAnsi="Courier New" w:cs="Courier New"/>
          <w:sz w:val="20"/>
          <w:szCs w:val="20"/>
          <w:lang w:val="fr-FR"/>
          <w:rPrChange w:id="261" w:author="hlclipp@mix.wvu.edu" w:date="2023-06-08T19:18:00Z">
            <w:rPr>
              <w:rFonts w:ascii="Courier New" w:hAnsi="Courier New" w:cs="Courier New"/>
              <w:sz w:val="20"/>
              <w:szCs w:val="20"/>
            </w:rPr>
          </w:rPrChange>
        </w:rPr>
        <w:t xml:space="preserve">[site, </w:t>
      </w:r>
    </w:p>
    <w:p w14:paraId="6497A9CE" w14:textId="6074345C" w:rsidR="00EF607C" w:rsidRPr="000B5CE2" w:rsidRDefault="00EF607C" w:rsidP="00B54AC3">
      <w:pPr>
        <w:spacing w:after="0"/>
        <w:ind w:left="3600" w:firstLine="720"/>
        <w:rPr>
          <w:rFonts w:ascii="Courier New" w:hAnsi="Courier New" w:cs="Courier New"/>
          <w:sz w:val="20"/>
          <w:szCs w:val="20"/>
          <w:lang w:val="fr-FR"/>
          <w:rPrChange w:id="262" w:author="hlclipp@mix.wvu.edu" w:date="2023-06-08T19:18:00Z">
            <w:rPr>
              <w:rFonts w:ascii="Courier New" w:hAnsi="Courier New" w:cs="Courier New"/>
              <w:sz w:val="20"/>
              <w:szCs w:val="20"/>
            </w:rPr>
          </w:rPrChange>
        </w:rPr>
      </w:pPr>
      <w:proofErr w:type="spellStart"/>
      <w:r w:rsidRPr="000B5CE2">
        <w:rPr>
          <w:rFonts w:ascii="Courier New" w:hAnsi="Courier New" w:cs="Courier New"/>
          <w:sz w:val="20"/>
          <w:szCs w:val="20"/>
          <w:lang w:val="fr-FR"/>
          <w:rPrChange w:id="263" w:author="hlclipp@mix.wvu.edu" w:date="2023-06-08T19:18:00Z">
            <w:rPr>
              <w:rFonts w:ascii="Courier New" w:hAnsi="Courier New" w:cs="Courier New"/>
              <w:sz w:val="20"/>
              <w:szCs w:val="20"/>
            </w:rPr>
          </w:rPrChange>
        </w:rPr>
        <w:t>replicate</w:t>
      </w:r>
      <w:proofErr w:type="spellEnd"/>
      <w:r w:rsidRPr="000B5CE2">
        <w:rPr>
          <w:rFonts w:ascii="Courier New" w:hAnsi="Courier New" w:cs="Courier New"/>
          <w:sz w:val="20"/>
          <w:szCs w:val="20"/>
          <w:lang w:val="fr-FR"/>
          <w:rPrChange w:id="264" w:author="hlclipp@mix.wvu.edu" w:date="2023-06-08T19:18:00Z">
            <w:rPr>
              <w:rFonts w:ascii="Courier New" w:hAnsi="Courier New" w:cs="Courier New"/>
              <w:sz w:val="20"/>
              <w:szCs w:val="20"/>
            </w:rPr>
          </w:rPrChange>
        </w:rPr>
        <w:t>])</w:t>
      </w:r>
    </w:p>
    <w:p w14:paraId="4771CFE0" w14:textId="77777777" w:rsidR="00B54AC3" w:rsidRPr="000B5CE2" w:rsidRDefault="00EF607C" w:rsidP="008729BF">
      <w:pPr>
        <w:spacing w:after="0"/>
        <w:rPr>
          <w:rFonts w:ascii="Courier New" w:hAnsi="Courier New" w:cs="Courier New"/>
          <w:sz w:val="20"/>
          <w:szCs w:val="20"/>
          <w:lang w:val="fr-FR"/>
          <w:rPrChange w:id="265"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266"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267" w:author="hlclipp@mix.wvu.edu" w:date="2023-06-08T19:18:00Z">
            <w:rPr>
              <w:rFonts w:ascii="Courier New" w:hAnsi="Courier New" w:cs="Courier New"/>
              <w:sz w:val="20"/>
              <w:szCs w:val="20"/>
            </w:rPr>
          </w:rPrChange>
        </w:rPr>
        <w:t>y.rugr.pcs</w:t>
      </w:r>
      <w:proofErr w:type="spellEnd"/>
      <w:r w:rsidRPr="000B5CE2">
        <w:rPr>
          <w:rFonts w:ascii="Courier New" w:hAnsi="Courier New" w:cs="Courier New"/>
          <w:sz w:val="20"/>
          <w:szCs w:val="20"/>
          <w:lang w:val="fr-FR"/>
          <w:rPrChange w:id="268" w:author="hlclipp@mix.wvu.edu" w:date="2023-06-08T19:18:00Z">
            <w:rPr>
              <w:rFonts w:ascii="Courier New" w:hAnsi="Courier New" w:cs="Courier New"/>
              <w:sz w:val="20"/>
              <w:szCs w:val="20"/>
            </w:rPr>
          </w:rPrChange>
        </w:rPr>
        <w:t xml:space="preserve">[site, </w:t>
      </w:r>
      <w:proofErr w:type="spellStart"/>
      <w:r w:rsidRPr="000B5CE2">
        <w:rPr>
          <w:rFonts w:ascii="Courier New" w:hAnsi="Courier New" w:cs="Courier New"/>
          <w:sz w:val="20"/>
          <w:szCs w:val="20"/>
          <w:lang w:val="fr-FR"/>
          <w:rPrChange w:id="269" w:author="hlclipp@mix.wvu.edu" w:date="2023-06-08T19:18:00Z">
            <w:rPr>
              <w:rFonts w:ascii="Courier New" w:hAnsi="Courier New" w:cs="Courier New"/>
              <w:sz w:val="20"/>
              <w:szCs w:val="20"/>
            </w:rPr>
          </w:rPrChange>
        </w:rPr>
        <w:t>replicate</w:t>
      </w:r>
      <w:proofErr w:type="spellEnd"/>
      <w:r w:rsidRPr="000B5CE2">
        <w:rPr>
          <w:rFonts w:ascii="Courier New" w:hAnsi="Courier New" w:cs="Courier New"/>
          <w:sz w:val="20"/>
          <w:szCs w:val="20"/>
          <w:lang w:val="fr-FR"/>
          <w:rPrChange w:id="270" w:author="hlclipp@mix.wvu.edu" w:date="2023-06-08T19:18:00Z">
            <w:rPr>
              <w:rFonts w:ascii="Courier New" w:hAnsi="Courier New" w:cs="Courier New"/>
              <w:sz w:val="20"/>
              <w:szCs w:val="20"/>
            </w:rPr>
          </w:rPrChange>
        </w:rPr>
        <w:t xml:space="preserve">] ~ </w:t>
      </w:r>
      <w:proofErr w:type="spellStart"/>
      <w:r w:rsidRPr="000B5CE2">
        <w:rPr>
          <w:rFonts w:ascii="Courier New" w:hAnsi="Courier New" w:cs="Courier New"/>
          <w:sz w:val="20"/>
          <w:szCs w:val="20"/>
          <w:lang w:val="fr-FR"/>
          <w:rPrChange w:id="271" w:author="hlclipp@mix.wvu.edu" w:date="2023-06-08T19:18:00Z">
            <w:rPr>
              <w:rFonts w:ascii="Courier New" w:hAnsi="Courier New" w:cs="Courier New"/>
              <w:sz w:val="20"/>
              <w:szCs w:val="20"/>
            </w:rPr>
          </w:rPrChange>
        </w:rPr>
        <w:t>dbern</w:t>
      </w:r>
      <w:proofErr w:type="spellEnd"/>
      <w:r w:rsidRPr="000B5CE2">
        <w:rPr>
          <w:rFonts w:ascii="Courier New" w:hAnsi="Courier New" w:cs="Courier New"/>
          <w:sz w:val="20"/>
          <w:szCs w:val="20"/>
          <w:lang w:val="fr-FR"/>
          <w:rPrChange w:id="272"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273" w:author="hlclipp@mix.wvu.edu" w:date="2023-06-08T19:18:00Z">
            <w:rPr>
              <w:rFonts w:ascii="Courier New" w:hAnsi="Courier New" w:cs="Courier New"/>
              <w:sz w:val="20"/>
              <w:szCs w:val="20"/>
            </w:rPr>
          </w:rPrChange>
        </w:rPr>
        <w:t>z.rugr</w:t>
      </w:r>
      <w:proofErr w:type="spellEnd"/>
      <w:r w:rsidRPr="000B5CE2">
        <w:rPr>
          <w:rFonts w:ascii="Courier New" w:hAnsi="Courier New" w:cs="Courier New"/>
          <w:sz w:val="20"/>
          <w:szCs w:val="20"/>
          <w:lang w:val="fr-FR"/>
          <w:rPrChange w:id="274"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275" w:author="hlclipp@mix.wvu.edu" w:date="2023-06-08T19:18:00Z">
            <w:rPr>
              <w:rFonts w:ascii="Courier New" w:hAnsi="Courier New" w:cs="Courier New"/>
              <w:sz w:val="20"/>
              <w:szCs w:val="20"/>
            </w:rPr>
          </w:rPrChange>
        </w:rPr>
        <w:t>p.rugr.pcs</w:t>
      </w:r>
      <w:proofErr w:type="spellEnd"/>
      <w:r w:rsidRPr="000B5CE2">
        <w:rPr>
          <w:rFonts w:ascii="Courier New" w:hAnsi="Courier New" w:cs="Courier New"/>
          <w:sz w:val="20"/>
          <w:szCs w:val="20"/>
          <w:lang w:val="fr-FR"/>
          <w:rPrChange w:id="276" w:author="hlclipp@mix.wvu.edu" w:date="2023-06-08T19:18:00Z">
            <w:rPr>
              <w:rFonts w:ascii="Courier New" w:hAnsi="Courier New" w:cs="Courier New"/>
              <w:sz w:val="20"/>
              <w:szCs w:val="20"/>
            </w:rPr>
          </w:rPrChange>
        </w:rPr>
        <w:t xml:space="preserve">[site, </w:t>
      </w:r>
    </w:p>
    <w:p w14:paraId="028D17E0" w14:textId="6F8F23CE"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 xml:space="preserve">replicate])   </w:t>
      </w:r>
    </w:p>
    <w:p w14:paraId="79D99F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WITU AND RUGR POINT COUNT SURVEYS (pcs)</w:t>
      </w:r>
    </w:p>
    <w:p w14:paraId="33B14A0C" w14:textId="25D4936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 DETECTION PROCESS FOR AMWO POINT COUNT SURVEYS (pcs)</w:t>
      </w:r>
    </w:p>
    <w:p w14:paraId="33726B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1:n.replicates.amwo.pcs[site]){</w:t>
      </w:r>
    </w:p>
    <w:p w14:paraId="47A42E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0AA33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56FF7695"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logit(p.amwo.pcs[site, replicate]) &lt;- </w:t>
      </w:r>
    </w:p>
    <w:p w14:paraId="017B03FF" w14:textId="217515A3" w:rsidR="00EF607C" w:rsidRPr="003808E1" w:rsidRDefault="00EF607C" w:rsidP="00B54AC3">
      <w:pPr>
        <w:spacing w:after="0"/>
        <w:ind w:left="1440"/>
        <w:rPr>
          <w:rFonts w:ascii="Courier New" w:hAnsi="Courier New" w:cs="Courier New"/>
          <w:sz w:val="20"/>
          <w:szCs w:val="20"/>
        </w:rPr>
      </w:pPr>
      <w:r w:rsidRPr="003808E1">
        <w:rPr>
          <w:rFonts w:ascii="Courier New" w:hAnsi="Courier New" w:cs="Courier New"/>
          <w:sz w:val="20"/>
          <w:szCs w:val="20"/>
        </w:rPr>
        <w:t>inprod(beta.amwo.pcs[1:n.detcovs.amwo.pcs], detcov.matrix.amwo.pcs[site, 1:n.detcovs.amwo.pcs]) + roe.amwo[observer.id.amwo[site]]</w:t>
      </w:r>
    </w:p>
    <w:p w14:paraId="6755072E" w14:textId="77777777" w:rsidR="00EF607C" w:rsidRPr="003808E1" w:rsidRDefault="00EF607C" w:rsidP="008729BF">
      <w:pPr>
        <w:spacing w:after="0"/>
        <w:rPr>
          <w:rFonts w:ascii="Courier New" w:hAnsi="Courier New" w:cs="Courier New"/>
          <w:sz w:val="20"/>
          <w:szCs w:val="20"/>
        </w:rPr>
      </w:pPr>
    </w:p>
    <w:p w14:paraId="44015CB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5C14667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y.amwo.pcs[site, replicate] ~ dbern(z.amwo[site] * p.amwo.pcs[site, </w:t>
      </w:r>
    </w:p>
    <w:p w14:paraId="034F6241" w14:textId="23CBCA16"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1B46508A" w14:textId="3E21D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AMWO POINT COUNT SURVEYS (pcs)</w:t>
      </w:r>
    </w:p>
    <w:p w14:paraId="738C7A4C" w14:textId="77777777" w:rsidR="00EF607C" w:rsidRPr="003808E1" w:rsidRDefault="00EF607C" w:rsidP="008729BF">
      <w:pPr>
        <w:spacing w:after="0"/>
        <w:rPr>
          <w:rFonts w:ascii="Courier New" w:hAnsi="Courier New" w:cs="Courier New"/>
          <w:sz w:val="20"/>
          <w:szCs w:val="20"/>
        </w:rPr>
      </w:pPr>
    </w:p>
    <w:p w14:paraId="6F3CB057" w14:textId="77777777" w:rsidR="00EF607C" w:rsidRPr="003808E1" w:rsidRDefault="00EF607C" w:rsidP="008729BF">
      <w:pPr>
        <w:spacing w:after="0"/>
        <w:rPr>
          <w:rFonts w:ascii="Courier New" w:hAnsi="Courier New" w:cs="Courier New"/>
          <w:sz w:val="20"/>
          <w:szCs w:val="20"/>
        </w:rPr>
      </w:pPr>
    </w:p>
    <w:p w14:paraId="110D0DDF" w14:textId="4D66F3D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PROCESS FOR GAME CAMERA SURVEYS (gc) </w:t>
      </w:r>
    </w:p>
    <w:p w14:paraId="3CD9F16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1:n.replicates.gc[site]){</w:t>
      </w:r>
    </w:p>
    <w:p w14:paraId="100F3B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3F37F33" w14:textId="2AB83A8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   </w:t>
      </w:r>
    </w:p>
    <w:p w14:paraId="4F4FF379"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logit(p.witu.gc[site, replicate]) &lt;- beta0.witu.gc + </w:t>
      </w:r>
    </w:p>
    <w:p w14:paraId="4F639C6C" w14:textId="78AAE63F" w:rsidR="00EF607C" w:rsidRPr="003808E1" w:rsidRDefault="00EF607C" w:rsidP="00CA1A3C">
      <w:pPr>
        <w:spacing w:after="0"/>
        <w:ind w:left="1440"/>
        <w:rPr>
          <w:rFonts w:ascii="Courier New" w:hAnsi="Courier New" w:cs="Courier New"/>
          <w:sz w:val="20"/>
          <w:szCs w:val="20"/>
        </w:rPr>
      </w:pPr>
      <w:r w:rsidRPr="003808E1">
        <w:rPr>
          <w:rFonts w:ascii="Courier New" w:hAnsi="Courier New" w:cs="Courier New"/>
          <w:sz w:val="20"/>
          <w:szCs w:val="20"/>
        </w:rPr>
        <w:t xml:space="preserve">inprod(beta.witu.gc[1:n.detcovs.gc], detcov.matrix.gc[site, 1:n.detcovs.gc])    </w:t>
      </w:r>
    </w:p>
    <w:p w14:paraId="3B74AD5B" w14:textId="77777777" w:rsidR="00EF607C" w:rsidRPr="003808E1" w:rsidRDefault="00EF607C" w:rsidP="008729BF">
      <w:pPr>
        <w:spacing w:after="0"/>
        <w:rPr>
          <w:rFonts w:ascii="Courier New" w:hAnsi="Courier New" w:cs="Courier New"/>
          <w:sz w:val="20"/>
          <w:szCs w:val="20"/>
        </w:rPr>
      </w:pPr>
    </w:p>
    <w:p w14:paraId="062B58E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2B7EB3E2"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y.witu.gc[site, replicate] ~ dbern(z.witu[site] * p.witu.gc[site, </w:t>
      </w:r>
    </w:p>
    <w:p w14:paraId="7BE05815" w14:textId="78E665AD" w:rsidR="00EF607C" w:rsidRPr="003808E1" w:rsidRDefault="00CA1A3C" w:rsidP="00CA1A3C">
      <w:pPr>
        <w:spacing w:after="0"/>
        <w:ind w:left="360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replicate]) </w:t>
      </w:r>
    </w:p>
    <w:p w14:paraId="68A021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GAME CAMERA SURVEYS (gc)</w:t>
      </w:r>
    </w:p>
    <w:p w14:paraId="6226A03B" w14:textId="77777777" w:rsidR="00EF607C" w:rsidRPr="003808E1" w:rsidRDefault="00EF607C" w:rsidP="008729BF">
      <w:pPr>
        <w:spacing w:after="0"/>
        <w:rPr>
          <w:rFonts w:ascii="Courier New" w:hAnsi="Courier New" w:cs="Courier New"/>
          <w:sz w:val="20"/>
          <w:szCs w:val="20"/>
        </w:rPr>
      </w:pPr>
    </w:p>
    <w:p w14:paraId="7EDDD730" w14:textId="77777777" w:rsidR="00EF607C" w:rsidRPr="003808E1" w:rsidRDefault="00EF607C" w:rsidP="008729BF">
      <w:pPr>
        <w:spacing w:after="0"/>
        <w:rPr>
          <w:rFonts w:ascii="Courier New" w:hAnsi="Courier New" w:cs="Courier New"/>
          <w:sz w:val="20"/>
          <w:szCs w:val="20"/>
        </w:rPr>
      </w:pPr>
    </w:p>
    <w:p w14:paraId="484832E3" w14:textId="39D78E77"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DETECTION PROCESS FOR ACOUSTIC RECORDING UNIT SURVEYS (aru) </w:t>
      </w:r>
    </w:p>
    <w:p w14:paraId="14D510A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1:n.replicates.aru[site]){</w:t>
      </w:r>
    </w:p>
    <w:p w14:paraId="4CEB7BA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B341BA2" w14:textId="1D81455F"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BD9B993"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logit(p.witu.aru[site, replicate]) &lt;- </w:t>
      </w:r>
    </w:p>
    <w:p w14:paraId="7008FB54" w14:textId="2F6B64DD" w:rsidR="00EF607C" w:rsidRPr="003808E1" w:rsidRDefault="00EF607C" w:rsidP="00CA1A3C">
      <w:pPr>
        <w:spacing w:after="0"/>
        <w:ind w:left="1440"/>
        <w:rPr>
          <w:rFonts w:ascii="Courier New" w:hAnsi="Courier New" w:cs="Courier New"/>
          <w:sz w:val="20"/>
          <w:szCs w:val="20"/>
        </w:rPr>
      </w:pPr>
      <w:r w:rsidRPr="003808E1">
        <w:rPr>
          <w:rFonts w:ascii="Courier New" w:hAnsi="Courier New" w:cs="Courier New"/>
          <w:sz w:val="20"/>
          <w:szCs w:val="20"/>
        </w:rPr>
        <w:t>inprod(beta.witu.aru[1:n.detcovs.aru], detcov.matrix.aru[site, 1:n.detcovs.aru]) +</w:t>
      </w:r>
      <w:r w:rsidR="00CA1A3C" w:rsidRPr="003808E1">
        <w:rPr>
          <w:rFonts w:ascii="Courier New" w:hAnsi="Courier New" w:cs="Courier New"/>
          <w:sz w:val="20"/>
          <w:szCs w:val="20"/>
        </w:rPr>
        <w:t xml:space="preserve"> </w:t>
      </w:r>
      <w:r w:rsidRPr="003808E1">
        <w:rPr>
          <w:rFonts w:ascii="Courier New" w:hAnsi="Courier New" w:cs="Courier New"/>
          <w:sz w:val="20"/>
          <w:szCs w:val="20"/>
        </w:rPr>
        <w:t xml:space="preserve">rate.witu[aru.type.id[site]]    </w:t>
      </w:r>
    </w:p>
    <w:p w14:paraId="6CE582DD" w14:textId="77777777" w:rsidR="00CA1A3C" w:rsidRPr="000B5CE2" w:rsidRDefault="00EF607C" w:rsidP="008729BF">
      <w:pPr>
        <w:spacing w:after="0"/>
        <w:rPr>
          <w:rFonts w:ascii="Courier New" w:hAnsi="Courier New" w:cs="Courier New"/>
          <w:sz w:val="20"/>
          <w:szCs w:val="20"/>
          <w:lang w:val="fr-FR"/>
          <w:rPrChange w:id="277" w:author="hlclipp@mix.wvu.edu" w:date="2023-06-08T19:18: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0B5CE2">
        <w:rPr>
          <w:rFonts w:ascii="Courier New" w:hAnsi="Courier New" w:cs="Courier New"/>
          <w:sz w:val="20"/>
          <w:szCs w:val="20"/>
          <w:lang w:val="fr-FR"/>
          <w:rPrChange w:id="278" w:author="hlclipp@mix.wvu.edu" w:date="2023-06-08T19:18:00Z">
            <w:rPr>
              <w:rFonts w:ascii="Courier New" w:hAnsi="Courier New" w:cs="Courier New"/>
              <w:sz w:val="20"/>
              <w:szCs w:val="20"/>
            </w:rPr>
          </w:rPrChange>
        </w:rPr>
        <w:t>logit</w:t>
      </w:r>
      <w:proofErr w:type="spellEnd"/>
      <w:r w:rsidRPr="000B5CE2">
        <w:rPr>
          <w:rFonts w:ascii="Courier New" w:hAnsi="Courier New" w:cs="Courier New"/>
          <w:sz w:val="20"/>
          <w:szCs w:val="20"/>
          <w:lang w:val="fr-FR"/>
          <w:rPrChange w:id="279"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280" w:author="hlclipp@mix.wvu.edu" w:date="2023-06-08T19:18:00Z">
            <w:rPr>
              <w:rFonts w:ascii="Courier New" w:hAnsi="Courier New" w:cs="Courier New"/>
              <w:sz w:val="20"/>
              <w:szCs w:val="20"/>
            </w:rPr>
          </w:rPrChange>
        </w:rPr>
        <w:t>p.amwo.aru</w:t>
      </w:r>
      <w:proofErr w:type="spellEnd"/>
      <w:r w:rsidRPr="000B5CE2">
        <w:rPr>
          <w:rFonts w:ascii="Courier New" w:hAnsi="Courier New" w:cs="Courier New"/>
          <w:sz w:val="20"/>
          <w:szCs w:val="20"/>
          <w:lang w:val="fr-FR"/>
          <w:rPrChange w:id="281" w:author="hlclipp@mix.wvu.edu" w:date="2023-06-08T19:18:00Z">
            <w:rPr>
              <w:rFonts w:ascii="Courier New" w:hAnsi="Courier New" w:cs="Courier New"/>
              <w:sz w:val="20"/>
              <w:szCs w:val="20"/>
            </w:rPr>
          </w:rPrChange>
        </w:rPr>
        <w:t xml:space="preserve">[site, </w:t>
      </w:r>
      <w:proofErr w:type="spellStart"/>
      <w:r w:rsidRPr="000B5CE2">
        <w:rPr>
          <w:rFonts w:ascii="Courier New" w:hAnsi="Courier New" w:cs="Courier New"/>
          <w:sz w:val="20"/>
          <w:szCs w:val="20"/>
          <w:lang w:val="fr-FR"/>
          <w:rPrChange w:id="282" w:author="hlclipp@mix.wvu.edu" w:date="2023-06-08T19:18:00Z">
            <w:rPr>
              <w:rFonts w:ascii="Courier New" w:hAnsi="Courier New" w:cs="Courier New"/>
              <w:sz w:val="20"/>
              <w:szCs w:val="20"/>
            </w:rPr>
          </w:rPrChange>
        </w:rPr>
        <w:t>replicate</w:t>
      </w:r>
      <w:proofErr w:type="spellEnd"/>
      <w:r w:rsidRPr="000B5CE2">
        <w:rPr>
          <w:rFonts w:ascii="Courier New" w:hAnsi="Courier New" w:cs="Courier New"/>
          <w:sz w:val="20"/>
          <w:szCs w:val="20"/>
          <w:lang w:val="fr-FR"/>
          <w:rPrChange w:id="283" w:author="hlclipp@mix.wvu.edu" w:date="2023-06-08T19:18:00Z">
            <w:rPr>
              <w:rFonts w:ascii="Courier New" w:hAnsi="Courier New" w:cs="Courier New"/>
              <w:sz w:val="20"/>
              <w:szCs w:val="20"/>
            </w:rPr>
          </w:rPrChange>
        </w:rPr>
        <w:t xml:space="preserve">]) &lt;- </w:t>
      </w:r>
    </w:p>
    <w:p w14:paraId="1CFFD66C" w14:textId="4225894C" w:rsidR="00EF607C" w:rsidRPr="000B5CE2" w:rsidRDefault="00EF607C" w:rsidP="00CA1A3C">
      <w:pPr>
        <w:spacing w:after="0"/>
        <w:ind w:left="1440"/>
        <w:rPr>
          <w:rFonts w:ascii="Courier New" w:hAnsi="Courier New" w:cs="Courier New"/>
          <w:sz w:val="20"/>
          <w:szCs w:val="20"/>
          <w:lang w:val="fr-FR"/>
          <w:rPrChange w:id="284" w:author="hlclipp@mix.wvu.edu" w:date="2023-06-08T19:18:00Z">
            <w:rPr>
              <w:rFonts w:ascii="Courier New" w:hAnsi="Courier New" w:cs="Courier New"/>
              <w:sz w:val="20"/>
              <w:szCs w:val="20"/>
            </w:rPr>
          </w:rPrChange>
        </w:rPr>
      </w:pPr>
      <w:proofErr w:type="spellStart"/>
      <w:r w:rsidRPr="000B5CE2">
        <w:rPr>
          <w:rFonts w:ascii="Courier New" w:hAnsi="Courier New" w:cs="Courier New"/>
          <w:sz w:val="20"/>
          <w:szCs w:val="20"/>
          <w:lang w:val="fr-FR"/>
          <w:rPrChange w:id="285" w:author="hlclipp@mix.wvu.edu" w:date="2023-06-08T19:18:00Z">
            <w:rPr>
              <w:rFonts w:ascii="Courier New" w:hAnsi="Courier New" w:cs="Courier New"/>
              <w:sz w:val="20"/>
              <w:szCs w:val="20"/>
            </w:rPr>
          </w:rPrChange>
        </w:rPr>
        <w:t>inprod</w:t>
      </w:r>
      <w:proofErr w:type="spellEnd"/>
      <w:r w:rsidRPr="000B5CE2">
        <w:rPr>
          <w:rFonts w:ascii="Courier New" w:hAnsi="Courier New" w:cs="Courier New"/>
          <w:sz w:val="20"/>
          <w:szCs w:val="20"/>
          <w:lang w:val="fr-FR"/>
          <w:rPrChange w:id="286"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287" w:author="hlclipp@mix.wvu.edu" w:date="2023-06-08T19:18:00Z">
            <w:rPr>
              <w:rFonts w:ascii="Courier New" w:hAnsi="Courier New" w:cs="Courier New"/>
              <w:sz w:val="20"/>
              <w:szCs w:val="20"/>
            </w:rPr>
          </w:rPrChange>
        </w:rPr>
        <w:t>beta.amwo.aru</w:t>
      </w:r>
      <w:proofErr w:type="spellEnd"/>
      <w:r w:rsidRPr="000B5CE2">
        <w:rPr>
          <w:rFonts w:ascii="Courier New" w:hAnsi="Courier New" w:cs="Courier New"/>
          <w:sz w:val="20"/>
          <w:szCs w:val="20"/>
          <w:lang w:val="fr-FR"/>
          <w:rPrChange w:id="288" w:author="hlclipp@mix.wvu.edu" w:date="2023-06-08T19:18:00Z">
            <w:rPr>
              <w:rFonts w:ascii="Courier New" w:hAnsi="Courier New" w:cs="Courier New"/>
              <w:sz w:val="20"/>
              <w:szCs w:val="20"/>
            </w:rPr>
          </w:rPrChange>
        </w:rPr>
        <w:t xml:space="preserve">[1:n.detcovs.aru], </w:t>
      </w:r>
      <w:proofErr w:type="spellStart"/>
      <w:r w:rsidRPr="000B5CE2">
        <w:rPr>
          <w:rFonts w:ascii="Courier New" w:hAnsi="Courier New" w:cs="Courier New"/>
          <w:sz w:val="20"/>
          <w:szCs w:val="20"/>
          <w:lang w:val="fr-FR"/>
          <w:rPrChange w:id="289" w:author="hlclipp@mix.wvu.edu" w:date="2023-06-08T19:18:00Z">
            <w:rPr>
              <w:rFonts w:ascii="Courier New" w:hAnsi="Courier New" w:cs="Courier New"/>
              <w:sz w:val="20"/>
              <w:szCs w:val="20"/>
            </w:rPr>
          </w:rPrChange>
        </w:rPr>
        <w:t>detcov.matrix.aru</w:t>
      </w:r>
      <w:proofErr w:type="spellEnd"/>
      <w:r w:rsidRPr="000B5CE2">
        <w:rPr>
          <w:rFonts w:ascii="Courier New" w:hAnsi="Courier New" w:cs="Courier New"/>
          <w:sz w:val="20"/>
          <w:szCs w:val="20"/>
          <w:lang w:val="fr-FR"/>
          <w:rPrChange w:id="290" w:author="hlclipp@mix.wvu.edu" w:date="2023-06-08T19:18:00Z">
            <w:rPr>
              <w:rFonts w:ascii="Courier New" w:hAnsi="Courier New" w:cs="Courier New"/>
              <w:sz w:val="20"/>
              <w:szCs w:val="20"/>
            </w:rPr>
          </w:rPrChange>
        </w:rPr>
        <w:t>[site, 1:n.detcovs.aru]) +</w:t>
      </w:r>
      <w:r w:rsidR="00CA1A3C" w:rsidRPr="000B5CE2">
        <w:rPr>
          <w:rFonts w:ascii="Courier New" w:hAnsi="Courier New" w:cs="Courier New"/>
          <w:sz w:val="20"/>
          <w:szCs w:val="20"/>
          <w:lang w:val="fr-FR"/>
          <w:rPrChange w:id="291"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292" w:author="hlclipp@mix.wvu.edu" w:date="2023-06-08T19:18:00Z">
            <w:rPr>
              <w:rFonts w:ascii="Courier New" w:hAnsi="Courier New" w:cs="Courier New"/>
              <w:sz w:val="20"/>
              <w:szCs w:val="20"/>
            </w:rPr>
          </w:rPrChange>
        </w:rPr>
        <w:t>rate.amwo</w:t>
      </w:r>
      <w:proofErr w:type="spellEnd"/>
      <w:r w:rsidRPr="000B5CE2">
        <w:rPr>
          <w:rFonts w:ascii="Courier New" w:hAnsi="Courier New" w:cs="Courier New"/>
          <w:sz w:val="20"/>
          <w:szCs w:val="20"/>
          <w:lang w:val="fr-FR"/>
          <w:rPrChange w:id="293" w:author="hlclipp@mix.wvu.edu" w:date="2023-06-08T19:18:00Z">
            <w:rPr>
              <w:rFonts w:ascii="Courier New" w:hAnsi="Courier New" w:cs="Courier New"/>
              <w:sz w:val="20"/>
              <w:szCs w:val="20"/>
            </w:rPr>
          </w:rPrChange>
        </w:rPr>
        <w:t xml:space="preserve">[aru.type.id[site]]      </w:t>
      </w:r>
    </w:p>
    <w:p w14:paraId="1DD1BD1C" w14:textId="77777777" w:rsidR="00EF607C" w:rsidRPr="000B5CE2" w:rsidRDefault="00EF607C" w:rsidP="008729BF">
      <w:pPr>
        <w:spacing w:after="0"/>
        <w:rPr>
          <w:rFonts w:ascii="Courier New" w:hAnsi="Courier New" w:cs="Courier New"/>
          <w:sz w:val="20"/>
          <w:szCs w:val="20"/>
          <w:lang w:val="fr-FR"/>
          <w:rPrChange w:id="294" w:author="hlclipp@mix.wvu.edu" w:date="2023-06-08T19:18:00Z">
            <w:rPr>
              <w:rFonts w:ascii="Courier New" w:hAnsi="Courier New" w:cs="Courier New"/>
              <w:sz w:val="20"/>
              <w:szCs w:val="20"/>
            </w:rPr>
          </w:rPrChange>
        </w:rPr>
      </w:pPr>
    </w:p>
    <w:p w14:paraId="1250A6C7" w14:textId="77777777" w:rsidR="00EF607C" w:rsidRPr="000B5CE2" w:rsidRDefault="00EF607C" w:rsidP="008729BF">
      <w:pPr>
        <w:spacing w:after="0"/>
        <w:rPr>
          <w:rFonts w:ascii="Courier New" w:hAnsi="Courier New" w:cs="Courier New"/>
          <w:sz w:val="20"/>
          <w:szCs w:val="20"/>
          <w:lang w:val="fr-FR"/>
          <w:rPrChange w:id="295"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296" w:author="hlclipp@mix.wvu.edu" w:date="2023-06-08T19:18:00Z">
            <w:rPr>
              <w:rFonts w:ascii="Courier New" w:hAnsi="Courier New" w:cs="Courier New"/>
              <w:sz w:val="20"/>
              <w:szCs w:val="20"/>
            </w:rPr>
          </w:rPrChange>
        </w:rPr>
        <w:t xml:space="preserve">      # DETECTION MODEL</w:t>
      </w:r>
    </w:p>
    <w:p w14:paraId="66560171" w14:textId="77777777" w:rsidR="00CA1A3C" w:rsidRPr="000B5CE2" w:rsidRDefault="00EF607C" w:rsidP="008729BF">
      <w:pPr>
        <w:spacing w:after="0"/>
        <w:rPr>
          <w:rFonts w:ascii="Courier New" w:hAnsi="Courier New" w:cs="Courier New"/>
          <w:sz w:val="20"/>
          <w:szCs w:val="20"/>
          <w:lang w:val="fr-FR"/>
          <w:rPrChange w:id="297"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298"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299" w:author="hlclipp@mix.wvu.edu" w:date="2023-06-08T19:18:00Z">
            <w:rPr>
              <w:rFonts w:ascii="Courier New" w:hAnsi="Courier New" w:cs="Courier New"/>
              <w:sz w:val="20"/>
              <w:szCs w:val="20"/>
            </w:rPr>
          </w:rPrChange>
        </w:rPr>
        <w:t>y.witu.aru</w:t>
      </w:r>
      <w:proofErr w:type="spellEnd"/>
      <w:r w:rsidRPr="000B5CE2">
        <w:rPr>
          <w:rFonts w:ascii="Courier New" w:hAnsi="Courier New" w:cs="Courier New"/>
          <w:sz w:val="20"/>
          <w:szCs w:val="20"/>
          <w:lang w:val="fr-FR"/>
          <w:rPrChange w:id="300" w:author="hlclipp@mix.wvu.edu" w:date="2023-06-08T19:18:00Z">
            <w:rPr>
              <w:rFonts w:ascii="Courier New" w:hAnsi="Courier New" w:cs="Courier New"/>
              <w:sz w:val="20"/>
              <w:szCs w:val="20"/>
            </w:rPr>
          </w:rPrChange>
        </w:rPr>
        <w:t xml:space="preserve">[site, </w:t>
      </w:r>
      <w:proofErr w:type="spellStart"/>
      <w:r w:rsidRPr="000B5CE2">
        <w:rPr>
          <w:rFonts w:ascii="Courier New" w:hAnsi="Courier New" w:cs="Courier New"/>
          <w:sz w:val="20"/>
          <w:szCs w:val="20"/>
          <w:lang w:val="fr-FR"/>
          <w:rPrChange w:id="301" w:author="hlclipp@mix.wvu.edu" w:date="2023-06-08T19:18:00Z">
            <w:rPr>
              <w:rFonts w:ascii="Courier New" w:hAnsi="Courier New" w:cs="Courier New"/>
              <w:sz w:val="20"/>
              <w:szCs w:val="20"/>
            </w:rPr>
          </w:rPrChange>
        </w:rPr>
        <w:t>replicate</w:t>
      </w:r>
      <w:proofErr w:type="spellEnd"/>
      <w:r w:rsidRPr="000B5CE2">
        <w:rPr>
          <w:rFonts w:ascii="Courier New" w:hAnsi="Courier New" w:cs="Courier New"/>
          <w:sz w:val="20"/>
          <w:szCs w:val="20"/>
          <w:lang w:val="fr-FR"/>
          <w:rPrChange w:id="302" w:author="hlclipp@mix.wvu.edu" w:date="2023-06-08T19:18:00Z">
            <w:rPr>
              <w:rFonts w:ascii="Courier New" w:hAnsi="Courier New" w:cs="Courier New"/>
              <w:sz w:val="20"/>
              <w:szCs w:val="20"/>
            </w:rPr>
          </w:rPrChange>
        </w:rPr>
        <w:t xml:space="preserve">] ~ </w:t>
      </w:r>
      <w:proofErr w:type="spellStart"/>
      <w:r w:rsidRPr="000B5CE2">
        <w:rPr>
          <w:rFonts w:ascii="Courier New" w:hAnsi="Courier New" w:cs="Courier New"/>
          <w:sz w:val="20"/>
          <w:szCs w:val="20"/>
          <w:lang w:val="fr-FR"/>
          <w:rPrChange w:id="303" w:author="hlclipp@mix.wvu.edu" w:date="2023-06-08T19:18:00Z">
            <w:rPr>
              <w:rFonts w:ascii="Courier New" w:hAnsi="Courier New" w:cs="Courier New"/>
              <w:sz w:val="20"/>
              <w:szCs w:val="20"/>
            </w:rPr>
          </w:rPrChange>
        </w:rPr>
        <w:t>dbern</w:t>
      </w:r>
      <w:proofErr w:type="spellEnd"/>
      <w:r w:rsidRPr="000B5CE2">
        <w:rPr>
          <w:rFonts w:ascii="Courier New" w:hAnsi="Courier New" w:cs="Courier New"/>
          <w:sz w:val="20"/>
          <w:szCs w:val="20"/>
          <w:lang w:val="fr-FR"/>
          <w:rPrChange w:id="304"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305" w:author="hlclipp@mix.wvu.edu" w:date="2023-06-08T19:18:00Z">
            <w:rPr>
              <w:rFonts w:ascii="Courier New" w:hAnsi="Courier New" w:cs="Courier New"/>
              <w:sz w:val="20"/>
              <w:szCs w:val="20"/>
            </w:rPr>
          </w:rPrChange>
        </w:rPr>
        <w:t>z.witu</w:t>
      </w:r>
      <w:proofErr w:type="spellEnd"/>
      <w:r w:rsidRPr="000B5CE2">
        <w:rPr>
          <w:rFonts w:ascii="Courier New" w:hAnsi="Courier New" w:cs="Courier New"/>
          <w:sz w:val="20"/>
          <w:szCs w:val="20"/>
          <w:lang w:val="fr-FR"/>
          <w:rPrChange w:id="306"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307" w:author="hlclipp@mix.wvu.edu" w:date="2023-06-08T19:18:00Z">
            <w:rPr>
              <w:rFonts w:ascii="Courier New" w:hAnsi="Courier New" w:cs="Courier New"/>
              <w:sz w:val="20"/>
              <w:szCs w:val="20"/>
            </w:rPr>
          </w:rPrChange>
        </w:rPr>
        <w:t>p.witu.aru</w:t>
      </w:r>
      <w:proofErr w:type="spellEnd"/>
      <w:r w:rsidRPr="000B5CE2">
        <w:rPr>
          <w:rFonts w:ascii="Courier New" w:hAnsi="Courier New" w:cs="Courier New"/>
          <w:sz w:val="20"/>
          <w:szCs w:val="20"/>
          <w:lang w:val="fr-FR"/>
          <w:rPrChange w:id="308" w:author="hlclipp@mix.wvu.edu" w:date="2023-06-08T19:18:00Z">
            <w:rPr>
              <w:rFonts w:ascii="Courier New" w:hAnsi="Courier New" w:cs="Courier New"/>
              <w:sz w:val="20"/>
              <w:szCs w:val="20"/>
            </w:rPr>
          </w:rPrChange>
        </w:rPr>
        <w:t xml:space="preserve">[site, </w:t>
      </w:r>
    </w:p>
    <w:p w14:paraId="3B1ADE56" w14:textId="3510F364" w:rsidR="00EF607C" w:rsidRPr="000B5CE2" w:rsidRDefault="00EF607C" w:rsidP="00CA1A3C">
      <w:pPr>
        <w:spacing w:after="0"/>
        <w:ind w:left="3600" w:firstLine="720"/>
        <w:rPr>
          <w:rFonts w:ascii="Courier New" w:hAnsi="Courier New" w:cs="Courier New"/>
          <w:sz w:val="20"/>
          <w:szCs w:val="20"/>
          <w:lang w:val="fr-FR"/>
          <w:rPrChange w:id="309" w:author="hlclipp@mix.wvu.edu" w:date="2023-06-08T19:18:00Z">
            <w:rPr>
              <w:rFonts w:ascii="Courier New" w:hAnsi="Courier New" w:cs="Courier New"/>
              <w:sz w:val="20"/>
              <w:szCs w:val="20"/>
            </w:rPr>
          </w:rPrChange>
        </w:rPr>
      </w:pPr>
      <w:proofErr w:type="spellStart"/>
      <w:r w:rsidRPr="000B5CE2">
        <w:rPr>
          <w:rFonts w:ascii="Courier New" w:hAnsi="Courier New" w:cs="Courier New"/>
          <w:sz w:val="20"/>
          <w:szCs w:val="20"/>
          <w:lang w:val="fr-FR"/>
          <w:rPrChange w:id="310" w:author="hlclipp@mix.wvu.edu" w:date="2023-06-08T19:18:00Z">
            <w:rPr>
              <w:rFonts w:ascii="Courier New" w:hAnsi="Courier New" w:cs="Courier New"/>
              <w:sz w:val="20"/>
              <w:szCs w:val="20"/>
            </w:rPr>
          </w:rPrChange>
        </w:rPr>
        <w:t>replicate</w:t>
      </w:r>
      <w:proofErr w:type="spellEnd"/>
      <w:r w:rsidRPr="000B5CE2">
        <w:rPr>
          <w:rFonts w:ascii="Courier New" w:hAnsi="Courier New" w:cs="Courier New"/>
          <w:sz w:val="20"/>
          <w:szCs w:val="20"/>
          <w:lang w:val="fr-FR"/>
          <w:rPrChange w:id="311" w:author="hlclipp@mix.wvu.edu" w:date="2023-06-08T19:18:00Z">
            <w:rPr>
              <w:rFonts w:ascii="Courier New" w:hAnsi="Courier New" w:cs="Courier New"/>
              <w:sz w:val="20"/>
              <w:szCs w:val="20"/>
            </w:rPr>
          </w:rPrChange>
        </w:rPr>
        <w:t>])</w:t>
      </w:r>
    </w:p>
    <w:p w14:paraId="7B4A2716" w14:textId="77777777" w:rsidR="00CA1A3C" w:rsidRPr="000B5CE2" w:rsidRDefault="00EF607C" w:rsidP="008729BF">
      <w:pPr>
        <w:spacing w:after="0"/>
        <w:rPr>
          <w:rFonts w:ascii="Courier New" w:hAnsi="Courier New" w:cs="Courier New"/>
          <w:sz w:val="20"/>
          <w:szCs w:val="20"/>
          <w:lang w:val="fr-FR"/>
          <w:rPrChange w:id="312"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313"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314" w:author="hlclipp@mix.wvu.edu" w:date="2023-06-08T19:18:00Z">
            <w:rPr>
              <w:rFonts w:ascii="Courier New" w:hAnsi="Courier New" w:cs="Courier New"/>
              <w:sz w:val="20"/>
              <w:szCs w:val="20"/>
            </w:rPr>
          </w:rPrChange>
        </w:rPr>
        <w:t>y.amwo.aru</w:t>
      </w:r>
      <w:proofErr w:type="spellEnd"/>
      <w:r w:rsidRPr="000B5CE2">
        <w:rPr>
          <w:rFonts w:ascii="Courier New" w:hAnsi="Courier New" w:cs="Courier New"/>
          <w:sz w:val="20"/>
          <w:szCs w:val="20"/>
          <w:lang w:val="fr-FR"/>
          <w:rPrChange w:id="315" w:author="hlclipp@mix.wvu.edu" w:date="2023-06-08T19:18:00Z">
            <w:rPr>
              <w:rFonts w:ascii="Courier New" w:hAnsi="Courier New" w:cs="Courier New"/>
              <w:sz w:val="20"/>
              <w:szCs w:val="20"/>
            </w:rPr>
          </w:rPrChange>
        </w:rPr>
        <w:t xml:space="preserve">[site, </w:t>
      </w:r>
      <w:proofErr w:type="spellStart"/>
      <w:r w:rsidRPr="000B5CE2">
        <w:rPr>
          <w:rFonts w:ascii="Courier New" w:hAnsi="Courier New" w:cs="Courier New"/>
          <w:sz w:val="20"/>
          <w:szCs w:val="20"/>
          <w:lang w:val="fr-FR"/>
          <w:rPrChange w:id="316" w:author="hlclipp@mix.wvu.edu" w:date="2023-06-08T19:18:00Z">
            <w:rPr>
              <w:rFonts w:ascii="Courier New" w:hAnsi="Courier New" w:cs="Courier New"/>
              <w:sz w:val="20"/>
              <w:szCs w:val="20"/>
            </w:rPr>
          </w:rPrChange>
        </w:rPr>
        <w:t>replicate</w:t>
      </w:r>
      <w:proofErr w:type="spellEnd"/>
      <w:r w:rsidRPr="000B5CE2">
        <w:rPr>
          <w:rFonts w:ascii="Courier New" w:hAnsi="Courier New" w:cs="Courier New"/>
          <w:sz w:val="20"/>
          <w:szCs w:val="20"/>
          <w:lang w:val="fr-FR"/>
          <w:rPrChange w:id="317" w:author="hlclipp@mix.wvu.edu" w:date="2023-06-08T19:18:00Z">
            <w:rPr>
              <w:rFonts w:ascii="Courier New" w:hAnsi="Courier New" w:cs="Courier New"/>
              <w:sz w:val="20"/>
              <w:szCs w:val="20"/>
            </w:rPr>
          </w:rPrChange>
        </w:rPr>
        <w:t xml:space="preserve">] ~ </w:t>
      </w:r>
      <w:proofErr w:type="spellStart"/>
      <w:r w:rsidRPr="000B5CE2">
        <w:rPr>
          <w:rFonts w:ascii="Courier New" w:hAnsi="Courier New" w:cs="Courier New"/>
          <w:sz w:val="20"/>
          <w:szCs w:val="20"/>
          <w:lang w:val="fr-FR"/>
          <w:rPrChange w:id="318" w:author="hlclipp@mix.wvu.edu" w:date="2023-06-08T19:18:00Z">
            <w:rPr>
              <w:rFonts w:ascii="Courier New" w:hAnsi="Courier New" w:cs="Courier New"/>
              <w:sz w:val="20"/>
              <w:szCs w:val="20"/>
            </w:rPr>
          </w:rPrChange>
        </w:rPr>
        <w:t>dbern</w:t>
      </w:r>
      <w:proofErr w:type="spellEnd"/>
      <w:r w:rsidRPr="000B5CE2">
        <w:rPr>
          <w:rFonts w:ascii="Courier New" w:hAnsi="Courier New" w:cs="Courier New"/>
          <w:sz w:val="20"/>
          <w:szCs w:val="20"/>
          <w:lang w:val="fr-FR"/>
          <w:rPrChange w:id="319"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320" w:author="hlclipp@mix.wvu.edu" w:date="2023-06-08T19:18:00Z">
            <w:rPr>
              <w:rFonts w:ascii="Courier New" w:hAnsi="Courier New" w:cs="Courier New"/>
              <w:sz w:val="20"/>
              <w:szCs w:val="20"/>
            </w:rPr>
          </w:rPrChange>
        </w:rPr>
        <w:t>z.amwo</w:t>
      </w:r>
      <w:proofErr w:type="spellEnd"/>
      <w:r w:rsidRPr="000B5CE2">
        <w:rPr>
          <w:rFonts w:ascii="Courier New" w:hAnsi="Courier New" w:cs="Courier New"/>
          <w:sz w:val="20"/>
          <w:szCs w:val="20"/>
          <w:lang w:val="fr-FR"/>
          <w:rPrChange w:id="321"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322" w:author="hlclipp@mix.wvu.edu" w:date="2023-06-08T19:18:00Z">
            <w:rPr>
              <w:rFonts w:ascii="Courier New" w:hAnsi="Courier New" w:cs="Courier New"/>
              <w:sz w:val="20"/>
              <w:szCs w:val="20"/>
            </w:rPr>
          </w:rPrChange>
        </w:rPr>
        <w:t>p.amwo.aru</w:t>
      </w:r>
      <w:proofErr w:type="spellEnd"/>
      <w:r w:rsidRPr="000B5CE2">
        <w:rPr>
          <w:rFonts w:ascii="Courier New" w:hAnsi="Courier New" w:cs="Courier New"/>
          <w:sz w:val="20"/>
          <w:szCs w:val="20"/>
          <w:lang w:val="fr-FR"/>
          <w:rPrChange w:id="323" w:author="hlclipp@mix.wvu.edu" w:date="2023-06-08T19:18:00Z">
            <w:rPr>
              <w:rFonts w:ascii="Courier New" w:hAnsi="Courier New" w:cs="Courier New"/>
              <w:sz w:val="20"/>
              <w:szCs w:val="20"/>
            </w:rPr>
          </w:rPrChange>
        </w:rPr>
        <w:t xml:space="preserve">[site, </w:t>
      </w:r>
    </w:p>
    <w:p w14:paraId="10D04C02" w14:textId="0C823C26" w:rsidR="00EF607C" w:rsidRPr="003808E1" w:rsidRDefault="00EF607C" w:rsidP="00CA1A3C">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0B8C730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ACOUSTIC RECORDING UNIT SURVEYS (aru)</w:t>
      </w:r>
    </w:p>
    <w:p w14:paraId="1DEF8832" w14:textId="77777777" w:rsidR="00EF607C" w:rsidRPr="003808E1" w:rsidRDefault="00EF607C" w:rsidP="008729BF">
      <w:pPr>
        <w:spacing w:after="0"/>
        <w:rPr>
          <w:rFonts w:ascii="Courier New" w:hAnsi="Courier New" w:cs="Courier New"/>
          <w:sz w:val="20"/>
          <w:szCs w:val="20"/>
        </w:rPr>
      </w:pPr>
    </w:p>
    <w:p w14:paraId="09489C4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SITE LOOP</w:t>
      </w:r>
    </w:p>
    <w:p w14:paraId="419F95B9" w14:textId="77777777" w:rsidR="00EF607C" w:rsidRPr="003808E1" w:rsidRDefault="00EF607C" w:rsidP="008729BF">
      <w:pPr>
        <w:spacing w:after="0"/>
        <w:rPr>
          <w:rFonts w:ascii="Courier New" w:hAnsi="Courier New" w:cs="Courier New"/>
          <w:sz w:val="20"/>
          <w:szCs w:val="20"/>
        </w:rPr>
      </w:pPr>
    </w:p>
    <w:p w14:paraId="223FBCD1" w14:textId="77777777" w:rsidR="00EF607C" w:rsidRPr="003808E1" w:rsidRDefault="00EF607C" w:rsidP="008729BF">
      <w:pPr>
        <w:spacing w:after="0"/>
        <w:rPr>
          <w:rFonts w:ascii="Courier New" w:hAnsi="Courier New" w:cs="Courier New"/>
          <w:sz w:val="20"/>
          <w:szCs w:val="20"/>
        </w:rPr>
      </w:pPr>
    </w:p>
    <w:p w14:paraId="023B52E7" w14:textId="77777777" w:rsidR="00EF607C" w:rsidRPr="003808E1" w:rsidRDefault="00EF607C" w:rsidP="008729BF">
      <w:pPr>
        <w:spacing w:after="0"/>
        <w:rPr>
          <w:rFonts w:ascii="Courier New" w:hAnsi="Courier New" w:cs="Courier New"/>
          <w:sz w:val="20"/>
          <w:szCs w:val="20"/>
        </w:rPr>
      </w:pPr>
    </w:p>
    <w:p w14:paraId="7A0D588B" w14:textId="77777777" w:rsidR="00CA1A3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w:t>
      </w:r>
    </w:p>
    <w:p w14:paraId="6EDA645A" w14:textId="77777777" w:rsidR="00893B93" w:rsidRPr="003808E1" w:rsidRDefault="00893B93" w:rsidP="00893B93">
      <w:pPr>
        <w:spacing w:after="0"/>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C</w:t>
      </w:r>
    </w:p>
    <w:p w14:paraId="4B48D3D2"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model information associated with the multi-species game bird occupancy candidate models and hierarchical community models.</w:t>
      </w:r>
    </w:p>
    <w:p w14:paraId="43F30B43" w14:textId="77777777" w:rsidR="00893B93" w:rsidRPr="003808E1" w:rsidRDefault="00893B93" w:rsidP="00893B93">
      <w:pPr>
        <w:spacing w:after="0" w:line="276" w:lineRule="auto"/>
        <w:rPr>
          <w:rFonts w:ascii="Times New Roman" w:hAnsi="Times New Roman" w:cs="Times New Roman"/>
          <w:sz w:val="24"/>
          <w:szCs w:val="24"/>
        </w:rPr>
      </w:pPr>
    </w:p>
    <w:p w14:paraId="5E03D95D"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 xml:space="preserve">Table C1. List of the 8 multi-species game bird occupancy candidate models (HABITAT, SIZE, MANAGEMENT, LANDSCAPE, LOCATION, CONSTRUCTION, CONDITION, COMBINED) and 3 hierarchical community models (HCM 1 = breeding songbirds within wildlife openings, HCM 2 = breeding songbirds in the adjacent forest, HCM 3 = post-breeding songbirds within wildlife openings), with corresponding model information that includes the number of chains (Chains), total iterations (Total), burn-in (Burn), thinning rate (Thin), and resulting posterior iterations (Posterior). </w:t>
      </w:r>
    </w:p>
    <w:p w14:paraId="54B69E53" w14:textId="77777777" w:rsidR="00893B93" w:rsidRPr="003808E1" w:rsidRDefault="00893B93" w:rsidP="00893B93">
      <w:pPr>
        <w:spacing w:after="0" w:line="276" w:lineRule="auto"/>
        <w:rPr>
          <w:rFonts w:ascii="Times New Roman" w:hAnsi="Times New Roman" w:cs="Times New Roman"/>
          <w:sz w:val="24"/>
          <w:szCs w:val="24"/>
        </w:rPr>
      </w:pPr>
    </w:p>
    <w:tbl>
      <w:tblPr>
        <w:tblW w:w="9250" w:type="dxa"/>
        <w:tblLook w:val="04A0" w:firstRow="1" w:lastRow="0" w:firstColumn="1" w:lastColumn="0" w:noHBand="0" w:noVBand="1"/>
      </w:tblPr>
      <w:tblGrid>
        <w:gridCol w:w="2070"/>
        <w:gridCol w:w="1260"/>
        <w:gridCol w:w="1444"/>
        <w:gridCol w:w="1548"/>
        <w:gridCol w:w="1177"/>
        <w:gridCol w:w="1681"/>
        <w:gridCol w:w="70"/>
      </w:tblGrid>
      <w:tr w:rsidR="00893B93" w:rsidRPr="003808E1" w14:paraId="758D0468" w14:textId="77777777" w:rsidTr="00191718">
        <w:trPr>
          <w:trHeight w:val="324"/>
        </w:trPr>
        <w:tc>
          <w:tcPr>
            <w:tcW w:w="2070" w:type="dxa"/>
            <w:tcBorders>
              <w:top w:val="single" w:sz="12" w:space="0" w:color="auto"/>
              <w:left w:val="nil"/>
              <w:bottom w:val="single" w:sz="12" w:space="0" w:color="auto"/>
              <w:right w:val="nil"/>
            </w:tcBorders>
            <w:shd w:val="clear" w:color="auto" w:fill="auto"/>
            <w:noWrap/>
            <w:vAlign w:val="center"/>
            <w:hideMark/>
          </w:tcPr>
          <w:p w14:paraId="7CE4B250" w14:textId="77777777" w:rsidR="00893B93" w:rsidRPr="003808E1" w:rsidRDefault="00893B93"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c>
          <w:tcPr>
            <w:tcW w:w="1260" w:type="dxa"/>
            <w:tcBorders>
              <w:top w:val="single" w:sz="12" w:space="0" w:color="auto"/>
              <w:left w:val="nil"/>
              <w:bottom w:val="single" w:sz="12" w:space="0" w:color="auto"/>
              <w:right w:val="nil"/>
            </w:tcBorders>
            <w:shd w:val="clear" w:color="auto" w:fill="auto"/>
            <w:noWrap/>
            <w:vAlign w:val="center"/>
            <w:hideMark/>
          </w:tcPr>
          <w:p w14:paraId="6C9990EF"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Chains</w:t>
            </w:r>
          </w:p>
        </w:tc>
        <w:tc>
          <w:tcPr>
            <w:tcW w:w="1444" w:type="dxa"/>
            <w:tcBorders>
              <w:top w:val="single" w:sz="12" w:space="0" w:color="auto"/>
              <w:left w:val="nil"/>
              <w:bottom w:val="single" w:sz="12" w:space="0" w:color="auto"/>
              <w:right w:val="nil"/>
            </w:tcBorders>
            <w:shd w:val="clear" w:color="auto" w:fill="auto"/>
            <w:noWrap/>
            <w:vAlign w:val="center"/>
            <w:hideMark/>
          </w:tcPr>
          <w:p w14:paraId="5A5A13FD"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Total</w:t>
            </w:r>
          </w:p>
        </w:tc>
        <w:tc>
          <w:tcPr>
            <w:tcW w:w="1548" w:type="dxa"/>
            <w:tcBorders>
              <w:top w:val="single" w:sz="12" w:space="0" w:color="auto"/>
              <w:left w:val="nil"/>
              <w:bottom w:val="single" w:sz="12" w:space="0" w:color="auto"/>
              <w:right w:val="nil"/>
            </w:tcBorders>
            <w:shd w:val="clear" w:color="auto" w:fill="auto"/>
            <w:noWrap/>
            <w:vAlign w:val="center"/>
            <w:hideMark/>
          </w:tcPr>
          <w:p w14:paraId="4CBDB1CB"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Burn-In</w:t>
            </w:r>
          </w:p>
        </w:tc>
        <w:tc>
          <w:tcPr>
            <w:tcW w:w="1177" w:type="dxa"/>
            <w:tcBorders>
              <w:top w:val="single" w:sz="12" w:space="0" w:color="auto"/>
              <w:left w:val="nil"/>
              <w:bottom w:val="single" w:sz="12" w:space="0" w:color="auto"/>
              <w:right w:val="nil"/>
            </w:tcBorders>
            <w:shd w:val="clear" w:color="auto" w:fill="auto"/>
            <w:noWrap/>
            <w:vAlign w:val="center"/>
            <w:hideMark/>
          </w:tcPr>
          <w:p w14:paraId="245A8D44"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Thin</w:t>
            </w:r>
          </w:p>
        </w:tc>
        <w:tc>
          <w:tcPr>
            <w:tcW w:w="1751" w:type="dxa"/>
            <w:gridSpan w:val="2"/>
            <w:tcBorders>
              <w:top w:val="single" w:sz="12" w:space="0" w:color="auto"/>
              <w:left w:val="nil"/>
              <w:bottom w:val="single" w:sz="12" w:space="0" w:color="auto"/>
              <w:right w:val="nil"/>
            </w:tcBorders>
            <w:shd w:val="clear" w:color="auto" w:fill="auto"/>
            <w:noWrap/>
            <w:vAlign w:val="center"/>
            <w:hideMark/>
          </w:tcPr>
          <w:p w14:paraId="40EA3F59"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Posterior</w:t>
            </w:r>
          </w:p>
        </w:tc>
      </w:tr>
      <w:tr w:rsidR="00893B93" w:rsidRPr="003808E1" w14:paraId="2EC38512" w14:textId="77777777" w:rsidTr="00191718">
        <w:trPr>
          <w:gridAfter w:val="1"/>
          <w:wAfter w:w="70" w:type="dxa"/>
          <w:trHeight w:val="309"/>
        </w:trPr>
        <w:tc>
          <w:tcPr>
            <w:tcW w:w="2070" w:type="dxa"/>
            <w:tcBorders>
              <w:top w:val="single" w:sz="12" w:space="0" w:color="auto"/>
              <w:left w:val="nil"/>
              <w:right w:val="nil"/>
            </w:tcBorders>
            <w:shd w:val="clear" w:color="auto" w:fill="auto"/>
            <w:noWrap/>
            <w:vAlign w:val="center"/>
          </w:tcPr>
          <w:p w14:paraId="3DEF0A2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HABITAT</w:t>
            </w:r>
          </w:p>
        </w:tc>
        <w:tc>
          <w:tcPr>
            <w:tcW w:w="1260" w:type="dxa"/>
            <w:tcBorders>
              <w:top w:val="single" w:sz="12" w:space="0" w:color="auto"/>
              <w:left w:val="nil"/>
              <w:right w:val="nil"/>
            </w:tcBorders>
            <w:shd w:val="clear" w:color="auto" w:fill="auto"/>
            <w:noWrap/>
            <w:vAlign w:val="center"/>
          </w:tcPr>
          <w:p w14:paraId="16649A0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12" w:space="0" w:color="auto"/>
              <w:left w:val="nil"/>
              <w:right w:val="nil"/>
            </w:tcBorders>
            <w:shd w:val="clear" w:color="auto" w:fill="auto"/>
            <w:noWrap/>
            <w:vAlign w:val="center"/>
          </w:tcPr>
          <w:p w14:paraId="2C762363"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single" w:sz="12" w:space="0" w:color="auto"/>
              <w:left w:val="nil"/>
              <w:right w:val="nil"/>
            </w:tcBorders>
            <w:shd w:val="clear" w:color="auto" w:fill="auto"/>
            <w:noWrap/>
            <w:vAlign w:val="center"/>
          </w:tcPr>
          <w:p w14:paraId="4B3857D1"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12" w:space="0" w:color="auto"/>
              <w:left w:val="nil"/>
              <w:right w:val="nil"/>
            </w:tcBorders>
            <w:shd w:val="clear" w:color="auto" w:fill="auto"/>
            <w:noWrap/>
            <w:vAlign w:val="center"/>
          </w:tcPr>
          <w:p w14:paraId="4B8DD85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12" w:space="0" w:color="auto"/>
              <w:left w:val="nil"/>
              <w:right w:val="nil"/>
            </w:tcBorders>
            <w:shd w:val="clear" w:color="auto" w:fill="auto"/>
            <w:noWrap/>
            <w:vAlign w:val="center"/>
          </w:tcPr>
          <w:p w14:paraId="1BB2A07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6C8D763F"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1DD4DD15"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SIZE</w:t>
            </w:r>
          </w:p>
        </w:tc>
        <w:tc>
          <w:tcPr>
            <w:tcW w:w="1260" w:type="dxa"/>
            <w:tcBorders>
              <w:top w:val="nil"/>
              <w:left w:val="nil"/>
              <w:bottom w:val="nil"/>
              <w:right w:val="nil"/>
            </w:tcBorders>
            <w:shd w:val="clear" w:color="auto" w:fill="auto"/>
            <w:noWrap/>
            <w:vAlign w:val="center"/>
          </w:tcPr>
          <w:p w14:paraId="0A32246E"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40AC537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2E0B15A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7A4BB46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4555182E"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2FC6DC80"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09FE516A"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MANAGEMENT</w:t>
            </w:r>
          </w:p>
        </w:tc>
        <w:tc>
          <w:tcPr>
            <w:tcW w:w="1260" w:type="dxa"/>
            <w:tcBorders>
              <w:top w:val="nil"/>
              <w:left w:val="nil"/>
              <w:bottom w:val="nil"/>
              <w:right w:val="nil"/>
            </w:tcBorders>
            <w:shd w:val="clear" w:color="auto" w:fill="auto"/>
            <w:noWrap/>
            <w:vAlign w:val="center"/>
          </w:tcPr>
          <w:p w14:paraId="7C86132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E9A334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3CAE494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053D9611"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6B2ADE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951FA5"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7B05E2F4"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LANDSCAPE</w:t>
            </w:r>
          </w:p>
        </w:tc>
        <w:tc>
          <w:tcPr>
            <w:tcW w:w="1260" w:type="dxa"/>
            <w:tcBorders>
              <w:top w:val="nil"/>
              <w:left w:val="nil"/>
              <w:bottom w:val="nil"/>
              <w:right w:val="nil"/>
            </w:tcBorders>
            <w:shd w:val="clear" w:color="auto" w:fill="auto"/>
            <w:noWrap/>
            <w:vAlign w:val="center"/>
          </w:tcPr>
          <w:p w14:paraId="2BE09D4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62FEA9B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5EC109F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2EA970E7"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355D0BA9"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403E76C4"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CEBE131"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LOCATION</w:t>
            </w:r>
          </w:p>
        </w:tc>
        <w:tc>
          <w:tcPr>
            <w:tcW w:w="1260" w:type="dxa"/>
            <w:tcBorders>
              <w:top w:val="nil"/>
              <w:left w:val="nil"/>
              <w:right w:val="nil"/>
            </w:tcBorders>
            <w:shd w:val="clear" w:color="auto" w:fill="auto"/>
            <w:noWrap/>
            <w:vAlign w:val="center"/>
          </w:tcPr>
          <w:p w14:paraId="302B165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000556C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right w:val="nil"/>
            </w:tcBorders>
            <w:shd w:val="clear" w:color="auto" w:fill="auto"/>
            <w:noWrap/>
            <w:vAlign w:val="center"/>
          </w:tcPr>
          <w:p w14:paraId="67DF198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74E47A2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7C2F5E38"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30BD2B59"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375F10C0"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CONSTRUCTION</w:t>
            </w:r>
          </w:p>
        </w:tc>
        <w:tc>
          <w:tcPr>
            <w:tcW w:w="1260" w:type="dxa"/>
            <w:tcBorders>
              <w:top w:val="nil"/>
              <w:left w:val="nil"/>
              <w:bottom w:val="nil"/>
              <w:right w:val="nil"/>
            </w:tcBorders>
            <w:shd w:val="clear" w:color="auto" w:fill="auto"/>
            <w:noWrap/>
            <w:vAlign w:val="center"/>
          </w:tcPr>
          <w:p w14:paraId="55125D8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C9B04B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220FF5C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5954E0AE"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83C6A0D"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EE955C"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434B8C4"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CONDITION</w:t>
            </w:r>
          </w:p>
        </w:tc>
        <w:tc>
          <w:tcPr>
            <w:tcW w:w="1260" w:type="dxa"/>
            <w:tcBorders>
              <w:top w:val="nil"/>
              <w:left w:val="nil"/>
              <w:right w:val="nil"/>
            </w:tcBorders>
            <w:shd w:val="clear" w:color="auto" w:fill="auto"/>
            <w:noWrap/>
            <w:vAlign w:val="center"/>
          </w:tcPr>
          <w:p w14:paraId="55A12353"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21D5051D"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0431FAD6"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0C709A4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56DBEBB6"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3A7D2A83" w14:textId="77777777" w:rsidTr="003051A4">
        <w:trPr>
          <w:gridAfter w:val="1"/>
          <w:wAfter w:w="70" w:type="dxa"/>
          <w:trHeight w:val="309"/>
        </w:trPr>
        <w:tc>
          <w:tcPr>
            <w:tcW w:w="2070" w:type="dxa"/>
            <w:tcBorders>
              <w:top w:val="nil"/>
              <w:left w:val="nil"/>
              <w:bottom w:val="single" w:sz="4" w:space="0" w:color="auto"/>
              <w:right w:val="nil"/>
            </w:tcBorders>
            <w:shd w:val="clear" w:color="auto" w:fill="auto"/>
            <w:noWrap/>
            <w:vAlign w:val="center"/>
          </w:tcPr>
          <w:p w14:paraId="54E4C80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COMBINED</w:t>
            </w:r>
          </w:p>
        </w:tc>
        <w:tc>
          <w:tcPr>
            <w:tcW w:w="1260" w:type="dxa"/>
            <w:tcBorders>
              <w:top w:val="nil"/>
              <w:left w:val="nil"/>
              <w:bottom w:val="single" w:sz="4" w:space="0" w:color="auto"/>
              <w:right w:val="nil"/>
            </w:tcBorders>
            <w:shd w:val="clear" w:color="auto" w:fill="auto"/>
            <w:noWrap/>
            <w:vAlign w:val="center"/>
          </w:tcPr>
          <w:p w14:paraId="67D9C98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4" w:space="0" w:color="auto"/>
              <w:right w:val="nil"/>
            </w:tcBorders>
            <w:shd w:val="clear" w:color="auto" w:fill="auto"/>
            <w:noWrap/>
            <w:vAlign w:val="center"/>
          </w:tcPr>
          <w:p w14:paraId="2915CB0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single" w:sz="4" w:space="0" w:color="auto"/>
              <w:right w:val="nil"/>
            </w:tcBorders>
            <w:shd w:val="clear" w:color="auto" w:fill="auto"/>
            <w:noWrap/>
            <w:vAlign w:val="center"/>
          </w:tcPr>
          <w:p w14:paraId="441A130C"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4" w:space="0" w:color="auto"/>
              <w:right w:val="nil"/>
            </w:tcBorders>
            <w:shd w:val="clear" w:color="auto" w:fill="auto"/>
            <w:noWrap/>
            <w:vAlign w:val="center"/>
          </w:tcPr>
          <w:p w14:paraId="37598ED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4" w:space="0" w:color="auto"/>
              <w:right w:val="nil"/>
            </w:tcBorders>
            <w:shd w:val="clear" w:color="auto" w:fill="auto"/>
            <w:noWrap/>
            <w:vAlign w:val="center"/>
          </w:tcPr>
          <w:p w14:paraId="01C9EC5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1DF1AD85" w14:textId="77777777" w:rsidTr="003051A4">
        <w:trPr>
          <w:gridAfter w:val="1"/>
          <w:wAfter w:w="70" w:type="dxa"/>
          <w:trHeight w:val="309"/>
        </w:trPr>
        <w:tc>
          <w:tcPr>
            <w:tcW w:w="2070" w:type="dxa"/>
            <w:tcBorders>
              <w:top w:val="single" w:sz="4" w:space="0" w:color="auto"/>
              <w:left w:val="nil"/>
              <w:bottom w:val="nil"/>
              <w:right w:val="nil"/>
            </w:tcBorders>
            <w:shd w:val="clear" w:color="auto" w:fill="auto"/>
            <w:noWrap/>
            <w:vAlign w:val="center"/>
          </w:tcPr>
          <w:p w14:paraId="6ED4BA0F"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1</w:t>
            </w:r>
          </w:p>
        </w:tc>
        <w:tc>
          <w:tcPr>
            <w:tcW w:w="1260" w:type="dxa"/>
            <w:tcBorders>
              <w:top w:val="single" w:sz="4" w:space="0" w:color="auto"/>
              <w:left w:val="nil"/>
              <w:bottom w:val="nil"/>
              <w:right w:val="nil"/>
            </w:tcBorders>
            <w:shd w:val="clear" w:color="auto" w:fill="auto"/>
            <w:noWrap/>
            <w:vAlign w:val="center"/>
          </w:tcPr>
          <w:p w14:paraId="71F2B37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4" w:space="0" w:color="auto"/>
              <w:left w:val="nil"/>
              <w:bottom w:val="nil"/>
              <w:right w:val="nil"/>
            </w:tcBorders>
            <w:shd w:val="clear" w:color="auto" w:fill="auto"/>
            <w:noWrap/>
            <w:vAlign w:val="center"/>
          </w:tcPr>
          <w:p w14:paraId="06DB5976"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single" w:sz="4" w:space="0" w:color="auto"/>
              <w:left w:val="nil"/>
              <w:bottom w:val="nil"/>
              <w:right w:val="nil"/>
            </w:tcBorders>
            <w:shd w:val="clear" w:color="auto" w:fill="auto"/>
            <w:noWrap/>
            <w:vAlign w:val="center"/>
          </w:tcPr>
          <w:p w14:paraId="2803C22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4" w:space="0" w:color="auto"/>
              <w:left w:val="nil"/>
              <w:bottom w:val="nil"/>
              <w:right w:val="nil"/>
            </w:tcBorders>
            <w:shd w:val="clear" w:color="auto" w:fill="auto"/>
            <w:noWrap/>
            <w:vAlign w:val="center"/>
          </w:tcPr>
          <w:p w14:paraId="333B6A0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4" w:space="0" w:color="auto"/>
              <w:left w:val="nil"/>
              <w:bottom w:val="nil"/>
              <w:right w:val="nil"/>
            </w:tcBorders>
            <w:shd w:val="clear" w:color="auto" w:fill="auto"/>
            <w:noWrap/>
            <w:vAlign w:val="center"/>
          </w:tcPr>
          <w:p w14:paraId="095F093A"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r w:rsidR="00893B93" w:rsidRPr="003808E1" w14:paraId="1E5416D1"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5B9A8AAD"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2</w:t>
            </w:r>
          </w:p>
        </w:tc>
        <w:tc>
          <w:tcPr>
            <w:tcW w:w="1260" w:type="dxa"/>
            <w:tcBorders>
              <w:top w:val="nil"/>
              <w:left w:val="nil"/>
              <w:right w:val="nil"/>
            </w:tcBorders>
            <w:shd w:val="clear" w:color="auto" w:fill="auto"/>
            <w:noWrap/>
            <w:vAlign w:val="center"/>
          </w:tcPr>
          <w:p w14:paraId="52C6F400"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358B861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44A3A48D"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54EC95A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13361F1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6FCFF952" w14:textId="77777777" w:rsidTr="003051A4">
        <w:trPr>
          <w:gridAfter w:val="1"/>
          <w:wAfter w:w="70" w:type="dxa"/>
          <w:trHeight w:val="309"/>
        </w:trPr>
        <w:tc>
          <w:tcPr>
            <w:tcW w:w="2070" w:type="dxa"/>
            <w:tcBorders>
              <w:top w:val="nil"/>
              <w:left w:val="nil"/>
              <w:bottom w:val="single" w:sz="18" w:space="0" w:color="auto"/>
              <w:right w:val="nil"/>
            </w:tcBorders>
            <w:shd w:val="clear" w:color="auto" w:fill="auto"/>
            <w:noWrap/>
            <w:vAlign w:val="center"/>
          </w:tcPr>
          <w:p w14:paraId="1AFC18C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3</w:t>
            </w:r>
          </w:p>
        </w:tc>
        <w:tc>
          <w:tcPr>
            <w:tcW w:w="1260" w:type="dxa"/>
            <w:tcBorders>
              <w:top w:val="nil"/>
              <w:left w:val="nil"/>
              <w:bottom w:val="single" w:sz="18" w:space="0" w:color="auto"/>
              <w:right w:val="nil"/>
            </w:tcBorders>
            <w:shd w:val="clear" w:color="auto" w:fill="auto"/>
            <w:noWrap/>
            <w:vAlign w:val="center"/>
          </w:tcPr>
          <w:p w14:paraId="544E933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18" w:space="0" w:color="auto"/>
              <w:right w:val="nil"/>
            </w:tcBorders>
            <w:shd w:val="clear" w:color="auto" w:fill="auto"/>
            <w:noWrap/>
            <w:vAlign w:val="center"/>
          </w:tcPr>
          <w:p w14:paraId="6573269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nil"/>
              <w:left w:val="nil"/>
              <w:bottom w:val="single" w:sz="18" w:space="0" w:color="auto"/>
              <w:right w:val="nil"/>
            </w:tcBorders>
            <w:shd w:val="clear" w:color="auto" w:fill="auto"/>
            <w:noWrap/>
            <w:vAlign w:val="center"/>
          </w:tcPr>
          <w:p w14:paraId="0D9C0E67"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18" w:space="0" w:color="auto"/>
              <w:right w:val="nil"/>
            </w:tcBorders>
            <w:shd w:val="clear" w:color="auto" w:fill="auto"/>
            <w:noWrap/>
            <w:vAlign w:val="center"/>
          </w:tcPr>
          <w:p w14:paraId="36E14AF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18" w:space="0" w:color="auto"/>
              <w:right w:val="nil"/>
            </w:tcBorders>
            <w:shd w:val="clear" w:color="auto" w:fill="auto"/>
            <w:noWrap/>
            <w:vAlign w:val="center"/>
          </w:tcPr>
          <w:p w14:paraId="7C053BB1"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bl>
    <w:p w14:paraId="189CC118" w14:textId="77777777" w:rsidR="00893B93" w:rsidRPr="003808E1" w:rsidRDefault="00893B93" w:rsidP="00893B93">
      <w:pPr>
        <w:spacing w:after="0" w:line="276" w:lineRule="auto"/>
        <w:rPr>
          <w:rFonts w:ascii="Times New Roman" w:hAnsi="Times New Roman" w:cs="Times New Roman"/>
          <w:sz w:val="24"/>
          <w:szCs w:val="24"/>
        </w:rPr>
      </w:pPr>
    </w:p>
    <w:p w14:paraId="50A86466" w14:textId="77777777" w:rsidR="00893B93" w:rsidRPr="003808E1" w:rsidRDefault="00893B93" w:rsidP="00893B93"/>
    <w:p w14:paraId="42D552C8" w14:textId="77777777" w:rsidR="00FD1590" w:rsidRPr="003808E1" w:rsidRDefault="00FD1590" w:rsidP="00D71F98"/>
    <w:p w14:paraId="646C9621" w14:textId="77777777" w:rsidR="00893B93" w:rsidRPr="003808E1" w:rsidRDefault="00893B93" w:rsidP="00D71F98"/>
    <w:p w14:paraId="032F76E8" w14:textId="77777777" w:rsidR="00893B93" w:rsidRPr="003808E1" w:rsidRDefault="00893B93" w:rsidP="00D71F98"/>
    <w:p w14:paraId="1B87E43F" w14:textId="77777777" w:rsidR="00893B93" w:rsidRPr="003808E1" w:rsidRDefault="00893B93" w:rsidP="00D71F98"/>
    <w:p w14:paraId="4D52221B" w14:textId="77777777" w:rsidR="00893B93" w:rsidRPr="003808E1" w:rsidRDefault="00893B93" w:rsidP="00D71F98"/>
    <w:p w14:paraId="6201F77B" w14:textId="77777777" w:rsidR="002F50D8" w:rsidRPr="003808E1" w:rsidRDefault="002F50D8" w:rsidP="00D71F98"/>
    <w:p w14:paraId="0E3CDBEB" w14:textId="77777777" w:rsidR="00EF607C" w:rsidRPr="003808E1" w:rsidRDefault="00EF607C" w:rsidP="00D71F98"/>
    <w:p w14:paraId="1BA82A66" w14:textId="77777777" w:rsidR="00EF607C" w:rsidRPr="003808E1" w:rsidRDefault="00EF607C" w:rsidP="00D71F98"/>
    <w:p w14:paraId="74D206F2" w14:textId="77777777" w:rsidR="00EF607C" w:rsidRPr="003808E1" w:rsidRDefault="00EF607C" w:rsidP="00D71F98"/>
    <w:p w14:paraId="49DD5FCF" w14:textId="77777777" w:rsidR="002F50D8" w:rsidRPr="003808E1" w:rsidRDefault="002F50D8" w:rsidP="00D71F98"/>
    <w:p w14:paraId="51C9E94C" w14:textId="699BC3EB" w:rsidR="002F50D8" w:rsidRPr="003808E1" w:rsidRDefault="002F50D8" w:rsidP="002F50D8">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D</w:t>
      </w:r>
    </w:p>
    <w:p w14:paraId="4A07F21C" w14:textId="77777777" w:rsidR="002F50D8" w:rsidRPr="003808E1" w:rsidRDefault="002F50D8" w:rsidP="002F50D8">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guild richness analyses</w:t>
      </w:r>
    </w:p>
    <w:p w14:paraId="2DDFEC6C" w14:textId="77777777" w:rsidR="002F50D8" w:rsidRPr="003808E1" w:rsidRDefault="002F50D8" w:rsidP="002F50D8">
      <w:pPr>
        <w:spacing w:after="0" w:line="276" w:lineRule="auto"/>
        <w:rPr>
          <w:rFonts w:ascii="Times New Roman" w:hAnsi="Times New Roman" w:cs="Times New Roman"/>
          <w:sz w:val="24"/>
          <w:szCs w:val="24"/>
        </w:rPr>
      </w:pPr>
    </w:p>
    <w:p w14:paraId="399F536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model {</w:t>
      </w:r>
    </w:p>
    <w:p w14:paraId="037B62E3" w14:textId="77777777" w:rsidR="002967FE" w:rsidRPr="003808E1" w:rsidRDefault="002967FE" w:rsidP="002967FE">
      <w:pPr>
        <w:spacing w:after="0" w:line="276" w:lineRule="auto"/>
        <w:rPr>
          <w:rFonts w:ascii="Courier New" w:hAnsi="Courier New" w:cs="Courier New"/>
          <w:sz w:val="20"/>
          <w:szCs w:val="20"/>
        </w:rPr>
      </w:pPr>
    </w:p>
    <w:p w14:paraId="2F8D5A0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PRIORS </w:t>
      </w:r>
    </w:p>
    <w:p w14:paraId="5CC3CE41"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5ECC7C4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(OCCUPANCY)</w:t>
      </w:r>
    </w:p>
    <w:p w14:paraId="65C8F33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community.occupancy.a ~ dlogis(0,1) #this assumes a logistic prior</w:t>
      </w:r>
    </w:p>
    <w:p w14:paraId="6927074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community.occupancy.tau ~ dgamma(0.1, 0.1)</w:t>
      </w:r>
    </w:p>
    <w:p w14:paraId="19500704" w14:textId="77777777" w:rsidR="002967FE" w:rsidRPr="003808E1" w:rsidRDefault="002967FE" w:rsidP="002967FE">
      <w:pPr>
        <w:spacing w:after="0" w:line="276" w:lineRule="auto"/>
        <w:rPr>
          <w:rFonts w:ascii="Courier New" w:hAnsi="Courier New" w:cs="Courier New"/>
          <w:sz w:val="20"/>
          <w:szCs w:val="20"/>
        </w:rPr>
      </w:pPr>
    </w:p>
    <w:p w14:paraId="2E29E977"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(DETECTION)</w:t>
      </w:r>
    </w:p>
    <w:p w14:paraId="18EE38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community.detection.b ~ dlogis(0,1) #this assumes a logistic prior</w:t>
      </w:r>
    </w:p>
    <w:p w14:paraId="0608972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community.detection.tau ~ dgamma(0.1, 0.1)</w:t>
      </w:r>
    </w:p>
    <w:p w14:paraId="129BB2B3" w14:textId="77777777" w:rsidR="002967FE" w:rsidRPr="003808E1" w:rsidRDefault="002967FE" w:rsidP="002967FE">
      <w:pPr>
        <w:spacing w:after="0" w:line="276" w:lineRule="auto"/>
        <w:rPr>
          <w:rFonts w:ascii="Courier New" w:hAnsi="Courier New" w:cs="Courier New"/>
          <w:sz w:val="20"/>
          <w:szCs w:val="20"/>
        </w:rPr>
      </w:pPr>
    </w:p>
    <w:p w14:paraId="7A23365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SITE COVARIATE SLOPE COEFFICIENTS</w:t>
      </w:r>
    </w:p>
    <w:p w14:paraId="33E8CC7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(sitecov in 1:n.sitecovs) {</w:t>
      </w:r>
    </w:p>
    <w:p w14:paraId="04F822A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mu.alpha[sitecov] ~ dnorm(0, 0.01)</w:t>
      </w:r>
    </w:p>
    <w:p w14:paraId="3E5565F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tau.alpha[sitecov] ~ dgamma(0.1, 0.1)</w:t>
      </w:r>
    </w:p>
    <w:p w14:paraId="6D346DC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F64FB23" w14:textId="77777777" w:rsidR="002967FE" w:rsidRPr="003808E1" w:rsidRDefault="002967FE" w:rsidP="002967FE">
      <w:pPr>
        <w:spacing w:after="0" w:line="276" w:lineRule="auto"/>
        <w:rPr>
          <w:rFonts w:ascii="Courier New" w:hAnsi="Courier New" w:cs="Courier New"/>
          <w:sz w:val="20"/>
          <w:szCs w:val="20"/>
        </w:rPr>
      </w:pPr>
    </w:p>
    <w:p w14:paraId="300320E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DETECTION COVARIATE SLOPE COEFFICIENTS</w:t>
      </w:r>
    </w:p>
    <w:p w14:paraId="0311A6F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(detcov in 1:n.detcovs) {</w:t>
      </w:r>
    </w:p>
    <w:p w14:paraId="574021C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mu.beta[detcov] ~ dnorm(0, 0.01)</w:t>
      </w:r>
    </w:p>
    <w:p w14:paraId="525CE8BF"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tau.beta[detcov] ~ dgamma(0.1, 0.1)</w:t>
      </w:r>
    </w:p>
    <w:p w14:paraId="5159D83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7EC91809" w14:textId="77777777" w:rsidR="002967FE" w:rsidRPr="003808E1" w:rsidRDefault="002967FE" w:rsidP="002967FE">
      <w:pPr>
        <w:spacing w:after="0" w:line="276" w:lineRule="auto"/>
        <w:rPr>
          <w:rFonts w:ascii="Courier New" w:hAnsi="Courier New" w:cs="Courier New"/>
          <w:sz w:val="20"/>
          <w:szCs w:val="20"/>
        </w:rPr>
      </w:pPr>
    </w:p>
    <w:p w14:paraId="03AC11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SPECIES-SPECIFIC PRIORS FROM THE COMMUNITY-LEVEL PRIOR DISTRIBUTIONS</w:t>
      </w:r>
    </w:p>
    <w:p w14:paraId="7B357FF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4E7BAB55" w14:textId="77777777" w:rsidR="002967FE" w:rsidRPr="003808E1" w:rsidRDefault="002967FE" w:rsidP="002967FE">
      <w:pPr>
        <w:spacing w:after="0" w:line="276" w:lineRule="auto"/>
        <w:rPr>
          <w:rFonts w:ascii="Courier New" w:hAnsi="Courier New" w:cs="Courier New"/>
          <w:sz w:val="20"/>
          <w:szCs w:val="20"/>
        </w:rPr>
      </w:pPr>
    </w:p>
    <w:p w14:paraId="7968AC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INTERCEPTS</w:t>
      </w:r>
    </w:p>
    <w:p w14:paraId="3FA0361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alpha0[species] ~ dnorm(community.occupancy.a, community.occupancy.tau)</w:t>
      </w:r>
    </w:p>
    <w:p w14:paraId="0047207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beta0[species] ~ dnorm(community.detection.b, community.detection.tau)</w:t>
      </w:r>
    </w:p>
    <w:p w14:paraId="43B62DFB" w14:textId="77777777" w:rsidR="002967FE" w:rsidRPr="003808E1" w:rsidRDefault="002967FE" w:rsidP="002967FE">
      <w:pPr>
        <w:spacing w:after="0" w:line="276" w:lineRule="auto"/>
        <w:rPr>
          <w:rFonts w:ascii="Courier New" w:hAnsi="Courier New" w:cs="Courier New"/>
          <w:sz w:val="20"/>
          <w:szCs w:val="20"/>
        </w:rPr>
      </w:pPr>
    </w:p>
    <w:p w14:paraId="3F0ED67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SLOPE COEFFICIENTS FOR SITE COVARIATES</w:t>
      </w:r>
    </w:p>
    <w:p w14:paraId="37468B1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(sitecov in 1:n.sitecovs) {</w:t>
      </w:r>
    </w:p>
    <w:p w14:paraId="3A7F4DF8"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alpha[species, sitecov] ~ dnorm(mu.alpha[sitecov], </w:t>
      </w:r>
    </w:p>
    <w:p w14:paraId="2853C95A" w14:textId="6698F865"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tau.alpha[sitecov])</w:t>
      </w:r>
    </w:p>
    <w:p w14:paraId="3160582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58230E43" w14:textId="77777777" w:rsidR="002967FE" w:rsidRPr="003808E1" w:rsidRDefault="002967FE" w:rsidP="002967FE">
      <w:pPr>
        <w:spacing w:after="0" w:line="276" w:lineRule="auto"/>
        <w:rPr>
          <w:rFonts w:ascii="Courier New" w:hAnsi="Courier New" w:cs="Courier New"/>
          <w:sz w:val="20"/>
          <w:szCs w:val="20"/>
        </w:rPr>
      </w:pPr>
    </w:p>
    <w:p w14:paraId="53E6F35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YEAR EFFECT</w:t>
      </w:r>
    </w:p>
    <w:p w14:paraId="5E12F42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tau.rye[species] ~ dgamma(0.1, 0.1)</w:t>
      </w:r>
    </w:p>
    <w:p w14:paraId="182D4CF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(year in 1:n.years) {</w:t>
      </w:r>
    </w:p>
    <w:p w14:paraId="0A6ACB76"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random.year.effect[species, year] ~ dnorm(alpha0[species], </w:t>
      </w:r>
    </w:p>
    <w:p w14:paraId="1CED8C0D" w14:textId="2F2B2181"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tau.rye[species])</w:t>
      </w:r>
    </w:p>
    <w:p w14:paraId="602281A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26D5911B" w14:textId="77777777" w:rsidR="002967FE" w:rsidRPr="003808E1" w:rsidRDefault="002967FE" w:rsidP="002967FE">
      <w:pPr>
        <w:spacing w:after="0" w:line="276" w:lineRule="auto"/>
        <w:rPr>
          <w:rFonts w:ascii="Courier New" w:hAnsi="Courier New" w:cs="Courier New"/>
          <w:sz w:val="20"/>
          <w:szCs w:val="20"/>
        </w:rPr>
      </w:pPr>
    </w:p>
    <w:p w14:paraId="47E5B44D" w14:textId="77777777" w:rsidR="0042470B" w:rsidRPr="003808E1" w:rsidRDefault="0042470B" w:rsidP="002967FE">
      <w:pPr>
        <w:spacing w:after="0" w:line="276" w:lineRule="auto"/>
        <w:rPr>
          <w:rFonts w:ascii="Courier New" w:hAnsi="Courier New" w:cs="Courier New"/>
          <w:sz w:val="20"/>
          <w:szCs w:val="20"/>
        </w:rPr>
      </w:pPr>
    </w:p>
    <w:p w14:paraId="657CD94E" w14:textId="77777777" w:rsidR="0042470B" w:rsidRPr="003808E1" w:rsidRDefault="0042470B" w:rsidP="002967FE">
      <w:pPr>
        <w:spacing w:after="0" w:line="276" w:lineRule="auto"/>
        <w:rPr>
          <w:rFonts w:ascii="Courier New" w:hAnsi="Courier New" w:cs="Courier New"/>
          <w:sz w:val="20"/>
          <w:szCs w:val="20"/>
        </w:rPr>
      </w:pPr>
    </w:p>
    <w:p w14:paraId="6A2C88A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SLOPE COEFFICIENTS FOR DETECTION COVARIATES</w:t>
      </w:r>
    </w:p>
    <w:p w14:paraId="49846D2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(detcov in 1:n.detcovs) {</w:t>
      </w:r>
    </w:p>
    <w:p w14:paraId="785D3BC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beta[species, detcov] ~ dnorm(mu.beta[detcov], tau.beta[detcov])</w:t>
      </w:r>
    </w:p>
    <w:p w14:paraId="2BCA1D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03E8EE39" w14:textId="77777777" w:rsidR="002967FE" w:rsidRPr="003808E1" w:rsidRDefault="002967FE" w:rsidP="002967FE">
      <w:pPr>
        <w:spacing w:after="0" w:line="276" w:lineRule="auto"/>
        <w:rPr>
          <w:rFonts w:ascii="Courier New" w:hAnsi="Courier New" w:cs="Courier New"/>
          <w:sz w:val="20"/>
          <w:szCs w:val="20"/>
        </w:rPr>
      </w:pPr>
    </w:p>
    <w:p w14:paraId="1A07BE0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OBSERVER EFFECT</w:t>
      </w:r>
    </w:p>
    <w:p w14:paraId="3610CFC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tau.roe[species] ~ dgamma(0.1, 0.1)</w:t>
      </w:r>
    </w:p>
    <w:p w14:paraId="3E00E87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(observer in 1:n.observers) {</w:t>
      </w:r>
    </w:p>
    <w:p w14:paraId="10C6436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random.observer.effect[species, observer] ~ dnorm(beta0[species], </w:t>
      </w:r>
    </w:p>
    <w:p w14:paraId="43E28315" w14:textId="1BD3AF0D" w:rsidR="002967FE" w:rsidRPr="003808E1" w:rsidRDefault="0042470B" w:rsidP="0042470B">
      <w:pPr>
        <w:spacing w:after="0" w:line="276" w:lineRule="auto"/>
        <w:ind w:left="576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tau.roe[species])</w:t>
      </w:r>
    </w:p>
    <w:p w14:paraId="63CB876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216854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503251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NOTES: Loop over all species.</w:t>
      </w:r>
    </w:p>
    <w:p w14:paraId="64B1F330" w14:textId="77777777" w:rsidR="002967FE" w:rsidRPr="003808E1" w:rsidRDefault="002967FE" w:rsidP="002967FE">
      <w:pPr>
        <w:spacing w:after="0" w:line="276" w:lineRule="auto"/>
        <w:rPr>
          <w:rFonts w:ascii="Courier New" w:hAnsi="Courier New" w:cs="Courier New"/>
          <w:sz w:val="20"/>
          <w:szCs w:val="20"/>
        </w:rPr>
      </w:pPr>
    </w:p>
    <w:p w14:paraId="19CB5580" w14:textId="77777777" w:rsidR="002967FE" w:rsidRPr="003808E1" w:rsidRDefault="002967FE" w:rsidP="002967FE">
      <w:pPr>
        <w:spacing w:after="0" w:line="276" w:lineRule="auto"/>
        <w:rPr>
          <w:rFonts w:ascii="Courier New" w:hAnsi="Courier New" w:cs="Courier New"/>
          <w:sz w:val="20"/>
          <w:szCs w:val="20"/>
        </w:rPr>
      </w:pPr>
    </w:p>
    <w:p w14:paraId="289BD9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LIKELIHOOD</w:t>
      </w:r>
    </w:p>
    <w:p w14:paraId="7E035AEA" w14:textId="77777777" w:rsidR="002967FE" w:rsidRPr="003808E1" w:rsidRDefault="002967FE" w:rsidP="002967FE">
      <w:pPr>
        <w:spacing w:after="0" w:line="276" w:lineRule="auto"/>
        <w:rPr>
          <w:rFonts w:ascii="Courier New" w:hAnsi="Courier New" w:cs="Courier New"/>
          <w:sz w:val="20"/>
          <w:szCs w:val="20"/>
        </w:rPr>
      </w:pPr>
    </w:p>
    <w:p w14:paraId="61C3C7B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2ED1389B" w14:textId="77777777" w:rsidR="002967FE" w:rsidRPr="003808E1" w:rsidRDefault="002967FE" w:rsidP="002967FE">
      <w:pPr>
        <w:spacing w:after="0" w:line="276" w:lineRule="auto"/>
        <w:rPr>
          <w:rFonts w:ascii="Courier New" w:hAnsi="Courier New" w:cs="Courier New"/>
          <w:sz w:val="20"/>
          <w:szCs w:val="20"/>
        </w:rPr>
      </w:pPr>
    </w:p>
    <w:p w14:paraId="2B756196" w14:textId="4960A64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Z matrix (true occurrence) for species at each site</w:t>
      </w:r>
    </w:p>
    <w:p w14:paraId="512D71B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w:t>
      </w:r>
    </w:p>
    <w:p w14:paraId="577032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63FDBC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OCCUPANCY MODEL</w:t>
      </w:r>
    </w:p>
    <w:p w14:paraId="510A2D5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logit(psi[site, species]) &lt;- </w:t>
      </w:r>
    </w:p>
    <w:p w14:paraId="41A71462" w14:textId="22EF4A82" w:rsidR="0042470B"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 xml:space="preserve">inprod(alpha[species, 1:n.sitecovs], </w:t>
      </w:r>
    </w:p>
    <w:p w14:paraId="1BFE2261" w14:textId="0E79A9AA" w:rsidR="002967FE"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sitecov.matrix[site, 1:n.sitecovs]) +</w:t>
      </w:r>
    </w:p>
    <w:p w14:paraId="7F79A22D" w14:textId="6668789B"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random.year.effect[species,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year.id[site]]</w:t>
      </w:r>
    </w:p>
    <w:p w14:paraId="784F885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E2F46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OCCUPANCY</w:t>
      </w:r>
    </w:p>
    <w:p w14:paraId="16BFF42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Z[site, species] ~ dbern(psi[site, species])</w:t>
      </w:r>
    </w:p>
    <w:p w14:paraId="5D05FC51" w14:textId="77777777" w:rsidR="002967FE" w:rsidRPr="003808E1" w:rsidRDefault="002967FE" w:rsidP="002967FE">
      <w:pPr>
        <w:spacing w:after="0" w:line="276" w:lineRule="auto"/>
        <w:rPr>
          <w:rFonts w:ascii="Courier New" w:hAnsi="Courier New" w:cs="Courier New"/>
          <w:sz w:val="20"/>
          <w:szCs w:val="20"/>
        </w:rPr>
      </w:pPr>
    </w:p>
    <w:p w14:paraId="49AD9734" w14:textId="7BD12B34"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detection</w:t>
      </w:r>
    </w:p>
    <w:p w14:paraId="238E6F5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(replicate in 1:n.replicates) {</w:t>
      </w:r>
    </w:p>
    <w:p w14:paraId="2A5176EE" w14:textId="77777777" w:rsidR="002967FE" w:rsidRPr="003808E1" w:rsidRDefault="002967FE" w:rsidP="002967FE">
      <w:pPr>
        <w:spacing w:after="0" w:line="276" w:lineRule="auto"/>
        <w:rPr>
          <w:rFonts w:ascii="Courier New" w:hAnsi="Courier New" w:cs="Courier New"/>
          <w:sz w:val="20"/>
          <w:szCs w:val="20"/>
        </w:rPr>
      </w:pPr>
    </w:p>
    <w:p w14:paraId="149835DA" w14:textId="4137824A"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 DETECTION MODEL </w:t>
      </w:r>
    </w:p>
    <w:p w14:paraId="6AFABA3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logit(p[site, replicate, species]) &lt;- </w:t>
      </w:r>
    </w:p>
    <w:p w14:paraId="6F3D6A34" w14:textId="77777777" w:rsidR="0042470B"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inprod(beta[species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 xml:space="preserve">1:n.detcovs], </w:t>
      </w:r>
    </w:p>
    <w:p w14:paraId="2E56958F" w14:textId="3602AD25" w:rsidR="002967FE"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detcov.array[site,</w:t>
      </w:r>
      <w:r w:rsidR="0042470B" w:rsidRPr="003808E1">
        <w:rPr>
          <w:rFonts w:ascii="Courier New" w:hAnsi="Courier New" w:cs="Courier New"/>
          <w:sz w:val="20"/>
          <w:szCs w:val="20"/>
        </w:rPr>
        <w:t xml:space="preserve"> </w:t>
      </w:r>
      <w:r w:rsidRPr="003808E1">
        <w:rPr>
          <w:rFonts w:ascii="Courier New" w:hAnsi="Courier New" w:cs="Courier New"/>
          <w:sz w:val="20"/>
          <w:szCs w:val="20"/>
        </w:rPr>
        <w:t>replicate, 1:n.detcovs]) +</w:t>
      </w:r>
    </w:p>
    <w:p w14:paraId="4AB44C9D" w14:textId="14BBAA12"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random.observer.effect[species, observer.id[site]]</w:t>
      </w:r>
    </w:p>
    <w:p w14:paraId="01EC0FAF" w14:textId="77777777" w:rsidR="002967FE" w:rsidRPr="003808E1" w:rsidRDefault="002967FE" w:rsidP="002967FE">
      <w:pPr>
        <w:spacing w:after="0" w:line="276" w:lineRule="auto"/>
        <w:rPr>
          <w:rFonts w:ascii="Courier New" w:hAnsi="Courier New" w:cs="Courier New"/>
          <w:sz w:val="20"/>
          <w:szCs w:val="20"/>
        </w:rPr>
      </w:pPr>
    </w:p>
    <w:p w14:paraId="58226E9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PROBABILITY OF DETECTION</w:t>
      </w:r>
    </w:p>
    <w:p w14:paraId="78486855"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mu.p[site, replicate, species] &lt;- p[site, replicate, species] * </w:t>
      </w:r>
    </w:p>
    <w:p w14:paraId="3BF94B4F" w14:textId="069B21C6"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Z[site, species]</w:t>
      </w:r>
    </w:p>
    <w:p w14:paraId="18074780"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Y[site, replicate, species] ~ dbern(mu.p[site, replicate, </w:t>
      </w:r>
    </w:p>
    <w:p w14:paraId="65CAE5DF" w14:textId="52078A69" w:rsidR="002967FE" w:rsidRPr="003808E1" w:rsidRDefault="0042470B" w:rsidP="0042470B">
      <w:pPr>
        <w:spacing w:after="0" w:line="276" w:lineRule="auto"/>
        <w:ind w:left="5040" w:firstLine="7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species])</w:t>
      </w:r>
    </w:p>
    <w:p w14:paraId="33E1837D" w14:textId="77777777" w:rsidR="002967FE" w:rsidRPr="003808E1" w:rsidRDefault="002967FE" w:rsidP="002967FE">
      <w:pPr>
        <w:spacing w:after="0" w:line="276" w:lineRule="auto"/>
        <w:rPr>
          <w:rFonts w:ascii="Courier New" w:hAnsi="Courier New" w:cs="Courier New"/>
          <w:sz w:val="20"/>
          <w:szCs w:val="20"/>
        </w:rPr>
      </w:pPr>
    </w:p>
    <w:p w14:paraId="6D7E265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 end replicate loop</w:t>
      </w:r>
    </w:p>
    <w:p w14:paraId="3095DDD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52C822B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species loop</w:t>
      </w:r>
    </w:p>
    <w:p w14:paraId="453940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DERIVED QUANTITIES</w:t>
      </w:r>
    </w:p>
    <w:p w14:paraId="4079B812" w14:textId="77777777" w:rsidR="002967FE" w:rsidRPr="003808E1" w:rsidRDefault="002967FE" w:rsidP="002967FE">
      <w:pPr>
        <w:spacing w:after="0" w:line="276" w:lineRule="auto"/>
        <w:rPr>
          <w:rFonts w:ascii="Courier New" w:hAnsi="Courier New" w:cs="Courier New"/>
          <w:sz w:val="20"/>
          <w:szCs w:val="20"/>
        </w:rPr>
      </w:pPr>
    </w:p>
    <w:p w14:paraId="18977251" w14:textId="1FD6A35C"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determine site-level richness estimates</w:t>
      </w:r>
    </w:p>
    <w:p w14:paraId="050956D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 {</w:t>
      </w:r>
    </w:p>
    <w:p w14:paraId="5255E9B2" w14:textId="77777777" w:rsidR="002967FE" w:rsidRPr="003808E1" w:rsidRDefault="002967FE" w:rsidP="002967FE">
      <w:pPr>
        <w:spacing w:after="0" w:line="276" w:lineRule="auto"/>
        <w:rPr>
          <w:rFonts w:ascii="Courier New" w:hAnsi="Courier New" w:cs="Courier New"/>
          <w:sz w:val="20"/>
          <w:szCs w:val="20"/>
        </w:rPr>
      </w:pPr>
    </w:p>
    <w:p w14:paraId="44F33F3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site.species.richness[site] &lt;- sum(Z[site, 1:n.species])</w:t>
      </w:r>
    </w:p>
    <w:p w14:paraId="7A2C5582"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es.ea.guild.richness[site] &lt;- inprod(Z[site, 1:n.species], </w:t>
      </w:r>
    </w:p>
    <w:p w14:paraId="42CCC386" w14:textId="0845D5EB" w:rsidR="002967FE" w:rsidRPr="003808E1" w:rsidRDefault="002967FE" w:rsidP="0042470B">
      <w:pPr>
        <w:spacing w:after="0" w:line="276" w:lineRule="auto"/>
        <w:ind w:left="3600" w:firstLine="720"/>
        <w:rPr>
          <w:rFonts w:ascii="Courier New" w:hAnsi="Courier New" w:cs="Courier New"/>
          <w:sz w:val="20"/>
          <w:szCs w:val="20"/>
        </w:rPr>
      </w:pPr>
      <w:r w:rsidRPr="003808E1">
        <w:rPr>
          <w:rFonts w:ascii="Courier New" w:hAnsi="Courier New" w:cs="Courier New"/>
          <w:sz w:val="20"/>
          <w:szCs w:val="20"/>
        </w:rPr>
        <w:t>es.ea.guild[1:n.species])</w:t>
      </w:r>
    </w:p>
    <w:p w14:paraId="5BFDAB3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forest.interior.guild.richness[site] &lt;- inprod(Z[site, 1:n.species], </w:t>
      </w:r>
    </w:p>
    <w:p w14:paraId="4475BB67" w14:textId="67E9FE83" w:rsidR="002967FE" w:rsidRPr="003808E1" w:rsidRDefault="002967FE"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forest.interior.guild[1:n.species])</w:t>
      </w:r>
    </w:p>
    <w:p w14:paraId="35F57A5A"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forest.gap.guild.richness[site] &lt;- inprod(Z[site, 1:n.species], </w:t>
      </w:r>
    </w:p>
    <w:p w14:paraId="73A34272" w14:textId="75B2AB9F"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forest.gap.guild[1:n.species])</w:t>
      </w:r>
    </w:p>
    <w:p w14:paraId="55C1FB9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generalist.guild.richness[site] &lt;- inprod(Z[site, 1:n.species], </w:t>
      </w:r>
    </w:p>
    <w:p w14:paraId="5938FC0F" w14:textId="313939FC"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generalist.guild[1:n.species])</w:t>
      </w:r>
    </w:p>
    <w:p w14:paraId="7A2AB3F9" w14:textId="77777777" w:rsidR="002967FE" w:rsidRPr="003808E1" w:rsidRDefault="002967FE" w:rsidP="002967FE">
      <w:pPr>
        <w:spacing w:after="0" w:line="276" w:lineRule="auto"/>
        <w:rPr>
          <w:rFonts w:ascii="Courier New" w:hAnsi="Courier New" w:cs="Courier New"/>
          <w:sz w:val="20"/>
          <w:szCs w:val="20"/>
        </w:rPr>
      </w:pPr>
    </w:p>
    <w:p w14:paraId="5347403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6F7708B1" w14:textId="77777777" w:rsidR="002967FE" w:rsidRPr="003808E1" w:rsidRDefault="002967FE" w:rsidP="002967FE">
      <w:pPr>
        <w:spacing w:after="0" w:line="276" w:lineRule="auto"/>
        <w:rPr>
          <w:rFonts w:ascii="Courier New" w:hAnsi="Courier New" w:cs="Courier New"/>
          <w:sz w:val="20"/>
          <w:szCs w:val="20"/>
        </w:rPr>
      </w:pPr>
    </w:p>
    <w:p w14:paraId="44956D87" w14:textId="77777777" w:rsidR="002967FE" w:rsidRPr="003808E1" w:rsidRDefault="002967FE" w:rsidP="002967FE">
      <w:pPr>
        <w:spacing w:after="0" w:line="276" w:lineRule="auto"/>
        <w:rPr>
          <w:rFonts w:ascii="Courier New" w:hAnsi="Courier New" w:cs="Courier New"/>
          <w:sz w:val="20"/>
          <w:szCs w:val="20"/>
        </w:rPr>
      </w:pPr>
    </w:p>
    <w:p w14:paraId="2B54FA3A" w14:textId="3397BE5E" w:rsidR="002F50D8"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w:t>
      </w:r>
    </w:p>
    <w:p w14:paraId="4C3614D4" w14:textId="77777777" w:rsidR="002F50D8" w:rsidRPr="003808E1" w:rsidRDefault="002F50D8" w:rsidP="00D71F98"/>
    <w:sectPr w:rsidR="002F50D8" w:rsidRPr="003808E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Christopher Rota" w:date="2023-05-25T11:30:00Z" w:initials="CR">
    <w:p w14:paraId="75D545BB" w14:textId="77777777" w:rsidR="00F56E83" w:rsidRDefault="00F56E83">
      <w:pPr>
        <w:pStyle w:val="CommentText"/>
      </w:pPr>
      <w:r>
        <w:rPr>
          <w:rStyle w:val="CommentReference"/>
        </w:rPr>
        <w:annotationRef/>
      </w:r>
      <w:r>
        <w:t>Re-reading results so I have context for discussion and figures / tables.</w:t>
      </w:r>
    </w:p>
    <w:p w14:paraId="11E10B9A" w14:textId="77777777" w:rsidR="00F56E83" w:rsidRDefault="00F56E83">
      <w:pPr>
        <w:pStyle w:val="CommentText"/>
      </w:pPr>
    </w:p>
    <w:p w14:paraId="127F7B0E" w14:textId="77777777" w:rsidR="00F56E83" w:rsidRDefault="00F56E83" w:rsidP="007B2B19">
      <w:pPr>
        <w:pStyle w:val="CommentText"/>
      </w:pPr>
      <w:r>
        <w:t>If opening type is categorical, better to say they were more / less likely to occur in certain wildlife opening categories.</w:t>
      </w:r>
    </w:p>
  </w:comment>
  <w:comment w:id="15" w:author="Christopher Rota" w:date="2023-05-25T11:34:00Z" w:initials="CR">
    <w:p w14:paraId="7CE7FCB2" w14:textId="77777777" w:rsidR="00EC01F3" w:rsidRDefault="00EC01F3" w:rsidP="003F7D75">
      <w:pPr>
        <w:pStyle w:val="CommentText"/>
      </w:pPr>
      <w:r>
        <w:rPr>
          <w:rStyle w:val="CommentReference"/>
        </w:rPr>
        <w:annotationRef/>
      </w:r>
      <w:r>
        <w:t>Maybe you defined earlier, but what would be immature sawtimber?  Sawtimber are usually mature trees.</w:t>
      </w:r>
    </w:p>
  </w:comment>
  <w:comment w:id="16" w:author="Christopher Rota" w:date="2023-05-25T11:41:00Z" w:initials="CR">
    <w:p w14:paraId="0FAF9E36" w14:textId="77777777" w:rsidR="00EC01F3" w:rsidRDefault="00EC01F3">
      <w:pPr>
        <w:pStyle w:val="CommentText"/>
      </w:pPr>
      <w:r>
        <w:rPr>
          <w:rStyle w:val="CommentReference"/>
        </w:rPr>
        <w:annotationRef/>
      </w:r>
      <w:r>
        <w:t>I'm not sure what you mean by 'negative quadratic relationships'.  But I like you description that follows.  Maybe remove this term.</w:t>
      </w:r>
    </w:p>
    <w:p w14:paraId="5F553284" w14:textId="77777777" w:rsidR="00EC01F3" w:rsidRDefault="00EC01F3">
      <w:pPr>
        <w:pStyle w:val="CommentText"/>
      </w:pPr>
    </w:p>
    <w:p w14:paraId="53BC4D11" w14:textId="77777777" w:rsidR="00EC01F3" w:rsidRDefault="00EC01F3" w:rsidP="00737874">
      <w:pPr>
        <w:pStyle w:val="CommentText"/>
      </w:pPr>
      <w:r>
        <w:t>It seems that intermediate-sized wildlife openings are uniformly good.  Sometimes this bleeds into larger openings, sometimes not.  I'll be interested to see how you handle in discussion.</w:t>
      </w:r>
    </w:p>
  </w:comment>
  <w:comment w:id="17" w:author="Christopher Rota" w:date="2023-05-25T14:32:00Z" w:initials="CR">
    <w:p w14:paraId="314A7DC3" w14:textId="77777777" w:rsidR="00B922BB" w:rsidRDefault="00B922BB" w:rsidP="001A6FAB">
      <w:pPr>
        <w:pStyle w:val="CommentText"/>
      </w:pPr>
      <w:r>
        <w:rPr>
          <w:rStyle w:val="CommentReference"/>
        </w:rPr>
        <w:annotationRef/>
      </w:r>
      <w:r>
        <w:t>Can you explore this idea more deeply?</w:t>
      </w:r>
    </w:p>
  </w:comment>
  <w:comment w:id="18" w:author="Christopher Rota" w:date="2023-05-25T14:31:00Z" w:initials="CR">
    <w:p w14:paraId="0E30C35F" w14:textId="29AD1FB7" w:rsidR="00B922BB" w:rsidRDefault="00B922BB" w:rsidP="00EE7948">
      <w:pPr>
        <w:pStyle w:val="CommentText"/>
      </w:pPr>
      <w:r>
        <w:rPr>
          <w:rStyle w:val="CommentReference"/>
        </w:rPr>
        <w:annotationRef/>
      </w:r>
      <w:r>
        <w:t>Is there a way to generalize the elevation results?  Right now, your findings seem pretty specific to the MNF … mid-elevation here might be high or low elevation elsewhere.</w:t>
      </w:r>
    </w:p>
  </w:comment>
  <w:comment w:id="25" w:author="Christopher Rota" w:date="2023-05-25T14:20:00Z" w:initials="CR">
    <w:p w14:paraId="1B182454" w14:textId="68390DE2" w:rsidR="00052884" w:rsidRDefault="00052884" w:rsidP="00C31AC5">
      <w:pPr>
        <w:pStyle w:val="CommentText"/>
      </w:pPr>
      <w:r>
        <w:rPr>
          <w:rStyle w:val="CommentReference"/>
        </w:rPr>
        <w:annotationRef/>
      </w:r>
      <w:r>
        <w:t>Not only is this interesting … it's actionable.  What's also striking is how uniform the effect is … medium to large openings really benefits a lot of species.</w:t>
      </w:r>
    </w:p>
  </w:comment>
  <w:comment w:id="24" w:author="Christopher Rota" w:date="2023-05-25T14:18:00Z" w:initials="CR">
    <w:p w14:paraId="2AEBBB3F" w14:textId="32B40D5D" w:rsidR="00052884" w:rsidRDefault="00052884">
      <w:pPr>
        <w:pStyle w:val="CommentText"/>
      </w:pPr>
      <w:r>
        <w:rPr>
          <w:rStyle w:val="CommentReference"/>
        </w:rPr>
        <w:annotationRef/>
      </w:r>
      <w:r>
        <w:t>From the final section of your Introduction:</w:t>
      </w:r>
    </w:p>
    <w:p w14:paraId="307B365B" w14:textId="77777777" w:rsidR="00052884" w:rsidRDefault="00052884">
      <w:pPr>
        <w:pStyle w:val="CommentText"/>
      </w:pPr>
    </w:p>
    <w:p w14:paraId="01E10C11" w14:textId="77777777" w:rsidR="00052884" w:rsidRDefault="00052884">
      <w:pPr>
        <w:pStyle w:val="CommentText"/>
      </w:pPr>
      <w:r>
        <w:t>"The purpose of this research was to identify the characteristics of wildlife openings that support target game birds and a diversity of breeding and post-breeding songbirds."</w:t>
      </w:r>
    </w:p>
    <w:p w14:paraId="319894D6" w14:textId="77777777" w:rsidR="00052884" w:rsidRDefault="00052884">
      <w:pPr>
        <w:pStyle w:val="CommentText"/>
      </w:pPr>
    </w:p>
    <w:p w14:paraId="4592931C" w14:textId="77777777" w:rsidR="00052884" w:rsidRDefault="00052884">
      <w:pPr>
        <w:pStyle w:val="CommentText"/>
      </w:pPr>
      <w:r>
        <w:t>Just my two cents … but I think this is the most interesting and impactful finding, and it directly relates to your main objective.  I think you should lead with something related to this.  E.g.,</w:t>
      </w:r>
    </w:p>
    <w:p w14:paraId="232280F3" w14:textId="77777777" w:rsidR="00052884" w:rsidRDefault="00052884">
      <w:pPr>
        <w:pStyle w:val="CommentText"/>
      </w:pPr>
    </w:p>
    <w:p w14:paraId="7E92BC1C" w14:textId="77777777" w:rsidR="00052884" w:rsidRDefault="00052884" w:rsidP="00864DB3">
      <w:pPr>
        <w:pStyle w:val="CommentText"/>
      </w:pPr>
      <w:r>
        <w:t>In this study, we demonstrate that management activities primarily geared toward creating gamebird habitat can benefit a diverse suite of songbirds….</w:t>
      </w:r>
    </w:p>
  </w:comment>
  <w:comment w:id="26" w:author="Christopher Rota" w:date="2023-05-25T14:22:00Z" w:initials="CR">
    <w:p w14:paraId="39E8EE04" w14:textId="77777777" w:rsidR="00052884" w:rsidRDefault="00052884" w:rsidP="005D49A6">
      <w:pPr>
        <w:pStyle w:val="CommentText"/>
      </w:pPr>
      <w:r>
        <w:rPr>
          <w:rStyle w:val="CommentReference"/>
        </w:rPr>
        <w:annotationRef/>
      </w:r>
      <w:r>
        <w:t>I think you can dive deeper into road effects.</w:t>
      </w:r>
    </w:p>
  </w:comment>
  <w:comment w:id="27" w:author="Christopher Rota" w:date="2023-05-25T14:25:00Z" w:initials="CR">
    <w:p w14:paraId="729FEB9B" w14:textId="77777777" w:rsidR="00052884" w:rsidRDefault="00052884" w:rsidP="009864F0">
      <w:pPr>
        <w:pStyle w:val="CommentText"/>
      </w:pPr>
      <w:r>
        <w:rPr>
          <w:rStyle w:val="CommentReference"/>
        </w:rPr>
        <w:annotationRef/>
      </w:r>
      <w:r>
        <w:t>This is worth exploring in more depth also.  I think the bigger picture here is that forest heterogeneity is good. Wildlife openings are part of that heterogeneity, but diverse age structure within forested areas is also good.  I think you'll have no trouble finding a lot of literature to support these ideas.</w:t>
      </w:r>
    </w:p>
  </w:comment>
  <w:comment w:id="28" w:author="Christopher Rota" w:date="2023-05-25T14:21:00Z" w:initials="CR">
    <w:p w14:paraId="6C750189" w14:textId="3EC644CD" w:rsidR="00052884" w:rsidRDefault="00052884" w:rsidP="00CF54E5">
      <w:pPr>
        <w:pStyle w:val="CommentText"/>
      </w:pPr>
      <w:r>
        <w:rPr>
          <w:rStyle w:val="CommentReference"/>
        </w:rPr>
        <w:annotationRef/>
      </w:r>
      <w:r>
        <w:t>What kind of agriculture?  E.g., pasture could have quite different effects from row crops.</w:t>
      </w:r>
    </w:p>
  </w:comment>
  <w:comment w:id="29" w:author="Christopher Rota" w:date="2023-05-25T14:26:00Z" w:initials="CR">
    <w:p w14:paraId="02A9CF05" w14:textId="77777777" w:rsidR="00052884" w:rsidRDefault="00052884" w:rsidP="00E6791E">
      <w:pPr>
        <w:pStyle w:val="CommentText"/>
      </w:pPr>
      <w:r>
        <w:rPr>
          <w:rStyle w:val="CommentReference"/>
        </w:rPr>
        <w:annotationRef/>
      </w:r>
      <w:r>
        <w:t>Seems to contradict the 8 -- 20 ha recommended earlier.</w:t>
      </w:r>
    </w:p>
  </w:comment>
  <w:comment w:id="30" w:author="Christopher Rota" w:date="2023-05-25T14:26:00Z" w:initials="CR">
    <w:p w14:paraId="071D0FC5" w14:textId="77777777" w:rsidR="00052884" w:rsidRDefault="00052884" w:rsidP="00FE5F0E">
      <w:pPr>
        <w:pStyle w:val="CommentText"/>
      </w:pPr>
      <w:r>
        <w:rPr>
          <w:rStyle w:val="CommentReference"/>
        </w:rPr>
        <w:annotationRef/>
      </w:r>
      <w:r>
        <w:t>Good reason to have modestly sized, widely spaced openings.</w:t>
      </w:r>
    </w:p>
  </w:comment>
  <w:comment w:id="31" w:author="Christopher Rota" w:date="2023-05-25T15:09:00Z" w:initials="CR">
    <w:p w14:paraId="72A713B1" w14:textId="77777777" w:rsidR="00F368A3" w:rsidRDefault="00F368A3" w:rsidP="00214B28">
      <w:pPr>
        <w:pStyle w:val="CommentText"/>
      </w:pPr>
      <w:r>
        <w:rPr>
          <w:rStyle w:val="CommentReference"/>
        </w:rPr>
        <w:annotationRef/>
      </w:r>
      <w:r>
        <w:t>Replace 0/1 in the axes with their factor levels.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7F7B0E" w15:done="1"/>
  <w15:commentEx w15:paraId="7CE7FCB2" w15:done="1"/>
  <w15:commentEx w15:paraId="53BC4D11" w15:done="1"/>
  <w15:commentEx w15:paraId="314A7DC3" w15:done="0"/>
  <w15:commentEx w15:paraId="0E30C35F" w15:done="0"/>
  <w15:commentEx w15:paraId="1B182454" w15:done="0"/>
  <w15:commentEx w15:paraId="7E92BC1C" w15:done="0"/>
  <w15:commentEx w15:paraId="39E8EE04" w15:done="0"/>
  <w15:commentEx w15:paraId="729FEB9B" w15:done="0"/>
  <w15:commentEx w15:paraId="6C750189" w15:done="0"/>
  <w15:commentEx w15:paraId="02A9CF05" w15:done="0"/>
  <w15:commentEx w15:paraId="071D0FC5" w15:done="0"/>
  <w15:commentEx w15:paraId="72A713B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9C542" w16cex:dateUtc="2023-05-25T15:30:00Z"/>
  <w16cex:commentExtensible w16cex:durableId="2819C62D" w16cex:dateUtc="2023-05-25T15:34:00Z"/>
  <w16cex:commentExtensible w16cex:durableId="2819C7EF" w16cex:dateUtc="2023-05-25T15:41:00Z"/>
  <w16cex:commentExtensible w16cex:durableId="2819EFFA" w16cex:dateUtc="2023-05-25T18:32:00Z"/>
  <w16cex:commentExtensible w16cex:durableId="2819EFB5" w16cex:dateUtc="2023-05-25T18:31:00Z"/>
  <w16cex:commentExtensible w16cex:durableId="2819ED16" w16cex:dateUtc="2023-05-25T18:20:00Z"/>
  <w16cex:commentExtensible w16cex:durableId="2819ECA4" w16cex:dateUtc="2023-05-25T18:18:00Z"/>
  <w16cex:commentExtensible w16cex:durableId="2819EDC1" w16cex:dateUtc="2023-05-25T18:22:00Z"/>
  <w16cex:commentExtensible w16cex:durableId="2819EE40" w16cex:dateUtc="2023-05-25T18:25:00Z"/>
  <w16cex:commentExtensible w16cex:durableId="2819ED7A" w16cex:dateUtc="2023-05-25T18:21:00Z"/>
  <w16cex:commentExtensible w16cex:durableId="2819EE90" w16cex:dateUtc="2023-05-25T18:26:00Z"/>
  <w16cex:commentExtensible w16cex:durableId="2819EEA2" w16cex:dateUtc="2023-05-25T18:26:00Z"/>
  <w16cex:commentExtensible w16cex:durableId="2819F8A2" w16cex:dateUtc="2023-05-25T1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7F7B0E" w16cid:durableId="2819C542"/>
  <w16cid:commentId w16cid:paraId="7CE7FCB2" w16cid:durableId="2819C62D"/>
  <w16cid:commentId w16cid:paraId="53BC4D11" w16cid:durableId="2819C7EF"/>
  <w16cid:commentId w16cid:paraId="314A7DC3" w16cid:durableId="2819EFFA"/>
  <w16cid:commentId w16cid:paraId="0E30C35F" w16cid:durableId="2819EFB5"/>
  <w16cid:commentId w16cid:paraId="1B182454" w16cid:durableId="2819ED16"/>
  <w16cid:commentId w16cid:paraId="7E92BC1C" w16cid:durableId="2819ECA4"/>
  <w16cid:commentId w16cid:paraId="39E8EE04" w16cid:durableId="2819EDC1"/>
  <w16cid:commentId w16cid:paraId="729FEB9B" w16cid:durableId="2819EE40"/>
  <w16cid:commentId w16cid:paraId="6C750189" w16cid:durableId="2819ED7A"/>
  <w16cid:commentId w16cid:paraId="02A9CF05" w16cid:durableId="2819EE90"/>
  <w16cid:commentId w16cid:paraId="071D0FC5" w16cid:durableId="2819EEA2"/>
  <w16cid:commentId w16cid:paraId="72A713B1" w16cid:durableId="2819F8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lclipp@mix.wvu.edu">
    <w15:presenceInfo w15:providerId="Windows Live" w15:userId="2b58eef36466fa9b"/>
  </w15:person>
  <w15:person w15:author="Christopher Rota">
    <w15:presenceInfo w15:providerId="AD" w15:userId="S::ctr0001@mail.wvu.edu::be0d33d6-1664-4c1e-9c1e-53b371b0db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F98"/>
    <w:rsid w:val="00001B72"/>
    <w:rsid w:val="000127BC"/>
    <w:rsid w:val="00017796"/>
    <w:rsid w:val="000177C0"/>
    <w:rsid w:val="000207DE"/>
    <w:rsid w:val="00026906"/>
    <w:rsid w:val="00033578"/>
    <w:rsid w:val="00042A41"/>
    <w:rsid w:val="00044CEC"/>
    <w:rsid w:val="00047E7F"/>
    <w:rsid w:val="000515DE"/>
    <w:rsid w:val="00052884"/>
    <w:rsid w:val="00054216"/>
    <w:rsid w:val="00055474"/>
    <w:rsid w:val="00057807"/>
    <w:rsid w:val="0006028B"/>
    <w:rsid w:val="000625EA"/>
    <w:rsid w:val="00063ECE"/>
    <w:rsid w:val="000663EA"/>
    <w:rsid w:val="000700C4"/>
    <w:rsid w:val="00071E02"/>
    <w:rsid w:val="00080278"/>
    <w:rsid w:val="000865FC"/>
    <w:rsid w:val="000900C0"/>
    <w:rsid w:val="00091E19"/>
    <w:rsid w:val="00093265"/>
    <w:rsid w:val="00094C28"/>
    <w:rsid w:val="00096C3C"/>
    <w:rsid w:val="00097A9B"/>
    <w:rsid w:val="000A11FB"/>
    <w:rsid w:val="000A2B65"/>
    <w:rsid w:val="000A2EE0"/>
    <w:rsid w:val="000A6FBD"/>
    <w:rsid w:val="000B363D"/>
    <w:rsid w:val="000B5CE2"/>
    <w:rsid w:val="000C099A"/>
    <w:rsid w:val="000C0B3D"/>
    <w:rsid w:val="000C1204"/>
    <w:rsid w:val="000C25D6"/>
    <w:rsid w:val="000C3800"/>
    <w:rsid w:val="000C485C"/>
    <w:rsid w:val="000D0511"/>
    <w:rsid w:val="000D5835"/>
    <w:rsid w:val="000D5E73"/>
    <w:rsid w:val="000D6549"/>
    <w:rsid w:val="000E1FBA"/>
    <w:rsid w:val="000E337F"/>
    <w:rsid w:val="000F0A3B"/>
    <w:rsid w:val="000F0AAC"/>
    <w:rsid w:val="000F2461"/>
    <w:rsid w:val="001025F2"/>
    <w:rsid w:val="00103491"/>
    <w:rsid w:val="00112EFD"/>
    <w:rsid w:val="00113A4D"/>
    <w:rsid w:val="0011439B"/>
    <w:rsid w:val="00114A12"/>
    <w:rsid w:val="001343D0"/>
    <w:rsid w:val="0013571E"/>
    <w:rsid w:val="00135C60"/>
    <w:rsid w:val="00136A18"/>
    <w:rsid w:val="001439EB"/>
    <w:rsid w:val="0015099D"/>
    <w:rsid w:val="00157181"/>
    <w:rsid w:val="001579E7"/>
    <w:rsid w:val="001613C2"/>
    <w:rsid w:val="0016689B"/>
    <w:rsid w:val="001674A2"/>
    <w:rsid w:val="001710E4"/>
    <w:rsid w:val="0017504C"/>
    <w:rsid w:val="00177865"/>
    <w:rsid w:val="00184669"/>
    <w:rsid w:val="00191718"/>
    <w:rsid w:val="00193A59"/>
    <w:rsid w:val="00195A26"/>
    <w:rsid w:val="001A1EA6"/>
    <w:rsid w:val="001A58E5"/>
    <w:rsid w:val="001A764B"/>
    <w:rsid w:val="001A7FD6"/>
    <w:rsid w:val="001B388A"/>
    <w:rsid w:val="001B45E0"/>
    <w:rsid w:val="001B7080"/>
    <w:rsid w:val="001B72C9"/>
    <w:rsid w:val="001C4392"/>
    <w:rsid w:val="001C5C13"/>
    <w:rsid w:val="001E0B13"/>
    <w:rsid w:val="001E35A9"/>
    <w:rsid w:val="00213AA4"/>
    <w:rsid w:val="00221169"/>
    <w:rsid w:val="00233296"/>
    <w:rsid w:val="00246F30"/>
    <w:rsid w:val="00253FF3"/>
    <w:rsid w:val="002553D5"/>
    <w:rsid w:val="002570DE"/>
    <w:rsid w:val="002600DF"/>
    <w:rsid w:val="002605A1"/>
    <w:rsid w:val="0026611A"/>
    <w:rsid w:val="00273B45"/>
    <w:rsid w:val="00275637"/>
    <w:rsid w:val="002771A7"/>
    <w:rsid w:val="0027773C"/>
    <w:rsid w:val="00281399"/>
    <w:rsid w:val="002817D2"/>
    <w:rsid w:val="00282EB3"/>
    <w:rsid w:val="00285F60"/>
    <w:rsid w:val="00287480"/>
    <w:rsid w:val="002967FE"/>
    <w:rsid w:val="002A0595"/>
    <w:rsid w:val="002B0D52"/>
    <w:rsid w:val="002B16EB"/>
    <w:rsid w:val="002B353C"/>
    <w:rsid w:val="002B4733"/>
    <w:rsid w:val="002C2AD8"/>
    <w:rsid w:val="002C757A"/>
    <w:rsid w:val="002C798A"/>
    <w:rsid w:val="002D0641"/>
    <w:rsid w:val="002E511F"/>
    <w:rsid w:val="002E5345"/>
    <w:rsid w:val="002E5A1D"/>
    <w:rsid w:val="002F0F93"/>
    <w:rsid w:val="002F16C7"/>
    <w:rsid w:val="002F464E"/>
    <w:rsid w:val="002F50D8"/>
    <w:rsid w:val="003012DB"/>
    <w:rsid w:val="003015DC"/>
    <w:rsid w:val="003051A4"/>
    <w:rsid w:val="00310730"/>
    <w:rsid w:val="00310F31"/>
    <w:rsid w:val="00323CAC"/>
    <w:rsid w:val="00330AB2"/>
    <w:rsid w:val="00334921"/>
    <w:rsid w:val="0033573C"/>
    <w:rsid w:val="00337D6C"/>
    <w:rsid w:val="003421C7"/>
    <w:rsid w:val="00342D23"/>
    <w:rsid w:val="003461C5"/>
    <w:rsid w:val="00351CA8"/>
    <w:rsid w:val="00352A3F"/>
    <w:rsid w:val="003550DB"/>
    <w:rsid w:val="003566E0"/>
    <w:rsid w:val="0036138D"/>
    <w:rsid w:val="003660C4"/>
    <w:rsid w:val="003808E1"/>
    <w:rsid w:val="00386930"/>
    <w:rsid w:val="00391500"/>
    <w:rsid w:val="00392F46"/>
    <w:rsid w:val="00396255"/>
    <w:rsid w:val="003A24EC"/>
    <w:rsid w:val="003A66D5"/>
    <w:rsid w:val="003A717B"/>
    <w:rsid w:val="003B2E50"/>
    <w:rsid w:val="003B7254"/>
    <w:rsid w:val="003D158D"/>
    <w:rsid w:val="003D78AD"/>
    <w:rsid w:val="003E2683"/>
    <w:rsid w:val="003E2793"/>
    <w:rsid w:val="003E4BB0"/>
    <w:rsid w:val="003F2579"/>
    <w:rsid w:val="003F4B2E"/>
    <w:rsid w:val="00404D54"/>
    <w:rsid w:val="0040552A"/>
    <w:rsid w:val="004076C1"/>
    <w:rsid w:val="0041297D"/>
    <w:rsid w:val="004159A9"/>
    <w:rsid w:val="00415ED3"/>
    <w:rsid w:val="004167C7"/>
    <w:rsid w:val="00416FC8"/>
    <w:rsid w:val="0042470B"/>
    <w:rsid w:val="0042478F"/>
    <w:rsid w:val="00425833"/>
    <w:rsid w:val="0044241A"/>
    <w:rsid w:val="00442E0A"/>
    <w:rsid w:val="00445DE0"/>
    <w:rsid w:val="0045683D"/>
    <w:rsid w:val="00462068"/>
    <w:rsid w:val="0047011D"/>
    <w:rsid w:val="00480728"/>
    <w:rsid w:val="00483453"/>
    <w:rsid w:val="00483847"/>
    <w:rsid w:val="0048561A"/>
    <w:rsid w:val="00487B04"/>
    <w:rsid w:val="0049418D"/>
    <w:rsid w:val="004A1258"/>
    <w:rsid w:val="004A1A4A"/>
    <w:rsid w:val="004B26A6"/>
    <w:rsid w:val="004B5587"/>
    <w:rsid w:val="004B64F7"/>
    <w:rsid w:val="004C0678"/>
    <w:rsid w:val="004D1D76"/>
    <w:rsid w:val="004D216A"/>
    <w:rsid w:val="004D2F68"/>
    <w:rsid w:val="004D507B"/>
    <w:rsid w:val="004D6DD4"/>
    <w:rsid w:val="004D6ECF"/>
    <w:rsid w:val="004D7010"/>
    <w:rsid w:val="004E111B"/>
    <w:rsid w:val="004E2FA9"/>
    <w:rsid w:val="004F53C7"/>
    <w:rsid w:val="00504175"/>
    <w:rsid w:val="005059CD"/>
    <w:rsid w:val="00505E56"/>
    <w:rsid w:val="00507037"/>
    <w:rsid w:val="00542D86"/>
    <w:rsid w:val="00546886"/>
    <w:rsid w:val="005504EE"/>
    <w:rsid w:val="0055362F"/>
    <w:rsid w:val="00560F4E"/>
    <w:rsid w:val="00565B72"/>
    <w:rsid w:val="00565EFC"/>
    <w:rsid w:val="005769CA"/>
    <w:rsid w:val="00581CFD"/>
    <w:rsid w:val="005832F6"/>
    <w:rsid w:val="00585607"/>
    <w:rsid w:val="00590A06"/>
    <w:rsid w:val="0059300F"/>
    <w:rsid w:val="005950C4"/>
    <w:rsid w:val="00596A6A"/>
    <w:rsid w:val="005A11E1"/>
    <w:rsid w:val="005A2044"/>
    <w:rsid w:val="005A440D"/>
    <w:rsid w:val="005B0082"/>
    <w:rsid w:val="005B2BD0"/>
    <w:rsid w:val="005B3A17"/>
    <w:rsid w:val="005B6F07"/>
    <w:rsid w:val="005C2F96"/>
    <w:rsid w:val="005C3277"/>
    <w:rsid w:val="005C448D"/>
    <w:rsid w:val="005D0E71"/>
    <w:rsid w:val="005D590D"/>
    <w:rsid w:val="005D6C31"/>
    <w:rsid w:val="005E027F"/>
    <w:rsid w:val="005E37BD"/>
    <w:rsid w:val="005E7563"/>
    <w:rsid w:val="005F3068"/>
    <w:rsid w:val="005F646C"/>
    <w:rsid w:val="005F7364"/>
    <w:rsid w:val="005F746A"/>
    <w:rsid w:val="006018B6"/>
    <w:rsid w:val="00605669"/>
    <w:rsid w:val="00610BB3"/>
    <w:rsid w:val="00612932"/>
    <w:rsid w:val="00616EB8"/>
    <w:rsid w:val="0062063E"/>
    <w:rsid w:val="0062129A"/>
    <w:rsid w:val="00622AFD"/>
    <w:rsid w:val="00625C13"/>
    <w:rsid w:val="00625FC8"/>
    <w:rsid w:val="00626D12"/>
    <w:rsid w:val="00641FA3"/>
    <w:rsid w:val="00643CDC"/>
    <w:rsid w:val="00644D37"/>
    <w:rsid w:val="00645034"/>
    <w:rsid w:val="00682F1B"/>
    <w:rsid w:val="006836E5"/>
    <w:rsid w:val="0069279A"/>
    <w:rsid w:val="00694AC7"/>
    <w:rsid w:val="006A4DAE"/>
    <w:rsid w:val="006A7FF6"/>
    <w:rsid w:val="006B0B29"/>
    <w:rsid w:val="006B1508"/>
    <w:rsid w:val="006B35D4"/>
    <w:rsid w:val="006C0ECF"/>
    <w:rsid w:val="006C2476"/>
    <w:rsid w:val="006C2C1C"/>
    <w:rsid w:val="006C4175"/>
    <w:rsid w:val="006D2359"/>
    <w:rsid w:val="006D4BF5"/>
    <w:rsid w:val="006E20C1"/>
    <w:rsid w:val="006F6559"/>
    <w:rsid w:val="006F6E15"/>
    <w:rsid w:val="0070096A"/>
    <w:rsid w:val="00705F31"/>
    <w:rsid w:val="007143C1"/>
    <w:rsid w:val="00715078"/>
    <w:rsid w:val="00715FAB"/>
    <w:rsid w:val="007205FE"/>
    <w:rsid w:val="0072167C"/>
    <w:rsid w:val="00731347"/>
    <w:rsid w:val="00735BFD"/>
    <w:rsid w:val="00762E32"/>
    <w:rsid w:val="007650C5"/>
    <w:rsid w:val="00765861"/>
    <w:rsid w:val="007679C9"/>
    <w:rsid w:val="0077065E"/>
    <w:rsid w:val="00770A34"/>
    <w:rsid w:val="007733F1"/>
    <w:rsid w:val="007764C0"/>
    <w:rsid w:val="007770F0"/>
    <w:rsid w:val="00795E7A"/>
    <w:rsid w:val="007A7178"/>
    <w:rsid w:val="007A7B89"/>
    <w:rsid w:val="007B1146"/>
    <w:rsid w:val="007B256D"/>
    <w:rsid w:val="007B5E26"/>
    <w:rsid w:val="007C7FFB"/>
    <w:rsid w:val="007E34FC"/>
    <w:rsid w:val="007E59C4"/>
    <w:rsid w:val="007E70CC"/>
    <w:rsid w:val="007E727B"/>
    <w:rsid w:val="007E77FA"/>
    <w:rsid w:val="007E7DDC"/>
    <w:rsid w:val="007F5AD8"/>
    <w:rsid w:val="007F6496"/>
    <w:rsid w:val="00801795"/>
    <w:rsid w:val="00802612"/>
    <w:rsid w:val="00802AAB"/>
    <w:rsid w:val="008051B8"/>
    <w:rsid w:val="00806121"/>
    <w:rsid w:val="008202AD"/>
    <w:rsid w:val="00822F33"/>
    <w:rsid w:val="0083126C"/>
    <w:rsid w:val="008315E3"/>
    <w:rsid w:val="00832CD6"/>
    <w:rsid w:val="008356FE"/>
    <w:rsid w:val="00840D94"/>
    <w:rsid w:val="00841B62"/>
    <w:rsid w:val="00843D77"/>
    <w:rsid w:val="00850EAE"/>
    <w:rsid w:val="008517B0"/>
    <w:rsid w:val="00852690"/>
    <w:rsid w:val="0085472C"/>
    <w:rsid w:val="008604D9"/>
    <w:rsid w:val="008729BF"/>
    <w:rsid w:val="0087489F"/>
    <w:rsid w:val="00876F84"/>
    <w:rsid w:val="00883A5A"/>
    <w:rsid w:val="008875A8"/>
    <w:rsid w:val="00893B93"/>
    <w:rsid w:val="008A7874"/>
    <w:rsid w:val="008B1EDF"/>
    <w:rsid w:val="008B354D"/>
    <w:rsid w:val="008B47B0"/>
    <w:rsid w:val="008B7F5B"/>
    <w:rsid w:val="008D0CE9"/>
    <w:rsid w:val="008D7628"/>
    <w:rsid w:val="008E1924"/>
    <w:rsid w:val="008E46D6"/>
    <w:rsid w:val="008F048B"/>
    <w:rsid w:val="009022D2"/>
    <w:rsid w:val="009101DC"/>
    <w:rsid w:val="00911711"/>
    <w:rsid w:val="009120CE"/>
    <w:rsid w:val="009151E8"/>
    <w:rsid w:val="009178EE"/>
    <w:rsid w:val="00920233"/>
    <w:rsid w:val="009250CA"/>
    <w:rsid w:val="0092785A"/>
    <w:rsid w:val="0093183E"/>
    <w:rsid w:val="00931EC6"/>
    <w:rsid w:val="009377D4"/>
    <w:rsid w:val="00941CDF"/>
    <w:rsid w:val="0094535B"/>
    <w:rsid w:val="00953F27"/>
    <w:rsid w:val="0095431F"/>
    <w:rsid w:val="009578EE"/>
    <w:rsid w:val="00965AF4"/>
    <w:rsid w:val="00975149"/>
    <w:rsid w:val="009811B1"/>
    <w:rsid w:val="0098239C"/>
    <w:rsid w:val="009832FD"/>
    <w:rsid w:val="009846BB"/>
    <w:rsid w:val="009922CE"/>
    <w:rsid w:val="00993BEA"/>
    <w:rsid w:val="009A04CF"/>
    <w:rsid w:val="009A1068"/>
    <w:rsid w:val="009A2E54"/>
    <w:rsid w:val="009A44E2"/>
    <w:rsid w:val="009A4537"/>
    <w:rsid w:val="009B2865"/>
    <w:rsid w:val="009B36AA"/>
    <w:rsid w:val="009B6E9F"/>
    <w:rsid w:val="009C225B"/>
    <w:rsid w:val="009C55E3"/>
    <w:rsid w:val="009D6A0B"/>
    <w:rsid w:val="009E02DC"/>
    <w:rsid w:val="009E18C7"/>
    <w:rsid w:val="009E1DC8"/>
    <w:rsid w:val="009E3635"/>
    <w:rsid w:val="009F2728"/>
    <w:rsid w:val="00A007B0"/>
    <w:rsid w:val="00A04D08"/>
    <w:rsid w:val="00A04F5D"/>
    <w:rsid w:val="00A0783A"/>
    <w:rsid w:val="00A14DF8"/>
    <w:rsid w:val="00A21800"/>
    <w:rsid w:val="00A3347E"/>
    <w:rsid w:val="00A41DE9"/>
    <w:rsid w:val="00A45692"/>
    <w:rsid w:val="00A505B0"/>
    <w:rsid w:val="00A50BAE"/>
    <w:rsid w:val="00A52D5B"/>
    <w:rsid w:val="00A5345E"/>
    <w:rsid w:val="00A55095"/>
    <w:rsid w:val="00A57C38"/>
    <w:rsid w:val="00A606EE"/>
    <w:rsid w:val="00A6152E"/>
    <w:rsid w:val="00A6660E"/>
    <w:rsid w:val="00A67D4A"/>
    <w:rsid w:val="00A70859"/>
    <w:rsid w:val="00A70DE8"/>
    <w:rsid w:val="00A71ED2"/>
    <w:rsid w:val="00A732E3"/>
    <w:rsid w:val="00A76EDF"/>
    <w:rsid w:val="00A81013"/>
    <w:rsid w:val="00A83B1C"/>
    <w:rsid w:val="00A8489D"/>
    <w:rsid w:val="00A93D71"/>
    <w:rsid w:val="00A96167"/>
    <w:rsid w:val="00AA1AC0"/>
    <w:rsid w:val="00AA248F"/>
    <w:rsid w:val="00AA2A4A"/>
    <w:rsid w:val="00AA3DE2"/>
    <w:rsid w:val="00AA5E67"/>
    <w:rsid w:val="00AA7378"/>
    <w:rsid w:val="00AB0418"/>
    <w:rsid w:val="00AB3DF6"/>
    <w:rsid w:val="00AC42EE"/>
    <w:rsid w:val="00AC59AA"/>
    <w:rsid w:val="00AC7FDB"/>
    <w:rsid w:val="00AD67BD"/>
    <w:rsid w:val="00AE1A88"/>
    <w:rsid w:val="00AE43F7"/>
    <w:rsid w:val="00AE44C4"/>
    <w:rsid w:val="00AE6000"/>
    <w:rsid w:val="00AE70C9"/>
    <w:rsid w:val="00AE778C"/>
    <w:rsid w:val="00AF7D18"/>
    <w:rsid w:val="00B06F27"/>
    <w:rsid w:val="00B07856"/>
    <w:rsid w:val="00B14BD5"/>
    <w:rsid w:val="00B15786"/>
    <w:rsid w:val="00B15DB1"/>
    <w:rsid w:val="00B1713F"/>
    <w:rsid w:val="00B175A9"/>
    <w:rsid w:val="00B23878"/>
    <w:rsid w:val="00B23ECA"/>
    <w:rsid w:val="00B242E5"/>
    <w:rsid w:val="00B4082D"/>
    <w:rsid w:val="00B42F79"/>
    <w:rsid w:val="00B4324F"/>
    <w:rsid w:val="00B512CC"/>
    <w:rsid w:val="00B5223A"/>
    <w:rsid w:val="00B54AC3"/>
    <w:rsid w:val="00B56FA8"/>
    <w:rsid w:val="00B614D0"/>
    <w:rsid w:val="00B662C0"/>
    <w:rsid w:val="00B71D87"/>
    <w:rsid w:val="00B73D33"/>
    <w:rsid w:val="00B7413F"/>
    <w:rsid w:val="00B7798E"/>
    <w:rsid w:val="00B82651"/>
    <w:rsid w:val="00B920C2"/>
    <w:rsid w:val="00B922BB"/>
    <w:rsid w:val="00BA3012"/>
    <w:rsid w:val="00BA5CFF"/>
    <w:rsid w:val="00BB172C"/>
    <w:rsid w:val="00BB17B9"/>
    <w:rsid w:val="00BB4F3C"/>
    <w:rsid w:val="00BB51FB"/>
    <w:rsid w:val="00BB5430"/>
    <w:rsid w:val="00BC0067"/>
    <w:rsid w:val="00BC1EFF"/>
    <w:rsid w:val="00BC2795"/>
    <w:rsid w:val="00BC29A7"/>
    <w:rsid w:val="00BC39D4"/>
    <w:rsid w:val="00BC3F06"/>
    <w:rsid w:val="00BC572E"/>
    <w:rsid w:val="00BD0450"/>
    <w:rsid w:val="00BE5FC0"/>
    <w:rsid w:val="00BF4382"/>
    <w:rsid w:val="00C00A0E"/>
    <w:rsid w:val="00C156A8"/>
    <w:rsid w:val="00C171C7"/>
    <w:rsid w:val="00C224E1"/>
    <w:rsid w:val="00C2252D"/>
    <w:rsid w:val="00C27743"/>
    <w:rsid w:val="00C42F1F"/>
    <w:rsid w:val="00C4422E"/>
    <w:rsid w:val="00C4678B"/>
    <w:rsid w:val="00C52172"/>
    <w:rsid w:val="00C540ED"/>
    <w:rsid w:val="00C56ABC"/>
    <w:rsid w:val="00C63EE8"/>
    <w:rsid w:val="00C650D4"/>
    <w:rsid w:val="00C65E77"/>
    <w:rsid w:val="00C7012B"/>
    <w:rsid w:val="00C8086D"/>
    <w:rsid w:val="00C8349C"/>
    <w:rsid w:val="00C83AA7"/>
    <w:rsid w:val="00C93ABA"/>
    <w:rsid w:val="00CA1A3C"/>
    <w:rsid w:val="00CA316E"/>
    <w:rsid w:val="00CA3FD4"/>
    <w:rsid w:val="00CA51A8"/>
    <w:rsid w:val="00CA7945"/>
    <w:rsid w:val="00CB1E8F"/>
    <w:rsid w:val="00CB7423"/>
    <w:rsid w:val="00CC1C18"/>
    <w:rsid w:val="00CC2C76"/>
    <w:rsid w:val="00CC5B44"/>
    <w:rsid w:val="00CD17F2"/>
    <w:rsid w:val="00CD3D6E"/>
    <w:rsid w:val="00CD61C9"/>
    <w:rsid w:val="00CD7833"/>
    <w:rsid w:val="00CE62FA"/>
    <w:rsid w:val="00CF56EF"/>
    <w:rsid w:val="00CF6D9D"/>
    <w:rsid w:val="00D14646"/>
    <w:rsid w:val="00D16EF0"/>
    <w:rsid w:val="00D228E1"/>
    <w:rsid w:val="00D25607"/>
    <w:rsid w:val="00D32900"/>
    <w:rsid w:val="00D32A8A"/>
    <w:rsid w:val="00D3712B"/>
    <w:rsid w:val="00D40E4B"/>
    <w:rsid w:val="00D43623"/>
    <w:rsid w:val="00D43E9D"/>
    <w:rsid w:val="00D43F08"/>
    <w:rsid w:val="00D47D15"/>
    <w:rsid w:val="00D52207"/>
    <w:rsid w:val="00D5556D"/>
    <w:rsid w:val="00D55FC3"/>
    <w:rsid w:val="00D62ACC"/>
    <w:rsid w:val="00D6376A"/>
    <w:rsid w:val="00D63B8F"/>
    <w:rsid w:val="00D6689B"/>
    <w:rsid w:val="00D70B3E"/>
    <w:rsid w:val="00D71F98"/>
    <w:rsid w:val="00D758C5"/>
    <w:rsid w:val="00D83444"/>
    <w:rsid w:val="00D85FEE"/>
    <w:rsid w:val="00D92684"/>
    <w:rsid w:val="00D932BA"/>
    <w:rsid w:val="00D95BC3"/>
    <w:rsid w:val="00D976AD"/>
    <w:rsid w:val="00DA240C"/>
    <w:rsid w:val="00DA58B5"/>
    <w:rsid w:val="00DB463C"/>
    <w:rsid w:val="00DB5707"/>
    <w:rsid w:val="00DB61F3"/>
    <w:rsid w:val="00DC077E"/>
    <w:rsid w:val="00DC357E"/>
    <w:rsid w:val="00DC40B7"/>
    <w:rsid w:val="00DC55D2"/>
    <w:rsid w:val="00DD5BCC"/>
    <w:rsid w:val="00DD69D6"/>
    <w:rsid w:val="00DE1266"/>
    <w:rsid w:val="00DE4314"/>
    <w:rsid w:val="00DE5CB7"/>
    <w:rsid w:val="00DE6A37"/>
    <w:rsid w:val="00DF63A2"/>
    <w:rsid w:val="00DF723B"/>
    <w:rsid w:val="00DF7C52"/>
    <w:rsid w:val="00E00284"/>
    <w:rsid w:val="00E024F8"/>
    <w:rsid w:val="00E131B4"/>
    <w:rsid w:val="00E17AAE"/>
    <w:rsid w:val="00E236EB"/>
    <w:rsid w:val="00E27CE2"/>
    <w:rsid w:val="00E30EB9"/>
    <w:rsid w:val="00E32C35"/>
    <w:rsid w:val="00E43E51"/>
    <w:rsid w:val="00E5390D"/>
    <w:rsid w:val="00E53E30"/>
    <w:rsid w:val="00E554C1"/>
    <w:rsid w:val="00E63F8B"/>
    <w:rsid w:val="00E664DB"/>
    <w:rsid w:val="00E6733C"/>
    <w:rsid w:val="00E67942"/>
    <w:rsid w:val="00E67D8D"/>
    <w:rsid w:val="00E710F4"/>
    <w:rsid w:val="00E73B63"/>
    <w:rsid w:val="00E746BF"/>
    <w:rsid w:val="00E8044C"/>
    <w:rsid w:val="00E827F3"/>
    <w:rsid w:val="00E82F9A"/>
    <w:rsid w:val="00E837B9"/>
    <w:rsid w:val="00E9416E"/>
    <w:rsid w:val="00E951C1"/>
    <w:rsid w:val="00EA0B2D"/>
    <w:rsid w:val="00EA2163"/>
    <w:rsid w:val="00EA26F9"/>
    <w:rsid w:val="00EB2235"/>
    <w:rsid w:val="00EB30AA"/>
    <w:rsid w:val="00EB6854"/>
    <w:rsid w:val="00EB6D11"/>
    <w:rsid w:val="00EB7B09"/>
    <w:rsid w:val="00EC01F3"/>
    <w:rsid w:val="00EC0623"/>
    <w:rsid w:val="00ED132C"/>
    <w:rsid w:val="00EF0ADE"/>
    <w:rsid w:val="00EF3964"/>
    <w:rsid w:val="00EF521F"/>
    <w:rsid w:val="00EF53DC"/>
    <w:rsid w:val="00EF607C"/>
    <w:rsid w:val="00EF61E4"/>
    <w:rsid w:val="00F0010E"/>
    <w:rsid w:val="00F05993"/>
    <w:rsid w:val="00F13770"/>
    <w:rsid w:val="00F20F3B"/>
    <w:rsid w:val="00F2205D"/>
    <w:rsid w:val="00F22B07"/>
    <w:rsid w:val="00F24654"/>
    <w:rsid w:val="00F25133"/>
    <w:rsid w:val="00F27A2C"/>
    <w:rsid w:val="00F368A3"/>
    <w:rsid w:val="00F43008"/>
    <w:rsid w:val="00F5150E"/>
    <w:rsid w:val="00F53B54"/>
    <w:rsid w:val="00F544AB"/>
    <w:rsid w:val="00F5462B"/>
    <w:rsid w:val="00F56B77"/>
    <w:rsid w:val="00F56E83"/>
    <w:rsid w:val="00F57F8B"/>
    <w:rsid w:val="00F60D87"/>
    <w:rsid w:val="00F63955"/>
    <w:rsid w:val="00F66213"/>
    <w:rsid w:val="00F71B66"/>
    <w:rsid w:val="00F74D4D"/>
    <w:rsid w:val="00F76B0A"/>
    <w:rsid w:val="00F822B8"/>
    <w:rsid w:val="00F82DB3"/>
    <w:rsid w:val="00F875BF"/>
    <w:rsid w:val="00F91ED8"/>
    <w:rsid w:val="00F9315A"/>
    <w:rsid w:val="00F93DA0"/>
    <w:rsid w:val="00F95288"/>
    <w:rsid w:val="00F97601"/>
    <w:rsid w:val="00FA1958"/>
    <w:rsid w:val="00FA1FCB"/>
    <w:rsid w:val="00FA2FBD"/>
    <w:rsid w:val="00FA6338"/>
    <w:rsid w:val="00FA79F6"/>
    <w:rsid w:val="00FB4243"/>
    <w:rsid w:val="00FB5043"/>
    <w:rsid w:val="00FB74DF"/>
    <w:rsid w:val="00FC0984"/>
    <w:rsid w:val="00FC790D"/>
    <w:rsid w:val="00FD1590"/>
    <w:rsid w:val="00FD54B2"/>
    <w:rsid w:val="00FE0DB1"/>
    <w:rsid w:val="00FE466C"/>
    <w:rsid w:val="00FF0156"/>
    <w:rsid w:val="00FF1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75E8"/>
  <w15:chartTrackingRefBased/>
  <w15:docId w15:val="{2EE53EFF-4AF3-4346-82A2-3B06F0EA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F9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71F98"/>
    <w:rPr>
      <w:sz w:val="16"/>
      <w:szCs w:val="16"/>
    </w:rPr>
  </w:style>
  <w:style w:type="paragraph" w:styleId="CommentText">
    <w:name w:val="annotation text"/>
    <w:basedOn w:val="Normal"/>
    <w:link w:val="CommentTextChar"/>
    <w:uiPriority w:val="99"/>
    <w:unhideWhenUsed/>
    <w:rsid w:val="00D71F98"/>
    <w:pPr>
      <w:spacing w:line="240" w:lineRule="auto"/>
    </w:pPr>
    <w:rPr>
      <w:sz w:val="20"/>
      <w:szCs w:val="20"/>
    </w:rPr>
  </w:style>
  <w:style w:type="character" w:customStyle="1" w:styleId="CommentTextChar">
    <w:name w:val="Comment Text Char"/>
    <w:basedOn w:val="DefaultParagraphFont"/>
    <w:link w:val="CommentText"/>
    <w:uiPriority w:val="99"/>
    <w:rsid w:val="00D71F98"/>
    <w:rPr>
      <w:kern w:val="0"/>
      <w:sz w:val="20"/>
      <w:szCs w:val="20"/>
      <w14:ligatures w14:val="none"/>
    </w:rPr>
  </w:style>
  <w:style w:type="paragraph" w:customStyle="1" w:styleId="Normal2">
    <w:name w:val="Normal2"/>
    <w:rsid w:val="008E46D6"/>
    <w:pPr>
      <w:spacing w:after="0" w:line="240" w:lineRule="auto"/>
    </w:pPr>
    <w:rPr>
      <w:rFonts w:ascii="Cambria" w:eastAsia="Cambria" w:hAnsi="Cambria" w:cs="Cambria"/>
      <w:color w:val="000000"/>
      <w:kern w:val="0"/>
      <w:sz w:val="24"/>
      <w:szCs w:val="24"/>
      <w14:ligatures w14:val="none"/>
    </w:rPr>
  </w:style>
  <w:style w:type="paragraph" w:styleId="CommentSubject">
    <w:name w:val="annotation subject"/>
    <w:basedOn w:val="CommentText"/>
    <w:next w:val="CommentText"/>
    <w:link w:val="CommentSubjectChar"/>
    <w:uiPriority w:val="99"/>
    <w:semiHidden/>
    <w:unhideWhenUsed/>
    <w:rsid w:val="009846BB"/>
    <w:rPr>
      <w:b/>
      <w:bCs/>
    </w:rPr>
  </w:style>
  <w:style w:type="character" w:customStyle="1" w:styleId="CommentSubjectChar">
    <w:name w:val="Comment Subject Char"/>
    <w:basedOn w:val="CommentTextChar"/>
    <w:link w:val="CommentSubject"/>
    <w:uiPriority w:val="99"/>
    <w:semiHidden/>
    <w:rsid w:val="009846BB"/>
    <w:rPr>
      <w:b/>
      <w:bCs/>
      <w:kern w:val="0"/>
      <w:sz w:val="20"/>
      <w:szCs w:val="20"/>
      <w14:ligatures w14:val="none"/>
    </w:rPr>
  </w:style>
  <w:style w:type="table" w:styleId="TableGrid">
    <w:name w:val="Table Grid"/>
    <w:basedOn w:val="TableNormal"/>
    <w:uiPriority w:val="39"/>
    <w:rsid w:val="00776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65AF4"/>
    <w:rPr>
      <w:color w:val="808080"/>
    </w:rPr>
  </w:style>
  <w:style w:type="paragraph" w:styleId="Revision">
    <w:name w:val="Revision"/>
    <w:hidden/>
    <w:uiPriority w:val="99"/>
    <w:semiHidden/>
    <w:rsid w:val="00096C3C"/>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634864">
      <w:bodyDiv w:val="1"/>
      <w:marLeft w:val="0"/>
      <w:marRight w:val="0"/>
      <w:marTop w:val="0"/>
      <w:marBottom w:val="0"/>
      <w:divBdr>
        <w:top w:val="none" w:sz="0" w:space="0" w:color="auto"/>
        <w:left w:val="none" w:sz="0" w:space="0" w:color="auto"/>
        <w:bottom w:val="none" w:sz="0" w:space="0" w:color="auto"/>
        <w:right w:val="none" w:sz="0" w:space="0" w:color="auto"/>
      </w:divBdr>
      <w:divsChild>
        <w:div w:id="1105418099">
          <w:marLeft w:val="0"/>
          <w:marRight w:val="0"/>
          <w:marTop w:val="0"/>
          <w:marBottom w:val="0"/>
          <w:divBdr>
            <w:top w:val="none" w:sz="0" w:space="0" w:color="auto"/>
            <w:left w:val="none" w:sz="0" w:space="0" w:color="auto"/>
            <w:bottom w:val="none" w:sz="0" w:space="0" w:color="auto"/>
            <w:right w:val="none" w:sz="0" w:space="0" w:color="auto"/>
          </w:divBdr>
        </w:div>
        <w:div w:id="2122534055">
          <w:marLeft w:val="0"/>
          <w:marRight w:val="0"/>
          <w:marTop w:val="0"/>
          <w:marBottom w:val="0"/>
          <w:divBdr>
            <w:top w:val="none" w:sz="0" w:space="0" w:color="auto"/>
            <w:left w:val="none" w:sz="0" w:space="0" w:color="auto"/>
            <w:bottom w:val="none" w:sz="0" w:space="0" w:color="auto"/>
            <w:right w:val="none" w:sz="0" w:space="0" w:color="auto"/>
          </w:divBdr>
        </w:div>
        <w:div w:id="859244399">
          <w:marLeft w:val="0"/>
          <w:marRight w:val="0"/>
          <w:marTop w:val="0"/>
          <w:marBottom w:val="0"/>
          <w:divBdr>
            <w:top w:val="none" w:sz="0" w:space="0" w:color="auto"/>
            <w:left w:val="none" w:sz="0" w:space="0" w:color="auto"/>
            <w:bottom w:val="none" w:sz="0" w:space="0" w:color="auto"/>
            <w:right w:val="none" w:sz="0" w:space="0" w:color="auto"/>
          </w:divBdr>
        </w:div>
        <w:div w:id="919146068">
          <w:marLeft w:val="0"/>
          <w:marRight w:val="0"/>
          <w:marTop w:val="0"/>
          <w:marBottom w:val="0"/>
          <w:divBdr>
            <w:top w:val="none" w:sz="0" w:space="0" w:color="auto"/>
            <w:left w:val="none" w:sz="0" w:space="0" w:color="auto"/>
            <w:bottom w:val="none" w:sz="0" w:space="0" w:color="auto"/>
            <w:right w:val="none" w:sz="0" w:space="0" w:color="auto"/>
          </w:divBdr>
        </w:div>
        <w:div w:id="929509684">
          <w:marLeft w:val="0"/>
          <w:marRight w:val="0"/>
          <w:marTop w:val="0"/>
          <w:marBottom w:val="0"/>
          <w:divBdr>
            <w:top w:val="none" w:sz="0" w:space="0" w:color="auto"/>
            <w:left w:val="none" w:sz="0" w:space="0" w:color="auto"/>
            <w:bottom w:val="none" w:sz="0" w:space="0" w:color="auto"/>
            <w:right w:val="none" w:sz="0" w:space="0" w:color="auto"/>
          </w:divBdr>
        </w:div>
        <w:div w:id="734822048">
          <w:marLeft w:val="0"/>
          <w:marRight w:val="0"/>
          <w:marTop w:val="0"/>
          <w:marBottom w:val="0"/>
          <w:divBdr>
            <w:top w:val="none" w:sz="0" w:space="0" w:color="auto"/>
            <w:left w:val="none" w:sz="0" w:space="0" w:color="auto"/>
            <w:bottom w:val="none" w:sz="0" w:space="0" w:color="auto"/>
            <w:right w:val="none" w:sz="0" w:space="0" w:color="auto"/>
          </w:divBdr>
        </w:div>
        <w:div w:id="2133162216">
          <w:marLeft w:val="0"/>
          <w:marRight w:val="0"/>
          <w:marTop w:val="0"/>
          <w:marBottom w:val="0"/>
          <w:divBdr>
            <w:top w:val="none" w:sz="0" w:space="0" w:color="auto"/>
            <w:left w:val="none" w:sz="0" w:space="0" w:color="auto"/>
            <w:bottom w:val="none" w:sz="0" w:space="0" w:color="auto"/>
            <w:right w:val="none" w:sz="0" w:space="0" w:color="auto"/>
          </w:divBdr>
        </w:div>
        <w:div w:id="2011714096">
          <w:marLeft w:val="0"/>
          <w:marRight w:val="0"/>
          <w:marTop w:val="0"/>
          <w:marBottom w:val="0"/>
          <w:divBdr>
            <w:top w:val="none" w:sz="0" w:space="0" w:color="auto"/>
            <w:left w:val="none" w:sz="0" w:space="0" w:color="auto"/>
            <w:bottom w:val="none" w:sz="0" w:space="0" w:color="auto"/>
            <w:right w:val="none" w:sz="0" w:space="0" w:color="auto"/>
          </w:divBdr>
        </w:div>
        <w:div w:id="299310958">
          <w:marLeft w:val="0"/>
          <w:marRight w:val="0"/>
          <w:marTop w:val="0"/>
          <w:marBottom w:val="0"/>
          <w:divBdr>
            <w:top w:val="none" w:sz="0" w:space="0" w:color="auto"/>
            <w:left w:val="none" w:sz="0" w:space="0" w:color="auto"/>
            <w:bottom w:val="none" w:sz="0" w:space="0" w:color="auto"/>
            <w:right w:val="none" w:sz="0" w:space="0" w:color="auto"/>
          </w:divBdr>
        </w:div>
        <w:div w:id="1278637714">
          <w:marLeft w:val="0"/>
          <w:marRight w:val="0"/>
          <w:marTop w:val="0"/>
          <w:marBottom w:val="0"/>
          <w:divBdr>
            <w:top w:val="none" w:sz="0" w:space="0" w:color="auto"/>
            <w:left w:val="none" w:sz="0" w:space="0" w:color="auto"/>
            <w:bottom w:val="none" w:sz="0" w:space="0" w:color="auto"/>
            <w:right w:val="none" w:sz="0" w:space="0" w:color="auto"/>
          </w:divBdr>
        </w:div>
        <w:div w:id="1517233724">
          <w:marLeft w:val="0"/>
          <w:marRight w:val="0"/>
          <w:marTop w:val="0"/>
          <w:marBottom w:val="0"/>
          <w:divBdr>
            <w:top w:val="none" w:sz="0" w:space="0" w:color="auto"/>
            <w:left w:val="none" w:sz="0" w:space="0" w:color="auto"/>
            <w:bottom w:val="none" w:sz="0" w:space="0" w:color="auto"/>
            <w:right w:val="none" w:sz="0" w:space="0" w:color="auto"/>
          </w:divBdr>
        </w:div>
        <w:div w:id="1891073079">
          <w:marLeft w:val="0"/>
          <w:marRight w:val="0"/>
          <w:marTop w:val="0"/>
          <w:marBottom w:val="0"/>
          <w:divBdr>
            <w:top w:val="none" w:sz="0" w:space="0" w:color="auto"/>
            <w:left w:val="none" w:sz="0" w:space="0" w:color="auto"/>
            <w:bottom w:val="none" w:sz="0" w:space="0" w:color="auto"/>
            <w:right w:val="none" w:sz="0" w:space="0" w:color="auto"/>
          </w:divBdr>
        </w:div>
        <w:div w:id="51776232">
          <w:marLeft w:val="0"/>
          <w:marRight w:val="0"/>
          <w:marTop w:val="0"/>
          <w:marBottom w:val="0"/>
          <w:divBdr>
            <w:top w:val="none" w:sz="0" w:space="0" w:color="auto"/>
            <w:left w:val="none" w:sz="0" w:space="0" w:color="auto"/>
            <w:bottom w:val="none" w:sz="0" w:space="0" w:color="auto"/>
            <w:right w:val="none" w:sz="0" w:space="0" w:color="auto"/>
          </w:divBdr>
        </w:div>
        <w:div w:id="7216824">
          <w:marLeft w:val="0"/>
          <w:marRight w:val="0"/>
          <w:marTop w:val="0"/>
          <w:marBottom w:val="0"/>
          <w:divBdr>
            <w:top w:val="none" w:sz="0" w:space="0" w:color="auto"/>
            <w:left w:val="none" w:sz="0" w:space="0" w:color="auto"/>
            <w:bottom w:val="none" w:sz="0" w:space="0" w:color="auto"/>
            <w:right w:val="none" w:sz="0" w:space="0" w:color="auto"/>
          </w:divBdr>
        </w:div>
        <w:div w:id="292487529">
          <w:marLeft w:val="0"/>
          <w:marRight w:val="0"/>
          <w:marTop w:val="0"/>
          <w:marBottom w:val="0"/>
          <w:divBdr>
            <w:top w:val="none" w:sz="0" w:space="0" w:color="auto"/>
            <w:left w:val="none" w:sz="0" w:space="0" w:color="auto"/>
            <w:bottom w:val="none" w:sz="0" w:space="0" w:color="auto"/>
            <w:right w:val="none" w:sz="0" w:space="0" w:color="auto"/>
          </w:divBdr>
        </w:div>
        <w:div w:id="442380871">
          <w:marLeft w:val="0"/>
          <w:marRight w:val="0"/>
          <w:marTop w:val="0"/>
          <w:marBottom w:val="0"/>
          <w:divBdr>
            <w:top w:val="none" w:sz="0" w:space="0" w:color="auto"/>
            <w:left w:val="none" w:sz="0" w:space="0" w:color="auto"/>
            <w:bottom w:val="none" w:sz="0" w:space="0" w:color="auto"/>
            <w:right w:val="none" w:sz="0" w:space="0" w:color="auto"/>
          </w:divBdr>
        </w:div>
        <w:div w:id="1374772131">
          <w:marLeft w:val="0"/>
          <w:marRight w:val="0"/>
          <w:marTop w:val="0"/>
          <w:marBottom w:val="0"/>
          <w:divBdr>
            <w:top w:val="none" w:sz="0" w:space="0" w:color="auto"/>
            <w:left w:val="none" w:sz="0" w:space="0" w:color="auto"/>
            <w:bottom w:val="none" w:sz="0" w:space="0" w:color="auto"/>
            <w:right w:val="none" w:sz="0" w:space="0" w:color="auto"/>
          </w:divBdr>
        </w:div>
        <w:div w:id="674959071">
          <w:marLeft w:val="0"/>
          <w:marRight w:val="0"/>
          <w:marTop w:val="0"/>
          <w:marBottom w:val="0"/>
          <w:divBdr>
            <w:top w:val="none" w:sz="0" w:space="0" w:color="auto"/>
            <w:left w:val="none" w:sz="0" w:space="0" w:color="auto"/>
            <w:bottom w:val="none" w:sz="0" w:space="0" w:color="auto"/>
            <w:right w:val="none" w:sz="0" w:space="0" w:color="auto"/>
          </w:divBdr>
        </w:div>
        <w:div w:id="2102137822">
          <w:marLeft w:val="0"/>
          <w:marRight w:val="0"/>
          <w:marTop w:val="0"/>
          <w:marBottom w:val="0"/>
          <w:divBdr>
            <w:top w:val="none" w:sz="0" w:space="0" w:color="auto"/>
            <w:left w:val="none" w:sz="0" w:space="0" w:color="auto"/>
            <w:bottom w:val="none" w:sz="0" w:space="0" w:color="auto"/>
            <w:right w:val="none" w:sz="0" w:space="0" w:color="auto"/>
          </w:divBdr>
        </w:div>
        <w:div w:id="1065833669">
          <w:marLeft w:val="0"/>
          <w:marRight w:val="0"/>
          <w:marTop w:val="0"/>
          <w:marBottom w:val="0"/>
          <w:divBdr>
            <w:top w:val="none" w:sz="0" w:space="0" w:color="auto"/>
            <w:left w:val="none" w:sz="0" w:space="0" w:color="auto"/>
            <w:bottom w:val="none" w:sz="0" w:space="0" w:color="auto"/>
            <w:right w:val="none" w:sz="0" w:space="0" w:color="auto"/>
          </w:divBdr>
        </w:div>
        <w:div w:id="804202298">
          <w:marLeft w:val="0"/>
          <w:marRight w:val="0"/>
          <w:marTop w:val="0"/>
          <w:marBottom w:val="0"/>
          <w:divBdr>
            <w:top w:val="none" w:sz="0" w:space="0" w:color="auto"/>
            <w:left w:val="none" w:sz="0" w:space="0" w:color="auto"/>
            <w:bottom w:val="none" w:sz="0" w:space="0" w:color="auto"/>
            <w:right w:val="none" w:sz="0" w:space="0" w:color="auto"/>
          </w:divBdr>
        </w:div>
        <w:div w:id="1573083687">
          <w:marLeft w:val="0"/>
          <w:marRight w:val="0"/>
          <w:marTop w:val="0"/>
          <w:marBottom w:val="0"/>
          <w:divBdr>
            <w:top w:val="none" w:sz="0" w:space="0" w:color="auto"/>
            <w:left w:val="none" w:sz="0" w:space="0" w:color="auto"/>
            <w:bottom w:val="none" w:sz="0" w:space="0" w:color="auto"/>
            <w:right w:val="none" w:sz="0" w:space="0" w:color="auto"/>
          </w:divBdr>
        </w:div>
        <w:div w:id="957878630">
          <w:marLeft w:val="0"/>
          <w:marRight w:val="0"/>
          <w:marTop w:val="0"/>
          <w:marBottom w:val="0"/>
          <w:divBdr>
            <w:top w:val="none" w:sz="0" w:space="0" w:color="auto"/>
            <w:left w:val="none" w:sz="0" w:space="0" w:color="auto"/>
            <w:bottom w:val="none" w:sz="0" w:space="0" w:color="auto"/>
            <w:right w:val="none" w:sz="0" w:space="0" w:color="auto"/>
          </w:divBdr>
        </w:div>
        <w:div w:id="1900751858">
          <w:marLeft w:val="0"/>
          <w:marRight w:val="0"/>
          <w:marTop w:val="0"/>
          <w:marBottom w:val="0"/>
          <w:divBdr>
            <w:top w:val="none" w:sz="0" w:space="0" w:color="auto"/>
            <w:left w:val="none" w:sz="0" w:space="0" w:color="auto"/>
            <w:bottom w:val="none" w:sz="0" w:space="0" w:color="auto"/>
            <w:right w:val="none" w:sz="0" w:space="0" w:color="auto"/>
          </w:divBdr>
        </w:div>
        <w:div w:id="2074808363">
          <w:marLeft w:val="0"/>
          <w:marRight w:val="0"/>
          <w:marTop w:val="0"/>
          <w:marBottom w:val="0"/>
          <w:divBdr>
            <w:top w:val="none" w:sz="0" w:space="0" w:color="auto"/>
            <w:left w:val="none" w:sz="0" w:space="0" w:color="auto"/>
            <w:bottom w:val="none" w:sz="0" w:space="0" w:color="auto"/>
            <w:right w:val="none" w:sz="0" w:space="0" w:color="auto"/>
          </w:divBdr>
        </w:div>
        <w:div w:id="1096947215">
          <w:marLeft w:val="0"/>
          <w:marRight w:val="0"/>
          <w:marTop w:val="0"/>
          <w:marBottom w:val="0"/>
          <w:divBdr>
            <w:top w:val="none" w:sz="0" w:space="0" w:color="auto"/>
            <w:left w:val="none" w:sz="0" w:space="0" w:color="auto"/>
            <w:bottom w:val="none" w:sz="0" w:space="0" w:color="auto"/>
            <w:right w:val="none" w:sz="0" w:space="0" w:color="auto"/>
          </w:divBdr>
        </w:div>
        <w:div w:id="1052533585">
          <w:marLeft w:val="0"/>
          <w:marRight w:val="0"/>
          <w:marTop w:val="0"/>
          <w:marBottom w:val="0"/>
          <w:divBdr>
            <w:top w:val="none" w:sz="0" w:space="0" w:color="auto"/>
            <w:left w:val="none" w:sz="0" w:space="0" w:color="auto"/>
            <w:bottom w:val="none" w:sz="0" w:space="0" w:color="auto"/>
            <w:right w:val="none" w:sz="0" w:space="0" w:color="auto"/>
          </w:divBdr>
        </w:div>
      </w:divsChild>
    </w:div>
    <w:div w:id="373385058">
      <w:bodyDiv w:val="1"/>
      <w:marLeft w:val="0"/>
      <w:marRight w:val="0"/>
      <w:marTop w:val="0"/>
      <w:marBottom w:val="0"/>
      <w:divBdr>
        <w:top w:val="none" w:sz="0" w:space="0" w:color="auto"/>
        <w:left w:val="none" w:sz="0" w:space="0" w:color="auto"/>
        <w:bottom w:val="none" w:sz="0" w:space="0" w:color="auto"/>
        <w:right w:val="none" w:sz="0" w:space="0" w:color="auto"/>
      </w:divBdr>
    </w:div>
    <w:div w:id="729113073">
      <w:bodyDiv w:val="1"/>
      <w:marLeft w:val="0"/>
      <w:marRight w:val="0"/>
      <w:marTop w:val="0"/>
      <w:marBottom w:val="0"/>
      <w:divBdr>
        <w:top w:val="none" w:sz="0" w:space="0" w:color="auto"/>
        <w:left w:val="none" w:sz="0" w:space="0" w:color="auto"/>
        <w:bottom w:val="none" w:sz="0" w:space="0" w:color="auto"/>
        <w:right w:val="none" w:sz="0" w:space="0" w:color="auto"/>
      </w:divBdr>
      <w:divsChild>
        <w:div w:id="112332940">
          <w:marLeft w:val="0"/>
          <w:marRight w:val="0"/>
          <w:marTop w:val="0"/>
          <w:marBottom w:val="0"/>
          <w:divBdr>
            <w:top w:val="none" w:sz="0" w:space="0" w:color="auto"/>
            <w:left w:val="none" w:sz="0" w:space="0" w:color="auto"/>
            <w:bottom w:val="none" w:sz="0" w:space="0" w:color="auto"/>
            <w:right w:val="none" w:sz="0" w:space="0" w:color="auto"/>
          </w:divBdr>
        </w:div>
        <w:div w:id="1459109512">
          <w:marLeft w:val="0"/>
          <w:marRight w:val="0"/>
          <w:marTop w:val="0"/>
          <w:marBottom w:val="0"/>
          <w:divBdr>
            <w:top w:val="none" w:sz="0" w:space="0" w:color="auto"/>
            <w:left w:val="none" w:sz="0" w:space="0" w:color="auto"/>
            <w:bottom w:val="none" w:sz="0" w:space="0" w:color="auto"/>
            <w:right w:val="none" w:sz="0" w:space="0" w:color="auto"/>
          </w:divBdr>
        </w:div>
        <w:div w:id="120392079">
          <w:marLeft w:val="0"/>
          <w:marRight w:val="0"/>
          <w:marTop w:val="0"/>
          <w:marBottom w:val="0"/>
          <w:divBdr>
            <w:top w:val="none" w:sz="0" w:space="0" w:color="auto"/>
            <w:left w:val="none" w:sz="0" w:space="0" w:color="auto"/>
            <w:bottom w:val="none" w:sz="0" w:space="0" w:color="auto"/>
            <w:right w:val="none" w:sz="0" w:space="0" w:color="auto"/>
          </w:divBdr>
        </w:div>
        <w:div w:id="1269119091">
          <w:marLeft w:val="0"/>
          <w:marRight w:val="0"/>
          <w:marTop w:val="0"/>
          <w:marBottom w:val="0"/>
          <w:divBdr>
            <w:top w:val="none" w:sz="0" w:space="0" w:color="auto"/>
            <w:left w:val="none" w:sz="0" w:space="0" w:color="auto"/>
            <w:bottom w:val="none" w:sz="0" w:space="0" w:color="auto"/>
            <w:right w:val="none" w:sz="0" w:space="0" w:color="auto"/>
          </w:divBdr>
        </w:div>
        <w:div w:id="462432795">
          <w:marLeft w:val="0"/>
          <w:marRight w:val="0"/>
          <w:marTop w:val="0"/>
          <w:marBottom w:val="0"/>
          <w:divBdr>
            <w:top w:val="none" w:sz="0" w:space="0" w:color="auto"/>
            <w:left w:val="none" w:sz="0" w:space="0" w:color="auto"/>
            <w:bottom w:val="none" w:sz="0" w:space="0" w:color="auto"/>
            <w:right w:val="none" w:sz="0" w:space="0" w:color="auto"/>
          </w:divBdr>
        </w:div>
        <w:div w:id="1600721532">
          <w:marLeft w:val="0"/>
          <w:marRight w:val="0"/>
          <w:marTop w:val="0"/>
          <w:marBottom w:val="0"/>
          <w:divBdr>
            <w:top w:val="none" w:sz="0" w:space="0" w:color="auto"/>
            <w:left w:val="none" w:sz="0" w:space="0" w:color="auto"/>
            <w:bottom w:val="none" w:sz="0" w:space="0" w:color="auto"/>
            <w:right w:val="none" w:sz="0" w:space="0" w:color="auto"/>
          </w:divBdr>
        </w:div>
        <w:div w:id="661351205">
          <w:marLeft w:val="0"/>
          <w:marRight w:val="0"/>
          <w:marTop w:val="0"/>
          <w:marBottom w:val="0"/>
          <w:divBdr>
            <w:top w:val="none" w:sz="0" w:space="0" w:color="auto"/>
            <w:left w:val="none" w:sz="0" w:space="0" w:color="auto"/>
            <w:bottom w:val="none" w:sz="0" w:space="0" w:color="auto"/>
            <w:right w:val="none" w:sz="0" w:space="0" w:color="auto"/>
          </w:divBdr>
        </w:div>
        <w:div w:id="126052226">
          <w:marLeft w:val="0"/>
          <w:marRight w:val="0"/>
          <w:marTop w:val="0"/>
          <w:marBottom w:val="0"/>
          <w:divBdr>
            <w:top w:val="none" w:sz="0" w:space="0" w:color="auto"/>
            <w:left w:val="none" w:sz="0" w:space="0" w:color="auto"/>
            <w:bottom w:val="none" w:sz="0" w:space="0" w:color="auto"/>
            <w:right w:val="none" w:sz="0" w:space="0" w:color="auto"/>
          </w:divBdr>
        </w:div>
        <w:div w:id="400956081">
          <w:marLeft w:val="0"/>
          <w:marRight w:val="0"/>
          <w:marTop w:val="0"/>
          <w:marBottom w:val="0"/>
          <w:divBdr>
            <w:top w:val="none" w:sz="0" w:space="0" w:color="auto"/>
            <w:left w:val="none" w:sz="0" w:space="0" w:color="auto"/>
            <w:bottom w:val="none" w:sz="0" w:space="0" w:color="auto"/>
            <w:right w:val="none" w:sz="0" w:space="0" w:color="auto"/>
          </w:divBdr>
        </w:div>
        <w:div w:id="1970475556">
          <w:marLeft w:val="0"/>
          <w:marRight w:val="0"/>
          <w:marTop w:val="0"/>
          <w:marBottom w:val="0"/>
          <w:divBdr>
            <w:top w:val="none" w:sz="0" w:space="0" w:color="auto"/>
            <w:left w:val="none" w:sz="0" w:space="0" w:color="auto"/>
            <w:bottom w:val="none" w:sz="0" w:space="0" w:color="auto"/>
            <w:right w:val="none" w:sz="0" w:space="0" w:color="auto"/>
          </w:divBdr>
        </w:div>
        <w:div w:id="239754189">
          <w:marLeft w:val="0"/>
          <w:marRight w:val="0"/>
          <w:marTop w:val="0"/>
          <w:marBottom w:val="0"/>
          <w:divBdr>
            <w:top w:val="none" w:sz="0" w:space="0" w:color="auto"/>
            <w:left w:val="none" w:sz="0" w:space="0" w:color="auto"/>
            <w:bottom w:val="none" w:sz="0" w:space="0" w:color="auto"/>
            <w:right w:val="none" w:sz="0" w:space="0" w:color="auto"/>
          </w:divBdr>
        </w:div>
        <w:div w:id="1513882218">
          <w:marLeft w:val="0"/>
          <w:marRight w:val="0"/>
          <w:marTop w:val="0"/>
          <w:marBottom w:val="0"/>
          <w:divBdr>
            <w:top w:val="none" w:sz="0" w:space="0" w:color="auto"/>
            <w:left w:val="none" w:sz="0" w:space="0" w:color="auto"/>
            <w:bottom w:val="none" w:sz="0" w:space="0" w:color="auto"/>
            <w:right w:val="none" w:sz="0" w:space="0" w:color="auto"/>
          </w:divBdr>
        </w:div>
        <w:div w:id="722944046">
          <w:marLeft w:val="0"/>
          <w:marRight w:val="0"/>
          <w:marTop w:val="0"/>
          <w:marBottom w:val="0"/>
          <w:divBdr>
            <w:top w:val="none" w:sz="0" w:space="0" w:color="auto"/>
            <w:left w:val="none" w:sz="0" w:space="0" w:color="auto"/>
            <w:bottom w:val="none" w:sz="0" w:space="0" w:color="auto"/>
            <w:right w:val="none" w:sz="0" w:space="0" w:color="auto"/>
          </w:divBdr>
        </w:div>
        <w:div w:id="973371957">
          <w:marLeft w:val="0"/>
          <w:marRight w:val="0"/>
          <w:marTop w:val="0"/>
          <w:marBottom w:val="0"/>
          <w:divBdr>
            <w:top w:val="none" w:sz="0" w:space="0" w:color="auto"/>
            <w:left w:val="none" w:sz="0" w:space="0" w:color="auto"/>
            <w:bottom w:val="none" w:sz="0" w:space="0" w:color="auto"/>
            <w:right w:val="none" w:sz="0" w:space="0" w:color="auto"/>
          </w:divBdr>
        </w:div>
        <w:div w:id="1807888962">
          <w:marLeft w:val="0"/>
          <w:marRight w:val="0"/>
          <w:marTop w:val="0"/>
          <w:marBottom w:val="0"/>
          <w:divBdr>
            <w:top w:val="none" w:sz="0" w:space="0" w:color="auto"/>
            <w:left w:val="none" w:sz="0" w:space="0" w:color="auto"/>
            <w:bottom w:val="none" w:sz="0" w:space="0" w:color="auto"/>
            <w:right w:val="none" w:sz="0" w:space="0" w:color="auto"/>
          </w:divBdr>
        </w:div>
        <w:div w:id="342368519">
          <w:marLeft w:val="0"/>
          <w:marRight w:val="0"/>
          <w:marTop w:val="0"/>
          <w:marBottom w:val="0"/>
          <w:divBdr>
            <w:top w:val="none" w:sz="0" w:space="0" w:color="auto"/>
            <w:left w:val="none" w:sz="0" w:space="0" w:color="auto"/>
            <w:bottom w:val="none" w:sz="0" w:space="0" w:color="auto"/>
            <w:right w:val="none" w:sz="0" w:space="0" w:color="auto"/>
          </w:divBdr>
        </w:div>
        <w:div w:id="391119717">
          <w:marLeft w:val="0"/>
          <w:marRight w:val="0"/>
          <w:marTop w:val="0"/>
          <w:marBottom w:val="0"/>
          <w:divBdr>
            <w:top w:val="none" w:sz="0" w:space="0" w:color="auto"/>
            <w:left w:val="none" w:sz="0" w:space="0" w:color="auto"/>
            <w:bottom w:val="none" w:sz="0" w:space="0" w:color="auto"/>
            <w:right w:val="none" w:sz="0" w:space="0" w:color="auto"/>
          </w:divBdr>
        </w:div>
        <w:div w:id="1109205613">
          <w:marLeft w:val="0"/>
          <w:marRight w:val="0"/>
          <w:marTop w:val="0"/>
          <w:marBottom w:val="0"/>
          <w:divBdr>
            <w:top w:val="none" w:sz="0" w:space="0" w:color="auto"/>
            <w:left w:val="none" w:sz="0" w:space="0" w:color="auto"/>
            <w:bottom w:val="none" w:sz="0" w:space="0" w:color="auto"/>
            <w:right w:val="none" w:sz="0" w:space="0" w:color="auto"/>
          </w:divBdr>
        </w:div>
        <w:div w:id="935283333">
          <w:marLeft w:val="0"/>
          <w:marRight w:val="0"/>
          <w:marTop w:val="0"/>
          <w:marBottom w:val="0"/>
          <w:divBdr>
            <w:top w:val="none" w:sz="0" w:space="0" w:color="auto"/>
            <w:left w:val="none" w:sz="0" w:space="0" w:color="auto"/>
            <w:bottom w:val="none" w:sz="0" w:space="0" w:color="auto"/>
            <w:right w:val="none" w:sz="0" w:space="0" w:color="auto"/>
          </w:divBdr>
        </w:div>
        <w:div w:id="2126658848">
          <w:marLeft w:val="0"/>
          <w:marRight w:val="0"/>
          <w:marTop w:val="0"/>
          <w:marBottom w:val="0"/>
          <w:divBdr>
            <w:top w:val="none" w:sz="0" w:space="0" w:color="auto"/>
            <w:left w:val="none" w:sz="0" w:space="0" w:color="auto"/>
            <w:bottom w:val="none" w:sz="0" w:space="0" w:color="auto"/>
            <w:right w:val="none" w:sz="0" w:space="0" w:color="auto"/>
          </w:divBdr>
        </w:div>
        <w:div w:id="237861884">
          <w:marLeft w:val="0"/>
          <w:marRight w:val="0"/>
          <w:marTop w:val="0"/>
          <w:marBottom w:val="0"/>
          <w:divBdr>
            <w:top w:val="none" w:sz="0" w:space="0" w:color="auto"/>
            <w:left w:val="none" w:sz="0" w:space="0" w:color="auto"/>
            <w:bottom w:val="none" w:sz="0" w:space="0" w:color="auto"/>
            <w:right w:val="none" w:sz="0" w:space="0" w:color="auto"/>
          </w:divBdr>
        </w:div>
        <w:div w:id="761488122">
          <w:marLeft w:val="0"/>
          <w:marRight w:val="0"/>
          <w:marTop w:val="0"/>
          <w:marBottom w:val="0"/>
          <w:divBdr>
            <w:top w:val="none" w:sz="0" w:space="0" w:color="auto"/>
            <w:left w:val="none" w:sz="0" w:space="0" w:color="auto"/>
            <w:bottom w:val="none" w:sz="0" w:space="0" w:color="auto"/>
            <w:right w:val="none" w:sz="0" w:space="0" w:color="auto"/>
          </w:divBdr>
        </w:div>
        <w:div w:id="794100182">
          <w:marLeft w:val="0"/>
          <w:marRight w:val="0"/>
          <w:marTop w:val="0"/>
          <w:marBottom w:val="0"/>
          <w:divBdr>
            <w:top w:val="none" w:sz="0" w:space="0" w:color="auto"/>
            <w:left w:val="none" w:sz="0" w:space="0" w:color="auto"/>
            <w:bottom w:val="none" w:sz="0" w:space="0" w:color="auto"/>
            <w:right w:val="none" w:sz="0" w:space="0" w:color="auto"/>
          </w:divBdr>
        </w:div>
        <w:div w:id="1813256200">
          <w:marLeft w:val="0"/>
          <w:marRight w:val="0"/>
          <w:marTop w:val="0"/>
          <w:marBottom w:val="0"/>
          <w:divBdr>
            <w:top w:val="none" w:sz="0" w:space="0" w:color="auto"/>
            <w:left w:val="none" w:sz="0" w:space="0" w:color="auto"/>
            <w:bottom w:val="none" w:sz="0" w:space="0" w:color="auto"/>
            <w:right w:val="none" w:sz="0" w:space="0" w:color="auto"/>
          </w:divBdr>
        </w:div>
        <w:div w:id="53429043">
          <w:marLeft w:val="0"/>
          <w:marRight w:val="0"/>
          <w:marTop w:val="0"/>
          <w:marBottom w:val="0"/>
          <w:divBdr>
            <w:top w:val="none" w:sz="0" w:space="0" w:color="auto"/>
            <w:left w:val="none" w:sz="0" w:space="0" w:color="auto"/>
            <w:bottom w:val="none" w:sz="0" w:space="0" w:color="auto"/>
            <w:right w:val="none" w:sz="0" w:space="0" w:color="auto"/>
          </w:divBdr>
        </w:div>
        <w:div w:id="247661432">
          <w:marLeft w:val="0"/>
          <w:marRight w:val="0"/>
          <w:marTop w:val="0"/>
          <w:marBottom w:val="0"/>
          <w:divBdr>
            <w:top w:val="none" w:sz="0" w:space="0" w:color="auto"/>
            <w:left w:val="none" w:sz="0" w:space="0" w:color="auto"/>
            <w:bottom w:val="none" w:sz="0" w:space="0" w:color="auto"/>
            <w:right w:val="none" w:sz="0" w:space="0" w:color="auto"/>
          </w:divBdr>
        </w:div>
        <w:div w:id="777720166">
          <w:marLeft w:val="0"/>
          <w:marRight w:val="0"/>
          <w:marTop w:val="0"/>
          <w:marBottom w:val="0"/>
          <w:divBdr>
            <w:top w:val="none" w:sz="0" w:space="0" w:color="auto"/>
            <w:left w:val="none" w:sz="0" w:space="0" w:color="auto"/>
            <w:bottom w:val="none" w:sz="0" w:space="0" w:color="auto"/>
            <w:right w:val="none" w:sz="0" w:space="0" w:color="auto"/>
          </w:divBdr>
        </w:div>
        <w:div w:id="151214939">
          <w:marLeft w:val="0"/>
          <w:marRight w:val="0"/>
          <w:marTop w:val="0"/>
          <w:marBottom w:val="0"/>
          <w:divBdr>
            <w:top w:val="none" w:sz="0" w:space="0" w:color="auto"/>
            <w:left w:val="none" w:sz="0" w:space="0" w:color="auto"/>
            <w:bottom w:val="none" w:sz="0" w:space="0" w:color="auto"/>
            <w:right w:val="none" w:sz="0" w:space="0" w:color="auto"/>
          </w:divBdr>
        </w:div>
        <w:div w:id="1216746298">
          <w:marLeft w:val="0"/>
          <w:marRight w:val="0"/>
          <w:marTop w:val="0"/>
          <w:marBottom w:val="0"/>
          <w:divBdr>
            <w:top w:val="none" w:sz="0" w:space="0" w:color="auto"/>
            <w:left w:val="none" w:sz="0" w:space="0" w:color="auto"/>
            <w:bottom w:val="none" w:sz="0" w:space="0" w:color="auto"/>
            <w:right w:val="none" w:sz="0" w:space="0" w:color="auto"/>
          </w:divBdr>
        </w:div>
        <w:div w:id="458450346">
          <w:marLeft w:val="0"/>
          <w:marRight w:val="0"/>
          <w:marTop w:val="0"/>
          <w:marBottom w:val="0"/>
          <w:divBdr>
            <w:top w:val="none" w:sz="0" w:space="0" w:color="auto"/>
            <w:left w:val="none" w:sz="0" w:space="0" w:color="auto"/>
            <w:bottom w:val="none" w:sz="0" w:space="0" w:color="auto"/>
            <w:right w:val="none" w:sz="0" w:space="0" w:color="auto"/>
          </w:divBdr>
        </w:div>
        <w:div w:id="1644579857">
          <w:marLeft w:val="0"/>
          <w:marRight w:val="0"/>
          <w:marTop w:val="0"/>
          <w:marBottom w:val="0"/>
          <w:divBdr>
            <w:top w:val="none" w:sz="0" w:space="0" w:color="auto"/>
            <w:left w:val="none" w:sz="0" w:space="0" w:color="auto"/>
            <w:bottom w:val="none" w:sz="0" w:space="0" w:color="auto"/>
            <w:right w:val="none" w:sz="0" w:space="0" w:color="auto"/>
          </w:divBdr>
        </w:div>
        <w:div w:id="1241477168">
          <w:marLeft w:val="0"/>
          <w:marRight w:val="0"/>
          <w:marTop w:val="0"/>
          <w:marBottom w:val="0"/>
          <w:divBdr>
            <w:top w:val="none" w:sz="0" w:space="0" w:color="auto"/>
            <w:left w:val="none" w:sz="0" w:space="0" w:color="auto"/>
            <w:bottom w:val="none" w:sz="0" w:space="0" w:color="auto"/>
            <w:right w:val="none" w:sz="0" w:space="0" w:color="auto"/>
          </w:divBdr>
        </w:div>
        <w:div w:id="385568295">
          <w:marLeft w:val="0"/>
          <w:marRight w:val="0"/>
          <w:marTop w:val="0"/>
          <w:marBottom w:val="0"/>
          <w:divBdr>
            <w:top w:val="none" w:sz="0" w:space="0" w:color="auto"/>
            <w:left w:val="none" w:sz="0" w:space="0" w:color="auto"/>
            <w:bottom w:val="none" w:sz="0" w:space="0" w:color="auto"/>
            <w:right w:val="none" w:sz="0" w:space="0" w:color="auto"/>
          </w:divBdr>
        </w:div>
        <w:div w:id="1203983600">
          <w:marLeft w:val="0"/>
          <w:marRight w:val="0"/>
          <w:marTop w:val="0"/>
          <w:marBottom w:val="0"/>
          <w:divBdr>
            <w:top w:val="none" w:sz="0" w:space="0" w:color="auto"/>
            <w:left w:val="none" w:sz="0" w:space="0" w:color="auto"/>
            <w:bottom w:val="none" w:sz="0" w:space="0" w:color="auto"/>
            <w:right w:val="none" w:sz="0" w:space="0" w:color="auto"/>
          </w:divBdr>
        </w:div>
        <w:div w:id="760830904">
          <w:marLeft w:val="0"/>
          <w:marRight w:val="0"/>
          <w:marTop w:val="0"/>
          <w:marBottom w:val="0"/>
          <w:divBdr>
            <w:top w:val="none" w:sz="0" w:space="0" w:color="auto"/>
            <w:left w:val="none" w:sz="0" w:space="0" w:color="auto"/>
            <w:bottom w:val="none" w:sz="0" w:space="0" w:color="auto"/>
            <w:right w:val="none" w:sz="0" w:space="0" w:color="auto"/>
          </w:divBdr>
        </w:div>
        <w:div w:id="1162964195">
          <w:marLeft w:val="0"/>
          <w:marRight w:val="0"/>
          <w:marTop w:val="0"/>
          <w:marBottom w:val="0"/>
          <w:divBdr>
            <w:top w:val="none" w:sz="0" w:space="0" w:color="auto"/>
            <w:left w:val="none" w:sz="0" w:space="0" w:color="auto"/>
            <w:bottom w:val="none" w:sz="0" w:space="0" w:color="auto"/>
            <w:right w:val="none" w:sz="0" w:space="0" w:color="auto"/>
          </w:divBdr>
        </w:div>
        <w:div w:id="1643927339">
          <w:marLeft w:val="0"/>
          <w:marRight w:val="0"/>
          <w:marTop w:val="0"/>
          <w:marBottom w:val="0"/>
          <w:divBdr>
            <w:top w:val="none" w:sz="0" w:space="0" w:color="auto"/>
            <w:left w:val="none" w:sz="0" w:space="0" w:color="auto"/>
            <w:bottom w:val="none" w:sz="0" w:space="0" w:color="auto"/>
            <w:right w:val="none" w:sz="0" w:space="0" w:color="auto"/>
          </w:divBdr>
        </w:div>
        <w:div w:id="1025598667">
          <w:marLeft w:val="0"/>
          <w:marRight w:val="0"/>
          <w:marTop w:val="0"/>
          <w:marBottom w:val="0"/>
          <w:divBdr>
            <w:top w:val="none" w:sz="0" w:space="0" w:color="auto"/>
            <w:left w:val="none" w:sz="0" w:space="0" w:color="auto"/>
            <w:bottom w:val="none" w:sz="0" w:space="0" w:color="auto"/>
            <w:right w:val="none" w:sz="0" w:space="0" w:color="auto"/>
          </w:divBdr>
        </w:div>
        <w:div w:id="1679042595">
          <w:marLeft w:val="0"/>
          <w:marRight w:val="0"/>
          <w:marTop w:val="0"/>
          <w:marBottom w:val="0"/>
          <w:divBdr>
            <w:top w:val="none" w:sz="0" w:space="0" w:color="auto"/>
            <w:left w:val="none" w:sz="0" w:space="0" w:color="auto"/>
            <w:bottom w:val="none" w:sz="0" w:space="0" w:color="auto"/>
            <w:right w:val="none" w:sz="0" w:space="0" w:color="auto"/>
          </w:divBdr>
        </w:div>
        <w:div w:id="1268001646">
          <w:marLeft w:val="0"/>
          <w:marRight w:val="0"/>
          <w:marTop w:val="0"/>
          <w:marBottom w:val="0"/>
          <w:divBdr>
            <w:top w:val="none" w:sz="0" w:space="0" w:color="auto"/>
            <w:left w:val="none" w:sz="0" w:space="0" w:color="auto"/>
            <w:bottom w:val="none" w:sz="0" w:space="0" w:color="auto"/>
            <w:right w:val="none" w:sz="0" w:space="0" w:color="auto"/>
          </w:divBdr>
        </w:div>
        <w:div w:id="770324478">
          <w:marLeft w:val="0"/>
          <w:marRight w:val="0"/>
          <w:marTop w:val="0"/>
          <w:marBottom w:val="0"/>
          <w:divBdr>
            <w:top w:val="none" w:sz="0" w:space="0" w:color="auto"/>
            <w:left w:val="none" w:sz="0" w:space="0" w:color="auto"/>
            <w:bottom w:val="none" w:sz="0" w:space="0" w:color="auto"/>
            <w:right w:val="none" w:sz="0" w:space="0" w:color="auto"/>
          </w:divBdr>
        </w:div>
        <w:div w:id="761727851">
          <w:marLeft w:val="0"/>
          <w:marRight w:val="0"/>
          <w:marTop w:val="0"/>
          <w:marBottom w:val="0"/>
          <w:divBdr>
            <w:top w:val="none" w:sz="0" w:space="0" w:color="auto"/>
            <w:left w:val="none" w:sz="0" w:space="0" w:color="auto"/>
            <w:bottom w:val="none" w:sz="0" w:space="0" w:color="auto"/>
            <w:right w:val="none" w:sz="0" w:space="0" w:color="auto"/>
          </w:divBdr>
        </w:div>
        <w:div w:id="545336176">
          <w:marLeft w:val="0"/>
          <w:marRight w:val="0"/>
          <w:marTop w:val="0"/>
          <w:marBottom w:val="0"/>
          <w:divBdr>
            <w:top w:val="none" w:sz="0" w:space="0" w:color="auto"/>
            <w:left w:val="none" w:sz="0" w:space="0" w:color="auto"/>
            <w:bottom w:val="none" w:sz="0" w:space="0" w:color="auto"/>
            <w:right w:val="none" w:sz="0" w:space="0" w:color="auto"/>
          </w:divBdr>
        </w:div>
        <w:div w:id="136457947">
          <w:marLeft w:val="0"/>
          <w:marRight w:val="0"/>
          <w:marTop w:val="0"/>
          <w:marBottom w:val="0"/>
          <w:divBdr>
            <w:top w:val="none" w:sz="0" w:space="0" w:color="auto"/>
            <w:left w:val="none" w:sz="0" w:space="0" w:color="auto"/>
            <w:bottom w:val="none" w:sz="0" w:space="0" w:color="auto"/>
            <w:right w:val="none" w:sz="0" w:space="0" w:color="auto"/>
          </w:divBdr>
        </w:div>
        <w:div w:id="749932187">
          <w:marLeft w:val="0"/>
          <w:marRight w:val="0"/>
          <w:marTop w:val="0"/>
          <w:marBottom w:val="0"/>
          <w:divBdr>
            <w:top w:val="none" w:sz="0" w:space="0" w:color="auto"/>
            <w:left w:val="none" w:sz="0" w:space="0" w:color="auto"/>
            <w:bottom w:val="none" w:sz="0" w:space="0" w:color="auto"/>
            <w:right w:val="none" w:sz="0" w:space="0" w:color="auto"/>
          </w:divBdr>
        </w:div>
        <w:div w:id="1542790015">
          <w:marLeft w:val="0"/>
          <w:marRight w:val="0"/>
          <w:marTop w:val="0"/>
          <w:marBottom w:val="0"/>
          <w:divBdr>
            <w:top w:val="none" w:sz="0" w:space="0" w:color="auto"/>
            <w:left w:val="none" w:sz="0" w:space="0" w:color="auto"/>
            <w:bottom w:val="none" w:sz="0" w:space="0" w:color="auto"/>
            <w:right w:val="none" w:sz="0" w:space="0" w:color="auto"/>
          </w:divBdr>
        </w:div>
        <w:div w:id="2049600909">
          <w:marLeft w:val="0"/>
          <w:marRight w:val="0"/>
          <w:marTop w:val="0"/>
          <w:marBottom w:val="0"/>
          <w:divBdr>
            <w:top w:val="none" w:sz="0" w:space="0" w:color="auto"/>
            <w:left w:val="none" w:sz="0" w:space="0" w:color="auto"/>
            <w:bottom w:val="none" w:sz="0" w:space="0" w:color="auto"/>
            <w:right w:val="none" w:sz="0" w:space="0" w:color="auto"/>
          </w:divBdr>
        </w:div>
        <w:div w:id="1501391133">
          <w:marLeft w:val="0"/>
          <w:marRight w:val="0"/>
          <w:marTop w:val="0"/>
          <w:marBottom w:val="0"/>
          <w:divBdr>
            <w:top w:val="none" w:sz="0" w:space="0" w:color="auto"/>
            <w:left w:val="none" w:sz="0" w:space="0" w:color="auto"/>
            <w:bottom w:val="none" w:sz="0" w:space="0" w:color="auto"/>
            <w:right w:val="none" w:sz="0" w:space="0" w:color="auto"/>
          </w:divBdr>
        </w:div>
        <w:div w:id="728071832">
          <w:marLeft w:val="0"/>
          <w:marRight w:val="0"/>
          <w:marTop w:val="0"/>
          <w:marBottom w:val="0"/>
          <w:divBdr>
            <w:top w:val="none" w:sz="0" w:space="0" w:color="auto"/>
            <w:left w:val="none" w:sz="0" w:space="0" w:color="auto"/>
            <w:bottom w:val="none" w:sz="0" w:space="0" w:color="auto"/>
            <w:right w:val="none" w:sz="0" w:space="0" w:color="auto"/>
          </w:divBdr>
        </w:div>
        <w:div w:id="1027802558">
          <w:marLeft w:val="0"/>
          <w:marRight w:val="0"/>
          <w:marTop w:val="0"/>
          <w:marBottom w:val="0"/>
          <w:divBdr>
            <w:top w:val="none" w:sz="0" w:space="0" w:color="auto"/>
            <w:left w:val="none" w:sz="0" w:space="0" w:color="auto"/>
            <w:bottom w:val="none" w:sz="0" w:space="0" w:color="auto"/>
            <w:right w:val="none" w:sz="0" w:space="0" w:color="auto"/>
          </w:divBdr>
        </w:div>
        <w:div w:id="1373114791">
          <w:marLeft w:val="0"/>
          <w:marRight w:val="0"/>
          <w:marTop w:val="0"/>
          <w:marBottom w:val="0"/>
          <w:divBdr>
            <w:top w:val="none" w:sz="0" w:space="0" w:color="auto"/>
            <w:left w:val="none" w:sz="0" w:space="0" w:color="auto"/>
            <w:bottom w:val="none" w:sz="0" w:space="0" w:color="auto"/>
            <w:right w:val="none" w:sz="0" w:space="0" w:color="auto"/>
          </w:divBdr>
        </w:div>
        <w:div w:id="916671707">
          <w:marLeft w:val="0"/>
          <w:marRight w:val="0"/>
          <w:marTop w:val="0"/>
          <w:marBottom w:val="0"/>
          <w:divBdr>
            <w:top w:val="none" w:sz="0" w:space="0" w:color="auto"/>
            <w:left w:val="none" w:sz="0" w:space="0" w:color="auto"/>
            <w:bottom w:val="none" w:sz="0" w:space="0" w:color="auto"/>
            <w:right w:val="none" w:sz="0" w:space="0" w:color="auto"/>
          </w:divBdr>
        </w:div>
        <w:div w:id="152650968">
          <w:marLeft w:val="0"/>
          <w:marRight w:val="0"/>
          <w:marTop w:val="0"/>
          <w:marBottom w:val="0"/>
          <w:divBdr>
            <w:top w:val="none" w:sz="0" w:space="0" w:color="auto"/>
            <w:left w:val="none" w:sz="0" w:space="0" w:color="auto"/>
            <w:bottom w:val="none" w:sz="0" w:space="0" w:color="auto"/>
            <w:right w:val="none" w:sz="0" w:space="0" w:color="auto"/>
          </w:divBdr>
        </w:div>
        <w:div w:id="951472180">
          <w:marLeft w:val="0"/>
          <w:marRight w:val="0"/>
          <w:marTop w:val="0"/>
          <w:marBottom w:val="0"/>
          <w:divBdr>
            <w:top w:val="none" w:sz="0" w:space="0" w:color="auto"/>
            <w:left w:val="none" w:sz="0" w:space="0" w:color="auto"/>
            <w:bottom w:val="none" w:sz="0" w:space="0" w:color="auto"/>
            <w:right w:val="none" w:sz="0" w:space="0" w:color="auto"/>
          </w:divBdr>
        </w:div>
        <w:div w:id="136845455">
          <w:marLeft w:val="0"/>
          <w:marRight w:val="0"/>
          <w:marTop w:val="0"/>
          <w:marBottom w:val="0"/>
          <w:divBdr>
            <w:top w:val="none" w:sz="0" w:space="0" w:color="auto"/>
            <w:left w:val="none" w:sz="0" w:space="0" w:color="auto"/>
            <w:bottom w:val="none" w:sz="0" w:space="0" w:color="auto"/>
            <w:right w:val="none" w:sz="0" w:space="0" w:color="auto"/>
          </w:divBdr>
        </w:div>
        <w:div w:id="1018391065">
          <w:marLeft w:val="0"/>
          <w:marRight w:val="0"/>
          <w:marTop w:val="0"/>
          <w:marBottom w:val="0"/>
          <w:divBdr>
            <w:top w:val="none" w:sz="0" w:space="0" w:color="auto"/>
            <w:left w:val="none" w:sz="0" w:space="0" w:color="auto"/>
            <w:bottom w:val="none" w:sz="0" w:space="0" w:color="auto"/>
            <w:right w:val="none" w:sz="0" w:space="0" w:color="auto"/>
          </w:divBdr>
        </w:div>
        <w:div w:id="1641109473">
          <w:marLeft w:val="0"/>
          <w:marRight w:val="0"/>
          <w:marTop w:val="0"/>
          <w:marBottom w:val="0"/>
          <w:divBdr>
            <w:top w:val="none" w:sz="0" w:space="0" w:color="auto"/>
            <w:left w:val="none" w:sz="0" w:space="0" w:color="auto"/>
            <w:bottom w:val="none" w:sz="0" w:space="0" w:color="auto"/>
            <w:right w:val="none" w:sz="0" w:space="0" w:color="auto"/>
          </w:divBdr>
        </w:div>
        <w:div w:id="2066828191">
          <w:marLeft w:val="0"/>
          <w:marRight w:val="0"/>
          <w:marTop w:val="0"/>
          <w:marBottom w:val="0"/>
          <w:divBdr>
            <w:top w:val="none" w:sz="0" w:space="0" w:color="auto"/>
            <w:left w:val="none" w:sz="0" w:space="0" w:color="auto"/>
            <w:bottom w:val="none" w:sz="0" w:space="0" w:color="auto"/>
            <w:right w:val="none" w:sz="0" w:space="0" w:color="auto"/>
          </w:divBdr>
        </w:div>
        <w:div w:id="587544936">
          <w:marLeft w:val="0"/>
          <w:marRight w:val="0"/>
          <w:marTop w:val="0"/>
          <w:marBottom w:val="0"/>
          <w:divBdr>
            <w:top w:val="none" w:sz="0" w:space="0" w:color="auto"/>
            <w:left w:val="none" w:sz="0" w:space="0" w:color="auto"/>
            <w:bottom w:val="none" w:sz="0" w:space="0" w:color="auto"/>
            <w:right w:val="none" w:sz="0" w:space="0" w:color="auto"/>
          </w:divBdr>
        </w:div>
        <w:div w:id="1875077798">
          <w:marLeft w:val="0"/>
          <w:marRight w:val="0"/>
          <w:marTop w:val="0"/>
          <w:marBottom w:val="0"/>
          <w:divBdr>
            <w:top w:val="none" w:sz="0" w:space="0" w:color="auto"/>
            <w:left w:val="none" w:sz="0" w:space="0" w:color="auto"/>
            <w:bottom w:val="none" w:sz="0" w:space="0" w:color="auto"/>
            <w:right w:val="none" w:sz="0" w:space="0" w:color="auto"/>
          </w:divBdr>
        </w:div>
        <w:div w:id="170727922">
          <w:marLeft w:val="0"/>
          <w:marRight w:val="0"/>
          <w:marTop w:val="0"/>
          <w:marBottom w:val="0"/>
          <w:divBdr>
            <w:top w:val="none" w:sz="0" w:space="0" w:color="auto"/>
            <w:left w:val="none" w:sz="0" w:space="0" w:color="auto"/>
            <w:bottom w:val="none" w:sz="0" w:space="0" w:color="auto"/>
            <w:right w:val="none" w:sz="0" w:space="0" w:color="auto"/>
          </w:divBdr>
        </w:div>
        <w:div w:id="1637904404">
          <w:marLeft w:val="0"/>
          <w:marRight w:val="0"/>
          <w:marTop w:val="0"/>
          <w:marBottom w:val="0"/>
          <w:divBdr>
            <w:top w:val="none" w:sz="0" w:space="0" w:color="auto"/>
            <w:left w:val="none" w:sz="0" w:space="0" w:color="auto"/>
            <w:bottom w:val="none" w:sz="0" w:space="0" w:color="auto"/>
            <w:right w:val="none" w:sz="0" w:space="0" w:color="auto"/>
          </w:divBdr>
        </w:div>
        <w:div w:id="1610701732">
          <w:marLeft w:val="0"/>
          <w:marRight w:val="0"/>
          <w:marTop w:val="0"/>
          <w:marBottom w:val="0"/>
          <w:divBdr>
            <w:top w:val="none" w:sz="0" w:space="0" w:color="auto"/>
            <w:left w:val="none" w:sz="0" w:space="0" w:color="auto"/>
            <w:bottom w:val="none" w:sz="0" w:space="0" w:color="auto"/>
            <w:right w:val="none" w:sz="0" w:space="0" w:color="auto"/>
          </w:divBdr>
        </w:div>
        <w:div w:id="884298175">
          <w:marLeft w:val="0"/>
          <w:marRight w:val="0"/>
          <w:marTop w:val="0"/>
          <w:marBottom w:val="0"/>
          <w:divBdr>
            <w:top w:val="none" w:sz="0" w:space="0" w:color="auto"/>
            <w:left w:val="none" w:sz="0" w:space="0" w:color="auto"/>
            <w:bottom w:val="none" w:sz="0" w:space="0" w:color="auto"/>
            <w:right w:val="none" w:sz="0" w:space="0" w:color="auto"/>
          </w:divBdr>
        </w:div>
        <w:div w:id="738401148">
          <w:marLeft w:val="0"/>
          <w:marRight w:val="0"/>
          <w:marTop w:val="0"/>
          <w:marBottom w:val="0"/>
          <w:divBdr>
            <w:top w:val="none" w:sz="0" w:space="0" w:color="auto"/>
            <w:left w:val="none" w:sz="0" w:space="0" w:color="auto"/>
            <w:bottom w:val="none" w:sz="0" w:space="0" w:color="auto"/>
            <w:right w:val="none" w:sz="0" w:space="0" w:color="auto"/>
          </w:divBdr>
        </w:div>
        <w:div w:id="27995736">
          <w:marLeft w:val="0"/>
          <w:marRight w:val="0"/>
          <w:marTop w:val="0"/>
          <w:marBottom w:val="0"/>
          <w:divBdr>
            <w:top w:val="none" w:sz="0" w:space="0" w:color="auto"/>
            <w:left w:val="none" w:sz="0" w:space="0" w:color="auto"/>
            <w:bottom w:val="none" w:sz="0" w:space="0" w:color="auto"/>
            <w:right w:val="none" w:sz="0" w:space="0" w:color="auto"/>
          </w:divBdr>
        </w:div>
        <w:div w:id="39936076">
          <w:marLeft w:val="0"/>
          <w:marRight w:val="0"/>
          <w:marTop w:val="0"/>
          <w:marBottom w:val="0"/>
          <w:divBdr>
            <w:top w:val="none" w:sz="0" w:space="0" w:color="auto"/>
            <w:left w:val="none" w:sz="0" w:space="0" w:color="auto"/>
            <w:bottom w:val="none" w:sz="0" w:space="0" w:color="auto"/>
            <w:right w:val="none" w:sz="0" w:space="0" w:color="auto"/>
          </w:divBdr>
        </w:div>
        <w:div w:id="1485780176">
          <w:marLeft w:val="0"/>
          <w:marRight w:val="0"/>
          <w:marTop w:val="0"/>
          <w:marBottom w:val="0"/>
          <w:divBdr>
            <w:top w:val="none" w:sz="0" w:space="0" w:color="auto"/>
            <w:left w:val="none" w:sz="0" w:space="0" w:color="auto"/>
            <w:bottom w:val="none" w:sz="0" w:space="0" w:color="auto"/>
            <w:right w:val="none" w:sz="0" w:space="0" w:color="auto"/>
          </w:divBdr>
        </w:div>
        <w:div w:id="796218617">
          <w:marLeft w:val="0"/>
          <w:marRight w:val="0"/>
          <w:marTop w:val="0"/>
          <w:marBottom w:val="0"/>
          <w:divBdr>
            <w:top w:val="none" w:sz="0" w:space="0" w:color="auto"/>
            <w:left w:val="none" w:sz="0" w:space="0" w:color="auto"/>
            <w:bottom w:val="none" w:sz="0" w:space="0" w:color="auto"/>
            <w:right w:val="none" w:sz="0" w:space="0" w:color="auto"/>
          </w:divBdr>
        </w:div>
        <w:div w:id="131993295">
          <w:marLeft w:val="0"/>
          <w:marRight w:val="0"/>
          <w:marTop w:val="0"/>
          <w:marBottom w:val="0"/>
          <w:divBdr>
            <w:top w:val="none" w:sz="0" w:space="0" w:color="auto"/>
            <w:left w:val="none" w:sz="0" w:space="0" w:color="auto"/>
            <w:bottom w:val="none" w:sz="0" w:space="0" w:color="auto"/>
            <w:right w:val="none" w:sz="0" w:space="0" w:color="auto"/>
          </w:divBdr>
        </w:div>
        <w:div w:id="946501798">
          <w:marLeft w:val="0"/>
          <w:marRight w:val="0"/>
          <w:marTop w:val="0"/>
          <w:marBottom w:val="0"/>
          <w:divBdr>
            <w:top w:val="none" w:sz="0" w:space="0" w:color="auto"/>
            <w:left w:val="none" w:sz="0" w:space="0" w:color="auto"/>
            <w:bottom w:val="none" w:sz="0" w:space="0" w:color="auto"/>
            <w:right w:val="none" w:sz="0" w:space="0" w:color="auto"/>
          </w:divBdr>
        </w:div>
        <w:div w:id="297533599">
          <w:marLeft w:val="0"/>
          <w:marRight w:val="0"/>
          <w:marTop w:val="0"/>
          <w:marBottom w:val="0"/>
          <w:divBdr>
            <w:top w:val="none" w:sz="0" w:space="0" w:color="auto"/>
            <w:left w:val="none" w:sz="0" w:space="0" w:color="auto"/>
            <w:bottom w:val="none" w:sz="0" w:space="0" w:color="auto"/>
            <w:right w:val="none" w:sz="0" w:space="0" w:color="auto"/>
          </w:divBdr>
        </w:div>
        <w:div w:id="1359545061">
          <w:marLeft w:val="0"/>
          <w:marRight w:val="0"/>
          <w:marTop w:val="0"/>
          <w:marBottom w:val="0"/>
          <w:divBdr>
            <w:top w:val="none" w:sz="0" w:space="0" w:color="auto"/>
            <w:left w:val="none" w:sz="0" w:space="0" w:color="auto"/>
            <w:bottom w:val="none" w:sz="0" w:space="0" w:color="auto"/>
            <w:right w:val="none" w:sz="0" w:space="0" w:color="auto"/>
          </w:divBdr>
        </w:div>
        <w:div w:id="634944906">
          <w:marLeft w:val="0"/>
          <w:marRight w:val="0"/>
          <w:marTop w:val="0"/>
          <w:marBottom w:val="0"/>
          <w:divBdr>
            <w:top w:val="none" w:sz="0" w:space="0" w:color="auto"/>
            <w:left w:val="none" w:sz="0" w:space="0" w:color="auto"/>
            <w:bottom w:val="none" w:sz="0" w:space="0" w:color="auto"/>
            <w:right w:val="none" w:sz="0" w:space="0" w:color="auto"/>
          </w:divBdr>
        </w:div>
        <w:div w:id="879704216">
          <w:marLeft w:val="0"/>
          <w:marRight w:val="0"/>
          <w:marTop w:val="0"/>
          <w:marBottom w:val="0"/>
          <w:divBdr>
            <w:top w:val="none" w:sz="0" w:space="0" w:color="auto"/>
            <w:left w:val="none" w:sz="0" w:space="0" w:color="auto"/>
            <w:bottom w:val="none" w:sz="0" w:space="0" w:color="auto"/>
            <w:right w:val="none" w:sz="0" w:space="0" w:color="auto"/>
          </w:divBdr>
        </w:div>
        <w:div w:id="990789719">
          <w:marLeft w:val="0"/>
          <w:marRight w:val="0"/>
          <w:marTop w:val="0"/>
          <w:marBottom w:val="0"/>
          <w:divBdr>
            <w:top w:val="none" w:sz="0" w:space="0" w:color="auto"/>
            <w:left w:val="none" w:sz="0" w:space="0" w:color="auto"/>
            <w:bottom w:val="none" w:sz="0" w:space="0" w:color="auto"/>
            <w:right w:val="none" w:sz="0" w:space="0" w:color="auto"/>
          </w:divBdr>
        </w:div>
        <w:div w:id="2009748346">
          <w:marLeft w:val="0"/>
          <w:marRight w:val="0"/>
          <w:marTop w:val="0"/>
          <w:marBottom w:val="0"/>
          <w:divBdr>
            <w:top w:val="none" w:sz="0" w:space="0" w:color="auto"/>
            <w:left w:val="none" w:sz="0" w:space="0" w:color="auto"/>
            <w:bottom w:val="none" w:sz="0" w:space="0" w:color="auto"/>
            <w:right w:val="none" w:sz="0" w:space="0" w:color="auto"/>
          </w:divBdr>
        </w:div>
        <w:div w:id="200633192">
          <w:marLeft w:val="0"/>
          <w:marRight w:val="0"/>
          <w:marTop w:val="0"/>
          <w:marBottom w:val="0"/>
          <w:divBdr>
            <w:top w:val="none" w:sz="0" w:space="0" w:color="auto"/>
            <w:left w:val="none" w:sz="0" w:space="0" w:color="auto"/>
            <w:bottom w:val="none" w:sz="0" w:space="0" w:color="auto"/>
            <w:right w:val="none" w:sz="0" w:space="0" w:color="auto"/>
          </w:divBdr>
        </w:div>
        <w:div w:id="377052303">
          <w:marLeft w:val="0"/>
          <w:marRight w:val="0"/>
          <w:marTop w:val="0"/>
          <w:marBottom w:val="0"/>
          <w:divBdr>
            <w:top w:val="none" w:sz="0" w:space="0" w:color="auto"/>
            <w:left w:val="none" w:sz="0" w:space="0" w:color="auto"/>
            <w:bottom w:val="none" w:sz="0" w:space="0" w:color="auto"/>
            <w:right w:val="none" w:sz="0" w:space="0" w:color="auto"/>
          </w:divBdr>
        </w:div>
        <w:div w:id="2066874918">
          <w:marLeft w:val="0"/>
          <w:marRight w:val="0"/>
          <w:marTop w:val="0"/>
          <w:marBottom w:val="0"/>
          <w:divBdr>
            <w:top w:val="none" w:sz="0" w:space="0" w:color="auto"/>
            <w:left w:val="none" w:sz="0" w:space="0" w:color="auto"/>
            <w:bottom w:val="none" w:sz="0" w:space="0" w:color="auto"/>
            <w:right w:val="none" w:sz="0" w:space="0" w:color="auto"/>
          </w:divBdr>
        </w:div>
        <w:div w:id="84621005">
          <w:marLeft w:val="0"/>
          <w:marRight w:val="0"/>
          <w:marTop w:val="0"/>
          <w:marBottom w:val="0"/>
          <w:divBdr>
            <w:top w:val="none" w:sz="0" w:space="0" w:color="auto"/>
            <w:left w:val="none" w:sz="0" w:space="0" w:color="auto"/>
            <w:bottom w:val="none" w:sz="0" w:space="0" w:color="auto"/>
            <w:right w:val="none" w:sz="0" w:space="0" w:color="auto"/>
          </w:divBdr>
        </w:div>
        <w:div w:id="1789398293">
          <w:marLeft w:val="0"/>
          <w:marRight w:val="0"/>
          <w:marTop w:val="0"/>
          <w:marBottom w:val="0"/>
          <w:divBdr>
            <w:top w:val="none" w:sz="0" w:space="0" w:color="auto"/>
            <w:left w:val="none" w:sz="0" w:space="0" w:color="auto"/>
            <w:bottom w:val="none" w:sz="0" w:space="0" w:color="auto"/>
            <w:right w:val="none" w:sz="0" w:space="0" w:color="auto"/>
          </w:divBdr>
        </w:div>
        <w:div w:id="1985890396">
          <w:marLeft w:val="0"/>
          <w:marRight w:val="0"/>
          <w:marTop w:val="0"/>
          <w:marBottom w:val="0"/>
          <w:divBdr>
            <w:top w:val="none" w:sz="0" w:space="0" w:color="auto"/>
            <w:left w:val="none" w:sz="0" w:space="0" w:color="auto"/>
            <w:bottom w:val="none" w:sz="0" w:space="0" w:color="auto"/>
            <w:right w:val="none" w:sz="0" w:space="0" w:color="auto"/>
          </w:divBdr>
        </w:div>
        <w:div w:id="408886411">
          <w:marLeft w:val="0"/>
          <w:marRight w:val="0"/>
          <w:marTop w:val="0"/>
          <w:marBottom w:val="0"/>
          <w:divBdr>
            <w:top w:val="none" w:sz="0" w:space="0" w:color="auto"/>
            <w:left w:val="none" w:sz="0" w:space="0" w:color="auto"/>
            <w:bottom w:val="none" w:sz="0" w:space="0" w:color="auto"/>
            <w:right w:val="none" w:sz="0" w:space="0" w:color="auto"/>
          </w:divBdr>
        </w:div>
        <w:div w:id="395907332">
          <w:marLeft w:val="0"/>
          <w:marRight w:val="0"/>
          <w:marTop w:val="0"/>
          <w:marBottom w:val="0"/>
          <w:divBdr>
            <w:top w:val="none" w:sz="0" w:space="0" w:color="auto"/>
            <w:left w:val="none" w:sz="0" w:space="0" w:color="auto"/>
            <w:bottom w:val="none" w:sz="0" w:space="0" w:color="auto"/>
            <w:right w:val="none" w:sz="0" w:space="0" w:color="auto"/>
          </w:divBdr>
        </w:div>
        <w:div w:id="1347712807">
          <w:marLeft w:val="0"/>
          <w:marRight w:val="0"/>
          <w:marTop w:val="0"/>
          <w:marBottom w:val="0"/>
          <w:divBdr>
            <w:top w:val="none" w:sz="0" w:space="0" w:color="auto"/>
            <w:left w:val="none" w:sz="0" w:space="0" w:color="auto"/>
            <w:bottom w:val="none" w:sz="0" w:space="0" w:color="auto"/>
            <w:right w:val="none" w:sz="0" w:space="0" w:color="auto"/>
          </w:divBdr>
        </w:div>
        <w:div w:id="874149995">
          <w:marLeft w:val="0"/>
          <w:marRight w:val="0"/>
          <w:marTop w:val="0"/>
          <w:marBottom w:val="0"/>
          <w:divBdr>
            <w:top w:val="none" w:sz="0" w:space="0" w:color="auto"/>
            <w:left w:val="none" w:sz="0" w:space="0" w:color="auto"/>
            <w:bottom w:val="none" w:sz="0" w:space="0" w:color="auto"/>
            <w:right w:val="none" w:sz="0" w:space="0" w:color="auto"/>
          </w:divBdr>
        </w:div>
        <w:div w:id="1563758681">
          <w:marLeft w:val="0"/>
          <w:marRight w:val="0"/>
          <w:marTop w:val="0"/>
          <w:marBottom w:val="0"/>
          <w:divBdr>
            <w:top w:val="none" w:sz="0" w:space="0" w:color="auto"/>
            <w:left w:val="none" w:sz="0" w:space="0" w:color="auto"/>
            <w:bottom w:val="none" w:sz="0" w:space="0" w:color="auto"/>
            <w:right w:val="none" w:sz="0" w:space="0" w:color="auto"/>
          </w:divBdr>
        </w:div>
        <w:div w:id="695350022">
          <w:marLeft w:val="0"/>
          <w:marRight w:val="0"/>
          <w:marTop w:val="0"/>
          <w:marBottom w:val="0"/>
          <w:divBdr>
            <w:top w:val="none" w:sz="0" w:space="0" w:color="auto"/>
            <w:left w:val="none" w:sz="0" w:space="0" w:color="auto"/>
            <w:bottom w:val="none" w:sz="0" w:space="0" w:color="auto"/>
            <w:right w:val="none" w:sz="0" w:space="0" w:color="auto"/>
          </w:divBdr>
        </w:div>
        <w:div w:id="335811675">
          <w:marLeft w:val="0"/>
          <w:marRight w:val="0"/>
          <w:marTop w:val="0"/>
          <w:marBottom w:val="0"/>
          <w:divBdr>
            <w:top w:val="none" w:sz="0" w:space="0" w:color="auto"/>
            <w:left w:val="none" w:sz="0" w:space="0" w:color="auto"/>
            <w:bottom w:val="none" w:sz="0" w:space="0" w:color="auto"/>
            <w:right w:val="none" w:sz="0" w:space="0" w:color="auto"/>
          </w:divBdr>
        </w:div>
        <w:div w:id="2122915727">
          <w:marLeft w:val="0"/>
          <w:marRight w:val="0"/>
          <w:marTop w:val="0"/>
          <w:marBottom w:val="0"/>
          <w:divBdr>
            <w:top w:val="none" w:sz="0" w:space="0" w:color="auto"/>
            <w:left w:val="none" w:sz="0" w:space="0" w:color="auto"/>
            <w:bottom w:val="none" w:sz="0" w:space="0" w:color="auto"/>
            <w:right w:val="none" w:sz="0" w:space="0" w:color="auto"/>
          </w:divBdr>
        </w:div>
        <w:div w:id="1314213865">
          <w:marLeft w:val="0"/>
          <w:marRight w:val="0"/>
          <w:marTop w:val="0"/>
          <w:marBottom w:val="0"/>
          <w:divBdr>
            <w:top w:val="none" w:sz="0" w:space="0" w:color="auto"/>
            <w:left w:val="none" w:sz="0" w:space="0" w:color="auto"/>
            <w:bottom w:val="none" w:sz="0" w:space="0" w:color="auto"/>
            <w:right w:val="none" w:sz="0" w:space="0" w:color="auto"/>
          </w:divBdr>
        </w:div>
        <w:div w:id="896360382">
          <w:marLeft w:val="0"/>
          <w:marRight w:val="0"/>
          <w:marTop w:val="0"/>
          <w:marBottom w:val="0"/>
          <w:divBdr>
            <w:top w:val="none" w:sz="0" w:space="0" w:color="auto"/>
            <w:left w:val="none" w:sz="0" w:space="0" w:color="auto"/>
            <w:bottom w:val="none" w:sz="0" w:space="0" w:color="auto"/>
            <w:right w:val="none" w:sz="0" w:space="0" w:color="auto"/>
          </w:divBdr>
        </w:div>
        <w:div w:id="513963041">
          <w:marLeft w:val="0"/>
          <w:marRight w:val="0"/>
          <w:marTop w:val="0"/>
          <w:marBottom w:val="0"/>
          <w:divBdr>
            <w:top w:val="none" w:sz="0" w:space="0" w:color="auto"/>
            <w:left w:val="none" w:sz="0" w:space="0" w:color="auto"/>
            <w:bottom w:val="none" w:sz="0" w:space="0" w:color="auto"/>
            <w:right w:val="none" w:sz="0" w:space="0" w:color="auto"/>
          </w:divBdr>
        </w:div>
        <w:div w:id="1190877030">
          <w:marLeft w:val="0"/>
          <w:marRight w:val="0"/>
          <w:marTop w:val="0"/>
          <w:marBottom w:val="0"/>
          <w:divBdr>
            <w:top w:val="none" w:sz="0" w:space="0" w:color="auto"/>
            <w:left w:val="none" w:sz="0" w:space="0" w:color="auto"/>
            <w:bottom w:val="none" w:sz="0" w:space="0" w:color="auto"/>
            <w:right w:val="none" w:sz="0" w:space="0" w:color="auto"/>
          </w:divBdr>
        </w:div>
        <w:div w:id="2123107399">
          <w:marLeft w:val="0"/>
          <w:marRight w:val="0"/>
          <w:marTop w:val="0"/>
          <w:marBottom w:val="0"/>
          <w:divBdr>
            <w:top w:val="none" w:sz="0" w:space="0" w:color="auto"/>
            <w:left w:val="none" w:sz="0" w:space="0" w:color="auto"/>
            <w:bottom w:val="none" w:sz="0" w:space="0" w:color="auto"/>
            <w:right w:val="none" w:sz="0" w:space="0" w:color="auto"/>
          </w:divBdr>
        </w:div>
        <w:div w:id="372577722">
          <w:marLeft w:val="0"/>
          <w:marRight w:val="0"/>
          <w:marTop w:val="0"/>
          <w:marBottom w:val="0"/>
          <w:divBdr>
            <w:top w:val="none" w:sz="0" w:space="0" w:color="auto"/>
            <w:left w:val="none" w:sz="0" w:space="0" w:color="auto"/>
            <w:bottom w:val="none" w:sz="0" w:space="0" w:color="auto"/>
            <w:right w:val="none" w:sz="0" w:space="0" w:color="auto"/>
          </w:divBdr>
        </w:div>
        <w:div w:id="531262162">
          <w:marLeft w:val="0"/>
          <w:marRight w:val="0"/>
          <w:marTop w:val="0"/>
          <w:marBottom w:val="0"/>
          <w:divBdr>
            <w:top w:val="none" w:sz="0" w:space="0" w:color="auto"/>
            <w:left w:val="none" w:sz="0" w:space="0" w:color="auto"/>
            <w:bottom w:val="none" w:sz="0" w:space="0" w:color="auto"/>
            <w:right w:val="none" w:sz="0" w:space="0" w:color="auto"/>
          </w:divBdr>
        </w:div>
        <w:div w:id="584732336">
          <w:marLeft w:val="0"/>
          <w:marRight w:val="0"/>
          <w:marTop w:val="0"/>
          <w:marBottom w:val="0"/>
          <w:divBdr>
            <w:top w:val="none" w:sz="0" w:space="0" w:color="auto"/>
            <w:left w:val="none" w:sz="0" w:space="0" w:color="auto"/>
            <w:bottom w:val="none" w:sz="0" w:space="0" w:color="auto"/>
            <w:right w:val="none" w:sz="0" w:space="0" w:color="auto"/>
          </w:divBdr>
        </w:div>
        <w:div w:id="1394698766">
          <w:marLeft w:val="0"/>
          <w:marRight w:val="0"/>
          <w:marTop w:val="0"/>
          <w:marBottom w:val="0"/>
          <w:divBdr>
            <w:top w:val="none" w:sz="0" w:space="0" w:color="auto"/>
            <w:left w:val="none" w:sz="0" w:space="0" w:color="auto"/>
            <w:bottom w:val="none" w:sz="0" w:space="0" w:color="auto"/>
            <w:right w:val="none" w:sz="0" w:space="0" w:color="auto"/>
          </w:divBdr>
        </w:div>
        <w:div w:id="1044794337">
          <w:marLeft w:val="0"/>
          <w:marRight w:val="0"/>
          <w:marTop w:val="0"/>
          <w:marBottom w:val="0"/>
          <w:divBdr>
            <w:top w:val="none" w:sz="0" w:space="0" w:color="auto"/>
            <w:left w:val="none" w:sz="0" w:space="0" w:color="auto"/>
            <w:bottom w:val="none" w:sz="0" w:space="0" w:color="auto"/>
            <w:right w:val="none" w:sz="0" w:space="0" w:color="auto"/>
          </w:divBdr>
        </w:div>
        <w:div w:id="264389749">
          <w:marLeft w:val="0"/>
          <w:marRight w:val="0"/>
          <w:marTop w:val="0"/>
          <w:marBottom w:val="0"/>
          <w:divBdr>
            <w:top w:val="none" w:sz="0" w:space="0" w:color="auto"/>
            <w:left w:val="none" w:sz="0" w:space="0" w:color="auto"/>
            <w:bottom w:val="none" w:sz="0" w:space="0" w:color="auto"/>
            <w:right w:val="none" w:sz="0" w:space="0" w:color="auto"/>
          </w:divBdr>
        </w:div>
        <w:div w:id="1397364301">
          <w:marLeft w:val="0"/>
          <w:marRight w:val="0"/>
          <w:marTop w:val="0"/>
          <w:marBottom w:val="0"/>
          <w:divBdr>
            <w:top w:val="none" w:sz="0" w:space="0" w:color="auto"/>
            <w:left w:val="none" w:sz="0" w:space="0" w:color="auto"/>
            <w:bottom w:val="none" w:sz="0" w:space="0" w:color="auto"/>
            <w:right w:val="none" w:sz="0" w:space="0" w:color="auto"/>
          </w:divBdr>
        </w:div>
        <w:div w:id="435564373">
          <w:marLeft w:val="0"/>
          <w:marRight w:val="0"/>
          <w:marTop w:val="0"/>
          <w:marBottom w:val="0"/>
          <w:divBdr>
            <w:top w:val="none" w:sz="0" w:space="0" w:color="auto"/>
            <w:left w:val="none" w:sz="0" w:space="0" w:color="auto"/>
            <w:bottom w:val="none" w:sz="0" w:space="0" w:color="auto"/>
            <w:right w:val="none" w:sz="0" w:space="0" w:color="auto"/>
          </w:divBdr>
        </w:div>
        <w:div w:id="1968462588">
          <w:marLeft w:val="0"/>
          <w:marRight w:val="0"/>
          <w:marTop w:val="0"/>
          <w:marBottom w:val="0"/>
          <w:divBdr>
            <w:top w:val="none" w:sz="0" w:space="0" w:color="auto"/>
            <w:left w:val="none" w:sz="0" w:space="0" w:color="auto"/>
            <w:bottom w:val="none" w:sz="0" w:space="0" w:color="auto"/>
            <w:right w:val="none" w:sz="0" w:space="0" w:color="auto"/>
          </w:divBdr>
        </w:div>
        <w:div w:id="162553522">
          <w:marLeft w:val="0"/>
          <w:marRight w:val="0"/>
          <w:marTop w:val="0"/>
          <w:marBottom w:val="0"/>
          <w:divBdr>
            <w:top w:val="none" w:sz="0" w:space="0" w:color="auto"/>
            <w:left w:val="none" w:sz="0" w:space="0" w:color="auto"/>
            <w:bottom w:val="none" w:sz="0" w:space="0" w:color="auto"/>
            <w:right w:val="none" w:sz="0" w:space="0" w:color="auto"/>
          </w:divBdr>
        </w:div>
        <w:div w:id="1690788248">
          <w:marLeft w:val="0"/>
          <w:marRight w:val="0"/>
          <w:marTop w:val="0"/>
          <w:marBottom w:val="0"/>
          <w:divBdr>
            <w:top w:val="none" w:sz="0" w:space="0" w:color="auto"/>
            <w:left w:val="none" w:sz="0" w:space="0" w:color="auto"/>
            <w:bottom w:val="none" w:sz="0" w:space="0" w:color="auto"/>
            <w:right w:val="none" w:sz="0" w:space="0" w:color="auto"/>
          </w:divBdr>
        </w:div>
        <w:div w:id="678508739">
          <w:marLeft w:val="0"/>
          <w:marRight w:val="0"/>
          <w:marTop w:val="0"/>
          <w:marBottom w:val="0"/>
          <w:divBdr>
            <w:top w:val="none" w:sz="0" w:space="0" w:color="auto"/>
            <w:left w:val="none" w:sz="0" w:space="0" w:color="auto"/>
            <w:bottom w:val="none" w:sz="0" w:space="0" w:color="auto"/>
            <w:right w:val="none" w:sz="0" w:space="0" w:color="auto"/>
          </w:divBdr>
        </w:div>
        <w:div w:id="727651998">
          <w:marLeft w:val="0"/>
          <w:marRight w:val="0"/>
          <w:marTop w:val="0"/>
          <w:marBottom w:val="0"/>
          <w:divBdr>
            <w:top w:val="none" w:sz="0" w:space="0" w:color="auto"/>
            <w:left w:val="none" w:sz="0" w:space="0" w:color="auto"/>
            <w:bottom w:val="none" w:sz="0" w:space="0" w:color="auto"/>
            <w:right w:val="none" w:sz="0" w:space="0" w:color="auto"/>
          </w:divBdr>
        </w:div>
        <w:div w:id="685207641">
          <w:marLeft w:val="0"/>
          <w:marRight w:val="0"/>
          <w:marTop w:val="0"/>
          <w:marBottom w:val="0"/>
          <w:divBdr>
            <w:top w:val="none" w:sz="0" w:space="0" w:color="auto"/>
            <w:left w:val="none" w:sz="0" w:space="0" w:color="auto"/>
            <w:bottom w:val="none" w:sz="0" w:space="0" w:color="auto"/>
            <w:right w:val="none" w:sz="0" w:space="0" w:color="auto"/>
          </w:divBdr>
        </w:div>
        <w:div w:id="530386199">
          <w:marLeft w:val="0"/>
          <w:marRight w:val="0"/>
          <w:marTop w:val="0"/>
          <w:marBottom w:val="0"/>
          <w:divBdr>
            <w:top w:val="none" w:sz="0" w:space="0" w:color="auto"/>
            <w:left w:val="none" w:sz="0" w:space="0" w:color="auto"/>
            <w:bottom w:val="none" w:sz="0" w:space="0" w:color="auto"/>
            <w:right w:val="none" w:sz="0" w:space="0" w:color="auto"/>
          </w:divBdr>
        </w:div>
        <w:div w:id="981229093">
          <w:marLeft w:val="0"/>
          <w:marRight w:val="0"/>
          <w:marTop w:val="0"/>
          <w:marBottom w:val="0"/>
          <w:divBdr>
            <w:top w:val="none" w:sz="0" w:space="0" w:color="auto"/>
            <w:left w:val="none" w:sz="0" w:space="0" w:color="auto"/>
            <w:bottom w:val="none" w:sz="0" w:space="0" w:color="auto"/>
            <w:right w:val="none" w:sz="0" w:space="0" w:color="auto"/>
          </w:divBdr>
        </w:div>
        <w:div w:id="1420828546">
          <w:marLeft w:val="0"/>
          <w:marRight w:val="0"/>
          <w:marTop w:val="0"/>
          <w:marBottom w:val="0"/>
          <w:divBdr>
            <w:top w:val="none" w:sz="0" w:space="0" w:color="auto"/>
            <w:left w:val="none" w:sz="0" w:space="0" w:color="auto"/>
            <w:bottom w:val="none" w:sz="0" w:space="0" w:color="auto"/>
            <w:right w:val="none" w:sz="0" w:space="0" w:color="auto"/>
          </w:divBdr>
        </w:div>
        <w:div w:id="1424835988">
          <w:marLeft w:val="0"/>
          <w:marRight w:val="0"/>
          <w:marTop w:val="0"/>
          <w:marBottom w:val="0"/>
          <w:divBdr>
            <w:top w:val="none" w:sz="0" w:space="0" w:color="auto"/>
            <w:left w:val="none" w:sz="0" w:space="0" w:color="auto"/>
            <w:bottom w:val="none" w:sz="0" w:space="0" w:color="auto"/>
            <w:right w:val="none" w:sz="0" w:space="0" w:color="auto"/>
          </w:divBdr>
        </w:div>
        <w:div w:id="1794865718">
          <w:marLeft w:val="0"/>
          <w:marRight w:val="0"/>
          <w:marTop w:val="0"/>
          <w:marBottom w:val="0"/>
          <w:divBdr>
            <w:top w:val="none" w:sz="0" w:space="0" w:color="auto"/>
            <w:left w:val="none" w:sz="0" w:space="0" w:color="auto"/>
            <w:bottom w:val="none" w:sz="0" w:space="0" w:color="auto"/>
            <w:right w:val="none" w:sz="0" w:space="0" w:color="auto"/>
          </w:divBdr>
        </w:div>
        <w:div w:id="133719980">
          <w:marLeft w:val="0"/>
          <w:marRight w:val="0"/>
          <w:marTop w:val="0"/>
          <w:marBottom w:val="0"/>
          <w:divBdr>
            <w:top w:val="none" w:sz="0" w:space="0" w:color="auto"/>
            <w:left w:val="none" w:sz="0" w:space="0" w:color="auto"/>
            <w:bottom w:val="none" w:sz="0" w:space="0" w:color="auto"/>
            <w:right w:val="none" w:sz="0" w:space="0" w:color="auto"/>
          </w:divBdr>
        </w:div>
        <w:div w:id="1341008386">
          <w:marLeft w:val="0"/>
          <w:marRight w:val="0"/>
          <w:marTop w:val="0"/>
          <w:marBottom w:val="0"/>
          <w:divBdr>
            <w:top w:val="none" w:sz="0" w:space="0" w:color="auto"/>
            <w:left w:val="none" w:sz="0" w:space="0" w:color="auto"/>
            <w:bottom w:val="none" w:sz="0" w:space="0" w:color="auto"/>
            <w:right w:val="none" w:sz="0" w:space="0" w:color="auto"/>
          </w:divBdr>
        </w:div>
        <w:div w:id="457065747">
          <w:marLeft w:val="0"/>
          <w:marRight w:val="0"/>
          <w:marTop w:val="0"/>
          <w:marBottom w:val="0"/>
          <w:divBdr>
            <w:top w:val="none" w:sz="0" w:space="0" w:color="auto"/>
            <w:left w:val="none" w:sz="0" w:space="0" w:color="auto"/>
            <w:bottom w:val="none" w:sz="0" w:space="0" w:color="auto"/>
            <w:right w:val="none" w:sz="0" w:space="0" w:color="auto"/>
          </w:divBdr>
        </w:div>
        <w:div w:id="195122613">
          <w:marLeft w:val="0"/>
          <w:marRight w:val="0"/>
          <w:marTop w:val="0"/>
          <w:marBottom w:val="0"/>
          <w:divBdr>
            <w:top w:val="none" w:sz="0" w:space="0" w:color="auto"/>
            <w:left w:val="none" w:sz="0" w:space="0" w:color="auto"/>
            <w:bottom w:val="none" w:sz="0" w:space="0" w:color="auto"/>
            <w:right w:val="none" w:sz="0" w:space="0" w:color="auto"/>
          </w:divBdr>
        </w:div>
        <w:div w:id="652831078">
          <w:marLeft w:val="0"/>
          <w:marRight w:val="0"/>
          <w:marTop w:val="0"/>
          <w:marBottom w:val="0"/>
          <w:divBdr>
            <w:top w:val="none" w:sz="0" w:space="0" w:color="auto"/>
            <w:left w:val="none" w:sz="0" w:space="0" w:color="auto"/>
            <w:bottom w:val="none" w:sz="0" w:space="0" w:color="auto"/>
            <w:right w:val="none" w:sz="0" w:space="0" w:color="auto"/>
          </w:divBdr>
        </w:div>
        <w:div w:id="157114858">
          <w:marLeft w:val="0"/>
          <w:marRight w:val="0"/>
          <w:marTop w:val="0"/>
          <w:marBottom w:val="0"/>
          <w:divBdr>
            <w:top w:val="none" w:sz="0" w:space="0" w:color="auto"/>
            <w:left w:val="none" w:sz="0" w:space="0" w:color="auto"/>
            <w:bottom w:val="none" w:sz="0" w:space="0" w:color="auto"/>
            <w:right w:val="none" w:sz="0" w:space="0" w:color="auto"/>
          </w:divBdr>
        </w:div>
        <w:div w:id="1768228571">
          <w:marLeft w:val="0"/>
          <w:marRight w:val="0"/>
          <w:marTop w:val="0"/>
          <w:marBottom w:val="0"/>
          <w:divBdr>
            <w:top w:val="none" w:sz="0" w:space="0" w:color="auto"/>
            <w:left w:val="none" w:sz="0" w:space="0" w:color="auto"/>
            <w:bottom w:val="none" w:sz="0" w:space="0" w:color="auto"/>
            <w:right w:val="none" w:sz="0" w:space="0" w:color="auto"/>
          </w:divBdr>
        </w:div>
        <w:div w:id="77991182">
          <w:marLeft w:val="0"/>
          <w:marRight w:val="0"/>
          <w:marTop w:val="0"/>
          <w:marBottom w:val="0"/>
          <w:divBdr>
            <w:top w:val="none" w:sz="0" w:space="0" w:color="auto"/>
            <w:left w:val="none" w:sz="0" w:space="0" w:color="auto"/>
            <w:bottom w:val="none" w:sz="0" w:space="0" w:color="auto"/>
            <w:right w:val="none" w:sz="0" w:space="0" w:color="auto"/>
          </w:divBdr>
        </w:div>
        <w:div w:id="1475298116">
          <w:marLeft w:val="0"/>
          <w:marRight w:val="0"/>
          <w:marTop w:val="0"/>
          <w:marBottom w:val="0"/>
          <w:divBdr>
            <w:top w:val="none" w:sz="0" w:space="0" w:color="auto"/>
            <w:left w:val="none" w:sz="0" w:space="0" w:color="auto"/>
            <w:bottom w:val="none" w:sz="0" w:space="0" w:color="auto"/>
            <w:right w:val="none" w:sz="0" w:space="0" w:color="auto"/>
          </w:divBdr>
        </w:div>
        <w:div w:id="565989056">
          <w:marLeft w:val="0"/>
          <w:marRight w:val="0"/>
          <w:marTop w:val="0"/>
          <w:marBottom w:val="0"/>
          <w:divBdr>
            <w:top w:val="none" w:sz="0" w:space="0" w:color="auto"/>
            <w:left w:val="none" w:sz="0" w:space="0" w:color="auto"/>
            <w:bottom w:val="none" w:sz="0" w:space="0" w:color="auto"/>
            <w:right w:val="none" w:sz="0" w:space="0" w:color="auto"/>
          </w:divBdr>
        </w:div>
        <w:div w:id="761491167">
          <w:marLeft w:val="0"/>
          <w:marRight w:val="0"/>
          <w:marTop w:val="0"/>
          <w:marBottom w:val="0"/>
          <w:divBdr>
            <w:top w:val="none" w:sz="0" w:space="0" w:color="auto"/>
            <w:left w:val="none" w:sz="0" w:space="0" w:color="auto"/>
            <w:bottom w:val="none" w:sz="0" w:space="0" w:color="auto"/>
            <w:right w:val="none" w:sz="0" w:space="0" w:color="auto"/>
          </w:divBdr>
        </w:div>
        <w:div w:id="241767522">
          <w:marLeft w:val="0"/>
          <w:marRight w:val="0"/>
          <w:marTop w:val="0"/>
          <w:marBottom w:val="0"/>
          <w:divBdr>
            <w:top w:val="none" w:sz="0" w:space="0" w:color="auto"/>
            <w:left w:val="none" w:sz="0" w:space="0" w:color="auto"/>
            <w:bottom w:val="none" w:sz="0" w:space="0" w:color="auto"/>
            <w:right w:val="none" w:sz="0" w:space="0" w:color="auto"/>
          </w:divBdr>
        </w:div>
        <w:div w:id="2055620623">
          <w:marLeft w:val="0"/>
          <w:marRight w:val="0"/>
          <w:marTop w:val="0"/>
          <w:marBottom w:val="0"/>
          <w:divBdr>
            <w:top w:val="none" w:sz="0" w:space="0" w:color="auto"/>
            <w:left w:val="none" w:sz="0" w:space="0" w:color="auto"/>
            <w:bottom w:val="none" w:sz="0" w:space="0" w:color="auto"/>
            <w:right w:val="none" w:sz="0" w:space="0" w:color="auto"/>
          </w:divBdr>
        </w:div>
        <w:div w:id="1949701978">
          <w:marLeft w:val="0"/>
          <w:marRight w:val="0"/>
          <w:marTop w:val="0"/>
          <w:marBottom w:val="0"/>
          <w:divBdr>
            <w:top w:val="none" w:sz="0" w:space="0" w:color="auto"/>
            <w:left w:val="none" w:sz="0" w:space="0" w:color="auto"/>
            <w:bottom w:val="none" w:sz="0" w:space="0" w:color="auto"/>
            <w:right w:val="none" w:sz="0" w:space="0" w:color="auto"/>
          </w:divBdr>
        </w:div>
      </w:divsChild>
    </w:div>
    <w:div w:id="1475835300">
      <w:bodyDiv w:val="1"/>
      <w:marLeft w:val="0"/>
      <w:marRight w:val="0"/>
      <w:marTop w:val="0"/>
      <w:marBottom w:val="0"/>
      <w:divBdr>
        <w:top w:val="none" w:sz="0" w:space="0" w:color="auto"/>
        <w:left w:val="none" w:sz="0" w:space="0" w:color="auto"/>
        <w:bottom w:val="none" w:sz="0" w:space="0" w:color="auto"/>
        <w:right w:val="none" w:sz="0" w:space="0" w:color="auto"/>
      </w:divBdr>
    </w:div>
    <w:div w:id="1508978235">
      <w:bodyDiv w:val="1"/>
      <w:marLeft w:val="0"/>
      <w:marRight w:val="0"/>
      <w:marTop w:val="0"/>
      <w:marBottom w:val="0"/>
      <w:divBdr>
        <w:top w:val="none" w:sz="0" w:space="0" w:color="auto"/>
        <w:left w:val="none" w:sz="0" w:space="0" w:color="auto"/>
        <w:bottom w:val="none" w:sz="0" w:space="0" w:color="auto"/>
        <w:right w:val="none" w:sz="0" w:space="0" w:color="auto"/>
      </w:divBdr>
      <w:divsChild>
        <w:div w:id="1375734636">
          <w:marLeft w:val="0"/>
          <w:marRight w:val="0"/>
          <w:marTop w:val="0"/>
          <w:marBottom w:val="0"/>
          <w:divBdr>
            <w:top w:val="none" w:sz="0" w:space="0" w:color="auto"/>
            <w:left w:val="none" w:sz="0" w:space="0" w:color="auto"/>
            <w:bottom w:val="none" w:sz="0" w:space="0" w:color="auto"/>
            <w:right w:val="none" w:sz="0" w:space="0" w:color="auto"/>
          </w:divBdr>
        </w:div>
        <w:div w:id="674385232">
          <w:marLeft w:val="0"/>
          <w:marRight w:val="0"/>
          <w:marTop w:val="0"/>
          <w:marBottom w:val="0"/>
          <w:divBdr>
            <w:top w:val="none" w:sz="0" w:space="0" w:color="auto"/>
            <w:left w:val="none" w:sz="0" w:space="0" w:color="auto"/>
            <w:bottom w:val="none" w:sz="0" w:space="0" w:color="auto"/>
            <w:right w:val="none" w:sz="0" w:space="0" w:color="auto"/>
          </w:divBdr>
        </w:div>
        <w:div w:id="68430007">
          <w:marLeft w:val="0"/>
          <w:marRight w:val="0"/>
          <w:marTop w:val="0"/>
          <w:marBottom w:val="0"/>
          <w:divBdr>
            <w:top w:val="none" w:sz="0" w:space="0" w:color="auto"/>
            <w:left w:val="none" w:sz="0" w:space="0" w:color="auto"/>
            <w:bottom w:val="none" w:sz="0" w:space="0" w:color="auto"/>
            <w:right w:val="none" w:sz="0" w:space="0" w:color="auto"/>
          </w:divBdr>
        </w:div>
        <w:div w:id="226186030">
          <w:marLeft w:val="0"/>
          <w:marRight w:val="0"/>
          <w:marTop w:val="0"/>
          <w:marBottom w:val="0"/>
          <w:divBdr>
            <w:top w:val="none" w:sz="0" w:space="0" w:color="auto"/>
            <w:left w:val="none" w:sz="0" w:space="0" w:color="auto"/>
            <w:bottom w:val="none" w:sz="0" w:space="0" w:color="auto"/>
            <w:right w:val="none" w:sz="0" w:space="0" w:color="auto"/>
          </w:divBdr>
        </w:div>
        <w:div w:id="1065683812">
          <w:marLeft w:val="0"/>
          <w:marRight w:val="0"/>
          <w:marTop w:val="0"/>
          <w:marBottom w:val="0"/>
          <w:divBdr>
            <w:top w:val="none" w:sz="0" w:space="0" w:color="auto"/>
            <w:left w:val="none" w:sz="0" w:space="0" w:color="auto"/>
            <w:bottom w:val="none" w:sz="0" w:space="0" w:color="auto"/>
            <w:right w:val="none" w:sz="0" w:space="0" w:color="auto"/>
          </w:divBdr>
        </w:div>
        <w:div w:id="2029794105">
          <w:marLeft w:val="0"/>
          <w:marRight w:val="0"/>
          <w:marTop w:val="0"/>
          <w:marBottom w:val="0"/>
          <w:divBdr>
            <w:top w:val="none" w:sz="0" w:space="0" w:color="auto"/>
            <w:left w:val="none" w:sz="0" w:space="0" w:color="auto"/>
            <w:bottom w:val="none" w:sz="0" w:space="0" w:color="auto"/>
            <w:right w:val="none" w:sz="0" w:space="0" w:color="auto"/>
          </w:divBdr>
        </w:div>
        <w:div w:id="831338320">
          <w:marLeft w:val="0"/>
          <w:marRight w:val="0"/>
          <w:marTop w:val="0"/>
          <w:marBottom w:val="0"/>
          <w:divBdr>
            <w:top w:val="none" w:sz="0" w:space="0" w:color="auto"/>
            <w:left w:val="none" w:sz="0" w:space="0" w:color="auto"/>
            <w:bottom w:val="none" w:sz="0" w:space="0" w:color="auto"/>
            <w:right w:val="none" w:sz="0" w:space="0" w:color="auto"/>
          </w:divBdr>
        </w:div>
        <w:div w:id="2143302869">
          <w:marLeft w:val="0"/>
          <w:marRight w:val="0"/>
          <w:marTop w:val="0"/>
          <w:marBottom w:val="0"/>
          <w:divBdr>
            <w:top w:val="none" w:sz="0" w:space="0" w:color="auto"/>
            <w:left w:val="none" w:sz="0" w:space="0" w:color="auto"/>
            <w:bottom w:val="none" w:sz="0" w:space="0" w:color="auto"/>
            <w:right w:val="none" w:sz="0" w:space="0" w:color="auto"/>
          </w:divBdr>
        </w:div>
        <w:div w:id="1570387514">
          <w:marLeft w:val="0"/>
          <w:marRight w:val="0"/>
          <w:marTop w:val="0"/>
          <w:marBottom w:val="0"/>
          <w:divBdr>
            <w:top w:val="none" w:sz="0" w:space="0" w:color="auto"/>
            <w:left w:val="none" w:sz="0" w:space="0" w:color="auto"/>
            <w:bottom w:val="none" w:sz="0" w:space="0" w:color="auto"/>
            <w:right w:val="none" w:sz="0" w:space="0" w:color="auto"/>
          </w:divBdr>
        </w:div>
        <w:div w:id="1768577466">
          <w:marLeft w:val="0"/>
          <w:marRight w:val="0"/>
          <w:marTop w:val="0"/>
          <w:marBottom w:val="0"/>
          <w:divBdr>
            <w:top w:val="none" w:sz="0" w:space="0" w:color="auto"/>
            <w:left w:val="none" w:sz="0" w:space="0" w:color="auto"/>
            <w:bottom w:val="none" w:sz="0" w:space="0" w:color="auto"/>
            <w:right w:val="none" w:sz="0" w:space="0" w:color="auto"/>
          </w:divBdr>
        </w:div>
        <w:div w:id="1519810554">
          <w:marLeft w:val="0"/>
          <w:marRight w:val="0"/>
          <w:marTop w:val="0"/>
          <w:marBottom w:val="0"/>
          <w:divBdr>
            <w:top w:val="none" w:sz="0" w:space="0" w:color="auto"/>
            <w:left w:val="none" w:sz="0" w:space="0" w:color="auto"/>
            <w:bottom w:val="none" w:sz="0" w:space="0" w:color="auto"/>
            <w:right w:val="none" w:sz="0" w:space="0" w:color="auto"/>
          </w:divBdr>
        </w:div>
        <w:div w:id="1331445303">
          <w:marLeft w:val="0"/>
          <w:marRight w:val="0"/>
          <w:marTop w:val="0"/>
          <w:marBottom w:val="0"/>
          <w:divBdr>
            <w:top w:val="none" w:sz="0" w:space="0" w:color="auto"/>
            <w:left w:val="none" w:sz="0" w:space="0" w:color="auto"/>
            <w:bottom w:val="none" w:sz="0" w:space="0" w:color="auto"/>
            <w:right w:val="none" w:sz="0" w:space="0" w:color="auto"/>
          </w:divBdr>
        </w:div>
        <w:div w:id="1376201764">
          <w:marLeft w:val="0"/>
          <w:marRight w:val="0"/>
          <w:marTop w:val="0"/>
          <w:marBottom w:val="0"/>
          <w:divBdr>
            <w:top w:val="none" w:sz="0" w:space="0" w:color="auto"/>
            <w:left w:val="none" w:sz="0" w:space="0" w:color="auto"/>
            <w:bottom w:val="none" w:sz="0" w:space="0" w:color="auto"/>
            <w:right w:val="none" w:sz="0" w:space="0" w:color="auto"/>
          </w:divBdr>
        </w:div>
        <w:div w:id="58750505">
          <w:marLeft w:val="0"/>
          <w:marRight w:val="0"/>
          <w:marTop w:val="0"/>
          <w:marBottom w:val="0"/>
          <w:divBdr>
            <w:top w:val="none" w:sz="0" w:space="0" w:color="auto"/>
            <w:left w:val="none" w:sz="0" w:space="0" w:color="auto"/>
            <w:bottom w:val="none" w:sz="0" w:space="0" w:color="auto"/>
            <w:right w:val="none" w:sz="0" w:space="0" w:color="auto"/>
          </w:divBdr>
        </w:div>
        <w:div w:id="1025212414">
          <w:marLeft w:val="0"/>
          <w:marRight w:val="0"/>
          <w:marTop w:val="0"/>
          <w:marBottom w:val="0"/>
          <w:divBdr>
            <w:top w:val="none" w:sz="0" w:space="0" w:color="auto"/>
            <w:left w:val="none" w:sz="0" w:space="0" w:color="auto"/>
            <w:bottom w:val="none" w:sz="0" w:space="0" w:color="auto"/>
            <w:right w:val="none" w:sz="0" w:space="0" w:color="auto"/>
          </w:divBdr>
        </w:div>
        <w:div w:id="1351176569">
          <w:marLeft w:val="0"/>
          <w:marRight w:val="0"/>
          <w:marTop w:val="0"/>
          <w:marBottom w:val="0"/>
          <w:divBdr>
            <w:top w:val="none" w:sz="0" w:space="0" w:color="auto"/>
            <w:left w:val="none" w:sz="0" w:space="0" w:color="auto"/>
            <w:bottom w:val="none" w:sz="0" w:space="0" w:color="auto"/>
            <w:right w:val="none" w:sz="0" w:space="0" w:color="auto"/>
          </w:divBdr>
        </w:div>
        <w:div w:id="670058891">
          <w:marLeft w:val="0"/>
          <w:marRight w:val="0"/>
          <w:marTop w:val="0"/>
          <w:marBottom w:val="0"/>
          <w:divBdr>
            <w:top w:val="none" w:sz="0" w:space="0" w:color="auto"/>
            <w:left w:val="none" w:sz="0" w:space="0" w:color="auto"/>
            <w:bottom w:val="none" w:sz="0" w:space="0" w:color="auto"/>
            <w:right w:val="none" w:sz="0" w:space="0" w:color="auto"/>
          </w:divBdr>
        </w:div>
        <w:div w:id="1930692954">
          <w:marLeft w:val="0"/>
          <w:marRight w:val="0"/>
          <w:marTop w:val="0"/>
          <w:marBottom w:val="0"/>
          <w:divBdr>
            <w:top w:val="none" w:sz="0" w:space="0" w:color="auto"/>
            <w:left w:val="none" w:sz="0" w:space="0" w:color="auto"/>
            <w:bottom w:val="none" w:sz="0" w:space="0" w:color="auto"/>
            <w:right w:val="none" w:sz="0" w:space="0" w:color="auto"/>
          </w:divBdr>
        </w:div>
        <w:div w:id="1337733845">
          <w:marLeft w:val="0"/>
          <w:marRight w:val="0"/>
          <w:marTop w:val="0"/>
          <w:marBottom w:val="0"/>
          <w:divBdr>
            <w:top w:val="none" w:sz="0" w:space="0" w:color="auto"/>
            <w:left w:val="none" w:sz="0" w:space="0" w:color="auto"/>
            <w:bottom w:val="none" w:sz="0" w:space="0" w:color="auto"/>
            <w:right w:val="none" w:sz="0" w:space="0" w:color="auto"/>
          </w:divBdr>
        </w:div>
        <w:div w:id="723680250">
          <w:marLeft w:val="0"/>
          <w:marRight w:val="0"/>
          <w:marTop w:val="0"/>
          <w:marBottom w:val="0"/>
          <w:divBdr>
            <w:top w:val="none" w:sz="0" w:space="0" w:color="auto"/>
            <w:left w:val="none" w:sz="0" w:space="0" w:color="auto"/>
            <w:bottom w:val="none" w:sz="0" w:space="0" w:color="auto"/>
            <w:right w:val="none" w:sz="0" w:space="0" w:color="auto"/>
          </w:divBdr>
        </w:div>
        <w:div w:id="1372801897">
          <w:marLeft w:val="0"/>
          <w:marRight w:val="0"/>
          <w:marTop w:val="0"/>
          <w:marBottom w:val="0"/>
          <w:divBdr>
            <w:top w:val="none" w:sz="0" w:space="0" w:color="auto"/>
            <w:left w:val="none" w:sz="0" w:space="0" w:color="auto"/>
            <w:bottom w:val="none" w:sz="0" w:space="0" w:color="auto"/>
            <w:right w:val="none" w:sz="0" w:space="0" w:color="auto"/>
          </w:divBdr>
        </w:div>
        <w:div w:id="463738904">
          <w:marLeft w:val="0"/>
          <w:marRight w:val="0"/>
          <w:marTop w:val="0"/>
          <w:marBottom w:val="0"/>
          <w:divBdr>
            <w:top w:val="none" w:sz="0" w:space="0" w:color="auto"/>
            <w:left w:val="none" w:sz="0" w:space="0" w:color="auto"/>
            <w:bottom w:val="none" w:sz="0" w:space="0" w:color="auto"/>
            <w:right w:val="none" w:sz="0" w:space="0" w:color="auto"/>
          </w:divBdr>
        </w:div>
        <w:div w:id="1492523587">
          <w:marLeft w:val="0"/>
          <w:marRight w:val="0"/>
          <w:marTop w:val="0"/>
          <w:marBottom w:val="0"/>
          <w:divBdr>
            <w:top w:val="none" w:sz="0" w:space="0" w:color="auto"/>
            <w:left w:val="none" w:sz="0" w:space="0" w:color="auto"/>
            <w:bottom w:val="none" w:sz="0" w:space="0" w:color="auto"/>
            <w:right w:val="none" w:sz="0" w:space="0" w:color="auto"/>
          </w:divBdr>
        </w:div>
        <w:div w:id="2071876203">
          <w:marLeft w:val="0"/>
          <w:marRight w:val="0"/>
          <w:marTop w:val="0"/>
          <w:marBottom w:val="0"/>
          <w:divBdr>
            <w:top w:val="none" w:sz="0" w:space="0" w:color="auto"/>
            <w:left w:val="none" w:sz="0" w:space="0" w:color="auto"/>
            <w:bottom w:val="none" w:sz="0" w:space="0" w:color="auto"/>
            <w:right w:val="none" w:sz="0" w:space="0" w:color="auto"/>
          </w:divBdr>
        </w:div>
        <w:div w:id="57095953">
          <w:marLeft w:val="0"/>
          <w:marRight w:val="0"/>
          <w:marTop w:val="0"/>
          <w:marBottom w:val="0"/>
          <w:divBdr>
            <w:top w:val="none" w:sz="0" w:space="0" w:color="auto"/>
            <w:left w:val="none" w:sz="0" w:space="0" w:color="auto"/>
            <w:bottom w:val="none" w:sz="0" w:space="0" w:color="auto"/>
            <w:right w:val="none" w:sz="0" w:space="0" w:color="auto"/>
          </w:divBdr>
        </w:div>
        <w:div w:id="344408927">
          <w:marLeft w:val="0"/>
          <w:marRight w:val="0"/>
          <w:marTop w:val="0"/>
          <w:marBottom w:val="0"/>
          <w:divBdr>
            <w:top w:val="none" w:sz="0" w:space="0" w:color="auto"/>
            <w:left w:val="none" w:sz="0" w:space="0" w:color="auto"/>
            <w:bottom w:val="none" w:sz="0" w:space="0" w:color="auto"/>
            <w:right w:val="none" w:sz="0" w:space="0" w:color="auto"/>
          </w:divBdr>
        </w:div>
        <w:div w:id="666176100">
          <w:marLeft w:val="0"/>
          <w:marRight w:val="0"/>
          <w:marTop w:val="0"/>
          <w:marBottom w:val="0"/>
          <w:divBdr>
            <w:top w:val="none" w:sz="0" w:space="0" w:color="auto"/>
            <w:left w:val="none" w:sz="0" w:space="0" w:color="auto"/>
            <w:bottom w:val="none" w:sz="0" w:space="0" w:color="auto"/>
            <w:right w:val="none" w:sz="0" w:space="0" w:color="auto"/>
          </w:divBdr>
        </w:div>
        <w:div w:id="858810952">
          <w:marLeft w:val="0"/>
          <w:marRight w:val="0"/>
          <w:marTop w:val="0"/>
          <w:marBottom w:val="0"/>
          <w:divBdr>
            <w:top w:val="none" w:sz="0" w:space="0" w:color="auto"/>
            <w:left w:val="none" w:sz="0" w:space="0" w:color="auto"/>
            <w:bottom w:val="none" w:sz="0" w:space="0" w:color="auto"/>
            <w:right w:val="none" w:sz="0" w:space="0" w:color="auto"/>
          </w:divBdr>
        </w:div>
        <w:div w:id="92434084">
          <w:marLeft w:val="0"/>
          <w:marRight w:val="0"/>
          <w:marTop w:val="0"/>
          <w:marBottom w:val="0"/>
          <w:divBdr>
            <w:top w:val="none" w:sz="0" w:space="0" w:color="auto"/>
            <w:left w:val="none" w:sz="0" w:space="0" w:color="auto"/>
            <w:bottom w:val="none" w:sz="0" w:space="0" w:color="auto"/>
            <w:right w:val="none" w:sz="0" w:space="0" w:color="auto"/>
          </w:divBdr>
        </w:div>
        <w:div w:id="605430228">
          <w:marLeft w:val="0"/>
          <w:marRight w:val="0"/>
          <w:marTop w:val="0"/>
          <w:marBottom w:val="0"/>
          <w:divBdr>
            <w:top w:val="none" w:sz="0" w:space="0" w:color="auto"/>
            <w:left w:val="none" w:sz="0" w:space="0" w:color="auto"/>
            <w:bottom w:val="none" w:sz="0" w:space="0" w:color="auto"/>
            <w:right w:val="none" w:sz="0" w:space="0" w:color="auto"/>
          </w:divBdr>
        </w:div>
        <w:div w:id="1420755494">
          <w:marLeft w:val="0"/>
          <w:marRight w:val="0"/>
          <w:marTop w:val="0"/>
          <w:marBottom w:val="0"/>
          <w:divBdr>
            <w:top w:val="none" w:sz="0" w:space="0" w:color="auto"/>
            <w:left w:val="none" w:sz="0" w:space="0" w:color="auto"/>
            <w:bottom w:val="none" w:sz="0" w:space="0" w:color="auto"/>
            <w:right w:val="none" w:sz="0" w:space="0" w:color="auto"/>
          </w:divBdr>
        </w:div>
        <w:div w:id="22100344">
          <w:marLeft w:val="0"/>
          <w:marRight w:val="0"/>
          <w:marTop w:val="0"/>
          <w:marBottom w:val="0"/>
          <w:divBdr>
            <w:top w:val="none" w:sz="0" w:space="0" w:color="auto"/>
            <w:left w:val="none" w:sz="0" w:space="0" w:color="auto"/>
            <w:bottom w:val="none" w:sz="0" w:space="0" w:color="auto"/>
            <w:right w:val="none" w:sz="0" w:space="0" w:color="auto"/>
          </w:divBdr>
        </w:div>
        <w:div w:id="1011569249">
          <w:marLeft w:val="0"/>
          <w:marRight w:val="0"/>
          <w:marTop w:val="0"/>
          <w:marBottom w:val="0"/>
          <w:divBdr>
            <w:top w:val="none" w:sz="0" w:space="0" w:color="auto"/>
            <w:left w:val="none" w:sz="0" w:space="0" w:color="auto"/>
            <w:bottom w:val="none" w:sz="0" w:space="0" w:color="auto"/>
            <w:right w:val="none" w:sz="0" w:space="0" w:color="auto"/>
          </w:divBdr>
        </w:div>
        <w:div w:id="1674410793">
          <w:marLeft w:val="0"/>
          <w:marRight w:val="0"/>
          <w:marTop w:val="0"/>
          <w:marBottom w:val="0"/>
          <w:divBdr>
            <w:top w:val="none" w:sz="0" w:space="0" w:color="auto"/>
            <w:left w:val="none" w:sz="0" w:space="0" w:color="auto"/>
            <w:bottom w:val="none" w:sz="0" w:space="0" w:color="auto"/>
            <w:right w:val="none" w:sz="0" w:space="0" w:color="auto"/>
          </w:divBdr>
        </w:div>
        <w:div w:id="1923758933">
          <w:marLeft w:val="0"/>
          <w:marRight w:val="0"/>
          <w:marTop w:val="0"/>
          <w:marBottom w:val="0"/>
          <w:divBdr>
            <w:top w:val="none" w:sz="0" w:space="0" w:color="auto"/>
            <w:left w:val="none" w:sz="0" w:space="0" w:color="auto"/>
            <w:bottom w:val="none" w:sz="0" w:space="0" w:color="auto"/>
            <w:right w:val="none" w:sz="0" w:space="0" w:color="auto"/>
          </w:divBdr>
        </w:div>
        <w:div w:id="1104961710">
          <w:marLeft w:val="0"/>
          <w:marRight w:val="0"/>
          <w:marTop w:val="0"/>
          <w:marBottom w:val="0"/>
          <w:divBdr>
            <w:top w:val="none" w:sz="0" w:space="0" w:color="auto"/>
            <w:left w:val="none" w:sz="0" w:space="0" w:color="auto"/>
            <w:bottom w:val="none" w:sz="0" w:space="0" w:color="auto"/>
            <w:right w:val="none" w:sz="0" w:space="0" w:color="auto"/>
          </w:divBdr>
        </w:div>
        <w:div w:id="408773467">
          <w:marLeft w:val="0"/>
          <w:marRight w:val="0"/>
          <w:marTop w:val="0"/>
          <w:marBottom w:val="0"/>
          <w:divBdr>
            <w:top w:val="none" w:sz="0" w:space="0" w:color="auto"/>
            <w:left w:val="none" w:sz="0" w:space="0" w:color="auto"/>
            <w:bottom w:val="none" w:sz="0" w:space="0" w:color="auto"/>
            <w:right w:val="none" w:sz="0" w:space="0" w:color="auto"/>
          </w:divBdr>
        </w:div>
        <w:div w:id="875504090">
          <w:marLeft w:val="0"/>
          <w:marRight w:val="0"/>
          <w:marTop w:val="0"/>
          <w:marBottom w:val="0"/>
          <w:divBdr>
            <w:top w:val="none" w:sz="0" w:space="0" w:color="auto"/>
            <w:left w:val="none" w:sz="0" w:space="0" w:color="auto"/>
            <w:bottom w:val="none" w:sz="0" w:space="0" w:color="auto"/>
            <w:right w:val="none" w:sz="0" w:space="0" w:color="auto"/>
          </w:divBdr>
        </w:div>
        <w:div w:id="874779392">
          <w:marLeft w:val="0"/>
          <w:marRight w:val="0"/>
          <w:marTop w:val="0"/>
          <w:marBottom w:val="0"/>
          <w:divBdr>
            <w:top w:val="none" w:sz="0" w:space="0" w:color="auto"/>
            <w:left w:val="none" w:sz="0" w:space="0" w:color="auto"/>
            <w:bottom w:val="none" w:sz="0" w:space="0" w:color="auto"/>
            <w:right w:val="none" w:sz="0" w:space="0" w:color="auto"/>
          </w:divBdr>
        </w:div>
        <w:div w:id="1974631315">
          <w:marLeft w:val="0"/>
          <w:marRight w:val="0"/>
          <w:marTop w:val="0"/>
          <w:marBottom w:val="0"/>
          <w:divBdr>
            <w:top w:val="none" w:sz="0" w:space="0" w:color="auto"/>
            <w:left w:val="none" w:sz="0" w:space="0" w:color="auto"/>
            <w:bottom w:val="none" w:sz="0" w:space="0" w:color="auto"/>
            <w:right w:val="none" w:sz="0" w:space="0" w:color="auto"/>
          </w:divBdr>
        </w:div>
        <w:div w:id="1461650076">
          <w:marLeft w:val="0"/>
          <w:marRight w:val="0"/>
          <w:marTop w:val="0"/>
          <w:marBottom w:val="0"/>
          <w:divBdr>
            <w:top w:val="none" w:sz="0" w:space="0" w:color="auto"/>
            <w:left w:val="none" w:sz="0" w:space="0" w:color="auto"/>
            <w:bottom w:val="none" w:sz="0" w:space="0" w:color="auto"/>
            <w:right w:val="none" w:sz="0" w:space="0" w:color="auto"/>
          </w:divBdr>
        </w:div>
        <w:div w:id="531918361">
          <w:marLeft w:val="0"/>
          <w:marRight w:val="0"/>
          <w:marTop w:val="0"/>
          <w:marBottom w:val="0"/>
          <w:divBdr>
            <w:top w:val="none" w:sz="0" w:space="0" w:color="auto"/>
            <w:left w:val="none" w:sz="0" w:space="0" w:color="auto"/>
            <w:bottom w:val="none" w:sz="0" w:space="0" w:color="auto"/>
            <w:right w:val="none" w:sz="0" w:space="0" w:color="auto"/>
          </w:divBdr>
        </w:div>
        <w:div w:id="1443570203">
          <w:marLeft w:val="0"/>
          <w:marRight w:val="0"/>
          <w:marTop w:val="0"/>
          <w:marBottom w:val="0"/>
          <w:divBdr>
            <w:top w:val="none" w:sz="0" w:space="0" w:color="auto"/>
            <w:left w:val="none" w:sz="0" w:space="0" w:color="auto"/>
            <w:bottom w:val="none" w:sz="0" w:space="0" w:color="auto"/>
            <w:right w:val="none" w:sz="0" w:space="0" w:color="auto"/>
          </w:divBdr>
        </w:div>
        <w:div w:id="81921302">
          <w:marLeft w:val="0"/>
          <w:marRight w:val="0"/>
          <w:marTop w:val="0"/>
          <w:marBottom w:val="0"/>
          <w:divBdr>
            <w:top w:val="none" w:sz="0" w:space="0" w:color="auto"/>
            <w:left w:val="none" w:sz="0" w:space="0" w:color="auto"/>
            <w:bottom w:val="none" w:sz="0" w:space="0" w:color="auto"/>
            <w:right w:val="none" w:sz="0" w:space="0" w:color="auto"/>
          </w:divBdr>
        </w:div>
        <w:div w:id="544997383">
          <w:marLeft w:val="0"/>
          <w:marRight w:val="0"/>
          <w:marTop w:val="0"/>
          <w:marBottom w:val="0"/>
          <w:divBdr>
            <w:top w:val="none" w:sz="0" w:space="0" w:color="auto"/>
            <w:left w:val="none" w:sz="0" w:space="0" w:color="auto"/>
            <w:bottom w:val="none" w:sz="0" w:space="0" w:color="auto"/>
            <w:right w:val="none" w:sz="0" w:space="0" w:color="auto"/>
          </w:divBdr>
        </w:div>
        <w:div w:id="219750469">
          <w:marLeft w:val="0"/>
          <w:marRight w:val="0"/>
          <w:marTop w:val="0"/>
          <w:marBottom w:val="0"/>
          <w:divBdr>
            <w:top w:val="none" w:sz="0" w:space="0" w:color="auto"/>
            <w:left w:val="none" w:sz="0" w:space="0" w:color="auto"/>
            <w:bottom w:val="none" w:sz="0" w:space="0" w:color="auto"/>
            <w:right w:val="none" w:sz="0" w:space="0" w:color="auto"/>
          </w:divBdr>
        </w:div>
        <w:div w:id="29259286">
          <w:marLeft w:val="0"/>
          <w:marRight w:val="0"/>
          <w:marTop w:val="0"/>
          <w:marBottom w:val="0"/>
          <w:divBdr>
            <w:top w:val="none" w:sz="0" w:space="0" w:color="auto"/>
            <w:left w:val="none" w:sz="0" w:space="0" w:color="auto"/>
            <w:bottom w:val="none" w:sz="0" w:space="0" w:color="auto"/>
            <w:right w:val="none" w:sz="0" w:space="0" w:color="auto"/>
          </w:divBdr>
        </w:div>
        <w:div w:id="1546603382">
          <w:marLeft w:val="0"/>
          <w:marRight w:val="0"/>
          <w:marTop w:val="0"/>
          <w:marBottom w:val="0"/>
          <w:divBdr>
            <w:top w:val="none" w:sz="0" w:space="0" w:color="auto"/>
            <w:left w:val="none" w:sz="0" w:space="0" w:color="auto"/>
            <w:bottom w:val="none" w:sz="0" w:space="0" w:color="auto"/>
            <w:right w:val="none" w:sz="0" w:space="0" w:color="auto"/>
          </w:divBdr>
        </w:div>
        <w:div w:id="38210590">
          <w:marLeft w:val="0"/>
          <w:marRight w:val="0"/>
          <w:marTop w:val="0"/>
          <w:marBottom w:val="0"/>
          <w:divBdr>
            <w:top w:val="none" w:sz="0" w:space="0" w:color="auto"/>
            <w:left w:val="none" w:sz="0" w:space="0" w:color="auto"/>
            <w:bottom w:val="none" w:sz="0" w:space="0" w:color="auto"/>
            <w:right w:val="none" w:sz="0" w:space="0" w:color="auto"/>
          </w:divBdr>
        </w:div>
        <w:div w:id="1536578568">
          <w:marLeft w:val="0"/>
          <w:marRight w:val="0"/>
          <w:marTop w:val="0"/>
          <w:marBottom w:val="0"/>
          <w:divBdr>
            <w:top w:val="none" w:sz="0" w:space="0" w:color="auto"/>
            <w:left w:val="none" w:sz="0" w:space="0" w:color="auto"/>
            <w:bottom w:val="none" w:sz="0" w:space="0" w:color="auto"/>
            <w:right w:val="none" w:sz="0" w:space="0" w:color="auto"/>
          </w:divBdr>
        </w:div>
        <w:div w:id="1653948673">
          <w:marLeft w:val="0"/>
          <w:marRight w:val="0"/>
          <w:marTop w:val="0"/>
          <w:marBottom w:val="0"/>
          <w:divBdr>
            <w:top w:val="none" w:sz="0" w:space="0" w:color="auto"/>
            <w:left w:val="none" w:sz="0" w:space="0" w:color="auto"/>
            <w:bottom w:val="none" w:sz="0" w:space="0" w:color="auto"/>
            <w:right w:val="none" w:sz="0" w:space="0" w:color="auto"/>
          </w:divBdr>
        </w:div>
        <w:div w:id="1432892939">
          <w:marLeft w:val="0"/>
          <w:marRight w:val="0"/>
          <w:marTop w:val="0"/>
          <w:marBottom w:val="0"/>
          <w:divBdr>
            <w:top w:val="none" w:sz="0" w:space="0" w:color="auto"/>
            <w:left w:val="none" w:sz="0" w:space="0" w:color="auto"/>
            <w:bottom w:val="none" w:sz="0" w:space="0" w:color="auto"/>
            <w:right w:val="none" w:sz="0" w:space="0" w:color="auto"/>
          </w:divBdr>
        </w:div>
        <w:div w:id="1838416566">
          <w:marLeft w:val="0"/>
          <w:marRight w:val="0"/>
          <w:marTop w:val="0"/>
          <w:marBottom w:val="0"/>
          <w:divBdr>
            <w:top w:val="none" w:sz="0" w:space="0" w:color="auto"/>
            <w:left w:val="none" w:sz="0" w:space="0" w:color="auto"/>
            <w:bottom w:val="none" w:sz="0" w:space="0" w:color="auto"/>
            <w:right w:val="none" w:sz="0" w:space="0" w:color="auto"/>
          </w:divBdr>
        </w:div>
        <w:div w:id="89204497">
          <w:marLeft w:val="0"/>
          <w:marRight w:val="0"/>
          <w:marTop w:val="0"/>
          <w:marBottom w:val="0"/>
          <w:divBdr>
            <w:top w:val="none" w:sz="0" w:space="0" w:color="auto"/>
            <w:left w:val="none" w:sz="0" w:space="0" w:color="auto"/>
            <w:bottom w:val="none" w:sz="0" w:space="0" w:color="auto"/>
            <w:right w:val="none" w:sz="0" w:space="0" w:color="auto"/>
          </w:divBdr>
        </w:div>
        <w:div w:id="1552840693">
          <w:marLeft w:val="0"/>
          <w:marRight w:val="0"/>
          <w:marTop w:val="0"/>
          <w:marBottom w:val="0"/>
          <w:divBdr>
            <w:top w:val="none" w:sz="0" w:space="0" w:color="auto"/>
            <w:left w:val="none" w:sz="0" w:space="0" w:color="auto"/>
            <w:bottom w:val="none" w:sz="0" w:space="0" w:color="auto"/>
            <w:right w:val="none" w:sz="0" w:space="0" w:color="auto"/>
          </w:divBdr>
        </w:div>
        <w:div w:id="693845479">
          <w:marLeft w:val="0"/>
          <w:marRight w:val="0"/>
          <w:marTop w:val="0"/>
          <w:marBottom w:val="0"/>
          <w:divBdr>
            <w:top w:val="none" w:sz="0" w:space="0" w:color="auto"/>
            <w:left w:val="none" w:sz="0" w:space="0" w:color="auto"/>
            <w:bottom w:val="none" w:sz="0" w:space="0" w:color="auto"/>
            <w:right w:val="none" w:sz="0" w:space="0" w:color="auto"/>
          </w:divBdr>
        </w:div>
        <w:div w:id="1609048026">
          <w:marLeft w:val="0"/>
          <w:marRight w:val="0"/>
          <w:marTop w:val="0"/>
          <w:marBottom w:val="0"/>
          <w:divBdr>
            <w:top w:val="none" w:sz="0" w:space="0" w:color="auto"/>
            <w:left w:val="none" w:sz="0" w:space="0" w:color="auto"/>
            <w:bottom w:val="none" w:sz="0" w:space="0" w:color="auto"/>
            <w:right w:val="none" w:sz="0" w:space="0" w:color="auto"/>
          </w:divBdr>
        </w:div>
        <w:div w:id="1849249953">
          <w:marLeft w:val="0"/>
          <w:marRight w:val="0"/>
          <w:marTop w:val="0"/>
          <w:marBottom w:val="0"/>
          <w:divBdr>
            <w:top w:val="none" w:sz="0" w:space="0" w:color="auto"/>
            <w:left w:val="none" w:sz="0" w:space="0" w:color="auto"/>
            <w:bottom w:val="none" w:sz="0" w:space="0" w:color="auto"/>
            <w:right w:val="none" w:sz="0" w:space="0" w:color="auto"/>
          </w:divBdr>
        </w:div>
        <w:div w:id="1617832422">
          <w:marLeft w:val="0"/>
          <w:marRight w:val="0"/>
          <w:marTop w:val="0"/>
          <w:marBottom w:val="0"/>
          <w:divBdr>
            <w:top w:val="none" w:sz="0" w:space="0" w:color="auto"/>
            <w:left w:val="none" w:sz="0" w:space="0" w:color="auto"/>
            <w:bottom w:val="none" w:sz="0" w:space="0" w:color="auto"/>
            <w:right w:val="none" w:sz="0" w:space="0" w:color="auto"/>
          </w:divBdr>
        </w:div>
        <w:div w:id="2135563249">
          <w:marLeft w:val="0"/>
          <w:marRight w:val="0"/>
          <w:marTop w:val="0"/>
          <w:marBottom w:val="0"/>
          <w:divBdr>
            <w:top w:val="none" w:sz="0" w:space="0" w:color="auto"/>
            <w:left w:val="none" w:sz="0" w:space="0" w:color="auto"/>
            <w:bottom w:val="none" w:sz="0" w:space="0" w:color="auto"/>
            <w:right w:val="none" w:sz="0" w:space="0" w:color="auto"/>
          </w:divBdr>
        </w:div>
        <w:div w:id="2040347766">
          <w:marLeft w:val="0"/>
          <w:marRight w:val="0"/>
          <w:marTop w:val="0"/>
          <w:marBottom w:val="0"/>
          <w:divBdr>
            <w:top w:val="none" w:sz="0" w:space="0" w:color="auto"/>
            <w:left w:val="none" w:sz="0" w:space="0" w:color="auto"/>
            <w:bottom w:val="none" w:sz="0" w:space="0" w:color="auto"/>
            <w:right w:val="none" w:sz="0" w:space="0" w:color="auto"/>
          </w:divBdr>
        </w:div>
        <w:div w:id="187911635">
          <w:marLeft w:val="0"/>
          <w:marRight w:val="0"/>
          <w:marTop w:val="0"/>
          <w:marBottom w:val="0"/>
          <w:divBdr>
            <w:top w:val="none" w:sz="0" w:space="0" w:color="auto"/>
            <w:left w:val="none" w:sz="0" w:space="0" w:color="auto"/>
            <w:bottom w:val="none" w:sz="0" w:space="0" w:color="auto"/>
            <w:right w:val="none" w:sz="0" w:space="0" w:color="auto"/>
          </w:divBdr>
        </w:div>
        <w:div w:id="1209761145">
          <w:marLeft w:val="0"/>
          <w:marRight w:val="0"/>
          <w:marTop w:val="0"/>
          <w:marBottom w:val="0"/>
          <w:divBdr>
            <w:top w:val="none" w:sz="0" w:space="0" w:color="auto"/>
            <w:left w:val="none" w:sz="0" w:space="0" w:color="auto"/>
            <w:bottom w:val="none" w:sz="0" w:space="0" w:color="auto"/>
            <w:right w:val="none" w:sz="0" w:space="0" w:color="auto"/>
          </w:divBdr>
        </w:div>
        <w:div w:id="661666241">
          <w:marLeft w:val="0"/>
          <w:marRight w:val="0"/>
          <w:marTop w:val="0"/>
          <w:marBottom w:val="0"/>
          <w:divBdr>
            <w:top w:val="none" w:sz="0" w:space="0" w:color="auto"/>
            <w:left w:val="none" w:sz="0" w:space="0" w:color="auto"/>
            <w:bottom w:val="none" w:sz="0" w:space="0" w:color="auto"/>
            <w:right w:val="none" w:sz="0" w:space="0" w:color="auto"/>
          </w:divBdr>
        </w:div>
        <w:div w:id="985931782">
          <w:marLeft w:val="0"/>
          <w:marRight w:val="0"/>
          <w:marTop w:val="0"/>
          <w:marBottom w:val="0"/>
          <w:divBdr>
            <w:top w:val="none" w:sz="0" w:space="0" w:color="auto"/>
            <w:left w:val="none" w:sz="0" w:space="0" w:color="auto"/>
            <w:bottom w:val="none" w:sz="0" w:space="0" w:color="auto"/>
            <w:right w:val="none" w:sz="0" w:space="0" w:color="auto"/>
          </w:divBdr>
        </w:div>
        <w:div w:id="399644062">
          <w:marLeft w:val="0"/>
          <w:marRight w:val="0"/>
          <w:marTop w:val="0"/>
          <w:marBottom w:val="0"/>
          <w:divBdr>
            <w:top w:val="none" w:sz="0" w:space="0" w:color="auto"/>
            <w:left w:val="none" w:sz="0" w:space="0" w:color="auto"/>
            <w:bottom w:val="none" w:sz="0" w:space="0" w:color="auto"/>
            <w:right w:val="none" w:sz="0" w:space="0" w:color="auto"/>
          </w:divBdr>
        </w:div>
        <w:div w:id="1539662649">
          <w:marLeft w:val="0"/>
          <w:marRight w:val="0"/>
          <w:marTop w:val="0"/>
          <w:marBottom w:val="0"/>
          <w:divBdr>
            <w:top w:val="none" w:sz="0" w:space="0" w:color="auto"/>
            <w:left w:val="none" w:sz="0" w:space="0" w:color="auto"/>
            <w:bottom w:val="none" w:sz="0" w:space="0" w:color="auto"/>
            <w:right w:val="none" w:sz="0" w:space="0" w:color="auto"/>
          </w:divBdr>
        </w:div>
        <w:div w:id="708797997">
          <w:marLeft w:val="0"/>
          <w:marRight w:val="0"/>
          <w:marTop w:val="0"/>
          <w:marBottom w:val="0"/>
          <w:divBdr>
            <w:top w:val="none" w:sz="0" w:space="0" w:color="auto"/>
            <w:left w:val="none" w:sz="0" w:space="0" w:color="auto"/>
            <w:bottom w:val="none" w:sz="0" w:space="0" w:color="auto"/>
            <w:right w:val="none" w:sz="0" w:space="0" w:color="auto"/>
          </w:divBdr>
        </w:div>
        <w:div w:id="1757554049">
          <w:marLeft w:val="0"/>
          <w:marRight w:val="0"/>
          <w:marTop w:val="0"/>
          <w:marBottom w:val="0"/>
          <w:divBdr>
            <w:top w:val="none" w:sz="0" w:space="0" w:color="auto"/>
            <w:left w:val="none" w:sz="0" w:space="0" w:color="auto"/>
            <w:bottom w:val="none" w:sz="0" w:space="0" w:color="auto"/>
            <w:right w:val="none" w:sz="0" w:space="0" w:color="auto"/>
          </w:divBdr>
        </w:div>
        <w:div w:id="1582791854">
          <w:marLeft w:val="0"/>
          <w:marRight w:val="0"/>
          <w:marTop w:val="0"/>
          <w:marBottom w:val="0"/>
          <w:divBdr>
            <w:top w:val="none" w:sz="0" w:space="0" w:color="auto"/>
            <w:left w:val="none" w:sz="0" w:space="0" w:color="auto"/>
            <w:bottom w:val="none" w:sz="0" w:space="0" w:color="auto"/>
            <w:right w:val="none" w:sz="0" w:space="0" w:color="auto"/>
          </w:divBdr>
        </w:div>
        <w:div w:id="1407417045">
          <w:marLeft w:val="0"/>
          <w:marRight w:val="0"/>
          <w:marTop w:val="0"/>
          <w:marBottom w:val="0"/>
          <w:divBdr>
            <w:top w:val="none" w:sz="0" w:space="0" w:color="auto"/>
            <w:left w:val="none" w:sz="0" w:space="0" w:color="auto"/>
            <w:bottom w:val="none" w:sz="0" w:space="0" w:color="auto"/>
            <w:right w:val="none" w:sz="0" w:space="0" w:color="auto"/>
          </w:divBdr>
        </w:div>
        <w:div w:id="1712265276">
          <w:marLeft w:val="0"/>
          <w:marRight w:val="0"/>
          <w:marTop w:val="0"/>
          <w:marBottom w:val="0"/>
          <w:divBdr>
            <w:top w:val="none" w:sz="0" w:space="0" w:color="auto"/>
            <w:left w:val="none" w:sz="0" w:space="0" w:color="auto"/>
            <w:bottom w:val="none" w:sz="0" w:space="0" w:color="auto"/>
            <w:right w:val="none" w:sz="0" w:space="0" w:color="auto"/>
          </w:divBdr>
        </w:div>
        <w:div w:id="1094589336">
          <w:marLeft w:val="0"/>
          <w:marRight w:val="0"/>
          <w:marTop w:val="0"/>
          <w:marBottom w:val="0"/>
          <w:divBdr>
            <w:top w:val="none" w:sz="0" w:space="0" w:color="auto"/>
            <w:left w:val="none" w:sz="0" w:space="0" w:color="auto"/>
            <w:bottom w:val="none" w:sz="0" w:space="0" w:color="auto"/>
            <w:right w:val="none" w:sz="0" w:space="0" w:color="auto"/>
          </w:divBdr>
        </w:div>
        <w:div w:id="481384557">
          <w:marLeft w:val="0"/>
          <w:marRight w:val="0"/>
          <w:marTop w:val="0"/>
          <w:marBottom w:val="0"/>
          <w:divBdr>
            <w:top w:val="none" w:sz="0" w:space="0" w:color="auto"/>
            <w:left w:val="none" w:sz="0" w:space="0" w:color="auto"/>
            <w:bottom w:val="none" w:sz="0" w:space="0" w:color="auto"/>
            <w:right w:val="none" w:sz="0" w:space="0" w:color="auto"/>
          </w:divBdr>
        </w:div>
        <w:div w:id="1776896937">
          <w:marLeft w:val="0"/>
          <w:marRight w:val="0"/>
          <w:marTop w:val="0"/>
          <w:marBottom w:val="0"/>
          <w:divBdr>
            <w:top w:val="none" w:sz="0" w:space="0" w:color="auto"/>
            <w:left w:val="none" w:sz="0" w:space="0" w:color="auto"/>
            <w:bottom w:val="none" w:sz="0" w:space="0" w:color="auto"/>
            <w:right w:val="none" w:sz="0" w:space="0" w:color="auto"/>
          </w:divBdr>
        </w:div>
        <w:div w:id="606887492">
          <w:marLeft w:val="0"/>
          <w:marRight w:val="0"/>
          <w:marTop w:val="0"/>
          <w:marBottom w:val="0"/>
          <w:divBdr>
            <w:top w:val="none" w:sz="0" w:space="0" w:color="auto"/>
            <w:left w:val="none" w:sz="0" w:space="0" w:color="auto"/>
            <w:bottom w:val="none" w:sz="0" w:space="0" w:color="auto"/>
            <w:right w:val="none" w:sz="0" w:space="0" w:color="auto"/>
          </w:divBdr>
        </w:div>
        <w:div w:id="1879852356">
          <w:marLeft w:val="0"/>
          <w:marRight w:val="0"/>
          <w:marTop w:val="0"/>
          <w:marBottom w:val="0"/>
          <w:divBdr>
            <w:top w:val="none" w:sz="0" w:space="0" w:color="auto"/>
            <w:left w:val="none" w:sz="0" w:space="0" w:color="auto"/>
            <w:bottom w:val="none" w:sz="0" w:space="0" w:color="auto"/>
            <w:right w:val="none" w:sz="0" w:space="0" w:color="auto"/>
          </w:divBdr>
        </w:div>
        <w:div w:id="1835873770">
          <w:marLeft w:val="0"/>
          <w:marRight w:val="0"/>
          <w:marTop w:val="0"/>
          <w:marBottom w:val="0"/>
          <w:divBdr>
            <w:top w:val="none" w:sz="0" w:space="0" w:color="auto"/>
            <w:left w:val="none" w:sz="0" w:space="0" w:color="auto"/>
            <w:bottom w:val="none" w:sz="0" w:space="0" w:color="auto"/>
            <w:right w:val="none" w:sz="0" w:space="0" w:color="auto"/>
          </w:divBdr>
        </w:div>
        <w:div w:id="2037726474">
          <w:marLeft w:val="0"/>
          <w:marRight w:val="0"/>
          <w:marTop w:val="0"/>
          <w:marBottom w:val="0"/>
          <w:divBdr>
            <w:top w:val="none" w:sz="0" w:space="0" w:color="auto"/>
            <w:left w:val="none" w:sz="0" w:space="0" w:color="auto"/>
            <w:bottom w:val="none" w:sz="0" w:space="0" w:color="auto"/>
            <w:right w:val="none" w:sz="0" w:space="0" w:color="auto"/>
          </w:divBdr>
        </w:div>
        <w:div w:id="918175729">
          <w:marLeft w:val="0"/>
          <w:marRight w:val="0"/>
          <w:marTop w:val="0"/>
          <w:marBottom w:val="0"/>
          <w:divBdr>
            <w:top w:val="none" w:sz="0" w:space="0" w:color="auto"/>
            <w:left w:val="none" w:sz="0" w:space="0" w:color="auto"/>
            <w:bottom w:val="none" w:sz="0" w:space="0" w:color="auto"/>
            <w:right w:val="none" w:sz="0" w:space="0" w:color="auto"/>
          </w:divBdr>
        </w:div>
        <w:div w:id="765659606">
          <w:marLeft w:val="0"/>
          <w:marRight w:val="0"/>
          <w:marTop w:val="0"/>
          <w:marBottom w:val="0"/>
          <w:divBdr>
            <w:top w:val="none" w:sz="0" w:space="0" w:color="auto"/>
            <w:left w:val="none" w:sz="0" w:space="0" w:color="auto"/>
            <w:bottom w:val="none" w:sz="0" w:space="0" w:color="auto"/>
            <w:right w:val="none" w:sz="0" w:space="0" w:color="auto"/>
          </w:divBdr>
        </w:div>
        <w:div w:id="1341003807">
          <w:marLeft w:val="0"/>
          <w:marRight w:val="0"/>
          <w:marTop w:val="0"/>
          <w:marBottom w:val="0"/>
          <w:divBdr>
            <w:top w:val="none" w:sz="0" w:space="0" w:color="auto"/>
            <w:left w:val="none" w:sz="0" w:space="0" w:color="auto"/>
            <w:bottom w:val="none" w:sz="0" w:space="0" w:color="auto"/>
            <w:right w:val="none" w:sz="0" w:space="0" w:color="auto"/>
          </w:divBdr>
        </w:div>
        <w:div w:id="1918131918">
          <w:marLeft w:val="0"/>
          <w:marRight w:val="0"/>
          <w:marTop w:val="0"/>
          <w:marBottom w:val="0"/>
          <w:divBdr>
            <w:top w:val="none" w:sz="0" w:space="0" w:color="auto"/>
            <w:left w:val="none" w:sz="0" w:space="0" w:color="auto"/>
            <w:bottom w:val="none" w:sz="0" w:space="0" w:color="auto"/>
            <w:right w:val="none" w:sz="0" w:space="0" w:color="auto"/>
          </w:divBdr>
        </w:div>
        <w:div w:id="897008362">
          <w:marLeft w:val="0"/>
          <w:marRight w:val="0"/>
          <w:marTop w:val="0"/>
          <w:marBottom w:val="0"/>
          <w:divBdr>
            <w:top w:val="none" w:sz="0" w:space="0" w:color="auto"/>
            <w:left w:val="none" w:sz="0" w:space="0" w:color="auto"/>
            <w:bottom w:val="none" w:sz="0" w:space="0" w:color="auto"/>
            <w:right w:val="none" w:sz="0" w:space="0" w:color="auto"/>
          </w:divBdr>
        </w:div>
        <w:div w:id="587928595">
          <w:marLeft w:val="0"/>
          <w:marRight w:val="0"/>
          <w:marTop w:val="0"/>
          <w:marBottom w:val="0"/>
          <w:divBdr>
            <w:top w:val="none" w:sz="0" w:space="0" w:color="auto"/>
            <w:left w:val="none" w:sz="0" w:space="0" w:color="auto"/>
            <w:bottom w:val="none" w:sz="0" w:space="0" w:color="auto"/>
            <w:right w:val="none" w:sz="0" w:space="0" w:color="auto"/>
          </w:divBdr>
        </w:div>
        <w:div w:id="983898826">
          <w:marLeft w:val="0"/>
          <w:marRight w:val="0"/>
          <w:marTop w:val="0"/>
          <w:marBottom w:val="0"/>
          <w:divBdr>
            <w:top w:val="none" w:sz="0" w:space="0" w:color="auto"/>
            <w:left w:val="none" w:sz="0" w:space="0" w:color="auto"/>
            <w:bottom w:val="none" w:sz="0" w:space="0" w:color="auto"/>
            <w:right w:val="none" w:sz="0" w:space="0" w:color="auto"/>
          </w:divBdr>
        </w:div>
        <w:div w:id="1429083928">
          <w:marLeft w:val="0"/>
          <w:marRight w:val="0"/>
          <w:marTop w:val="0"/>
          <w:marBottom w:val="0"/>
          <w:divBdr>
            <w:top w:val="none" w:sz="0" w:space="0" w:color="auto"/>
            <w:left w:val="none" w:sz="0" w:space="0" w:color="auto"/>
            <w:bottom w:val="none" w:sz="0" w:space="0" w:color="auto"/>
            <w:right w:val="none" w:sz="0" w:space="0" w:color="auto"/>
          </w:divBdr>
        </w:div>
        <w:div w:id="2101565319">
          <w:marLeft w:val="0"/>
          <w:marRight w:val="0"/>
          <w:marTop w:val="0"/>
          <w:marBottom w:val="0"/>
          <w:divBdr>
            <w:top w:val="none" w:sz="0" w:space="0" w:color="auto"/>
            <w:left w:val="none" w:sz="0" w:space="0" w:color="auto"/>
            <w:bottom w:val="none" w:sz="0" w:space="0" w:color="auto"/>
            <w:right w:val="none" w:sz="0" w:space="0" w:color="auto"/>
          </w:divBdr>
        </w:div>
        <w:div w:id="1725791383">
          <w:marLeft w:val="0"/>
          <w:marRight w:val="0"/>
          <w:marTop w:val="0"/>
          <w:marBottom w:val="0"/>
          <w:divBdr>
            <w:top w:val="none" w:sz="0" w:space="0" w:color="auto"/>
            <w:left w:val="none" w:sz="0" w:space="0" w:color="auto"/>
            <w:bottom w:val="none" w:sz="0" w:space="0" w:color="auto"/>
            <w:right w:val="none" w:sz="0" w:space="0" w:color="auto"/>
          </w:divBdr>
        </w:div>
        <w:div w:id="1591550198">
          <w:marLeft w:val="0"/>
          <w:marRight w:val="0"/>
          <w:marTop w:val="0"/>
          <w:marBottom w:val="0"/>
          <w:divBdr>
            <w:top w:val="none" w:sz="0" w:space="0" w:color="auto"/>
            <w:left w:val="none" w:sz="0" w:space="0" w:color="auto"/>
            <w:bottom w:val="none" w:sz="0" w:space="0" w:color="auto"/>
            <w:right w:val="none" w:sz="0" w:space="0" w:color="auto"/>
          </w:divBdr>
        </w:div>
        <w:div w:id="239872911">
          <w:marLeft w:val="0"/>
          <w:marRight w:val="0"/>
          <w:marTop w:val="0"/>
          <w:marBottom w:val="0"/>
          <w:divBdr>
            <w:top w:val="none" w:sz="0" w:space="0" w:color="auto"/>
            <w:left w:val="none" w:sz="0" w:space="0" w:color="auto"/>
            <w:bottom w:val="none" w:sz="0" w:space="0" w:color="auto"/>
            <w:right w:val="none" w:sz="0" w:space="0" w:color="auto"/>
          </w:divBdr>
        </w:div>
        <w:div w:id="356737060">
          <w:marLeft w:val="0"/>
          <w:marRight w:val="0"/>
          <w:marTop w:val="0"/>
          <w:marBottom w:val="0"/>
          <w:divBdr>
            <w:top w:val="none" w:sz="0" w:space="0" w:color="auto"/>
            <w:left w:val="none" w:sz="0" w:space="0" w:color="auto"/>
            <w:bottom w:val="none" w:sz="0" w:space="0" w:color="auto"/>
            <w:right w:val="none" w:sz="0" w:space="0" w:color="auto"/>
          </w:divBdr>
        </w:div>
        <w:div w:id="2049601324">
          <w:marLeft w:val="0"/>
          <w:marRight w:val="0"/>
          <w:marTop w:val="0"/>
          <w:marBottom w:val="0"/>
          <w:divBdr>
            <w:top w:val="none" w:sz="0" w:space="0" w:color="auto"/>
            <w:left w:val="none" w:sz="0" w:space="0" w:color="auto"/>
            <w:bottom w:val="none" w:sz="0" w:space="0" w:color="auto"/>
            <w:right w:val="none" w:sz="0" w:space="0" w:color="auto"/>
          </w:divBdr>
        </w:div>
        <w:div w:id="590747534">
          <w:marLeft w:val="0"/>
          <w:marRight w:val="0"/>
          <w:marTop w:val="0"/>
          <w:marBottom w:val="0"/>
          <w:divBdr>
            <w:top w:val="none" w:sz="0" w:space="0" w:color="auto"/>
            <w:left w:val="none" w:sz="0" w:space="0" w:color="auto"/>
            <w:bottom w:val="none" w:sz="0" w:space="0" w:color="auto"/>
            <w:right w:val="none" w:sz="0" w:space="0" w:color="auto"/>
          </w:divBdr>
        </w:div>
        <w:div w:id="1091775352">
          <w:marLeft w:val="0"/>
          <w:marRight w:val="0"/>
          <w:marTop w:val="0"/>
          <w:marBottom w:val="0"/>
          <w:divBdr>
            <w:top w:val="none" w:sz="0" w:space="0" w:color="auto"/>
            <w:left w:val="none" w:sz="0" w:space="0" w:color="auto"/>
            <w:bottom w:val="none" w:sz="0" w:space="0" w:color="auto"/>
            <w:right w:val="none" w:sz="0" w:space="0" w:color="auto"/>
          </w:divBdr>
        </w:div>
        <w:div w:id="687021011">
          <w:marLeft w:val="0"/>
          <w:marRight w:val="0"/>
          <w:marTop w:val="0"/>
          <w:marBottom w:val="0"/>
          <w:divBdr>
            <w:top w:val="none" w:sz="0" w:space="0" w:color="auto"/>
            <w:left w:val="none" w:sz="0" w:space="0" w:color="auto"/>
            <w:bottom w:val="none" w:sz="0" w:space="0" w:color="auto"/>
            <w:right w:val="none" w:sz="0" w:space="0" w:color="auto"/>
          </w:divBdr>
        </w:div>
        <w:div w:id="1856116207">
          <w:marLeft w:val="0"/>
          <w:marRight w:val="0"/>
          <w:marTop w:val="0"/>
          <w:marBottom w:val="0"/>
          <w:divBdr>
            <w:top w:val="none" w:sz="0" w:space="0" w:color="auto"/>
            <w:left w:val="none" w:sz="0" w:space="0" w:color="auto"/>
            <w:bottom w:val="none" w:sz="0" w:space="0" w:color="auto"/>
            <w:right w:val="none" w:sz="0" w:space="0" w:color="auto"/>
          </w:divBdr>
        </w:div>
        <w:div w:id="48506495">
          <w:marLeft w:val="0"/>
          <w:marRight w:val="0"/>
          <w:marTop w:val="0"/>
          <w:marBottom w:val="0"/>
          <w:divBdr>
            <w:top w:val="none" w:sz="0" w:space="0" w:color="auto"/>
            <w:left w:val="none" w:sz="0" w:space="0" w:color="auto"/>
            <w:bottom w:val="none" w:sz="0" w:space="0" w:color="auto"/>
            <w:right w:val="none" w:sz="0" w:space="0" w:color="auto"/>
          </w:divBdr>
        </w:div>
        <w:div w:id="1750543800">
          <w:marLeft w:val="0"/>
          <w:marRight w:val="0"/>
          <w:marTop w:val="0"/>
          <w:marBottom w:val="0"/>
          <w:divBdr>
            <w:top w:val="none" w:sz="0" w:space="0" w:color="auto"/>
            <w:left w:val="none" w:sz="0" w:space="0" w:color="auto"/>
            <w:bottom w:val="none" w:sz="0" w:space="0" w:color="auto"/>
            <w:right w:val="none" w:sz="0" w:space="0" w:color="auto"/>
          </w:divBdr>
        </w:div>
        <w:div w:id="215357648">
          <w:marLeft w:val="0"/>
          <w:marRight w:val="0"/>
          <w:marTop w:val="0"/>
          <w:marBottom w:val="0"/>
          <w:divBdr>
            <w:top w:val="none" w:sz="0" w:space="0" w:color="auto"/>
            <w:left w:val="none" w:sz="0" w:space="0" w:color="auto"/>
            <w:bottom w:val="none" w:sz="0" w:space="0" w:color="auto"/>
            <w:right w:val="none" w:sz="0" w:space="0" w:color="auto"/>
          </w:divBdr>
        </w:div>
        <w:div w:id="1820609018">
          <w:marLeft w:val="0"/>
          <w:marRight w:val="0"/>
          <w:marTop w:val="0"/>
          <w:marBottom w:val="0"/>
          <w:divBdr>
            <w:top w:val="none" w:sz="0" w:space="0" w:color="auto"/>
            <w:left w:val="none" w:sz="0" w:space="0" w:color="auto"/>
            <w:bottom w:val="none" w:sz="0" w:space="0" w:color="auto"/>
            <w:right w:val="none" w:sz="0" w:space="0" w:color="auto"/>
          </w:divBdr>
        </w:div>
        <w:div w:id="281233626">
          <w:marLeft w:val="0"/>
          <w:marRight w:val="0"/>
          <w:marTop w:val="0"/>
          <w:marBottom w:val="0"/>
          <w:divBdr>
            <w:top w:val="none" w:sz="0" w:space="0" w:color="auto"/>
            <w:left w:val="none" w:sz="0" w:space="0" w:color="auto"/>
            <w:bottom w:val="none" w:sz="0" w:space="0" w:color="auto"/>
            <w:right w:val="none" w:sz="0" w:space="0" w:color="auto"/>
          </w:divBdr>
        </w:div>
        <w:div w:id="1628589131">
          <w:marLeft w:val="0"/>
          <w:marRight w:val="0"/>
          <w:marTop w:val="0"/>
          <w:marBottom w:val="0"/>
          <w:divBdr>
            <w:top w:val="none" w:sz="0" w:space="0" w:color="auto"/>
            <w:left w:val="none" w:sz="0" w:space="0" w:color="auto"/>
            <w:bottom w:val="none" w:sz="0" w:space="0" w:color="auto"/>
            <w:right w:val="none" w:sz="0" w:space="0" w:color="auto"/>
          </w:divBdr>
        </w:div>
        <w:div w:id="86193135">
          <w:marLeft w:val="0"/>
          <w:marRight w:val="0"/>
          <w:marTop w:val="0"/>
          <w:marBottom w:val="0"/>
          <w:divBdr>
            <w:top w:val="none" w:sz="0" w:space="0" w:color="auto"/>
            <w:left w:val="none" w:sz="0" w:space="0" w:color="auto"/>
            <w:bottom w:val="none" w:sz="0" w:space="0" w:color="auto"/>
            <w:right w:val="none" w:sz="0" w:space="0" w:color="auto"/>
          </w:divBdr>
        </w:div>
        <w:div w:id="2045984200">
          <w:marLeft w:val="0"/>
          <w:marRight w:val="0"/>
          <w:marTop w:val="0"/>
          <w:marBottom w:val="0"/>
          <w:divBdr>
            <w:top w:val="none" w:sz="0" w:space="0" w:color="auto"/>
            <w:left w:val="none" w:sz="0" w:space="0" w:color="auto"/>
            <w:bottom w:val="none" w:sz="0" w:space="0" w:color="auto"/>
            <w:right w:val="none" w:sz="0" w:space="0" w:color="auto"/>
          </w:divBdr>
        </w:div>
        <w:div w:id="1211915508">
          <w:marLeft w:val="0"/>
          <w:marRight w:val="0"/>
          <w:marTop w:val="0"/>
          <w:marBottom w:val="0"/>
          <w:divBdr>
            <w:top w:val="none" w:sz="0" w:space="0" w:color="auto"/>
            <w:left w:val="none" w:sz="0" w:space="0" w:color="auto"/>
            <w:bottom w:val="none" w:sz="0" w:space="0" w:color="auto"/>
            <w:right w:val="none" w:sz="0" w:space="0" w:color="auto"/>
          </w:divBdr>
        </w:div>
        <w:div w:id="356394422">
          <w:marLeft w:val="0"/>
          <w:marRight w:val="0"/>
          <w:marTop w:val="0"/>
          <w:marBottom w:val="0"/>
          <w:divBdr>
            <w:top w:val="none" w:sz="0" w:space="0" w:color="auto"/>
            <w:left w:val="none" w:sz="0" w:space="0" w:color="auto"/>
            <w:bottom w:val="none" w:sz="0" w:space="0" w:color="auto"/>
            <w:right w:val="none" w:sz="0" w:space="0" w:color="auto"/>
          </w:divBdr>
        </w:div>
        <w:div w:id="1482187202">
          <w:marLeft w:val="0"/>
          <w:marRight w:val="0"/>
          <w:marTop w:val="0"/>
          <w:marBottom w:val="0"/>
          <w:divBdr>
            <w:top w:val="none" w:sz="0" w:space="0" w:color="auto"/>
            <w:left w:val="none" w:sz="0" w:space="0" w:color="auto"/>
            <w:bottom w:val="none" w:sz="0" w:space="0" w:color="auto"/>
            <w:right w:val="none" w:sz="0" w:space="0" w:color="auto"/>
          </w:divBdr>
        </w:div>
        <w:div w:id="1743017782">
          <w:marLeft w:val="0"/>
          <w:marRight w:val="0"/>
          <w:marTop w:val="0"/>
          <w:marBottom w:val="0"/>
          <w:divBdr>
            <w:top w:val="none" w:sz="0" w:space="0" w:color="auto"/>
            <w:left w:val="none" w:sz="0" w:space="0" w:color="auto"/>
            <w:bottom w:val="none" w:sz="0" w:space="0" w:color="auto"/>
            <w:right w:val="none" w:sz="0" w:space="0" w:color="auto"/>
          </w:divBdr>
        </w:div>
        <w:div w:id="1422140342">
          <w:marLeft w:val="0"/>
          <w:marRight w:val="0"/>
          <w:marTop w:val="0"/>
          <w:marBottom w:val="0"/>
          <w:divBdr>
            <w:top w:val="none" w:sz="0" w:space="0" w:color="auto"/>
            <w:left w:val="none" w:sz="0" w:space="0" w:color="auto"/>
            <w:bottom w:val="none" w:sz="0" w:space="0" w:color="auto"/>
            <w:right w:val="none" w:sz="0" w:space="0" w:color="auto"/>
          </w:divBdr>
        </w:div>
        <w:div w:id="272984422">
          <w:marLeft w:val="0"/>
          <w:marRight w:val="0"/>
          <w:marTop w:val="0"/>
          <w:marBottom w:val="0"/>
          <w:divBdr>
            <w:top w:val="none" w:sz="0" w:space="0" w:color="auto"/>
            <w:left w:val="none" w:sz="0" w:space="0" w:color="auto"/>
            <w:bottom w:val="none" w:sz="0" w:space="0" w:color="auto"/>
            <w:right w:val="none" w:sz="0" w:space="0" w:color="auto"/>
          </w:divBdr>
        </w:div>
        <w:div w:id="511914648">
          <w:marLeft w:val="0"/>
          <w:marRight w:val="0"/>
          <w:marTop w:val="0"/>
          <w:marBottom w:val="0"/>
          <w:divBdr>
            <w:top w:val="none" w:sz="0" w:space="0" w:color="auto"/>
            <w:left w:val="none" w:sz="0" w:space="0" w:color="auto"/>
            <w:bottom w:val="none" w:sz="0" w:space="0" w:color="auto"/>
            <w:right w:val="none" w:sz="0" w:space="0" w:color="auto"/>
          </w:divBdr>
        </w:div>
        <w:div w:id="167721027">
          <w:marLeft w:val="0"/>
          <w:marRight w:val="0"/>
          <w:marTop w:val="0"/>
          <w:marBottom w:val="0"/>
          <w:divBdr>
            <w:top w:val="none" w:sz="0" w:space="0" w:color="auto"/>
            <w:left w:val="none" w:sz="0" w:space="0" w:color="auto"/>
            <w:bottom w:val="none" w:sz="0" w:space="0" w:color="auto"/>
            <w:right w:val="none" w:sz="0" w:space="0" w:color="auto"/>
          </w:divBdr>
        </w:div>
        <w:div w:id="2027443489">
          <w:marLeft w:val="0"/>
          <w:marRight w:val="0"/>
          <w:marTop w:val="0"/>
          <w:marBottom w:val="0"/>
          <w:divBdr>
            <w:top w:val="none" w:sz="0" w:space="0" w:color="auto"/>
            <w:left w:val="none" w:sz="0" w:space="0" w:color="auto"/>
            <w:bottom w:val="none" w:sz="0" w:space="0" w:color="auto"/>
            <w:right w:val="none" w:sz="0" w:space="0" w:color="auto"/>
          </w:divBdr>
        </w:div>
        <w:div w:id="103813751">
          <w:marLeft w:val="0"/>
          <w:marRight w:val="0"/>
          <w:marTop w:val="0"/>
          <w:marBottom w:val="0"/>
          <w:divBdr>
            <w:top w:val="none" w:sz="0" w:space="0" w:color="auto"/>
            <w:left w:val="none" w:sz="0" w:space="0" w:color="auto"/>
            <w:bottom w:val="none" w:sz="0" w:space="0" w:color="auto"/>
            <w:right w:val="none" w:sz="0" w:space="0" w:color="auto"/>
          </w:divBdr>
        </w:div>
        <w:div w:id="2007129606">
          <w:marLeft w:val="0"/>
          <w:marRight w:val="0"/>
          <w:marTop w:val="0"/>
          <w:marBottom w:val="0"/>
          <w:divBdr>
            <w:top w:val="none" w:sz="0" w:space="0" w:color="auto"/>
            <w:left w:val="none" w:sz="0" w:space="0" w:color="auto"/>
            <w:bottom w:val="none" w:sz="0" w:space="0" w:color="auto"/>
            <w:right w:val="none" w:sz="0" w:space="0" w:color="auto"/>
          </w:divBdr>
        </w:div>
        <w:div w:id="759720507">
          <w:marLeft w:val="0"/>
          <w:marRight w:val="0"/>
          <w:marTop w:val="0"/>
          <w:marBottom w:val="0"/>
          <w:divBdr>
            <w:top w:val="none" w:sz="0" w:space="0" w:color="auto"/>
            <w:left w:val="none" w:sz="0" w:space="0" w:color="auto"/>
            <w:bottom w:val="none" w:sz="0" w:space="0" w:color="auto"/>
            <w:right w:val="none" w:sz="0" w:space="0" w:color="auto"/>
          </w:divBdr>
        </w:div>
        <w:div w:id="1996371388">
          <w:marLeft w:val="0"/>
          <w:marRight w:val="0"/>
          <w:marTop w:val="0"/>
          <w:marBottom w:val="0"/>
          <w:divBdr>
            <w:top w:val="none" w:sz="0" w:space="0" w:color="auto"/>
            <w:left w:val="none" w:sz="0" w:space="0" w:color="auto"/>
            <w:bottom w:val="none" w:sz="0" w:space="0" w:color="auto"/>
            <w:right w:val="none" w:sz="0" w:space="0" w:color="auto"/>
          </w:divBdr>
        </w:div>
        <w:div w:id="317539045">
          <w:marLeft w:val="0"/>
          <w:marRight w:val="0"/>
          <w:marTop w:val="0"/>
          <w:marBottom w:val="0"/>
          <w:divBdr>
            <w:top w:val="none" w:sz="0" w:space="0" w:color="auto"/>
            <w:left w:val="none" w:sz="0" w:space="0" w:color="auto"/>
            <w:bottom w:val="none" w:sz="0" w:space="0" w:color="auto"/>
            <w:right w:val="none" w:sz="0" w:space="0" w:color="auto"/>
          </w:divBdr>
        </w:div>
        <w:div w:id="1689024910">
          <w:marLeft w:val="0"/>
          <w:marRight w:val="0"/>
          <w:marTop w:val="0"/>
          <w:marBottom w:val="0"/>
          <w:divBdr>
            <w:top w:val="none" w:sz="0" w:space="0" w:color="auto"/>
            <w:left w:val="none" w:sz="0" w:space="0" w:color="auto"/>
            <w:bottom w:val="none" w:sz="0" w:space="0" w:color="auto"/>
            <w:right w:val="none" w:sz="0" w:space="0" w:color="auto"/>
          </w:divBdr>
        </w:div>
        <w:div w:id="1890265279">
          <w:marLeft w:val="0"/>
          <w:marRight w:val="0"/>
          <w:marTop w:val="0"/>
          <w:marBottom w:val="0"/>
          <w:divBdr>
            <w:top w:val="none" w:sz="0" w:space="0" w:color="auto"/>
            <w:left w:val="none" w:sz="0" w:space="0" w:color="auto"/>
            <w:bottom w:val="none" w:sz="0" w:space="0" w:color="auto"/>
            <w:right w:val="none" w:sz="0" w:space="0" w:color="auto"/>
          </w:divBdr>
        </w:div>
        <w:div w:id="898977770">
          <w:marLeft w:val="0"/>
          <w:marRight w:val="0"/>
          <w:marTop w:val="0"/>
          <w:marBottom w:val="0"/>
          <w:divBdr>
            <w:top w:val="none" w:sz="0" w:space="0" w:color="auto"/>
            <w:left w:val="none" w:sz="0" w:space="0" w:color="auto"/>
            <w:bottom w:val="none" w:sz="0" w:space="0" w:color="auto"/>
            <w:right w:val="none" w:sz="0" w:space="0" w:color="auto"/>
          </w:divBdr>
        </w:div>
        <w:div w:id="1875117773">
          <w:marLeft w:val="0"/>
          <w:marRight w:val="0"/>
          <w:marTop w:val="0"/>
          <w:marBottom w:val="0"/>
          <w:divBdr>
            <w:top w:val="none" w:sz="0" w:space="0" w:color="auto"/>
            <w:left w:val="none" w:sz="0" w:space="0" w:color="auto"/>
            <w:bottom w:val="none" w:sz="0" w:space="0" w:color="auto"/>
            <w:right w:val="none" w:sz="0" w:space="0" w:color="auto"/>
          </w:divBdr>
        </w:div>
        <w:div w:id="1974672244">
          <w:marLeft w:val="0"/>
          <w:marRight w:val="0"/>
          <w:marTop w:val="0"/>
          <w:marBottom w:val="0"/>
          <w:divBdr>
            <w:top w:val="none" w:sz="0" w:space="0" w:color="auto"/>
            <w:left w:val="none" w:sz="0" w:space="0" w:color="auto"/>
            <w:bottom w:val="none" w:sz="0" w:space="0" w:color="auto"/>
            <w:right w:val="none" w:sz="0" w:space="0" w:color="auto"/>
          </w:divBdr>
        </w:div>
        <w:div w:id="1087921577">
          <w:marLeft w:val="0"/>
          <w:marRight w:val="0"/>
          <w:marTop w:val="0"/>
          <w:marBottom w:val="0"/>
          <w:divBdr>
            <w:top w:val="none" w:sz="0" w:space="0" w:color="auto"/>
            <w:left w:val="none" w:sz="0" w:space="0" w:color="auto"/>
            <w:bottom w:val="none" w:sz="0" w:space="0" w:color="auto"/>
            <w:right w:val="none" w:sz="0" w:space="0" w:color="auto"/>
          </w:divBdr>
        </w:div>
        <w:div w:id="932250497">
          <w:marLeft w:val="0"/>
          <w:marRight w:val="0"/>
          <w:marTop w:val="0"/>
          <w:marBottom w:val="0"/>
          <w:divBdr>
            <w:top w:val="none" w:sz="0" w:space="0" w:color="auto"/>
            <w:left w:val="none" w:sz="0" w:space="0" w:color="auto"/>
            <w:bottom w:val="none" w:sz="0" w:space="0" w:color="auto"/>
            <w:right w:val="none" w:sz="0" w:space="0" w:color="auto"/>
          </w:divBdr>
        </w:div>
        <w:div w:id="1988318378">
          <w:marLeft w:val="0"/>
          <w:marRight w:val="0"/>
          <w:marTop w:val="0"/>
          <w:marBottom w:val="0"/>
          <w:divBdr>
            <w:top w:val="none" w:sz="0" w:space="0" w:color="auto"/>
            <w:left w:val="none" w:sz="0" w:space="0" w:color="auto"/>
            <w:bottom w:val="none" w:sz="0" w:space="0" w:color="auto"/>
            <w:right w:val="none" w:sz="0" w:space="0" w:color="auto"/>
          </w:divBdr>
        </w:div>
        <w:div w:id="388309813">
          <w:marLeft w:val="0"/>
          <w:marRight w:val="0"/>
          <w:marTop w:val="0"/>
          <w:marBottom w:val="0"/>
          <w:divBdr>
            <w:top w:val="none" w:sz="0" w:space="0" w:color="auto"/>
            <w:left w:val="none" w:sz="0" w:space="0" w:color="auto"/>
            <w:bottom w:val="none" w:sz="0" w:space="0" w:color="auto"/>
            <w:right w:val="none" w:sz="0" w:space="0" w:color="auto"/>
          </w:divBdr>
        </w:div>
        <w:div w:id="723724565">
          <w:marLeft w:val="0"/>
          <w:marRight w:val="0"/>
          <w:marTop w:val="0"/>
          <w:marBottom w:val="0"/>
          <w:divBdr>
            <w:top w:val="none" w:sz="0" w:space="0" w:color="auto"/>
            <w:left w:val="none" w:sz="0" w:space="0" w:color="auto"/>
            <w:bottom w:val="none" w:sz="0" w:space="0" w:color="auto"/>
            <w:right w:val="none" w:sz="0" w:space="0" w:color="auto"/>
          </w:divBdr>
        </w:div>
        <w:div w:id="582026837">
          <w:marLeft w:val="0"/>
          <w:marRight w:val="0"/>
          <w:marTop w:val="0"/>
          <w:marBottom w:val="0"/>
          <w:divBdr>
            <w:top w:val="none" w:sz="0" w:space="0" w:color="auto"/>
            <w:left w:val="none" w:sz="0" w:space="0" w:color="auto"/>
            <w:bottom w:val="none" w:sz="0" w:space="0" w:color="auto"/>
            <w:right w:val="none" w:sz="0" w:space="0" w:color="auto"/>
          </w:divBdr>
        </w:div>
        <w:div w:id="102850486">
          <w:marLeft w:val="0"/>
          <w:marRight w:val="0"/>
          <w:marTop w:val="0"/>
          <w:marBottom w:val="0"/>
          <w:divBdr>
            <w:top w:val="none" w:sz="0" w:space="0" w:color="auto"/>
            <w:left w:val="none" w:sz="0" w:space="0" w:color="auto"/>
            <w:bottom w:val="none" w:sz="0" w:space="0" w:color="auto"/>
            <w:right w:val="none" w:sz="0" w:space="0" w:color="auto"/>
          </w:divBdr>
        </w:div>
        <w:div w:id="1800954972">
          <w:marLeft w:val="0"/>
          <w:marRight w:val="0"/>
          <w:marTop w:val="0"/>
          <w:marBottom w:val="0"/>
          <w:divBdr>
            <w:top w:val="none" w:sz="0" w:space="0" w:color="auto"/>
            <w:left w:val="none" w:sz="0" w:space="0" w:color="auto"/>
            <w:bottom w:val="none" w:sz="0" w:space="0" w:color="auto"/>
            <w:right w:val="none" w:sz="0" w:space="0" w:color="auto"/>
          </w:divBdr>
        </w:div>
      </w:divsChild>
    </w:div>
    <w:div w:id="1800143782">
      <w:bodyDiv w:val="1"/>
      <w:marLeft w:val="0"/>
      <w:marRight w:val="0"/>
      <w:marTop w:val="0"/>
      <w:marBottom w:val="0"/>
      <w:divBdr>
        <w:top w:val="none" w:sz="0" w:space="0" w:color="auto"/>
        <w:left w:val="none" w:sz="0" w:space="0" w:color="auto"/>
        <w:bottom w:val="none" w:sz="0" w:space="0" w:color="auto"/>
        <w:right w:val="none" w:sz="0" w:space="0" w:color="auto"/>
      </w:divBdr>
      <w:divsChild>
        <w:div w:id="2031367217">
          <w:marLeft w:val="0"/>
          <w:marRight w:val="0"/>
          <w:marTop w:val="0"/>
          <w:marBottom w:val="0"/>
          <w:divBdr>
            <w:top w:val="none" w:sz="0" w:space="0" w:color="auto"/>
            <w:left w:val="none" w:sz="0" w:space="0" w:color="auto"/>
            <w:bottom w:val="none" w:sz="0" w:space="0" w:color="auto"/>
            <w:right w:val="none" w:sz="0" w:space="0" w:color="auto"/>
          </w:divBdr>
        </w:div>
        <w:div w:id="1470322025">
          <w:marLeft w:val="0"/>
          <w:marRight w:val="0"/>
          <w:marTop w:val="0"/>
          <w:marBottom w:val="0"/>
          <w:divBdr>
            <w:top w:val="none" w:sz="0" w:space="0" w:color="auto"/>
            <w:left w:val="none" w:sz="0" w:space="0" w:color="auto"/>
            <w:bottom w:val="none" w:sz="0" w:space="0" w:color="auto"/>
            <w:right w:val="none" w:sz="0" w:space="0" w:color="auto"/>
          </w:divBdr>
        </w:div>
        <w:div w:id="1220628823">
          <w:marLeft w:val="0"/>
          <w:marRight w:val="0"/>
          <w:marTop w:val="0"/>
          <w:marBottom w:val="0"/>
          <w:divBdr>
            <w:top w:val="none" w:sz="0" w:space="0" w:color="auto"/>
            <w:left w:val="none" w:sz="0" w:space="0" w:color="auto"/>
            <w:bottom w:val="none" w:sz="0" w:space="0" w:color="auto"/>
            <w:right w:val="none" w:sz="0" w:space="0" w:color="auto"/>
          </w:divBdr>
        </w:div>
        <w:div w:id="509296212">
          <w:marLeft w:val="0"/>
          <w:marRight w:val="0"/>
          <w:marTop w:val="0"/>
          <w:marBottom w:val="0"/>
          <w:divBdr>
            <w:top w:val="none" w:sz="0" w:space="0" w:color="auto"/>
            <w:left w:val="none" w:sz="0" w:space="0" w:color="auto"/>
            <w:bottom w:val="none" w:sz="0" w:space="0" w:color="auto"/>
            <w:right w:val="none" w:sz="0" w:space="0" w:color="auto"/>
          </w:divBdr>
        </w:div>
        <w:div w:id="753598895">
          <w:marLeft w:val="0"/>
          <w:marRight w:val="0"/>
          <w:marTop w:val="0"/>
          <w:marBottom w:val="0"/>
          <w:divBdr>
            <w:top w:val="none" w:sz="0" w:space="0" w:color="auto"/>
            <w:left w:val="none" w:sz="0" w:space="0" w:color="auto"/>
            <w:bottom w:val="none" w:sz="0" w:space="0" w:color="auto"/>
            <w:right w:val="none" w:sz="0" w:space="0" w:color="auto"/>
          </w:divBdr>
        </w:div>
        <w:div w:id="587887743">
          <w:marLeft w:val="0"/>
          <w:marRight w:val="0"/>
          <w:marTop w:val="0"/>
          <w:marBottom w:val="0"/>
          <w:divBdr>
            <w:top w:val="none" w:sz="0" w:space="0" w:color="auto"/>
            <w:left w:val="none" w:sz="0" w:space="0" w:color="auto"/>
            <w:bottom w:val="none" w:sz="0" w:space="0" w:color="auto"/>
            <w:right w:val="none" w:sz="0" w:space="0" w:color="auto"/>
          </w:divBdr>
        </w:div>
        <w:div w:id="1138381628">
          <w:marLeft w:val="0"/>
          <w:marRight w:val="0"/>
          <w:marTop w:val="0"/>
          <w:marBottom w:val="0"/>
          <w:divBdr>
            <w:top w:val="none" w:sz="0" w:space="0" w:color="auto"/>
            <w:left w:val="none" w:sz="0" w:space="0" w:color="auto"/>
            <w:bottom w:val="none" w:sz="0" w:space="0" w:color="auto"/>
            <w:right w:val="none" w:sz="0" w:space="0" w:color="auto"/>
          </w:divBdr>
        </w:div>
        <w:div w:id="1430811387">
          <w:marLeft w:val="0"/>
          <w:marRight w:val="0"/>
          <w:marTop w:val="0"/>
          <w:marBottom w:val="0"/>
          <w:divBdr>
            <w:top w:val="none" w:sz="0" w:space="0" w:color="auto"/>
            <w:left w:val="none" w:sz="0" w:space="0" w:color="auto"/>
            <w:bottom w:val="none" w:sz="0" w:space="0" w:color="auto"/>
            <w:right w:val="none" w:sz="0" w:space="0" w:color="auto"/>
          </w:divBdr>
        </w:div>
        <w:div w:id="694774149">
          <w:marLeft w:val="0"/>
          <w:marRight w:val="0"/>
          <w:marTop w:val="0"/>
          <w:marBottom w:val="0"/>
          <w:divBdr>
            <w:top w:val="none" w:sz="0" w:space="0" w:color="auto"/>
            <w:left w:val="none" w:sz="0" w:space="0" w:color="auto"/>
            <w:bottom w:val="none" w:sz="0" w:space="0" w:color="auto"/>
            <w:right w:val="none" w:sz="0" w:space="0" w:color="auto"/>
          </w:divBdr>
        </w:div>
        <w:div w:id="1289631203">
          <w:marLeft w:val="0"/>
          <w:marRight w:val="0"/>
          <w:marTop w:val="0"/>
          <w:marBottom w:val="0"/>
          <w:divBdr>
            <w:top w:val="none" w:sz="0" w:space="0" w:color="auto"/>
            <w:left w:val="none" w:sz="0" w:space="0" w:color="auto"/>
            <w:bottom w:val="none" w:sz="0" w:space="0" w:color="auto"/>
            <w:right w:val="none" w:sz="0" w:space="0" w:color="auto"/>
          </w:divBdr>
        </w:div>
        <w:div w:id="1650473125">
          <w:marLeft w:val="0"/>
          <w:marRight w:val="0"/>
          <w:marTop w:val="0"/>
          <w:marBottom w:val="0"/>
          <w:divBdr>
            <w:top w:val="none" w:sz="0" w:space="0" w:color="auto"/>
            <w:left w:val="none" w:sz="0" w:space="0" w:color="auto"/>
            <w:bottom w:val="none" w:sz="0" w:space="0" w:color="auto"/>
            <w:right w:val="none" w:sz="0" w:space="0" w:color="auto"/>
          </w:divBdr>
        </w:div>
        <w:div w:id="717516085">
          <w:marLeft w:val="0"/>
          <w:marRight w:val="0"/>
          <w:marTop w:val="0"/>
          <w:marBottom w:val="0"/>
          <w:divBdr>
            <w:top w:val="none" w:sz="0" w:space="0" w:color="auto"/>
            <w:left w:val="none" w:sz="0" w:space="0" w:color="auto"/>
            <w:bottom w:val="none" w:sz="0" w:space="0" w:color="auto"/>
            <w:right w:val="none" w:sz="0" w:space="0" w:color="auto"/>
          </w:divBdr>
        </w:div>
        <w:div w:id="852842980">
          <w:marLeft w:val="0"/>
          <w:marRight w:val="0"/>
          <w:marTop w:val="0"/>
          <w:marBottom w:val="0"/>
          <w:divBdr>
            <w:top w:val="none" w:sz="0" w:space="0" w:color="auto"/>
            <w:left w:val="none" w:sz="0" w:space="0" w:color="auto"/>
            <w:bottom w:val="none" w:sz="0" w:space="0" w:color="auto"/>
            <w:right w:val="none" w:sz="0" w:space="0" w:color="auto"/>
          </w:divBdr>
        </w:div>
        <w:div w:id="773135966">
          <w:marLeft w:val="0"/>
          <w:marRight w:val="0"/>
          <w:marTop w:val="0"/>
          <w:marBottom w:val="0"/>
          <w:divBdr>
            <w:top w:val="none" w:sz="0" w:space="0" w:color="auto"/>
            <w:left w:val="none" w:sz="0" w:space="0" w:color="auto"/>
            <w:bottom w:val="none" w:sz="0" w:space="0" w:color="auto"/>
            <w:right w:val="none" w:sz="0" w:space="0" w:color="auto"/>
          </w:divBdr>
        </w:div>
        <w:div w:id="41290485">
          <w:marLeft w:val="0"/>
          <w:marRight w:val="0"/>
          <w:marTop w:val="0"/>
          <w:marBottom w:val="0"/>
          <w:divBdr>
            <w:top w:val="none" w:sz="0" w:space="0" w:color="auto"/>
            <w:left w:val="none" w:sz="0" w:space="0" w:color="auto"/>
            <w:bottom w:val="none" w:sz="0" w:space="0" w:color="auto"/>
            <w:right w:val="none" w:sz="0" w:space="0" w:color="auto"/>
          </w:divBdr>
        </w:div>
        <w:div w:id="1934387280">
          <w:marLeft w:val="0"/>
          <w:marRight w:val="0"/>
          <w:marTop w:val="0"/>
          <w:marBottom w:val="0"/>
          <w:divBdr>
            <w:top w:val="none" w:sz="0" w:space="0" w:color="auto"/>
            <w:left w:val="none" w:sz="0" w:space="0" w:color="auto"/>
            <w:bottom w:val="none" w:sz="0" w:space="0" w:color="auto"/>
            <w:right w:val="none" w:sz="0" w:space="0" w:color="auto"/>
          </w:divBdr>
        </w:div>
        <w:div w:id="1684361302">
          <w:marLeft w:val="0"/>
          <w:marRight w:val="0"/>
          <w:marTop w:val="0"/>
          <w:marBottom w:val="0"/>
          <w:divBdr>
            <w:top w:val="none" w:sz="0" w:space="0" w:color="auto"/>
            <w:left w:val="none" w:sz="0" w:space="0" w:color="auto"/>
            <w:bottom w:val="none" w:sz="0" w:space="0" w:color="auto"/>
            <w:right w:val="none" w:sz="0" w:space="0" w:color="auto"/>
          </w:divBdr>
        </w:div>
        <w:div w:id="468786108">
          <w:marLeft w:val="0"/>
          <w:marRight w:val="0"/>
          <w:marTop w:val="0"/>
          <w:marBottom w:val="0"/>
          <w:divBdr>
            <w:top w:val="none" w:sz="0" w:space="0" w:color="auto"/>
            <w:left w:val="none" w:sz="0" w:space="0" w:color="auto"/>
            <w:bottom w:val="none" w:sz="0" w:space="0" w:color="auto"/>
            <w:right w:val="none" w:sz="0" w:space="0" w:color="auto"/>
          </w:divBdr>
        </w:div>
        <w:div w:id="426073869">
          <w:marLeft w:val="0"/>
          <w:marRight w:val="0"/>
          <w:marTop w:val="0"/>
          <w:marBottom w:val="0"/>
          <w:divBdr>
            <w:top w:val="none" w:sz="0" w:space="0" w:color="auto"/>
            <w:left w:val="none" w:sz="0" w:space="0" w:color="auto"/>
            <w:bottom w:val="none" w:sz="0" w:space="0" w:color="auto"/>
            <w:right w:val="none" w:sz="0" w:space="0" w:color="auto"/>
          </w:divBdr>
        </w:div>
        <w:div w:id="624234201">
          <w:marLeft w:val="0"/>
          <w:marRight w:val="0"/>
          <w:marTop w:val="0"/>
          <w:marBottom w:val="0"/>
          <w:divBdr>
            <w:top w:val="none" w:sz="0" w:space="0" w:color="auto"/>
            <w:left w:val="none" w:sz="0" w:space="0" w:color="auto"/>
            <w:bottom w:val="none" w:sz="0" w:space="0" w:color="auto"/>
            <w:right w:val="none" w:sz="0" w:space="0" w:color="auto"/>
          </w:divBdr>
        </w:div>
        <w:div w:id="673652262">
          <w:marLeft w:val="0"/>
          <w:marRight w:val="0"/>
          <w:marTop w:val="0"/>
          <w:marBottom w:val="0"/>
          <w:divBdr>
            <w:top w:val="none" w:sz="0" w:space="0" w:color="auto"/>
            <w:left w:val="none" w:sz="0" w:space="0" w:color="auto"/>
            <w:bottom w:val="none" w:sz="0" w:space="0" w:color="auto"/>
            <w:right w:val="none" w:sz="0" w:space="0" w:color="auto"/>
          </w:divBdr>
        </w:div>
        <w:div w:id="959267408">
          <w:marLeft w:val="0"/>
          <w:marRight w:val="0"/>
          <w:marTop w:val="0"/>
          <w:marBottom w:val="0"/>
          <w:divBdr>
            <w:top w:val="none" w:sz="0" w:space="0" w:color="auto"/>
            <w:left w:val="none" w:sz="0" w:space="0" w:color="auto"/>
            <w:bottom w:val="none" w:sz="0" w:space="0" w:color="auto"/>
            <w:right w:val="none" w:sz="0" w:space="0" w:color="auto"/>
          </w:divBdr>
        </w:div>
        <w:div w:id="57287866">
          <w:marLeft w:val="0"/>
          <w:marRight w:val="0"/>
          <w:marTop w:val="0"/>
          <w:marBottom w:val="0"/>
          <w:divBdr>
            <w:top w:val="none" w:sz="0" w:space="0" w:color="auto"/>
            <w:left w:val="none" w:sz="0" w:space="0" w:color="auto"/>
            <w:bottom w:val="none" w:sz="0" w:space="0" w:color="auto"/>
            <w:right w:val="none" w:sz="0" w:space="0" w:color="auto"/>
          </w:divBdr>
        </w:div>
        <w:div w:id="2106882345">
          <w:marLeft w:val="0"/>
          <w:marRight w:val="0"/>
          <w:marTop w:val="0"/>
          <w:marBottom w:val="0"/>
          <w:divBdr>
            <w:top w:val="none" w:sz="0" w:space="0" w:color="auto"/>
            <w:left w:val="none" w:sz="0" w:space="0" w:color="auto"/>
            <w:bottom w:val="none" w:sz="0" w:space="0" w:color="auto"/>
            <w:right w:val="none" w:sz="0" w:space="0" w:color="auto"/>
          </w:divBdr>
        </w:div>
        <w:div w:id="1158888441">
          <w:marLeft w:val="0"/>
          <w:marRight w:val="0"/>
          <w:marTop w:val="0"/>
          <w:marBottom w:val="0"/>
          <w:divBdr>
            <w:top w:val="none" w:sz="0" w:space="0" w:color="auto"/>
            <w:left w:val="none" w:sz="0" w:space="0" w:color="auto"/>
            <w:bottom w:val="none" w:sz="0" w:space="0" w:color="auto"/>
            <w:right w:val="none" w:sz="0" w:space="0" w:color="auto"/>
          </w:divBdr>
        </w:div>
        <w:div w:id="1198665304">
          <w:marLeft w:val="0"/>
          <w:marRight w:val="0"/>
          <w:marTop w:val="0"/>
          <w:marBottom w:val="0"/>
          <w:divBdr>
            <w:top w:val="none" w:sz="0" w:space="0" w:color="auto"/>
            <w:left w:val="none" w:sz="0" w:space="0" w:color="auto"/>
            <w:bottom w:val="none" w:sz="0" w:space="0" w:color="auto"/>
            <w:right w:val="none" w:sz="0" w:space="0" w:color="auto"/>
          </w:divBdr>
        </w:div>
        <w:div w:id="214002841">
          <w:marLeft w:val="0"/>
          <w:marRight w:val="0"/>
          <w:marTop w:val="0"/>
          <w:marBottom w:val="0"/>
          <w:divBdr>
            <w:top w:val="none" w:sz="0" w:space="0" w:color="auto"/>
            <w:left w:val="none" w:sz="0" w:space="0" w:color="auto"/>
            <w:bottom w:val="none" w:sz="0" w:space="0" w:color="auto"/>
            <w:right w:val="none" w:sz="0" w:space="0" w:color="auto"/>
          </w:divBdr>
        </w:div>
        <w:div w:id="1263104580">
          <w:marLeft w:val="0"/>
          <w:marRight w:val="0"/>
          <w:marTop w:val="0"/>
          <w:marBottom w:val="0"/>
          <w:divBdr>
            <w:top w:val="none" w:sz="0" w:space="0" w:color="auto"/>
            <w:left w:val="none" w:sz="0" w:space="0" w:color="auto"/>
            <w:bottom w:val="none" w:sz="0" w:space="0" w:color="auto"/>
            <w:right w:val="none" w:sz="0" w:space="0" w:color="auto"/>
          </w:divBdr>
        </w:div>
        <w:div w:id="954874368">
          <w:marLeft w:val="0"/>
          <w:marRight w:val="0"/>
          <w:marTop w:val="0"/>
          <w:marBottom w:val="0"/>
          <w:divBdr>
            <w:top w:val="none" w:sz="0" w:space="0" w:color="auto"/>
            <w:left w:val="none" w:sz="0" w:space="0" w:color="auto"/>
            <w:bottom w:val="none" w:sz="0" w:space="0" w:color="auto"/>
            <w:right w:val="none" w:sz="0" w:space="0" w:color="auto"/>
          </w:divBdr>
        </w:div>
        <w:div w:id="743835829">
          <w:marLeft w:val="0"/>
          <w:marRight w:val="0"/>
          <w:marTop w:val="0"/>
          <w:marBottom w:val="0"/>
          <w:divBdr>
            <w:top w:val="none" w:sz="0" w:space="0" w:color="auto"/>
            <w:left w:val="none" w:sz="0" w:space="0" w:color="auto"/>
            <w:bottom w:val="none" w:sz="0" w:space="0" w:color="auto"/>
            <w:right w:val="none" w:sz="0" w:space="0" w:color="auto"/>
          </w:divBdr>
        </w:div>
        <w:div w:id="227764894">
          <w:marLeft w:val="0"/>
          <w:marRight w:val="0"/>
          <w:marTop w:val="0"/>
          <w:marBottom w:val="0"/>
          <w:divBdr>
            <w:top w:val="none" w:sz="0" w:space="0" w:color="auto"/>
            <w:left w:val="none" w:sz="0" w:space="0" w:color="auto"/>
            <w:bottom w:val="none" w:sz="0" w:space="0" w:color="auto"/>
            <w:right w:val="none" w:sz="0" w:space="0" w:color="auto"/>
          </w:divBdr>
        </w:div>
        <w:div w:id="1307078916">
          <w:marLeft w:val="0"/>
          <w:marRight w:val="0"/>
          <w:marTop w:val="0"/>
          <w:marBottom w:val="0"/>
          <w:divBdr>
            <w:top w:val="none" w:sz="0" w:space="0" w:color="auto"/>
            <w:left w:val="none" w:sz="0" w:space="0" w:color="auto"/>
            <w:bottom w:val="none" w:sz="0" w:space="0" w:color="auto"/>
            <w:right w:val="none" w:sz="0" w:space="0" w:color="auto"/>
          </w:divBdr>
        </w:div>
        <w:div w:id="1177114551">
          <w:marLeft w:val="0"/>
          <w:marRight w:val="0"/>
          <w:marTop w:val="0"/>
          <w:marBottom w:val="0"/>
          <w:divBdr>
            <w:top w:val="none" w:sz="0" w:space="0" w:color="auto"/>
            <w:left w:val="none" w:sz="0" w:space="0" w:color="auto"/>
            <w:bottom w:val="none" w:sz="0" w:space="0" w:color="auto"/>
            <w:right w:val="none" w:sz="0" w:space="0" w:color="auto"/>
          </w:divBdr>
        </w:div>
        <w:div w:id="722295125">
          <w:marLeft w:val="0"/>
          <w:marRight w:val="0"/>
          <w:marTop w:val="0"/>
          <w:marBottom w:val="0"/>
          <w:divBdr>
            <w:top w:val="none" w:sz="0" w:space="0" w:color="auto"/>
            <w:left w:val="none" w:sz="0" w:space="0" w:color="auto"/>
            <w:bottom w:val="none" w:sz="0" w:space="0" w:color="auto"/>
            <w:right w:val="none" w:sz="0" w:space="0" w:color="auto"/>
          </w:divBdr>
        </w:div>
        <w:div w:id="649099161">
          <w:marLeft w:val="0"/>
          <w:marRight w:val="0"/>
          <w:marTop w:val="0"/>
          <w:marBottom w:val="0"/>
          <w:divBdr>
            <w:top w:val="none" w:sz="0" w:space="0" w:color="auto"/>
            <w:left w:val="none" w:sz="0" w:space="0" w:color="auto"/>
            <w:bottom w:val="none" w:sz="0" w:space="0" w:color="auto"/>
            <w:right w:val="none" w:sz="0" w:space="0" w:color="auto"/>
          </w:divBdr>
        </w:div>
        <w:div w:id="1154839374">
          <w:marLeft w:val="0"/>
          <w:marRight w:val="0"/>
          <w:marTop w:val="0"/>
          <w:marBottom w:val="0"/>
          <w:divBdr>
            <w:top w:val="none" w:sz="0" w:space="0" w:color="auto"/>
            <w:left w:val="none" w:sz="0" w:space="0" w:color="auto"/>
            <w:bottom w:val="none" w:sz="0" w:space="0" w:color="auto"/>
            <w:right w:val="none" w:sz="0" w:space="0" w:color="auto"/>
          </w:divBdr>
        </w:div>
        <w:div w:id="500894930">
          <w:marLeft w:val="0"/>
          <w:marRight w:val="0"/>
          <w:marTop w:val="0"/>
          <w:marBottom w:val="0"/>
          <w:divBdr>
            <w:top w:val="none" w:sz="0" w:space="0" w:color="auto"/>
            <w:left w:val="none" w:sz="0" w:space="0" w:color="auto"/>
            <w:bottom w:val="none" w:sz="0" w:space="0" w:color="auto"/>
            <w:right w:val="none" w:sz="0" w:space="0" w:color="auto"/>
          </w:divBdr>
        </w:div>
        <w:div w:id="1656832108">
          <w:marLeft w:val="0"/>
          <w:marRight w:val="0"/>
          <w:marTop w:val="0"/>
          <w:marBottom w:val="0"/>
          <w:divBdr>
            <w:top w:val="none" w:sz="0" w:space="0" w:color="auto"/>
            <w:left w:val="none" w:sz="0" w:space="0" w:color="auto"/>
            <w:bottom w:val="none" w:sz="0" w:space="0" w:color="auto"/>
            <w:right w:val="none" w:sz="0" w:space="0" w:color="auto"/>
          </w:divBdr>
        </w:div>
        <w:div w:id="486898455">
          <w:marLeft w:val="0"/>
          <w:marRight w:val="0"/>
          <w:marTop w:val="0"/>
          <w:marBottom w:val="0"/>
          <w:divBdr>
            <w:top w:val="none" w:sz="0" w:space="0" w:color="auto"/>
            <w:left w:val="none" w:sz="0" w:space="0" w:color="auto"/>
            <w:bottom w:val="none" w:sz="0" w:space="0" w:color="auto"/>
            <w:right w:val="none" w:sz="0" w:space="0" w:color="auto"/>
          </w:divBdr>
        </w:div>
        <w:div w:id="1379865307">
          <w:marLeft w:val="0"/>
          <w:marRight w:val="0"/>
          <w:marTop w:val="0"/>
          <w:marBottom w:val="0"/>
          <w:divBdr>
            <w:top w:val="none" w:sz="0" w:space="0" w:color="auto"/>
            <w:left w:val="none" w:sz="0" w:space="0" w:color="auto"/>
            <w:bottom w:val="none" w:sz="0" w:space="0" w:color="auto"/>
            <w:right w:val="none" w:sz="0" w:space="0" w:color="auto"/>
          </w:divBdr>
        </w:div>
        <w:div w:id="1641033673">
          <w:marLeft w:val="0"/>
          <w:marRight w:val="0"/>
          <w:marTop w:val="0"/>
          <w:marBottom w:val="0"/>
          <w:divBdr>
            <w:top w:val="none" w:sz="0" w:space="0" w:color="auto"/>
            <w:left w:val="none" w:sz="0" w:space="0" w:color="auto"/>
            <w:bottom w:val="none" w:sz="0" w:space="0" w:color="auto"/>
            <w:right w:val="none" w:sz="0" w:space="0" w:color="auto"/>
          </w:divBdr>
        </w:div>
        <w:div w:id="1260529641">
          <w:marLeft w:val="0"/>
          <w:marRight w:val="0"/>
          <w:marTop w:val="0"/>
          <w:marBottom w:val="0"/>
          <w:divBdr>
            <w:top w:val="none" w:sz="0" w:space="0" w:color="auto"/>
            <w:left w:val="none" w:sz="0" w:space="0" w:color="auto"/>
            <w:bottom w:val="none" w:sz="0" w:space="0" w:color="auto"/>
            <w:right w:val="none" w:sz="0" w:space="0" w:color="auto"/>
          </w:divBdr>
        </w:div>
        <w:div w:id="929042697">
          <w:marLeft w:val="0"/>
          <w:marRight w:val="0"/>
          <w:marTop w:val="0"/>
          <w:marBottom w:val="0"/>
          <w:divBdr>
            <w:top w:val="none" w:sz="0" w:space="0" w:color="auto"/>
            <w:left w:val="none" w:sz="0" w:space="0" w:color="auto"/>
            <w:bottom w:val="none" w:sz="0" w:space="0" w:color="auto"/>
            <w:right w:val="none" w:sz="0" w:space="0" w:color="auto"/>
          </w:divBdr>
        </w:div>
        <w:div w:id="366687573">
          <w:marLeft w:val="0"/>
          <w:marRight w:val="0"/>
          <w:marTop w:val="0"/>
          <w:marBottom w:val="0"/>
          <w:divBdr>
            <w:top w:val="none" w:sz="0" w:space="0" w:color="auto"/>
            <w:left w:val="none" w:sz="0" w:space="0" w:color="auto"/>
            <w:bottom w:val="none" w:sz="0" w:space="0" w:color="auto"/>
            <w:right w:val="none" w:sz="0" w:space="0" w:color="auto"/>
          </w:divBdr>
        </w:div>
        <w:div w:id="416288950">
          <w:marLeft w:val="0"/>
          <w:marRight w:val="0"/>
          <w:marTop w:val="0"/>
          <w:marBottom w:val="0"/>
          <w:divBdr>
            <w:top w:val="none" w:sz="0" w:space="0" w:color="auto"/>
            <w:left w:val="none" w:sz="0" w:space="0" w:color="auto"/>
            <w:bottom w:val="none" w:sz="0" w:space="0" w:color="auto"/>
            <w:right w:val="none" w:sz="0" w:space="0" w:color="auto"/>
          </w:divBdr>
        </w:div>
        <w:div w:id="634066932">
          <w:marLeft w:val="0"/>
          <w:marRight w:val="0"/>
          <w:marTop w:val="0"/>
          <w:marBottom w:val="0"/>
          <w:divBdr>
            <w:top w:val="none" w:sz="0" w:space="0" w:color="auto"/>
            <w:left w:val="none" w:sz="0" w:space="0" w:color="auto"/>
            <w:bottom w:val="none" w:sz="0" w:space="0" w:color="auto"/>
            <w:right w:val="none" w:sz="0" w:space="0" w:color="auto"/>
          </w:divBdr>
        </w:div>
        <w:div w:id="201989179">
          <w:marLeft w:val="0"/>
          <w:marRight w:val="0"/>
          <w:marTop w:val="0"/>
          <w:marBottom w:val="0"/>
          <w:divBdr>
            <w:top w:val="none" w:sz="0" w:space="0" w:color="auto"/>
            <w:left w:val="none" w:sz="0" w:space="0" w:color="auto"/>
            <w:bottom w:val="none" w:sz="0" w:space="0" w:color="auto"/>
            <w:right w:val="none" w:sz="0" w:space="0" w:color="auto"/>
          </w:divBdr>
        </w:div>
        <w:div w:id="293294299">
          <w:marLeft w:val="0"/>
          <w:marRight w:val="0"/>
          <w:marTop w:val="0"/>
          <w:marBottom w:val="0"/>
          <w:divBdr>
            <w:top w:val="none" w:sz="0" w:space="0" w:color="auto"/>
            <w:left w:val="none" w:sz="0" w:space="0" w:color="auto"/>
            <w:bottom w:val="none" w:sz="0" w:space="0" w:color="auto"/>
            <w:right w:val="none" w:sz="0" w:space="0" w:color="auto"/>
          </w:divBdr>
        </w:div>
        <w:div w:id="1866014341">
          <w:marLeft w:val="0"/>
          <w:marRight w:val="0"/>
          <w:marTop w:val="0"/>
          <w:marBottom w:val="0"/>
          <w:divBdr>
            <w:top w:val="none" w:sz="0" w:space="0" w:color="auto"/>
            <w:left w:val="none" w:sz="0" w:space="0" w:color="auto"/>
            <w:bottom w:val="none" w:sz="0" w:space="0" w:color="auto"/>
            <w:right w:val="none" w:sz="0" w:space="0" w:color="auto"/>
          </w:divBdr>
        </w:div>
        <w:div w:id="1884368066">
          <w:marLeft w:val="0"/>
          <w:marRight w:val="0"/>
          <w:marTop w:val="0"/>
          <w:marBottom w:val="0"/>
          <w:divBdr>
            <w:top w:val="none" w:sz="0" w:space="0" w:color="auto"/>
            <w:left w:val="none" w:sz="0" w:space="0" w:color="auto"/>
            <w:bottom w:val="none" w:sz="0" w:space="0" w:color="auto"/>
            <w:right w:val="none" w:sz="0" w:space="0" w:color="auto"/>
          </w:divBdr>
        </w:div>
        <w:div w:id="789318771">
          <w:marLeft w:val="0"/>
          <w:marRight w:val="0"/>
          <w:marTop w:val="0"/>
          <w:marBottom w:val="0"/>
          <w:divBdr>
            <w:top w:val="none" w:sz="0" w:space="0" w:color="auto"/>
            <w:left w:val="none" w:sz="0" w:space="0" w:color="auto"/>
            <w:bottom w:val="none" w:sz="0" w:space="0" w:color="auto"/>
            <w:right w:val="none" w:sz="0" w:space="0" w:color="auto"/>
          </w:divBdr>
        </w:div>
        <w:div w:id="511576430">
          <w:marLeft w:val="0"/>
          <w:marRight w:val="0"/>
          <w:marTop w:val="0"/>
          <w:marBottom w:val="0"/>
          <w:divBdr>
            <w:top w:val="none" w:sz="0" w:space="0" w:color="auto"/>
            <w:left w:val="none" w:sz="0" w:space="0" w:color="auto"/>
            <w:bottom w:val="none" w:sz="0" w:space="0" w:color="auto"/>
            <w:right w:val="none" w:sz="0" w:space="0" w:color="auto"/>
          </w:divBdr>
        </w:div>
        <w:div w:id="1323314012">
          <w:marLeft w:val="0"/>
          <w:marRight w:val="0"/>
          <w:marTop w:val="0"/>
          <w:marBottom w:val="0"/>
          <w:divBdr>
            <w:top w:val="none" w:sz="0" w:space="0" w:color="auto"/>
            <w:left w:val="none" w:sz="0" w:space="0" w:color="auto"/>
            <w:bottom w:val="none" w:sz="0" w:space="0" w:color="auto"/>
            <w:right w:val="none" w:sz="0" w:space="0" w:color="auto"/>
          </w:divBdr>
        </w:div>
        <w:div w:id="247085056">
          <w:marLeft w:val="0"/>
          <w:marRight w:val="0"/>
          <w:marTop w:val="0"/>
          <w:marBottom w:val="0"/>
          <w:divBdr>
            <w:top w:val="none" w:sz="0" w:space="0" w:color="auto"/>
            <w:left w:val="none" w:sz="0" w:space="0" w:color="auto"/>
            <w:bottom w:val="none" w:sz="0" w:space="0" w:color="auto"/>
            <w:right w:val="none" w:sz="0" w:space="0" w:color="auto"/>
          </w:divBdr>
        </w:div>
        <w:div w:id="1929341677">
          <w:marLeft w:val="0"/>
          <w:marRight w:val="0"/>
          <w:marTop w:val="0"/>
          <w:marBottom w:val="0"/>
          <w:divBdr>
            <w:top w:val="none" w:sz="0" w:space="0" w:color="auto"/>
            <w:left w:val="none" w:sz="0" w:space="0" w:color="auto"/>
            <w:bottom w:val="none" w:sz="0" w:space="0" w:color="auto"/>
            <w:right w:val="none" w:sz="0" w:space="0" w:color="auto"/>
          </w:divBdr>
        </w:div>
        <w:div w:id="653608708">
          <w:marLeft w:val="0"/>
          <w:marRight w:val="0"/>
          <w:marTop w:val="0"/>
          <w:marBottom w:val="0"/>
          <w:divBdr>
            <w:top w:val="none" w:sz="0" w:space="0" w:color="auto"/>
            <w:left w:val="none" w:sz="0" w:space="0" w:color="auto"/>
            <w:bottom w:val="none" w:sz="0" w:space="0" w:color="auto"/>
            <w:right w:val="none" w:sz="0" w:space="0" w:color="auto"/>
          </w:divBdr>
        </w:div>
        <w:div w:id="188106032">
          <w:marLeft w:val="0"/>
          <w:marRight w:val="0"/>
          <w:marTop w:val="0"/>
          <w:marBottom w:val="0"/>
          <w:divBdr>
            <w:top w:val="none" w:sz="0" w:space="0" w:color="auto"/>
            <w:left w:val="none" w:sz="0" w:space="0" w:color="auto"/>
            <w:bottom w:val="none" w:sz="0" w:space="0" w:color="auto"/>
            <w:right w:val="none" w:sz="0" w:space="0" w:color="auto"/>
          </w:divBdr>
        </w:div>
        <w:div w:id="1601715981">
          <w:marLeft w:val="0"/>
          <w:marRight w:val="0"/>
          <w:marTop w:val="0"/>
          <w:marBottom w:val="0"/>
          <w:divBdr>
            <w:top w:val="none" w:sz="0" w:space="0" w:color="auto"/>
            <w:left w:val="none" w:sz="0" w:space="0" w:color="auto"/>
            <w:bottom w:val="none" w:sz="0" w:space="0" w:color="auto"/>
            <w:right w:val="none" w:sz="0" w:space="0" w:color="auto"/>
          </w:divBdr>
        </w:div>
        <w:div w:id="1715227523">
          <w:marLeft w:val="0"/>
          <w:marRight w:val="0"/>
          <w:marTop w:val="0"/>
          <w:marBottom w:val="0"/>
          <w:divBdr>
            <w:top w:val="none" w:sz="0" w:space="0" w:color="auto"/>
            <w:left w:val="none" w:sz="0" w:space="0" w:color="auto"/>
            <w:bottom w:val="none" w:sz="0" w:space="0" w:color="auto"/>
            <w:right w:val="none" w:sz="0" w:space="0" w:color="auto"/>
          </w:divBdr>
        </w:div>
        <w:div w:id="135148448">
          <w:marLeft w:val="0"/>
          <w:marRight w:val="0"/>
          <w:marTop w:val="0"/>
          <w:marBottom w:val="0"/>
          <w:divBdr>
            <w:top w:val="none" w:sz="0" w:space="0" w:color="auto"/>
            <w:left w:val="none" w:sz="0" w:space="0" w:color="auto"/>
            <w:bottom w:val="none" w:sz="0" w:space="0" w:color="auto"/>
            <w:right w:val="none" w:sz="0" w:space="0" w:color="auto"/>
          </w:divBdr>
        </w:div>
        <w:div w:id="291248320">
          <w:marLeft w:val="0"/>
          <w:marRight w:val="0"/>
          <w:marTop w:val="0"/>
          <w:marBottom w:val="0"/>
          <w:divBdr>
            <w:top w:val="none" w:sz="0" w:space="0" w:color="auto"/>
            <w:left w:val="none" w:sz="0" w:space="0" w:color="auto"/>
            <w:bottom w:val="none" w:sz="0" w:space="0" w:color="auto"/>
            <w:right w:val="none" w:sz="0" w:space="0" w:color="auto"/>
          </w:divBdr>
        </w:div>
        <w:div w:id="217521153">
          <w:marLeft w:val="0"/>
          <w:marRight w:val="0"/>
          <w:marTop w:val="0"/>
          <w:marBottom w:val="0"/>
          <w:divBdr>
            <w:top w:val="none" w:sz="0" w:space="0" w:color="auto"/>
            <w:left w:val="none" w:sz="0" w:space="0" w:color="auto"/>
            <w:bottom w:val="none" w:sz="0" w:space="0" w:color="auto"/>
            <w:right w:val="none" w:sz="0" w:space="0" w:color="auto"/>
          </w:divBdr>
        </w:div>
        <w:div w:id="1680503168">
          <w:marLeft w:val="0"/>
          <w:marRight w:val="0"/>
          <w:marTop w:val="0"/>
          <w:marBottom w:val="0"/>
          <w:divBdr>
            <w:top w:val="none" w:sz="0" w:space="0" w:color="auto"/>
            <w:left w:val="none" w:sz="0" w:space="0" w:color="auto"/>
            <w:bottom w:val="none" w:sz="0" w:space="0" w:color="auto"/>
            <w:right w:val="none" w:sz="0" w:space="0" w:color="auto"/>
          </w:divBdr>
        </w:div>
        <w:div w:id="1395198599">
          <w:marLeft w:val="0"/>
          <w:marRight w:val="0"/>
          <w:marTop w:val="0"/>
          <w:marBottom w:val="0"/>
          <w:divBdr>
            <w:top w:val="none" w:sz="0" w:space="0" w:color="auto"/>
            <w:left w:val="none" w:sz="0" w:space="0" w:color="auto"/>
            <w:bottom w:val="none" w:sz="0" w:space="0" w:color="auto"/>
            <w:right w:val="none" w:sz="0" w:space="0" w:color="auto"/>
          </w:divBdr>
        </w:div>
        <w:div w:id="1725762625">
          <w:marLeft w:val="0"/>
          <w:marRight w:val="0"/>
          <w:marTop w:val="0"/>
          <w:marBottom w:val="0"/>
          <w:divBdr>
            <w:top w:val="none" w:sz="0" w:space="0" w:color="auto"/>
            <w:left w:val="none" w:sz="0" w:space="0" w:color="auto"/>
            <w:bottom w:val="none" w:sz="0" w:space="0" w:color="auto"/>
            <w:right w:val="none" w:sz="0" w:space="0" w:color="auto"/>
          </w:divBdr>
        </w:div>
        <w:div w:id="885144733">
          <w:marLeft w:val="0"/>
          <w:marRight w:val="0"/>
          <w:marTop w:val="0"/>
          <w:marBottom w:val="0"/>
          <w:divBdr>
            <w:top w:val="none" w:sz="0" w:space="0" w:color="auto"/>
            <w:left w:val="none" w:sz="0" w:space="0" w:color="auto"/>
            <w:bottom w:val="none" w:sz="0" w:space="0" w:color="auto"/>
            <w:right w:val="none" w:sz="0" w:space="0" w:color="auto"/>
          </w:divBdr>
        </w:div>
        <w:div w:id="1927616059">
          <w:marLeft w:val="0"/>
          <w:marRight w:val="0"/>
          <w:marTop w:val="0"/>
          <w:marBottom w:val="0"/>
          <w:divBdr>
            <w:top w:val="none" w:sz="0" w:space="0" w:color="auto"/>
            <w:left w:val="none" w:sz="0" w:space="0" w:color="auto"/>
            <w:bottom w:val="none" w:sz="0" w:space="0" w:color="auto"/>
            <w:right w:val="none" w:sz="0" w:space="0" w:color="auto"/>
          </w:divBdr>
        </w:div>
        <w:div w:id="1667515638">
          <w:marLeft w:val="0"/>
          <w:marRight w:val="0"/>
          <w:marTop w:val="0"/>
          <w:marBottom w:val="0"/>
          <w:divBdr>
            <w:top w:val="none" w:sz="0" w:space="0" w:color="auto"/>
            <w:left w:val="none" w:sz="0" w:space="0" w:color="auto"/>
            <w:bottom w:val="none" w:sz="0" w:space="0" w:color="auto"/>
            <w:right w:val="none" w:sz="0" w:space="0" w:color="auto"/>
          </w:divBdr>
        </w:div>
        <w:div w:id="708804096">
          <w:marLeft w:val="0"/>
          <w:marRight w:val="0"/>
          <w:marTop w:val="0"/>
          <w:marBottom w:val="0"/>
          <w:divBdr>
            <w:top w:val="none" w:sz="0" w:space="0" w:color="auto"/>
            <w:left w:val="none" w:sz="0" w:space="0" w:color="auto"/>
            <w:bottom w:val="none" w:sz="0" w:space="0" w:color="auto"/>
            <w:right w:val="none" w:sz="0" w:space="0" w:color="auto"/>
          </w:divBdr>
        </w:div>
        <w:div w:id="1695036706">
          <w:marLeft w:val="0"/>
          <w:marRight w:val="0"/>
          <w:marTop w:val="0"/>
          <w:marBottom w:val="0"/>
          <w:divBdr>
            <w:top w:val="none" w:sz="0" w:space="0" w:color="auto"/>
            <w:left w:val="none" w:sz="0" w:space="0" w:color="auto"/>
            <w:bottom w:val="none" w:sz="0" w:space="0" w:color="auto"/>
            <w:right w:val="none" w:sz="0" w:space="0" w:color="auto"/>
          </w:divBdr>
        </w:div>
        <w:div w:id="2040667108">
          <w:marLeft w:val="0"/>
          <w:marRight w:val="0"/>
          <w:marTop w:val="0"/>
          <w:marBottom w:val="0"/>
          <w:divBdr>
            <w:top w:val="none" w:sz="0" w:space="0" w:color="auto"/>
            <w:left w:val="none" w:sz="0" w:space="0" w:color="auto"/>
            <w:bottom w:val="none" w:sz="0" w:space="0" w:color="auto"/>
            <w:right w:val="none" w:sz="0" w:space="0" w:color="auto"/>
          </w:divBdr>
        </w:div>
        <w:div w:id="2032023441">
          <w:marLeft w:val="0"/>
          <w:marRight w:val="0"/>
          <w:marTop w:val="0"/>
          <w:marBottom w:val="0"/>
          <w:divBdr>
            <w:top w:val="none" w:sz="0" w:space="0" w:color="auto"/>
            <w:left w:val="none" w:sz="0" w:space="0" w:color="auto"/>
            <w:bottom w:val="none" w:sz="0" w:space="0" w:color="auto"/>
            <w:right w:val="none" w:sz="0" w:space="0" w:color="auto"/>
          </w:divBdr>
        </w:div>
        <w:div w:id="1311980065">
          <w:marLeft w:val="0"/>
          <w:marRight w:val="0"/>
          <w:marTop w:val="0"/>
          <w:marBottom w:val="0"/>
          <w:divBdr>
            <w:top w:val="none" w:sz="0" w:space="0" w:color="auto"/>
            <w:left w:val="none" w:sz="0" w:space="0" w:color="auto"/>
            <w:bottom w:val="none" w:sz="0" w:space="0" w:color="auto"/>
            <w:right w:val="none" w:sz="0" w:space="0" w:color="auto"/>
          </w:divBdr>
        </w:div>
        <w:div w:id="319579886">
          <w:marLeft w:val="0"/>
          <w:marRight w:val="0"/>
          <w:marTop w:val="0"/>
          <w:marBottom w:val="0"/>
          <w:divBdr>
            <w:top w:val="none" w:sz="0" w:space="0" w:color="auto"/>
            <w:left w:val="none" w:sz="0" w:space="0" w:color="auto"/>
            <w:bottom w:val="none" w:sz="0" w:space="0" w:color="auto"/>
            <w:right w:val="none" w:sz="0" w:space="0" w:color="auto"/>
          </w:divBdr>
        </w:div>
        <w:div w:id="1443107147">
          <w:marLeft w:val="0"/>
          <w:marRight w:val="0"/>
          <w:marTop w:val="0"/>
          <w:marBottom w:val="0"/>
          <w:divBdr>
            <w:top w:val="none" w:sz="0" w:space="0" w:color="auto"/>
            <w:left w:val="none" w:sz="0" w:space="0" w:color="auto"/>
            <w:bottom w:val="none" w:sz="0" w:space="0" w:color="auto"/>
            <w:right w:val="none" w:sz="0" w:space="0" w:color="auto"/>
          </w:divBdr>
        </w:div>
        <w:div w:id="1827434453">
          <w:marLeft w:val="0"/>
          <w:marRight w:val="0"/>
          <w:marTop w:val="0"/>
          <w:marBottom w:val="0"/>
          <w:divBdr>
            <w:top w:val="none" w:sz="0" w:space="0" w:color="auto"/>
            <w:left w:val="none" w:sz="0" w:space="0" w:color="auto"/>
            <w:bottom w:val="none" w:sz="0" w:space="0" w:color="auto"/>
            <w:right w:val="none" w:sz="0" w:space="0" w:color="auto"/>
          </w:divBdr>
        </w:div>
        <w:div w:id="1768697228">
          <w:marLeft w:val="0"/>
          <w:marRight w:val="0"/>
          <w:marTop w:val="0"/>
          <w:marBottom w:val="0"/>
          <w:divBdr>
            <w:top w:val="none" w:sz="0" w:space="0" w:color="auto"/>
            <w:left w:val="none" w:sz="0" w:space="0" w:color="auto"/>
            <w:bottom w:val="none" w:sz="0" w:space="0" w:color="auto"/>
            <w:right w:val="none" w:sz="0" w:space="0" w:color="auto"/>
          </w:divBdr>
        </w:div>
        <w:div w:id="1595047446">
          <w:marLeft w:val="0"/>
          <w:marRight w:val="0"/>
          <w:marTop w:val="0"/>
          <w:marBottom w:val="0"/>
          <w:divBdr>
            <w:top w:val="none" w:sz="0" w:space="0" w:color="auto"/>
            <w:left w:val="none" w:sz="0" w:space="0" w:color="auto"/>
            <w:bottom w:val="none" w:sz="0" w:space="0" w:color="auto"/>
            <w:right w:val="none" w:sz="0" w:space="0" w:color="auto"/>
          </w:divBdr>
        </w:div>
        <w:div w:id="1143041385">
          <w:marLeft w:val="0"/>
          <w:marRight w:val="0"/>
          <w:marTop w:val="0"/>
          <w:marBottom w:val="0"/>
          <w:divBdr>
            <w:top w:val="none" w:sz="0" w:space="0" w:color="auto"/>
            <w:left w:val="none" w:sz="0" w:space="0" w:color="auto"/>
            <w:bottom w:val="none" w:sz="0" w:space="0" w:color="auto"/>
            <w:right w:val="none" w:sz="0" w:space="0" w:color="auto"/>
          </w:divBdr>
        </w:div>
        <w:div w:id="1791703477">
          <w:marLeft w:val="0"/>
          <w:marRight w:val="0"/>
          <w:marTop w:val="0"/>
          <w:marBottom w:val="0"/>
          <w:divBdr>
            <w:top w:val="none" w:sz="0" w:space="0" w:color="auto"/>
            <w:left w:val="none" w:sz="0" w:space="0" w:color="auto"/>
            <w:bottom w:val="none" w:sz="0" w:space="0" w:color="auto"/>
            <w:right w:val="none" w:sz="0" w:space="0" w:color="auto"/>
          </w:divBdr>
        </w:div>
        <w:div w:id="1933278576">
          <w:marLeft w:val="0"/>
          <w:marRight w:val="0"/>
          <w:marTop w:val="0"/>
          <w:marBottom w:val="0"/>
          <w:divBdr>
            <w:top w:val="none" w:sz="0" w:space="0" w:color="auto"/>
            <w:left w:val="none" w:sz="0" w:space="0" w:color="auto"/>
            <w:bottom w:val="none" w:sz="0" w:space="0" w:color="auto"/>
            <w:right w:val="none" w:sz="0" w:space="0" w:color="auto"/>
          </w:divBdr>
        </w:div>
        <w:div w:id="1839345268">
          <w:marLeft w:val="0"/>
          <w:marRight w:val="0"/>
          <w:marTop w:val="0"/>
          <w:marBottom w:val="0"/>
          <w:divBdr>
            <w:top w:val="none" w:sz="0" w:space="0" w:color="auto"/>
            <w:left w:val="none" w:sz="0" w:space="0" w:color="auto"/>
            <w:bottom w:val="none" w:sz="0" w:space="0" w:color="auto"/>
            <w:right w:val="none" w:sz="0" w:space="0" w:color="auto"/>
          </w:divBdr>
        </w:div>
        <w:div w:id="979311764">
          <w:marLeft w:val="0"/>
          <w:marRight w:val="0"/>
          <w:marTop w:val="0"/>
          <w:marBottom w:val="0"/>
          <w:divBdr>
            <w:top w:val="none" w:sz="0" w:space="0" w:color="auto"/>
            <w:left w:val="none" w:sz="0" w:space="0" w:color="auto"/>
            <w:bottom w:val="none" w:sz="0" w:space="0" w:color="auto"/>
            <w:right w:val="none" w:sz="0" w:space="0" w:color="auto"/>
          </w:divBdr>
        </w:div>
        <w:div w:id="1598323997">
          <w:marLeft w:val="0"/>
          <w:marRight w:val="0"/>
          <w:marTop w:val="0"/>
          <w:marBottom w:val="0"/>
          <w:divBdr>
            <w:top w:val="none" w:sz="0" w:space="0" w:color="auto"/>
            <w:left w:val="none" w:sz="0" w:space="0" w:color="auto"/>
            <w:bottom w:val="none" w:sz="0" w:space="0" w:color="auto"/>
            <w:right w:val="none" w:sz="0" w:space="0" w:color="auto"/>
          </w:divBdr>
        </w:div>
        <w:div w:id="1613319817">
          <w:marLeft w:val="0"/>
          <w:marRight w:val="0"/>
          <w:marTop w:val="0"/>
          <w:marBottom w:val="0"/>
          <w:divBdr>
            <w:top w:val="none" w:sz="0" w:space="0" w:color="auto"/>
            <w:left w:val="none" w:sz="0" w:space="0" w:color="auto"/>
            <w:bottom w:val="none" w:sz="0" w:space="0" w:color="auto"/>
            <w:right w:val="none" w:sz="0" w:space="0" w:color="auto"/>
          </w:divBdr>
        </w:div>
        <w:div w:id="28384204">
          <w:marLeft w:val="0"/>
          <w:marRight w:val="0"/>
          <w:marTop w:val="0"/>
          <w:marBottom w:val="0"/>
          <w:divBdr>
            <w:top w:val="none" w:sz="0" w:space="0" w:color="auto"/>
            <w:left w:val="none" w:sz="0" w:space="0" w:color="auto"/>
            <w:bottom w:val="none" w:sz="0" w:space="0" w:color="auto"/>
            <w:right w:val="none" w:sz="0" w:space="0" w:color="auto"/>
          </w:divBdr>
        </w:div>
        <w:div w:id="1875583333">
          <w:marLeft w:val="0"/>
          <w:marRight w:val="0"/>
          <w:marTop w:val="0"/>
          <w:marBottom w:val="0"/>
          <w:divBdr>
            <w:top w:val="none" w:sz="0" w:space="0" w:color="auto"/>
            <w:left w:val="none" w:sz="0" w:space="0" w:color="auto"/>
            <w:bottom w:val="none" w:sz="0" w:space="0" w:color="auto"/>
            <w:right w:val="none" w:sz="0" w:space="0" w:color="auto"/>
          </w:divBdr>
        </w:div>
        <w:div w:id="893927852">
          <w:marLeft w:val="0"/>
          <w:marRight w:val="0"/>
          <w:marTop w:val="0"/>
          <w:marBottom w:val="0"/>
          <w:divBdr>
            <w:top w:val="none" w:sz="0" w:space="0" w:color="auto"/>
            <w:left w:val="none" w:sz="0" w:space="0" w:color="auto"/>
            <w:bottom w:val="none" w:sz="0" w:space="0" w:color="auto"/>
            <w:right w:val="none" w:sz="0" w:space="0" w:color="auto"/>
          </w:divBdr>
        </w:div>
        <w:div w:id="2006129147">
          <w:marLeft w:val="0"/>
          <w:marRight w:val="0"/>
          <w:marTop w:val="0"/>
          <w:marBottom w:val="0"/>
          <w:divBdr>
            <w:top w:val="none" w:sz="0" w:space="0" w:color="auto"/>
            <w:left w:val="none" w:sz="0" w:space="0" w:color="auto"/>
            <w:bottom w:val="none" w:sz="0" w:space="0" w:color="auto"/>
            <w:right w:val="none" w:sz="0" w:space="0" w:color="auto"/>
          </w:divBdr>
        </w:div>
        <w:div w:id="1207764654">
          <w:marLeft w:val="0"/>
          <w:marRight w:val="0"/>
          <w:marTop w:val="0"/>
          <w:marBottom w:val="0"/>
          <w:divBdr>
            <w:top w:val="none" w:sz="0" w:space="0" w:color="auto"/>
            <w:left w:val="none" w:sz="0" w:space="0" w:color="auto"/>
            <w:bottom w:val="none" w:sz="0" w:space="0" w:color="auto"/>
            <w:right w:val="none" w:sz="0" w:space="0" w:color="auto"/>
          </w:divBdr>
        </w:div>
        <w:div w:id="1009063569">
          <w:marLeft w:val="0"/>
          <w:marRight w:val="0"/>
          <w:marTop w:val="0"/>
          <w:marBottom w:val="0"/>
          <w:divBdr>
            <w:top w:val="none" w:sz="0" w:space="0" w:color="auto"/>
            <w:left w:val="none" w:sz="0" w:space="0" w:color="auto"/>
            <w:bottom w:val="none" w:sz="0" w:space="0" w:color="auto"/>
            <w:right w:val="none" w:sz="0" w:space="0" w:color="auto"/>
          </w:divBdr>
        </w:div>
        <w:div w:id="1323191869">
          <w:marLeft w:val="0"/>
          <w:marRight w:val="0"/>
          <w:marTop w:val="0"/>
          <w:marBottom w:val="0"/>
          <w:divBdr>
            <w:top w:val="none" w:sz="0" w:space="0" w:color="auto"/>
            <w:left w:val="none" w:sz="0" w:space="0" w:color="auto"/>
            <w:bottom w:val="none" w:sz="0" w:space="0" w:color="auto"/>
            <w:right w:val="none" w:sz="0" w:space="0" w:color="auto"/>
          </w:divBdr>
        </w:div>
        <w:div w:id="450441182">
          <w:marLeft w:val="0"/>
          <w:marRight w:val="0"/>
          <w:marTop w:val="0"/>
          <w:marBottom w:val="0"/>
          <w:divBdr>
            <w:top w:val="none" w:sz="0" w:space="0" w:color="auto"/>
            <w:left w:val="none" w:sz="0" w:space="0" w:color="auto"/>
            <w:bottom w:val="none" w:sz="0" w:space="0" w:color="auto"/>
            <w:right w:val="none" w:sz="0" w:space="0" w:color="auto"/>
          </w:divBdr>
        </w:div>
        <w:div w:id="1861620110">
          <w:marLeft w:val="0"/>
          <w:marRight w:val="0"/>
          <w:marTop w:val="0"/>
          <w:marBottom w:val="0"/>
          <w:divBdr>
            <w:top w:val="none" w:sz="0" w:space="0" w:color="auto"/>
            <w:left w:val="none" w:sz="0" w:space="0" w:color="auto"/>
            <w:bottom w:val="none" w:sz="0" w:space="0" w:color="auto"/>
            <w:right w:val="none" w:sz="0" w:space="0" w:color="auto"/>
          </w:divBdr>
        </w:div>
        <w:div w:id="139807003">
          <w:marLeft w:val="0"/>
          <w:marRight w:val="0"/>
          <w:marTop w:val="0"/>
          <w:marBottom w:val="0"/>
          <w:divBdr>
            <w:top w:val="none" w:sz="0" w:space="0" w:color="auto"/>
            <w:left w:val="none" w:sz="0" w:space="0" w:color="auto"/>
            <w:bottom w:val="none" w:sz="0" w:space="0" w:color="auto"/>
            <w:right w:val="none" w:sz="0" w:space="0" w:color="auto"/>
          </w:divBdr>
        </w:div>
        <w:div w:id="936134732">
          <w:marLeft w:val="0"/>
          <w:marRight w:val="0"/>
          <w:marTop w:val="0"/>
          <w:marBottom w:val="0"/>
          <w:divBdr>
            <w:top w:val="none" w:sz="0" w:space="0" w:color="auto"/>
            <w:left w:val="none" w:sz="0" w:space="0" w:color="auto"/>
            <w:bottom w:val="none" w:sz="0" w:space="0" w:color="auto"/>
            <w:right w:val="none" w:sz="0" w:space="0" w:color="auto"/>
          </w:divBdr>
        </w:div>
        <w:div w:id="503982937">
          <w:marLeft w:val="0"/>
          <w:marRight w:val="0"/>
          <w:marTop w:val="0"/>
          <w:marBottom w:val="0"/>
          <w:divBdr>
            <w:top w:val="none" w:sz="0" w:space="0" w:color="auto"/>
            <w:left w:val="none" w:sz="0" w:space="0" w:color="auto"/>
            <w:bottom w:val="none" w:sz="0" w:space="0" w:color="auto"/>
            <w:right w:val="none" w:sz="0" w:space="0" w:color="auto"/>
          </w:divBdr>
        </w:div>
        <w:div w:id="252326702">
          <w:marLeft w:val="0"/>
          <w:marRight w:val="0"/>
          <w:marTop w:val="0"/>
          <w:marBottom w:val="0"/>
          <w:divBdr>
            <w:top w:val="none" w:sz="0" w:space="0" w:color="auto"/>
            <w:left w:val="none" w:sz="0" w:space="0" w:color="auto"/>
            <w:bottom w:val="none" w:sz="0" w:space="0" w:color="auto"/>
            <w:right w:val="none" w:sz="0" w:space="0" w:color="auto"/>
          </w:divBdr>
        </w:div>
        <w:div w:id="1886522642">
          <w:marLeft w:val="0"/>
          <w:marRight w:val="0"/>
          <w:marTop w:val="0"/>
          <w:marBottom w:val="0"/>
          <w:divBdr>
            <w:top w:val="none" w:sz="0" w:space="0" w:color="auto"/>
            <w:left w:val="none" w:sz="0" w:space="0" w:color="auto"/>
            <w:bottom w:val="none" w:sz="0" w:space="0" w:color="auto"/>
            <w:right w:val="none" w:sz="0" w:space="0" w:color="auto"/>
          </w:divBdr>
        </w:div>
        <w:div w:id="2076077242">
          <w:marLeft w:val="0"/>
          <w:marRight w:val="0"/>
          <w:marTop w:val="0"/>
          <w:marBottom w:val="0"/>
          <w:divBdr>
            <w:top w:val="none" w:sz="0" w:space="0" w:color="auto"/>
            <w:left w:val="none" w:sz="0" w:space="0" w:color="auto"/>
            <w:bottom w:val="none" w:sz="0" w:space="0" w:color="auto"/>
            <w:right w:val="none" w:sz="0" w:space="0" w:color="auto"/>
          </w:divBdr>
        </w:div>
        <w:div w:id="1449086960">
          <w:marLeft w:val="0"/>
          <w:marRight w:val="0"/>
          <w:marTop w:val="0"/>
          <w:marBottom w:val="0"/>
          <w:divBdr>
            <w:top w:val="none" w:sz="0" w:space="0" w:color="auto"/>
            <w:left w:val="none" w:sz="0" w:space="0" w:color="auto"/>
            <w:bottom w:val="none" w:sz="0" w:space="0" w:color="auto"/>
            <w:right w:val="none" w:sz="0" w:space="0" w:color="auto"/>
          </w:divBdr>
        </w:div>
        <w:div w:id="1545677632">
          <w:marLeft w:val="0"/>
          <w:marRight w:val="0"/>
          <w:marTop w:val="0"/>
          <w:marBottom w:val="0"/>
          <w:divBdr>
            <w:top w:val="none" w:sz="0" w:space="0" w:color="auto"/>
            <w:left w:val="none" w:sz="0" w:space="0" w:color="auto"/>
            <w:bottom w:val="none" w:sz="0" w:space="0" w:color="auto"/>
            <w:right w:val="none" w:sz="0" w:space="0" w:color="auto"/>
          </w:divBdr>
        </w:div>
        <w:div w:id="1136336763">
          <w:marLeft w:val="0"/>
          <w:marRight w:val="0"/>
          <w:marTop w:val="0"/>
          <w:marBottom w:val="0"/>
          <w:divBdr>
            <w:top w:val="none" w:sz="0" w:space="0" w:color="auto"/>
            <w:left w:val="none" w:sz="0" w:space="0" w:color="auto"/>
            <w:bottom w:val="none" w:sz="0" w:space="0" w:color="auto"/>
            <w:right w:val="none" w:sz="0" w:space="0" w:color="auto"/>
          </w:divBdr>
        </w:div>
        <w:div w:id="848908136">
          <w:marLeft w:val="0"/>
          <w:marRight w:val="0"/>
          <w:marTop w:val="0"/>
          <w:marBottom w:val="0"/>
          <w:divBdr>
            <w:top w:val="none" w:sz="0" w:space="0" w:color="auto"/>
            <w:left w:val="none" w:sz="0" w:space="0" w:color="auto"/>
            <w:bottom w:val="none" w:sz="0" w:space="0" w:color="auto"/>
            <w:right w:val="none" w:sz="0" w:space="0" w:color="auto"/>
          </w:divBdr>
        </w:div>
        <w:div w:id="1725057407">
          <w:marLeft w:val="0"/>
          <w:marRight w:val="0"/>
          <w:marTop w:val="0"/>
          <w:marBottom w:val="0"/>
          <w:divBdr>
            <w:top w:val="none" w:sz="0" w:space="0" w:color="auto"/>
            <w:left w:val="none" w:sz="0" w:space="0" w:color="auto"/>
            <w:bottom w:val="none" w:sz="0" w:space="0" w:color="auto"/>
            <w:right w:val="none" w:sz="0" w:space="0" w:color="auto"/>
          </w:divBdr>
        </w:div>
        <w:div w:id="863905098">
          <w:marLeft w:val="0"/>
          <w:marRight w:val="0"/>
          <w:marTop w:val="0"/>
          <w:marBottom w:val="0"/>
          <w:divBdr>
            <w:top w:val="none" w:sz="0" w:space="0" w:color="auto"/>
            <w:left w:val="none" w:sz="0" w:space="0" w:color="auto"/>
            <w:bottom w:val="none" w:sz="0" w:space="0" w:color="auto"/>
            <w:right w:val="none" w:sz="0" w:space="0" w:color="auto"/>
          </w:divBdr>
        </w:div>
        <w:div w:id="394201283">
          <w:marLeft w:val="0"/>
          <w:marRight w:val="0"/>
          <w:marTop w:val="0"/>
          <w:marBottom w:val="0"/>
          <w:divBdr>
            <w:top w:val="none" w:sz="0" w:space="0" w:color="auto"/>
            <w:left w:val="none" w:sz="0" w:space="0" w:color="auto"/>
            <w:bottom w:val="none" w:sz="0" w:space="0" w:color="auto"/>
            <w:right w:val="none" w:sz="0" w:space="0" w:color="auto"/>
          </w:divBdr>
        </w:div>
        <w:div w:id="506948670">
          <w:marLeft w:val="0"/>
          <w:marRight w:val="0"/>
          <w:marTop w:val="0"/>
          <w:marBottom w:val="0"/>
          <w:divBdr>
            <w:top w:val="none" w:sz="0" w:space="0" w:color="auto"/>
            <w:left w:val="none" w:sz="0" w:space="0" w:color="auto"/>
            <w:bottom w:val="none" w:sz="0" w:space="0" w:color="auto"/>
            <w:right w:val="none" w:sz="0" w:space="0" w:color="auto"/>
          </w:divBdr>
        </w:div>
        <w:div w:id="621307585">
          <w:marLeft w:val="0"/>
          <w:marRight w:val="0"/>
          <w:marTop w:val="0"/>
          <w:marBottom w:val="0"/>
          <w:divBdr>
            <w:top w:val="none" w:sz="0" w:space="0" w:color="auto"/>
            <w:left w:val="none" w:sz="0" w:space="0" w:color="auto"/>
            <w:bottom w:val="none" w:sz="0" w:space="0" w:color="auto"/>
            <w:right w:val="none" w:sz="0" w:space="0" w:color="auto"/>
          </w:divBdr>
        </w:div>
        <w:div w:id="478306965">
          <w:marLeft w:val="0"/>
          <w:marRight w:val="0"/>
          <w:marTop w:val="0"/>
          <w:marBottom w:val="0"/>
          <w:divBdr>
            <w:top w:val="none" w:sz="0" w:space="0" w:color="auto"/>
            <w:left w:val="none" w:sz="0" w:space="0" w:color="auto"/>
            <w:bottom w:val="none" w:sz="0" w:space="0" w:color="auto"/>
            <w:right w:val="none" w:sz="0" w:space="0" w:color="auto"/>
          </w:divBdr>
        </w:div>
        <w:div w:id="98184097">
          <w:marLeft w:val="0"/>
          <w:marRight w:val="0"/>
          <w:marTop w:val="0"/>
          <w:marBottom w:val="0"/>
          <w:divBdr>
            <w:top w:val="none" w:sz="0" w:space="0" w:color="auto"/>
            <w:left w:val="none" w:sz="0" w:space="0" w:color="auto"/>
            <w:bottom w:val="none" w:sz="0" w:space="0" w:color="auto"/>
            <w:right w:val="none" w:sz="0" w:space="0" w:color="auto"/>
          </w:divBdr>
        </w:div>
        <w:div w:id="1273636260">
          <w:marLeft w:val="0"/>
          <w:marRight w:val="0"/>
          <w:marTop w:val="0"/>
          <w:marBottom w:val="0"/>
          <w:divBdr>
            <w:top w:val="none" w:sz="0" w:space="0" w:color="auto"/>
            <w:left w:val="none" w:sz="0" w:space="0" w:color="auto"/>
            <w:bottom w:val="none" w:sz="0" w:space="0" w:color="auto"/>
            <w:right w:val="none" w:sz="0" w:space="0" w:color="auto"/>
          </w:divBdr>
        </w:div>
        <w:div w:id="677775256">
          <w:marLeft w:val="0"/>
          <w:marRight w:val="0"/>
          <w:marTop w:val="0"/>
          <w:marBottom w:val="0"/>
          <w:divBdr>
            <w:top w:val="none" w:sz="0" w:space="0" w:color="auto"/>
            <w:left w:val="none" w:sz="0" w:space="0" w:color="auto"/>
            <w:bottom w:val="none" w:sz="0" w:space="0" w:color="auto"/>
            <w:right w:val="none" w:sz="0" w:space="0" w:color="auto"/>
          </w:divBdr>
        </w:div>
        <w:div w:id="1441754331">
          <w:marLeft w:val="0"/>
          <w:marRight w:val="0"/>
          <w:marTop w:val="0"/>
          <w:marBottom w:val="0"/>
          <w:divBdr>
            <w:top w:val="none" w:sz="0" w:space="0" w:color="auto"/>
            <w:left w:val="none" w:sz="0" w:space="0" w:color="auto"/>
            <w:bottom w:val="none" w:sz="0" w:space="0" w:color="auto"/>
            <w:right w:val="none" w:sz="0" w:space="0" w:color="auto"/>
          </w:divBdr>
        </w:div>
        <w:div w:id="613753510">
          <w:marLeft w:val="0"/>
          <w:marRight w:val="0"/>
          <w:marTop w:val="0"/>
          <w:marBottom w:val="0"/>
          <w:divBdr>
            <w:top w:val="none" w:sz="0" w:space="0" w:color="auto"/>
            <w:left w:val="none" w:sz="0" w:space="0" w:color="auto"/>
            <w:bottom w:val="none" w:sz="0" w:space="0" w:color="auto"/>
            <w:right w:val="none" w:sz="0" w:space="0" w:color="auto"/>
          </w:divBdr>
        </w:div>
        <w:div w:id="1479109743">
          <w:marLeft w:val="0"/>
          <w:marRight w:val="0"/>
          <w:marTop w:val="0"/>
          <w:marBottom w:val="0"/>
          <w:divBdr>
            <w:top w:val="none" w:sz="0" w:space="0" w:color="auto"/>
            <w:left w:val="none" w:sz="0" w:space="0" w:color="auto"/>
            <w:bottom w:val="none" w:sz="0" w:space="0" w:color="auto"/>
            <w:right w:val="none" w:sz="0" w:space="0" w:color="auto"/>
          </w:divBdr>
        </w:div>
        <w:div w:id="2108189059">
          <w:marLeft w:val="0"/>
          <w:marRight w:val="0"/>
          <w:marTop w:val="0"/>
          <w:marBottom w:val="0"/>
          <w:divBdr>
            <w:top w:val="none" w:sz="0" w:space="0" w:color="auto"/>
            <w:left w:val="none" w:sz="0" w:space="0" w:color="auto"/>
            <w:bottom w:val="none" w:sz="0" w:space="0" w:color="auto"/>
            <w:right w:val="none" w:sz="0" w:space="0" w:color="auto"/>
          </w:divBdr>
        </w:div>
        <w:div w:id="1804230502">
          <w:marLeft w:val="0"/>
          <w:marRight w:val="0"/>
          <w:marTop w:val="0"/>
          <w:marBottom w:val="0"/>
          <w:divBdr>
            <w:top w:val="none" w:sz="0" w:space="0" w:color="auto"/>
            <w:left w:val="none" w:sz="0" w:space="0" w:color="auto"/>
            <w:bottom w:val="none" w:sz="0" w:space="0" w:color="auto"/>
            <w:right w:val="none" w:sz="0" w:space="0" w:color="auto"/>
          </w:divBdr>
        </w:div>
        <w:div w:id="1701852697">
          <w:marLeft w:val="0"/>
          <w:marRight w:val="0"/>
          <w:marTop w:val="0"/>
          <w:marBottom w:val="0"/>
          <w:divBdr>
            <w:top w:val="none" w:sz="0" w:space="0" w:color="auto"/>
            <w:left w:val="none" w:sz="0" w:space="0" w:color="auto"/>
            <w:bottom w:val="none" w:sz="0" w:space="0" w:color="auto"/>
            <w:right w:val="none" w:sz="0" w:space="0" w:color="auto"/>
          </w:divBdr>
        </w:div>
        <w:div w:id="2087527609">
          <w:marLeft w:val="0"/>
          <w:marRight w:val="0"/>
          <w:marTop w:val="0"/>
          <w:marBottom w:val="0"/>
          <w:divBdr>
            <w:top w:val="none" w:sz="0" w:space="0" w:color="auto"/>
            <w:left w:val="none" w:sz="0" w:space="0" w:color="auto"/>
            <w:bottom w:val="none" w:sz="0" w:space="0" w:color="auto"/>
            <w:right w:val="none" w:sz="0" w:space="0" w:color="auto"/>
          </w:divBdr>
        </w:div>
        <w:div w:id="1550266716">
          <w:marLeft w:val="0"/>
          <w:marRight w:val="0"/>
          <w:marTop w:val="0"/>
          <w:marBottom w:val="0"/>
          <w:divBdr>
            <w:top w:val="none" w:sz="0" w:space="0" w:color="auto"/>
            <w:left w:val="none" w:sz="0" w:space="0" w:color="auto"/>
            <w:bottom w:val="none" w:sz="0" w:space="0" w:color="auto"/>
            <w:right w:val="none" w:sz="0" w:space="0" w:color="auto"/>
          </w:divBdr>
        </w:div>
        <w:div w:id="739329233">
          <w:marLeft w:val="0"/>
          <w:marRight w:val="0"/>
          <w:marTop w:val="0"/>
          <w:marBottom w:val="0"/>
          <w:divBdr>
            <w:top w:val="none" w:sz="0" w:space="0" w:color="auto"/>
            <w:left w:val="none" w:sz="0" w:space="0" w:color="auto"/>
            <w:bottom w:val="none" w:sz="0" w:space="0" w:color="auto"/>
            <w:right w:val="none" w:sz="0" w:space="0" w:color="auto"/>
          </w:divBdr>
        </w:div>
        <w:div w:id="636372750">
          <w:marLeft w:val="0"/>
          <w:marRight w:val="0"/>
          <w:marTop w:val="0"/>
          <w:marBottom w:val="0"/>
          <w:divBdr>
            <w:top w:val="none" w:sz="0" w:space="0" w:color="auto"/>
            <w:left w:val="none" w:sz="0" w:space="0" w:color="auto"/>
            <w:bottom w:val="none" w:sz="0" w:space="0" w:color="auto"/>
            <w:right w:val="none" w:sz="0" w:space="0" w:color="auto"/>
          </w:divBdr>
        </w:div>
        <w:div w:id="182784716">
          <w:marLeft w:val="0"/>
          <w:marRight w:val="0"/>
          <w:marTop w:val="0"/>
          <w:marBottom w:val="0"/>
          <w:divBdr>
            <w:top w:val="none" w:sz="0" w:space="0" w:color="auto"/>
            <w:left w:val="none" w:sz="0" w:space="0" w:color="auto"/>
            <w:bottom w:val="none" w:sz="0" w:space="0" w:color="auto"/>
            <w:right w:val="none" w:sz="0" w:space="0" w:color="auto"/>
          </w:divBdr>
        </w:div>
        <w:div w:id="868833588">
          <w:marLeft w:val="0"/>
          <w:marRight w:val="0"/>
          <w:marTop w:val="0"/>
          <w:marBottom w:val="0"/>
          <w:divBdr>
            <w:top w:val="none" w:sz="0" w:space="0" w:color="auto"/>
            <w:left w:val="none" w:sz="0" w:space="0" w:color="auto"/>
            <w:bottom w:val="none" w:sz="0" w:space="0" w:color="auto"/>
            <w:right w:val="none" w:sz="0" w:space="0" w:color="auto"/>
          </w:divBdr>
        </w:div>
        <w:div w:id="1173569115">
          <w:marLeft w:val="0"/>
          <w:marRight w:val="0"/>
          <w:marTop w:val="0"/>
          <w:marBottom w:val="0"/>
          <w:divBdr>
            <w:top w:val="none" w:sz="0" w:space="0" w:color="auto"/>
            <w:left w:val="none" w:sz="0" w:space="0" w:color="auto"/>
            <w:bottom w:val="none" w:sz="0" w:space="0" w:color="auto"/>
            <w:right w:val="none" w:sz="0" w:space="0" w:color="auto"/>
          </w:divBdr>
        </w:div>
        <w:div w:id="1276014844">
          <w:marLeft w:val="0"/>
          <w:marRight w:val="0"/>
          <w:marTop w:val="0"/>
          <w:marBottom w:val="0"/>
          <w:divBdr>
            <w:top w:val="none" w:sz="0" w:space="0" w:color="auto"/>
            <w:left w:val="none" w:sz="0" w:space="0" w:color="auto"/>
            <w:bottom w:val="none" w:sz="0" w:space="0" w:color="auto"/>
            <w:right w:val="none" w:sz="0" w:space="0" w:color="auto"/>
          </w:divBdr>
        </w:div>
        <w:div w:id="541284974">
          <w:marLeft w:val="0"/>
          <w:marRight w:val="0"/>
          <w:marTop w:val="0"/>
          <w:marBottom w:val="0"/>
          <w:divBdr>
            <w:top w:val="none" w:sz="0" w:space="0" w:color="auto"/>
            <w:left w:val="none" w:sz="0" w:space="0" w:color="auto"/>
            <w:bottom w:val="none" w:sz="0" w:space="0" w:color="auto"/>
            <w:right w:val="none" w:sz="0" w:space="0" w:color="auto"/>
          </w:divBdr>
        </w:div>
        <w:div w:id="1524662008">
          <w:marLeft w:val="0"/>
          <w:marRight w:val="0"/>
          <w:marTop w:val="0"/>
          <w:marBottom w:val="0"/>
          <w:divBdr>
            <w:top w:val="none" w:sz="0" w:space="0" w:color="auto"/>
            <w:left w:val="none" w:sz="0" w:space="0" w:color="auto"/>
            <w:bottom w:val="none" w:sz="0" w:space="0" w:color="auto"/>
            <w:right w:val="none" w:sz="0" w:space="0" w:color="auto"/>
          </w:divBdr>
        </w:div>
        <w:div w:id="217321943">
          <w:marLeft w:val="0"/>
          <w:marRight w:val="0"/>
          <w:marTop w:val="0"/>
          <w:marBottom w:val="0"/>
          <w:divBdr>
            <w:top w:val="none" w:sz="0" w:space="0" w:color="auto"/>
            <w:left w:val="none" w:sz="0" w:space="0" w:color="auto"/>
            <w:bottom w:val="none" w:sz="0" w:space="0" w:color="auto"/>
            <w:right w:val="none" w:sz="0" w:space="0" w:color="auto"/>
          </w:divBdr>
        </w:div>
        <w:div w:id="1922255198">
          <w:marLeft w:val="0"/>
          <w:marRight w:val="0"/>
          <w:marTop w:val="0"/>
          <w:marBottom w:val="0"/>
          <w:divBdr>
            <w:top w:val="none" w:sz="0" w:space="0" w:color="auto"/>
            <w:left w:val="none" w:sz="0" w:space="0" w:color="auto"/>
            <w:bottom w:val="none" w:sz="0" w:space="0" w:color="auto"/>
            <w:right w:val="none" w:sz="0" w:space="0" w:color="auto"/>
          </w:divBdr>
        </w:div>
        <w:div w:id="1091393780">
          <w:marLeft w:val="0"/>
          <w:marRight w:val="0"/>
          <w:marTop w:val="0"/>
          <w:marBottom w:val="0"/>
          <w:divBdr>
            <w:top w:val="none" w:sz="0" w:space="0" w:color="auto"/>
            <w:left w:val="none" w:sz="0" w:space="0" w:color="auto"/>
            <w:bottom w:val="none" w:sz="0" w:space="0" w:color="auto"/>
            <w:right w:val="none" w:sz="0" w:space="0" w:color="auto"/>
          </w:divBdr>
        </w:div>
        <w:div w:id="901401922">
          <w:marLeft w:val="0"/>
          <w:marRight w:val="0"/>
          <w:marTop w:val="0"/>
          <w:marBottom w:val="0"/>
          <w:divBdr>
            <w:top w:val="none" w:sz="0" w:space="0" w:color="auto"/>
            <w:left w:val="none" w:sz="0" w:space="0" w:color="auto"/>
            <w:bottom w:val="none" w:sz="0" w:space="0" w:color="auto"/>
            <w:right w:val="none" w:sz="0" w:space="0" w:color="auto"/>
          </w:divBdr>
        </w:div>
        <w:div w:id="123038170">
          <w:marLeft w:val="0"/>
          <w:marRight w:val="0"/>
          <w:marTop w:val="0"/>
          <w:marBottom w:val="0"/>
          <w:divBdr>
            <w:top w:val="none" w:sz="0" w:space="0" w:color="auto"/>
            <w:left w:val="none" w:sz="0" w:space="0" w:color="auto"/>
            <w:bottom w:val="none" w:sz="0" w:space="0" w:color="auto"/>
            <w:right w:val="none" w:sz="0" w:space="0" w:color="auto"/>
          </w:divBdr>
        </w:div>
        <w:div w:id="1864712296">
          <w:marLeft w:val="0"/>
          <w:marRight w:val="0"/>
          <w:marTop w:val="0"/>
          <w:marBottom w:val="0"/>
          <w:divBdr>
            <w:top w:val="none" w:sz="0" w:space="0" w:color="auto"/>
            <w:left w:val="none" w:sz="0" w:space="0" w:color="auto"/>
            <w:bottom w:val="none" w:sz="0" w:space="0" w:color="auto"/>
            <w:right w:val="none" w:sz="0" w:space="0" w:color="auto"/>
          </w:divBdr>
        </w:div>
        <w:div w:id="1815104201">
          <w:marLeft w:val="0"/>
          <w:marRight w:val="0"/>
          <w:marTop w:val="0"/>
          <w:marBottom w:val="0"/>
          <w:divBdr>
            <w:top w:val="none" w:sz="0" w:space="0" w:color="auto"/>
            <w:left w:val="none" w:sz="0" w:space="0" w:color="auto"/>
            <w:bottom w:val="none" w:sz="0" w:space="0" w:color="auto"/>
            <w:right w:val="none" w:sz="0" w:space="0" w:color="auto"/>
          </w:divBdr>
        </w:div>
        <w:div w:id="688795312">
          <w:marLeft w:val="0"/>
          <w:marRight w:val="0"/>
          <w:marTop w:val="0"/>
          <w:marBottom w:val="0"/>
          <w:divBdr>
            <w:top w:val="none" w:sz="0" w:space="0" w:color="auto"/>
            <w:left w:val="none" w:sz="0" w:space="0" w:color="auto"/>
            <w:bottom w:val="none" w:sz="0" w:space="0" w:color="auto"/>
            <w:right w:val="none" w:sz="0" w:space="0" w:color="auto"/>
          </w:divBdr>
        </w:div>
        <w:div w:id="458187561">
          <w:marLeft w:val="0"/>
          <w:marRight w:val="0"/>
          <w:marTop w:val="0"/>
          <w:marBottom w:val="0"/>
          <w:divBdr>
            <w:top w:val="none" w:sz="0" w:space="0" w:color="auto"/>
            <w:left w:val="none" w:sz="0" w:space="0" w:color="auto"/>
            <w:bottom w:val="none" w:sz="0" w:space="0" w:color="auto"/>
            <w:right w:val="none" w:sz="0" w:space="0" w:color="auto"/>
          </w:divBdr>
        </w:div>
        <w:div w:id="978917421">
          <w:marLeft w:val="0"/>
          <w:marRight w:val="0"/>
          <w:marTop w:val="0"/>
          <w:marBottom w:val="0"/>
          <w:divBdr>
            <w:top w:val="none" w:sz="0" w:space="0" w:color="auto"/>
            <w:left w:val="none" w:sz="0" w:space="0" w:color="auto"/>
            <w:bottom w:val="none" w:sz="0" w:space="0" w:color="auto"/>
            <w:right w:val="none" w:sz="0" w:space="0" w:color="auto"/>
          </w:divBdr>
        </w:div>
        <w:div w:id="186022680">
          <w:marLeft w:val="0"/>
          <w:marRight w:val="0"/>
          <w:marTop w:val="0"/>
          <w:marBottom w:val="0"/>
          <w:divBdr>
            <w:top w:val="none" w:sz="0" w:space="0" w:color="auto"/>
            <w:left w:val="none" w:sz="0" w:space="0" w:color="auto"/>
            <w:bottom w:val="none" w:sz="0" w:space="0" w:color="auto"/>
            <w:right w:val="none" w:sz="0" w:space="0" w:color="auto"/>
          </w:divBdr>
        </w:div>
        <w:div w:id="1736968551">
          <w:marLeft w:val="0"/>
          <w:marRight w:val="0"/>
          <w:marTop w:val="0"/>
          <w:marBottom w:val="0"/>
          <w:divBdr>
            <w:top w:val="none" w:sz="0" w:space="0" w:color="auto"/>
            <w:left w:val="none" w:sz="0" w:space="0" w:color="auto"/>
            <w:bottom w:val="none" w:sz="0" w:space="0" w:color="auto"/>
            <w:right w:val="none" w:sz="0" w:space="0" w:color="auto"/>
          </w:divBdr>
        </w:div>
        <w:div w:id="752551470">
          <w:marLeft w:val="0"/>
          <w:marRight w:val="0"/>
          <w:marTop w:val="0"/>
          <w:marBottom w:val="0"/>
          <w:divBdr>
            <w:top w:val="none" w:sz="0" w:space="0" w:color="auto"/>
            <w:left w:val="none" w:sz="0" w:space="0" w:color="auto"/>
            <w:bottom w:val="none" w:sz="0" w:space="0" w:color="auto"/>
            <w:right w:val="none" w:sz="0" w:space="0" w:color="auto"/>
          </w:divBdr>
        </w:div>
        <w:div w:id="415059199">
          <w:marLeft w:val="0"/>
          <w:marRight w:val="0"/>
          <w:marTop w:val="0"/>
          <w:marBottom w:val="0"/>
          <w:divBdr>
            <w:top w:val="none" w:sz="0" w:space="0" w:color="auto"/>
            <w:left w:val="none" w:sz="0" w:space="0" w:color="auto"/>
            <w:bottom w:val="none" w:sz="0" w:space="0" w:color="auto"/>
            <w:right w:val="none" w:sz="0" w:space="0" w:color="auto"/>
          </w:divBdr>
        </w:div>
        <w:div w:id="1857691609">
          <w:marLeft w:val="0"/>
          <w:marRight w:val="0"/>
          <w:marTop w:val="0"/>
          <w:marBottom w:val="0"/>
          <w:divBdr>
            <w:top w:val="none" w:sz="0" w:space="0" w:color="auto"/>
            <w:left w:val="none" w:sz="0" w:space="0" w:color="auto"/>
            <w:bottom w:val="none" w:sz="0" w:space="0" w:color="auto"/>
            <w:right w:val="none" w:sz="0" w:space="0" w:color="auto"/>
          </w:divBdr>
        </w:div>
        <w:div w:id="1657876610">
          <w:marLeft w:val="0"/>
          <w:marRight w:val="0"/>
          <w:marTop w:val="0"/>
          <w:marBottom w:val="0"/>
          <w:divBdr>
            <w:top w:val="none" w:sz="0" w:space="0" w:color="auto"/>
            <w:left w:val="none" w:sz="0" w:space="0" w:color="auto"/>
            <w:bottom w:val="none" w:sz="0" w:space="0" w:color="auto"/>
            <w:right w:val="none" w:sz="0" w:space="0" w:color="auto"/>
          </w:divBdr>
        </w:div>
        <w:div w:id="321668405">
          <w:marLeft w:val="0"/>
          <w:marRight w:val="0"/>
          <w:marTop w:val="0"/>
          <w:marBottom w:val="0"/>
          <w:divBdr>
            <w:top w:val="none" w:sz="0" w:space="0" w:color="auto"/>
            <w:left w:val="none" w:sz="0" w:space="0" w:color="auto"/>
            <w:bottom w:val="none" w:sz="0" w:space="0" w:color="auto"/>
            <w:right w:val="none" w:sz="0" w:space="0" w:color="auto"/>
          </w:divBdr>
        </w:div>
        <w:div w:id="594561826">
          <w:marLeft w:val="0"/>
          <w:marRight w:val="0"/>
          <w:marTop w:val="0"/>
          <w:marBottom w:val="0"/>
          <w:divBdr>
            <w:top w:val="none" w:sz="0" w:space="0" w:color="auto"/>
            <w:left w:val="none" w:sz="0" w:space="0" w:color="auto"/>
            <w:bottom w:val="none" w:sz="0" w:space="0" w:color="auto"/>
            <w:right w:val="none" w:sz="0" w:space="0" w:color="auto"/>
          </w:divBdr>
        </w:div>
        <w:div w:id="11811420">
          <w:marLeft w:val="0"/>
          <w:marRight w:val="0"/>
          <w:marTop w:val="0"/>
          <w:marBottom w:val="0"/>
          <w:divBdr>
            <w:top w:val="none" w:sz="0" w:space="0" w:color="auto"/>
            <w:left w:val="none" w:sz="0" w:space="0" w:color="auto"/>
            <w:bottom w:val="none" w:sz="0" w:space="0" w:color="auto"/>
            <w:right w:val="none" w:sz="0" w:space="0" w:color="auto"/>
          </w:divBdr>
        </w:div>
        <w:div w:id="1690330781">
          <w:marLeft w:val="0"/>
          <w:marRight w:val="0"/>
          <w:marTop w:val="0"/>
          <w:marBottom w:val="0"/>
          <w:divBdr>
            <w:top w:val="none" w:sz="0" w:space="0" w:color="auto"/>
            <w:left w:val="none" w:sz="0" w:space="0" w:color="auto"/>
            <w:bottom w:val="none" w:sz="0" w:space="0" w:color="auto"/>
            <w:right w:val="none" w:sz="0" w:space="0" w:color="auto"/>
          </w:divBdr>
        </w:div>
        <w:div w:id="1133206881">
          <w:marLeft w:val="0"/>
          <w:marRight w:val="0"/>
          <w:marTop w:val="0"/>
          <w:marBottom w:val="0"/>
          <w:divBdr>
            <w:top w:val="none" w:sz="0" w:space="0" w:color="auto"/>
            <w:left w:val="none" w:sz="0" w:space="0" w:color="auto"/>
            <w:bottom w:val="none" w:sz="0" w:space="0" w:color="auto"/>
            <w:right w:val="none" w:sz="0" w:space="0" w:color="auto"/>
          </w:divBdr>
        </w:div>
        <w:div w:id="1690639624">
          <w:marLeft w:val="0"/>
          <w:marRight w:val="0"/>
          <w:marTop w:val="0"/>
          <w:marBottom w:val="0"/>
          <w:divBdr>
            <w:top w:val="none" w:sz="0" w:space="0" w:color="auto"/>
            <w:left w:val="none" w:sz="0" w:space="0" w:color="auto"/>
            <w:bottom w:val="none" w:sz="0" w:space="0" w:color="auto"/>
            <w:right w:val="none" w:sz="0" w:space="0" w:color="auto"/>
          </w:divBdr>
        </w:div>
        <w:div w:id="1018312222">
          <w:marLeft w:val="0"/>
          <w:marRight w:val="0"/>
          <w:marTop w:val="0"/>
          <w:marBottom w:val="0"/>
          <w:divBdr>
            <w:top w:val="none" w:sz="0" w:space="0" w:color="auto"/>
            <w:left w:val="none" w:sz="0" w:space="0" w:color="auto"/>
            <w:bottom w:val="none" w:sz="0" w:space="0" w:color="auto"/>
            <w:right w:val="none" w:sz="0" w:space="0" w:color="auto"/>
          </w:divBdr>
        </w:div>
        <w:div w:id="814182532">
          <w:marLeft w:val="0"/>
          <w:marRight w:val="0"/>
          <w:marTop w:val="0"/>
          <w:marBottom w:val="0"/>
          <w:divBdr>
            <w:top w:val="none" w:sz="0" w:space="0" w:color="auto"/>
            <w:left w:val="none" w:sz="0" w:space="0" w:color="auto"/>
            <w:bottom w:val="none" w:sz="0" w:space="0" w:color="auto"/>
            <w:right w:val="none" w:sz="0" w:space="0" w:color="auto"/>
          </w:divBdr>
        </w:div>
        <w:div w:id="782382848">
          <w:marLeft w:val="0"/>
          <w:marRight w:val="0"/>
          <w:marTop w:val="0"/>
          <w:marBottom w:val="0"/>
          <w:divBdr>
            <w:top w:val="none" w:sz="0" w:space="0" w:color="auto"/>
            <w:left w:val="none" w:sz="0" w:space="0" w:color="auto"/>
            <w:bottom w:val="none" w:sz="0" w:space="0" w:color="auto"/>
            <w:right w:val="none" w:sz="0" w:space="0" w:color="auto"/>
          </w:divBdr>
        </w:div>
        <w:div w:id="127935621">
          <w:marLeft w:val="0"/>
          <w:marRight w:val="0"/>
          <w:marTop w:val="0"/>
          <w:marBottom w:val="0"/>
          <w:divBdr>
            <w:top w:val="none" w:sz="0" w:space="0" w:color="auto"/>
            <w:left w:val="none" w:sz="0" w:space="0" w:color="auto"/>
            <w:bottom w:val="none" w:sz="0" w:space="0" w:color="auto"/>
            <w:right w:val="none" w:sz="0" w:space="0" w:color="auto"/>
          </w:divBdr>
        </w:div>
        <w:div w:id="263071707">
          <w:marLeft w:val="0"/>
          <w:marRight w:val="0"/>
          <w:marTop w:val="0"/>
          <w:marBottom w:val="0"/>
          <w:divBdr>
            <w:top w:val="none" w:sz="0" w:space="0" w:color="auto"/>
            <w:left w:val="none" w:sz="0" w:space="0" w:color="auto"/>
            <w:bottom w:val="none" w:sz="0" w:space="0" w:color="auto"/>
            <w:right w:val="none" w:sz="0" w:space="0" w:color="auto"/>
          </w:divBdr>
        </w:div>
        <w:div w:id="446780359">
          <w:marLeft w:val="0"/>
          <w:marRight w:val="0"/>
          <w:marTop w:val="0"/>
          <w:marBottom w:val="0"/>
          <w:divBdr>
            <w:top w:val="none" w:sz="0" w:space="0" w:color="auto"/>
            <w:left w:val="none" w:sz="0" w:space="0" w:color="auto"/>
            <w:bottom w:val="none" w:sz="0" w:space="0" w:color="auto"/>
            <w:right w:val="none" w:sz="0" w:space="0" w:color="auto"/>
          </w:divBdr>
        </w:div>
        <w:div w:id="549195555">
          <w:marLeft w:val="0"/>
          <w:marRight w:val="0"/>
          <w:marTop w:val="0"/>
          <w:marBottom w:val="0"/>
          <w:divBdr>
            <w:top w:val="none" w:sz="0" w:space="0" w:color="auto"/>
            <w:left w:val="none" w:sz="0" w:space="0" w:color="auto"/>
            <w:bottom w:val="none" w:sz="0" w:space="0" w:color="auto"/>
            <w:right w:val="none" w:sz="0" w:space="0" w:color="auto"/>
          </w:divBdr>
        </w:div>
        <w:div w:id="863522324">
          <w:marLeft w:val="0"/>
          <w:marRight w:val="0"/>
          <w:marTop w:val="0"/>
          <w:marBottom w:val="0"/>
          <w:divBdr>
            <w:top w:val="none" w:sz="0" w:space="0" w:color="auto"/>
            <w:left w:val="none" w:sz="0" w:space="0" w:color="auto"/>
            <w:bottom w:val="none" w:sz="0" w:space="0" w:color="auto"/>
            <w:right w:val="none" w:sz="0" w:space="0" w:color="auto"/>
          </w:divBdr>
        </w:div>
        <w:div w:id="1951543747">
          <w:marLeft w:val="0"/>
          <w:marRight w:val="0"/>
          <w:marTop w:val="0"/>
          <w:marBottom w:val="0"/>
          <w:divBdr>
            <w:top w:val="none" w:sz="0" w:space="0" w:color="auto"/>
            <w:left w:val="none" w:sz="0" w:space="0" w:color="auto"/>
            <w:bottom w:val="none" w:sz="0" w:space="0" w:color="auto"/>
            <w:right w:val="none" w:sz="0" w:space="0" w:color="auto"/>
          </w:divBdr>
        </w:div>
        <w:div w:id="231046636">
          <w:marLeft w:val="0"/>
          <w:marRight w:val="0"/>
          <w:marTop w:val="0"/>
          <w:marBottom w:val="0"/>
          <w:divBdr>
            <w:top w:val="none" w:sz="0" w:space="0" w:color="auto"/>
            <w:left w:val="none" w:sz="0" w:space="0" w:color="auto"/>
            <w:bottom w:val="none" w:sz="0" w:space="0" w:color="auto"/>
            <w:right w:val="none" w:sz="0" w:space="0" w:color="auto"/>
          </w:divBdr>
        </w:div>
        <w:div w:id="1786340176">
          <w:marLeft w:val="0"/>
          <w:marRight w:val="0"/>
          <w:marTop w:val="0"/>
          <w:marBottom w:val="0"/>
          <w:divBdr>
            <w:top w:val="none" w:sz="0" w:space="0" w:color="auto"/>
            <w:left w:val="none" w:sz="0" w:space="0" w:color="auto"/>
            <w:bottom w:val="none" w:sz="0" w:space="0" w:color="auto"/>
            <w:right w:val="none" w:sz="0" w:space="0" w:color="auto"/>
          </w:divBdr>
        </w:div>
        <w:div w:id="650062573">
          <w:marLeft w:val="0"/>
          <w:marRight w:val="0"/>
          <w:marTop w:val="0"/>
          <w:marBottom w:val="0"/>
          <w:divBdr>
            <w:top w:val="none" w:sz="0" w:space="0" w:color="auto"/>
            <w:left w:val="none" w:sz="0" w:space="0" w:color="auto"/>
            <w:bottom w:val="none" w:sz="0" w:space="0" w:color="auto"/>
            <w:right w:val="none" w:sz="0" w:space="0" w:color="auto"/>
          </w:divBdr>
        </w:div>
        <w:div w:id="1735734667">
          <w:marLeft w:val="0"/>
          <w:marRight w:val="0"/>
          <w:marTop w:val="0"/>
          <w:marBottom w:val="0"/>
          <w:divBdr>
            <w:top w:val="none" w:sz="0" w:space="0" w:color="auto"/>
            <w:left w:val="none" w:sz="0" w:space="0" w:color="auto"/>
            <w:bottom w:val="none" w:sz="0" w:space="0" w:color="auto"/>
            <w:right w:val="none" w:sz="0" w:space="0" w:color="auto"/>
          </w:divBdr>
        </w:div>
        <w:div w:id="493568657">
          <w:marLeft w:val="0"/>
          <w:marRight w:val="0"/>
          <w:marTop w:val="0"/>
          <w:marBottom w:val="0"/>
          <w:divBdr>
            <w:top w:val="none" w:sz="0" w:space="0" w:color="auto"/>
            <w:left w:val="none" w:sz="0" w:space="0" w:color="auto"/>
            <w:bottom w:val="none" w:sz="0" w:space="0" w:color="auto"/>
            <w:right w:val="none" w:sz="0" w:space="0" w:color="auto"/>
          </w:divBdr>
        </w:div>
        <w:div w:id="1152915039">
          <w:marLeft w:val="0"/>
          <w:marRight w:val="0"/>
          <w:marTop w:val="0"/>
          <w:marBottom w:val="0"/>
          <w:divBdr>
            <w:top w:val="none" w:sz="0" w:space="0" w:color="auto"/>
            <w:left w:val="none" w:sz="0" w:space="0" w:color="auto"/>
            <w:bottom w:val="none" w:sz="0" w:space="0" w:color="auto"/>
            <w:right w:val="none" w:sz="0" w:space="0" w:color="auto"/>
          </w:divBdr>
        </w:div>
        <w:div w:id="1262833661">
          <w:marLeft w:val="0"/>
          <w:marRight w:val="0"/>
          <w:marTop w:val="0"/>
          <w:marBottom w:val="0"/>
          <w:divBdr>
            <w:top w:val="none" w:sz="0" w:space="0" w:color="auto"/>
            <w:left w:val="none" w:sz="0" w:space="0" w:color="auto"/>
            <w:bottom w:val="none" w:sz="0" w:space="0" w:color="auto"/>
            <w:right w:val="none" w:sz="0" w:space="0" w:color="auto"/>
          </w:divBdr>
        </w:div>
        <w:div w:id="1322738771">
          <w:marLeft w:val="0"/>
          <w:marRight w:val="0"/>
          <w:marTop w:val="0"/>
          <w:marBottom w:val="0"/>
          <w:divBdr>
            <w:top w:val="none" w:sz="0" w:space="0" w:color="auto"/>
            <w:left w:val="none" w:sz="0" w:space="0" w:color="auto"/>
            <w:bottom w:val="none" w:sz="0" w:space="0" w:color="auto"/>
            <w:right w:val="none" w:sz="0" w:space="0" w:color="auto"/>
          </w:divBdr>
        </w:div>
        <w:div w:id="1546526582">
          <w:marLeft w:val="0"/>
          <w:marRight w:val="0"/>
          <w:marTop w:val="0"/>
          <w:marBottom w:val="0"/>
          <w:divBdr>
            <w:top w:val="none" w:sz="0" w:space="0" w:color="auto"/>
            <w:left w:val="none" w:sz="0" w:space="0" w:color="auto"/>
            <w:bottom w:val="none" w:sz="0" w:space="0" w:color="auto"/>
            <w:right w:val="none" w:sz="0" w:space="0" w:color="auto"/>
          </w:divBdr>
        </w:div>
        <w:div w:id="269631743">
          <w:marLeft w:val="0"/>
          <w:marRight w:val="0"/>
          <w:marTop w:val="0"/>
          <w:marBottom w:val="0"/>
          <w:divBdr>
            <w:top w:val="none" w:sz="0" w:space="0" w:color="auto"/>
            <w:left w:val="none" w:sz="0" w:space="0" w:color="auto"/>
            <w:bottom w:val="none" w:sz="0" w:space="0" w:color="auto"/>
            <w:right w:val="none" w:sz="0" w:space="0" w:color="auto"/>
          </w:divBdr>
        </w:div>
        <w:div w:id="146629351">
          <w:marLeft w:val="0"/>
          <w:marRight w:val="0"/>
          <w:marTop w:val="0"/>
          <w:marBottom w:val="0"/>
          <w:divBdr>
            <w:top w:val="none" w:sz="0" w:space="0" w:color="auto"/>
            <w:left w:val="none" w:sz="0" w:space="0" w:color="auto"/>
            <w:bottom w:val="none" w:sz="0" w:space="0" w:color="auto"/>
            <w:right w:val="none" w:sz="0" w:space="0" w:color="auto"/>
          </w:divBdr>
        </w:div>
      </w:divsChild>
    </w:div>
    <w:div w:id="2132478607">
      <w:bodyDiv w:val="1"/>
      <w:marLeft w:val="0"/>
      <w:marRight w:val="0"/>
      <w:marTop w:val="0"/>
      <w:marBottom w:val="0"/>
      <w:divBdr>
        <w:top w:val="none" w:sz="0" w:space="0" w:color="auto"/>
        <w:left w:val="none" w:sz="0" w:space="0" w:color="auto"/>
        <w:bottom w:val="none" w:sz="0" w:space="0" w:color="auto"/>
        <w:right w:val="none" w:sz="0" w:space="0" w:color="auto"/>
      </w:divBdr>
      <w:divsChild>
        <w:div w:id="1533152808">
          <w:marLeft w:val="0"/>
          <w:marRight w:val="0"/>
          <w:marTop w:val="0"/>
          <w:marBottom w:val="0"/>
          <w:divBdr>
            <w:top w:val="none" w:sz="0" w:space="0" w:color="auto"/>
            <w:left w:val="none" w:sz="0" w:space="0" w:color="auto"/>
            <w:bottom w:val="none" w:sz="0" w:space="0" w:color="auto"/>
            <w:right w:val="none" w:sz="0" w:space="0" w:color="auto"/>
          </w:divBdr>
        </w:div>
        <w:div w:id="352072732">
          <w:marLeft w:val="0"/>
          <w:marRight w:val="0"/>
          <w:marTop w:val="0"/>
          <w:marBottom w:val="0"/>
          <w:divBdr>
            <w:top w:val="none" w:sz="0" w:space="0" w:color="auto"/>
            <w:left w:val="none" w:sz="0" w:space="0" w:color="auto"/>
            <w:bottom w:val="none" w:sz="0" w:space="0" w:color="auto"/>
            <w:right w:val="none" w:sz="0" w:space="0" w:color="auto"/>
          </w:divBdr>
        </w:div>
        <w:div w:id="505436551">
          <w:marLeft w:val="0"/>
          <w:marRight w:val="0"/>
          <w:marTop w:val="0"/>
          <w:marBottom w:val="0"/>
          <w:divBdr>
            <w:top w:val="none" w:sz="0" w:space="0" w:color="auto"/>
            <w:left w:val="none" w:sz="0" w:space="0" w:color="auto"/>
            <w:bottom w:val="none" w:sz="0" w:space="0" w:color="auto"/>
            <w:right w:val="none" w:sz="0" w:space="0" w:color="auto"/>
          </w:divBdr>
        </w:div>
        <w:div w:id="1077366342">
          <w:marLeft w:val="0"/>
          <w:marRight w:val="0"/>
          <w:marTop w:val="0"/>
          <w:marBottom w:val="0"/>
          <w:divBdr>
            <w:top w:val="none" w:sz="0" w:space="0" w:color="auto"/>
            <w:left w:val="none" w:sz="0" w:space="0" w:color="auto"/>
            <w:bottom w:val="none" w:sz="0" w:space="0" w:color="auto"/>
            <w:right w:val="none" w:sz="0" w:space="0" w:color="auto"/>
          </w:divBdr>
        </w:div>
        <w:div w:id="1619139014">
          <w:marLeft w:val="0"/>
          <w:marRight w:val="0"/>
          <w:marTop w:val="0"/>
          <w:marBottom w:val="0"/>
          <w:divBdr>
            <w:top w:val="none" w:sz="0" w:space="0" w:color="auto"/>
            <w:left w:val="none" w:sz="0" w:space="0" w:color="auto"/>
            <w:bottom w:val="none" w:sz="0" w:space="0" w:color="auto"/>
            <w:right w:val="none" w:sz="0" w:space="0" w:color="auto"/>
          </w:divBdr>
        </w:div>
        <w:div w:id="1238171964">
          <w:marLeft w:val="0"/>
          <w:marRight w:val="0"/>
          <w:marTop w:val="0"/>
          <w:marBottom w:val="0"/>
          <w:divBdr>
            <w:top w:val="none" w:sz="0" w:space="0" w:color="auto"/>
            <w:left w:val="none" w:sz="0" w:space="0" w:color="auto"/>
            <w:bottom w:val="none" w:sz="0" w:space="0" w:color="auto"/>
            <w:right w:val="none" w:sz="0" w:space="0" w:color="auto"/>
          </w:divBdr>
        </w:div>
        <w:div w:id="1937447288">
          <w:marLeft w:val="0"/>
          <w:marRight w:val="0"/>
          <w:marTop w:val="0"/>
          <w:marBottom w:val="0"/>
          <w:divBdr>
            <w:top w:val="none" w:sz="0" w:space="0" w:color="auto"/>
            <w:left w:val="none" w:sz="0" w:space="0" w:color="auto"/>
            <w:bottom w:val="none" w:sz="0" w:space="0" w:color="auto"/>
            <w:right w:val="none" w:sz="0" w:space="0" w:color="auto"/>
          </w:divBdr>
        </w:div>
        <w:div w:id="358092219">
          <w:marLeft w:val="0"/>
          <w:marRight w:val="0"/>
          <w:marTop w:val="0"/>
          <w:marBottom w:val="0"/>
          <w:divBdr>
            <w:top w:val="none" w:sz="0" w:space="0" w:color="auto"/>
            <w:left w:val="none" w:sz="0" w:space="0" w:color="auto"/>
            <w:bottom w:val="none" w:sz="0" w:space="0" w:color="auto"/>
            <w:right w:val="none" w:sz="0" w:space="0" w:color="auto"/>
          </w:divBdr>
        </w:div>
        <w:div w:id="1061438921">
          <w:marLeft w:val="0"/>
          <w:marRight w:val="0"/>
          <w:marTop w:val="0"/>
          <w:marBottom w:val="0"/>
          <w:divBdr>
            <w:top w:val="none" w:sz="0" w:space="0" w:color="auto"/>
            <w:left w:val="none" w:sz="0" w:space="0" w:color="auto"/>
            <w:bottom w:val="none" w:sz="0" w:space="0" w:color="auto"/>
            <w:right w:val="none" w:sz="0" w:space="0" w:color="auto"/>
          </w:divBdr>
        </w:div>
        <w:div w:id="1024357906">
          <w:marLeft w:val="0"/>
          <w:marRight w:val="0"/>
          <w:marTop w:val="0"/>
          <w:marBottom w:val="0"/>
          <w:divBdr>
            <w:top w:val="none" w:sz="0" w:space="0" w:color="auto"/>
            <w:left w:val="none" w:sz="0" w:space="0" w:color="auto"/>
            <w:bottom w:val="none" w:sz="0" w:space="0" w:color="auto"/>
            <w:right w:val="none" w:sz="0" w:space="0" w:color="auto"/>
          </w:divBdr>
        </w:div>
        <w:div w:id="964459398">
          <w:marLeft w:val="0"/>
          <w:marRight w:val="0"/>
          <w:marTop w:val="0"/>
          <w:marBottom w:val="0"/>
          <w:divBdr>
            <w:top w:val="none" w:sz="0" w:space="0" w:color="auto"/>
            <w:left w:val="none" w:sz="0" w:space="0" w:color="auto"/>
            <w:bottom w:val="none" w:sz="0" w:space="0" w:color="auto"/>
            <w:right w:val="none" w:sz="0" w:space="0" w:color="auto"/>
          </w:divBdr>
        </w:div>
        <w:div w:id="1582133042">
          <w:marLeft w:val="0"/>
          <w:marRight w:val="0"/>
          <w:marTop w:val="0"/>
          <w:marBottom w:val="0"/>
          <w:divBdr>
            <w:top w:val="none" w:sz="0" w:space="0" w:color="auto"/>
            <w:left w:val="none" w:sz="0" w:space="0" w:color="auto"/>
            <w:bottom w:val="none" w:sz="0" w:space="0" w:color="auto"/>
            <w:right w:val="none" w:sz="0" w:space="0" w:color="auto"/>
          </w:divBdr>
        </w:div>
        <w:div w:id="131335207">
          <w:marLeft w:val="0"/>
          <w:marRight w:val="0"/>
          <w:marTop w:val="0"/>
          <w:marBottom w:val="0"/>
          <w:divBdr>
            <w:top w:val="none" w:sz="0" w:space="0" w:color="auto"/>
            <w:left w:val="none" w:sz="0" w:space="0" w:color="auto"/>
            <w:bottom w:val="none" w:sz="0" w:space="0" w:color="auto"/>
            <w:right w:val="none" w:sz="0" w:space="0" w:color="auto"/>
          </w:divBdr>
        </w:div>
        <w:div w:id="1119647622">
          <w:marLeft w:val="0"/>
          <w:marRight w:val="0"/>
          <w:marTop w:val="0"/>
          <w:marBottom w:val="0"/>
          <w:divBdr>
            <w:top w:val="none" w:sz="0" w:space="0" w:color="auto"/>
            <w:left w:val="none" w:sz="0" w:space="0" w:color="auto"/>
            <w:bottom w:val="none" w:sz="0" w:space="0" w:color="auto"/>
            <w:right w:val="none" w:sz="0" w:space="0" w:color="auto"/>
          </w:divBdr>
        </w:div>
        <w:div w:id="1852865279">
          <w:marLeft w:val="0"/>
          <w:marRight w:val="0"/>
          <w:marTop w:val="0"/>
          <w:marBottom w:val="0"/>
          <w:divBdr>
            <w:top w:val="none" w:sz="0" w:space="0" w:color="auto"/>
            <w:left w:val="none" w:sz="0" w:space="0" w:color="auto"/>
            <w:bottom w:val="none" w:sz="0" w:space="0" w:color="auto"/>
            <w:right w:val="none" w:sz="0" w:space="0" w:color="auto"/>
          </w:divBdr>
        </w:div>
        <w:div w:id="612901315">
          <w:marLeft w:val="0"/>
          <w:marRight w:val="0"/>
          <w:marTop w:val="0"/>
          <w:marBottom w:val="0"/>
          <w:divBdr>
            <w:top w:val="none" w:sz="0" w:space="0" w:color="auto"/>
            <w:left w:val="none" w:sz="0" w:space="0" w:color="auto"/>
            <w:bottom w:val="none" w:sz="0" w:space="0" w:color="auto"/>
            <w:right w:val="none" w:sz="0" w:space="0" w:color="auto"/>
          </w:divBdr>
        </w:div>
        <w:div w:id="1047920928">
          <w:marLeft w:val="0"/>
          <w:marRight w:val="0"/>
          <w:marTop w:val="0"/>
          <w:marBottom w:val="0"/>
          <w:divBdr>
            <w:top w:val="none" w:sz="0" w:space="0" w:color="auto"/>
            <w:left w:val="none" w:sz="0" w:space="0" w:color="auto"/>
            <w:bottom w:val="none" w:sz="0" w:space="0" w:color="auto"/>
            <w:right w:val="none" w:sz="0" w:space="0" w:color="auto"/>
          </w:divBdr>
        </w:div>
        <w:div w:id="665523841">
          <w:marLeft w:val="0"/>
          <w:marRight w:val="0"/>
          <w:marTop w:val="0"/>
          <w:marBottom w:val="0"/>
          <w:divBdr>
            <w:top w:val="none" w:sz="0" w:space="0" w:color="auto"/>
            <w:left w:val="none" w:sz="0" w:space="0" w:color="auto"/>
            <w:bottom w:val="none" w:sz="0" w:space="0" w:color="auto"/>
            <w:right w:val="none" w:sz="0" w:space="0" w:color="auto"/>
          </w:divBdr>
        </w:div>
        <w:div w:id="1329090824">
          <w:marLeft w:val="0"/>
          <w:marRight w:val="0"/>
          <w:marTop w:val="0"/>
          <w:marBottom w:val="0"/>
          <w:divBdr>
            <w:top w:val="none" w:sz="0" w:space="0" w:color="auto"/>
            <w:left w:val="none" w:sz="0" w:space="0" w:color="auto"/>
            <w:bottom w:val="none" w:sz="0" w:space="0" w:color="auto"/>
            <w:right w:val="none" w:sz="0" w:space="0" w:color="auto"/>
          </w:divBdr>
        </w:div>
        <w:div w:id="1338653199">
          <w:marLeft w:val="0"/>
          <w:marRight w:val="0"/>
          <w:marTop w:val="0"/>
          <w:marBottom w:val="0"/>
          <w:divBdr>
            <w:top w:val="none" w:sz="0" w:space="0" w:color="auto"/>
            <w:left w:val="none" w:sz="0" w:space="0" w:color="auto"/>
            <w:bottom w:val="none" w:sz="0" w:space="0" w:color="auto"/>
            <w:right w:val="none" w:sz="0" w:space="0" w:color="auto"/>
          </w:divBdr>
        </w:div>
        <w:div w:id="1992101694">
          <w:marLeft w:val="0"/>
          <w:marRight w:val="0"/>
          <w:marTop w:val="0"/>
          <w:marBottom w:val="0"/>
          <w:divBdr>
            <w:top w:val="none" w:sz="0" w:space="0" w:color="auto"/>
            <w:left w:val="none" w:sz="0" w:space="0" w:color="auto"/>
            <w:bottom w:val="none" w:sz="0" w:space="0" w:color="auto"/>
            <w:right w:val="none" w:sz="0" w:space="0" w:color="auto"/>
          </w:divBdr>
        </w:div>
        <w:div w:id="1238786682">
          <w:marLeft w:val="0"/>
          <w:marRight w:val="0"/>
          <w:marTop w:val="0"/>
          <w:marBottom w:val="0"/>
          <w:divBdr>
            <w:top w:val="none" w:sz="0" w:space="0" w:color="auto"/>
            <w:left w:val="none" w:sz="0" w:space="0" w:color="auto"/>
            <w:bottom w:val="none" w:sz="0" w:space="0" w:color="auto"/>
            <w:right w:val="none" w:sz="0" w:space="0" w:color="auto"/>
          </w:divBdr>
        </w:div>
        <w:div w:id="22097387">
          <w:marLeft w:val="0"/>
          <w:marRight w:val="0"/>
          <w:marTop w:val="0"/>
          <w:marBottom w:val="0"/>
          <w:divBdr>
            <w:top w:val="none" w:sz="0" w:space="0" w:color="auto"/>
            <w:left w:val="none" w:sz="0" w:space="0" w:color="auto"/>
            <w:bottom w:val="none" w:sz="0" w:space="0" w:color="auto"/>
            <w:right w:val="none" w:sz="0" w:space="0" w:color="auto"/>
          </w:divBdr>
        </w:div>
        <w:div w:id="585573408">
          <w:marLeft w:val="0"/>
          <w:marRight w:val="0"/>
          <w:marTop w:val="0"/>
          <w:marBottom w:val="0"/>
          <w:divBdr>
            <w:top w:val="none" w:sz="0" w:space="0" w:color="auto"/>
            <w:left w:val="none" w:sz="0" w:space="0" w:color="auto"/>
            <w:bottom w:val="none" w:sz="0" w:space="0" w:color="auto"/>
            <w:right w:val="none" w:sz="0" w:space="0" w:color="auto"/>
          </w:divBdr>
        </w:div>
        <w:div w:id="91975075">
          <w:marLeft w:val="0"/>
          <w:marRight w:val="0"/>
          <w:marTop w:val="0"/>
          <w:marBottom w:val="0"/>
          <w:divBdr>
            <w:top w:val="none" w:sz="0" w:space="0" w:color="auto"/>
            <w:left w:val="none" w:sz="0" w:space="0" w:color="auto"/>
            <w:bottom w:val="none" w:sz="0" w:space="0" w:color="auto"/>
            <w:right w:val="none" w:sz="0" w:space="0" w:color="auto"/>
          </w:divBdr>
        </w:div>
        <w:div w:id="861746217">
          <w:marLeft w:val="0"/>
          <w:marRight w:val="0"/>
          <w:marTop w:val="0"/>
          <w:marBottom w:val="0"/>
          <w:divBdr>
            <w:top w:val="none" w:sz="0" w:space="0" w:color="auto"/>
            <w:left w:val="none" w:sz="0" w:space="0" w:color="auto"/>
            <w:bottom w:val="none" w:sz="0" w:space="0" w:color="auto"/>
            <w:right w:val="none" w:sz="0" w:space="0" w:color="auto"/>
          </w:divBdr>
        </w:div>
        <w:div w:id="342557781">
          <w:marLeft w:val="0"/>
          <w:marRight w:val="0"/>
          <w:marTop w:val="0"/>
          <w:marBottom w:val="0"/>
          <w:divBdr>
            <w:top w:val="none" w:sz="0" w:space="0" w:color="auto"/>
            <w:left w:val="none" w:sz="0" w:space="0" w:color="auto"/>
            <w:bottom w:val="none" w:sz="0" w:space="0" w:color="auto"/>
            <w:right w:val="none" w:sz="0" w:space="0" w:color="auto"/>
          </w:divBdr>
        </w:div>
        <w:div w:id="978532769">
          <w:marLeft w:val="0"/>
          <w:marRight w:val="0"/>
          <w:marTop w:val="0"/>
          <w:marBottom w:val="0"/>
          <w:divBdr>
            <w:top w:val="none" w:sz="0" w:space="0" w:color="auto"/>
            <w:left w:val="none" w:sz="0" w:space="0" w:color="auto"/>
            <w:bottom w:val="none" w:sz="0" w:space="0" w:color="auto"/>
            <w:right w:val="none" w:sz="0" w:space="0" w:color="auto"/>
          </w:divBdr>
        </w:div>
        <w:div w:id="1579056699">
          <w:marLeft w:val="0"/>
          <w:marRight w:val="0"/>
          <w:marTop w:val="0"/>
          <w:marBottom w:val="0"/>
          <w:divBdr>
            <w:top w:val="none" w:sz="0" w:space="0" w:color="auto"/>
            <w:left w:val="none" w:sz="0" w:space="0" w:color="auto"/>
            <w:bottom w:val="none" w:sz="0" w:space="0" w:color="auto"/>
            <w:right w:val="none" w:sz="0" w:space="0" w:color="auto"/>
          </w:divBdr>
        </w:div>
        <w:div w:id="1256287984">
          <w:marLeft w:val="0"/>
          <w:marRight w:val="0"/>
          <w:marTop w:val="0"/>
          <w:marBottom w:val="0"/>
          <w:divBdr>
            <w:top w:val="none" w:sz="0" w:space="0" w:color="auto"/>
            <w:left w:val="none" w:sz="0" w:space="0" w:color="auto"/>
            <w:bottom w:val="none" w:sz="0" w:space="0" w:color="auto"/>
            <w:right w:val="none" w:sz="0" w:space="0" w:color="auto"/>
          </w:divBdr>
        </w:div>
        <w:div w:id="80563048">
          <w:marLeft w:val="0"/>
          <w:marRight w:val="0"/>
          <w:marTop w:val="0"/>
          <w:marBottom w:val="0"/>
          <w:divBdr>
            <w:top w:val="none" w:sz="0" w:space="0" w:color="auto"/>
            <w:left w:val="none" w:sz="0" w:space="0" w:color="auto"/>
            <w:bottom w:val="none" w:sz="0" w:space="0" w:color="auto"/>
            <w:right w:val="none" w:sz="0" w:space="0" w:color="auto"/>
          </w:divBdr>
        </w:div>
        <w:div w:id="11685877">
          <w:marLeft w:val="0"/>
          <w:marRight w:val="0"/>
          <w:marTop w:val="0"/>
          <w:marBottom w:val="0"/>
          <w:divBdr>
            <w:top w:val="none" w:sz="0" w:space="0" w:color="auto"/>
            <w:left w:val="none" w:sz="0" w:space="0" w:color="auto"/>
            <w:bottom w:val="none" w:sz="0" w:space="0" w:color="auto"/>
            <w:right w:val="none" w:sz="0" w:space="0" w:color="auto"/>
          </w:divBdr>
        </w:div>
        <w:div w:id="2068265150">
          <w:marLeft w:val="0"/>
          <w:marRight w:val="0"/>
          <w:marTop w:val="0"/>
          <w:marBottom w:val="0"/>
          <w:divBdr>
            <w:top w:val="none" w:sz="0" w:space="0" w:color="auto"/>
            <w:left w:val="none" w:sz="0" w:space="0" w:color="auto"/>
            <w:bottom w:val="none" w:sz="0" w:space="0" w:color="auto"/>
            <w:right w:val="none" w:sz="0" w:space="0" w:color="auto"/>
          </w:divBdr>
        </w:div>
        <w:div w:id="1703240342">
          <w:marLeft w:val="0"/>
          <w:marRight w:val="0"/>
          <w:marTop w:val="0"/>
          <w:marBottom w:val="0"/>
          <w:divBdr>
            <w:top w:val="none" w:sz="0" w:space="0" w:color="auto"/>
            <w:left w:val="none" w:sz="0" w:space="0" w:color="auto"/>
            <w:bottom w:val="none" w:sz="0" w:space="0" w:color="auto"/>
            <w:right w:val="none" w:sz="0" w:space="0" w:color="auto"/>
          </w:divBdr>
        </w:div>
        <w:div w:id="1134521257">
          <w:marLeft w:val="0"/>
          <w:marRight w:val="0"/>
          <w:marTop w:val="0"/>
          <w:marBottom w:val="0"/>
          <w:divBdr>
            <w:top w:val="none" w:sz="0" w:space="0" w:color="auto"/>
            <w:left w:val="none" w:sz="0" w:space="0" w:color="auto"/>
            <w:bottom w:val="none" w:sz="0" w:space="0" w:color="auto"/>
            <w:right w:val="none" w:sz="0" w:space="0" w:color="auto"/>
          </w:divBdr>
        </w:div>
        <w:div w:id="1649436432">
          <w:marLeft w:val="0"/>
          <w:marRight w:val="0"/>
          <w:marTop w:val="0"/>
          <w:marBottom w:val="0"/>
          <w:divBdr>
            <w:top w:val="none" w:sz="0" w:space="0" w:color="auto"/>
            <w:left w:val="none" w:sz="0" w:space="0" w:color="auto"/>
            <w:bottom w:val="none" w:sz="0" w:space="0" w:color="auto"/>
            <w:right w:val="none" w:sz="0" w:space="0" w:color="auto"/>
          </w:divBdr>
        </w:div>
        <w:div w:id="1786386323">
          <w:marLeft w:val="0"/>
          <w:marRight w:val="0"/>
          <w:marTop w:val="0"/>
          <w:marBottom w:val="0"/>
          <w:divBdr>
            <w:top w:val="none" w:sz="0" w:space="0" w:color="auto"/>
            <w:left w:val="none" w:sz="0" w:space="0" w:color="auto"/>
            <w:bottom w:val="none" w:sz="0" w:space="0" w:color="auto"/>
            <w:right w:val="none" w:sz="0" w:space="0" w:color="auto"/>
          </w:divBdr>
        </w:div>
        <w:div w:id="1594708857">
          <w:marLeft w:val="0"/>
          <w:marRight w:val="0"/>
          <w:marTop w:val="0"/>
          <w:marBottom w:val="0"/>
          <w:divBdr>
            <w:top w:val="none" w:sz="0" w:space="0" w:color="auto"/>
            <w:left w:val="none" w:sz="0" w:space="0" w:color="auto"/>
            <w:bottom w:val="none" w:sz="0" w:space="0" w:color="auto"/>
            <w:right w:val="none" w:sz="0" w:space="0" w:color="auto"/>
          </w:divBdr>
        </w:div>
        <w:div w:id="1618950380">
          <w:marLeft w:val="0"/>
          <w:marRight w:val="0"/>
          <w:marTop w:val="0"/>
          <w:marBottom w:val="0"/>
          <w:divBdr>
            <w:top w:val="none" w:sz="0" w:space="0" w:color="auto"/>
            <w:left w:val="none" w:sz="0" w:space="0" w:color="auto"/>
            <w:bottom w:val="none" w:sz="0" w:space="0" w:color="auto"/>
            <w:right w:val="none" w:sz="0" w:space="0" w:color="auto"/>
          </w:divBdr>
        </w:div>
        <w:div w:id="1027147375">
          <w:marLeft w:val="0"/>
          <w:marRight w:val="0"/>
          <w:marTop w:val="0"/>
          <w:marBottom w:val="0"/>
          <w:divBdr>
            <w:top w:val="none" w:sz="0" w:space="0" w:color="auto"/>
            <w:left w:val="none" w:sz="0" w:space="0" w:color="auto"/>
            <w:bottom w:val="none" w:sz="0" w:space="0" w:color="auto"/>
            <w:right w:val="none" w:sz="0" w:space="0" w:color="auto"/>
          </w:divBdr>
        </w:div>
        <w:div w:id="1330057016">
          <w:marLeft w:val="0"/>
          <w:marRight w:val="0"/>
          <w:marTop w:val="0"/>
          <w:marBottom w:val="0"/>
          <w:divBdr>
            <w:top w:val="none" w:sz="0" w:space="0" w:color="auto"/>
            <w:left w:val="none" w:sz="0" w:space="0" w:color="auto"/>
            <w:bottom w:val="none" w:sz="0" w:space="0" w:color="auto"/>
            <w:right w:val="none" w:sz="0" w:space="0" w:color="auto"/>
          </w:divBdr>
        </w:div>
        <w:div w:id="1597786986">
          <w:marLeft w:val="0"/>
          <w:marRight w:val="0"/>
          <w:marTop w:val="0"/>
          <w:marBottom w:val="0"/>
          <w:divBdr>
            <w:top w:val="none" w:sz="0" w:space="0" w:color="auto"/>
            <w:left w:val="none" w:sz="0" w:space="0" w:color="auto"/>
            <w:bottom w:val="none" w:sz="0" w:space="0" w:color="auto"/>
            <w:right w:val="none" w:sz="0" w:space="0" w:color="auto"/>
          </w:divBdr>
        </w:div>
        <w:div w:id="1244267516">
          <w:marLeft w:val="0"/>
          <w:marRight w:val="0"/>
          <w:marTop w:val="0"/>
          <w:marBottom w:val="0"/>
          <w:divBdr>
            <w:top w:val="none" w:sz="0" w:space="0" w:color="auto"/>
            <w:left w:val="none" w:sz="0" w:space="0" w:color="auto"/>
            <w:bottom w:val="none" w:sz="0" w:space="0" w:color="auto"/>
            <w:right w:val="none" w:sz="0" w:space="0" w:color="auto"/>
          </w:divBdr>
        </w:div>
        <w:div w:id="1915819479">
          <w:marLeft w:val="0"/>
          <w:marRight w:val="0"/>
          <w:marTop w:val="0"/>
          <w:marBottom w:val="0"/>
          <w:divBdr>
            <w:top w:val="none" w:sz="0" w:space="0" w:color="auto"/>
            <w:left w:val="none" w:sz="0" w:space="0" w:color="auto"/>
            <w:bottom w:val="none" w:sz="0" w:space="0" w:color="auto"/>
            <w:right w:val="none" w:sz="0" w:space="0" w:color="auto"/>
          </w:divBdr>
        </w:div>
        <w:div w:id="1621689820">
          <w:marLeft w:val="0"/>
          <w:marRight w:val="0"/>
          <w:marTop w:val="0"/>
          <w:marBottom w:val="0"/>
          <w:divBdr>
            <w:top w:val="none" w:sz="0" w:space="0" w:color="auto"/>
            <w:left w:val="none" w:sz="0" w:space="0" w:color="auto"/>
            <w:bottom w:val="none" w:sz="0" w:space="0" w:color="auto"/>
            <w:right w:val="none" w:sz="0" w:space="0" w:color="auto"/>
          </w:divBdr>
        </w:div>
        <w:div w:id="1395618916">
          <w:marLeft w:val="0"/>
          <w:marRight w:val="0"/>
          <w:marTop w:val="0"/>
          <w:marBottom w:val="0"/>
          <w:divBdr>
            <w:top w:val="none" w:sz="0" w:space="0" w:color="auto"/>
            <w:left w:val="none" w:sz="0" w:space="0" w:color="auto"/>
            <w:bottom w:val="none" w:sz="0" w:space="0" w:color="auto"/>
            <w:right w:val="none" w:sz="0" w:space="0" w:color="auto"/>
          </w:divBdr>
        </w:div>
        <w:div w:id="947355269">
          <w:marLeft w:val="0"/>
          <w:marRight w:val="0"/>
          <w:marTop w:val="0"/>
          <w:marBottom w:val="0"/>
          <w:divBdr>
            <w:top w:val="none" w:sz="0" w:space="0" w:color="auto"/>
            <w:left w:val="none" w:sz="0" w:space="0" w:color="auto"/>
            <w:bottom w:val="none" w:sz="0" w:space="0" w:color="auto"/>
            <w:right w:val="none" w:sz="0" w:space="0" w:color="auto"/>
          </w:divBdr>
        </w:div>
        <w:div w:id="1502348837">
          <w:marLeft w:val="0"/>
          <w:marRight w:val="0"/>
          <w:marTop w:val="0"/>
          <w:marBottom w:val="0"/>
          <w:divBdr>
            <w:top w:val="none" w:sz="0" w:space="0" w:color="auto"/>
            <w:left w:val="none" w:sz="0" w:space="0" w:color="auto"/>
            <w:bottom w:val="none" w:sz="0" w:space="0" w:color="auto"/>
            <w:right w:val="none" w:sz="0" w:space="0" w:color="auto"/>
          </w:divBdr>
        </w:div>
        <w:div w:id="818618422">
          <w:marLeft w:val="0"/>
          <w:marRight w:val="0"/>
          <w:marTop w:val="0"/>
          <w:marBottom w:val="0"/>
          <w:divBdr>
            <w:top w:val="none" w:sz="0" w:space="0" w:color="auto"/>
            <w:left w:val="none" w:sz="0" w:space="0" w:color="auto"/>
            <w:bottom w:val="none" w:sz="0" w:space="0" w:color="auto"/>
            <w:right w:val="none" w:sz="0" w:space="0" w:color="auto"/>
          </w:divBdr>
        </w:div>
        <w:div w:id="1223296487">
          <w:marLeft w:val="0"/>
          <w:marRight w:val="0"/>
          <w:marTop w:val="0"/>
          <w:marBottom w:val="0"/>
          <w:divBdr>
            <w:top w:val="none" w:sz="0" w:space="0" w:color="auto"/>
            <w:left w:val="none" w:sz="0" w:space="0" w:color="auto"/>
            <w:bottom w:val="none" w:sz="0" w:space="0" w:color="auto"/>
            <w:right w:val="none" w:sz="0" w:space="0" w:color="auto"/>
          </w:divBdr>
        </w:div>
        <w:div w:id="1706950718">
          <w:marLeft w:val="0"/>
          <w:marRight w:val="0"/>
          <w:marTop w:val="0"/>
          <w:marBottom w:val="0"/>
          <w:divBdr>
            <w:top w:val="none" w:sz="0" w:space="0" w:color="auto"/>
            <w:left w:val="none" w:sz="0" w:space="0" w:color="auto"/>
            <w:bottom w:val="none" w:sz="0" w:space="0" w:color="auto"/>
            <w:right w:val="none" w:sz="0" w:space="0" w:color="auto"/>
          </w:divBdr>
        </w:div>
        <w:div w:id="1354333488">
          <w:marLeft w:val="0"/>
          <w:marRight w:val="0"/>
          <w:marTop w:val="0"/>
          <w:marBottom w:val="0"/>
          <w:divBdr>
            <w:top w:val="none" w:sz="0" w:space="0" w:color="auto"/>
            <w:left w:val="none" w:sz="0" w:space="0" w:color="auto"/>
            <w:bottom w:val="none" w:sz="0" w:space="0" w:color="auto"/>
            <w:right w:val="none" w:sz="0" w:space="0" w:color="auto"/>
          </w:divBdr>
        </w:div>
        <w:div w:id="1044872521">
          <w:marLeft w:val="0"/>
          <w:marRight w:val="0"/>
          <w:marTop w:val="0"/>
          <w:marBottom w:val="0"/>
          <w:divBdr>
            <w:top w:val="none" w:sz="0" w:space="0" w:color="auto"/>
            <w:left w:val="none" w:sz="0" w:space="0" w:color="auto"/>
            <w:bottom w:val="none" w:sz="0" w:space="0" w:color="auto"/>
            <w:right w:val="none" w:sz="0" w:space="0" w:color="auto"/>
          </w:divBdr>
        </w:div>
        <w:div w:id="264922603">
          <w:marLeft w:val="0"/>
          <w:marRight w:val="0"/>
          <w:marTop w:val="0"/>
          <w:marBottom w:val="0"/>
          <w:divBdr>
            <w:top w:val="none" w:sz="0" w:space="0" w:color="auto"/>
            <w:left w:val="none" w:sz="0" w:space="0" w:color="auto"/>
            <w:bottom w:val="none" w:sz="0" w:space="0" w:color="auto"/>
            <w:right w:val="none" w:sz="0" w:space="0" w:color="auto"/>
          </w:divBdr>
        </w:div>
        <w:div w:id="489518919">
          <w:marLeft w:val="0"/>
          <w:marRight w:val="0"/>
          <w:marTop w:val="0"/>
          <w:marBottom w:val="0"/>
          <w:divBdr>
            <w:top w:val="none" w:sz="0" w:space="0" w:color="auto"/>
            <w:left w:val="none" w:sz="0" w:space="0" w:color="auto"/>
            <w:bottom w:val="none" w:sz="0" w:space="0" w:color="auto"/>
            <w:right w:val="none" w:sz="0" w:space="0" w:color="auto"/>
          </w:divBdr>
        </w:div>
        <w:div w:id="97070298">
          <w:marLeft w:val="0"/>
          <w:marRight w:val="0"/>
          <w:marTop w:val="0"/>
          <w:marBottom w:val="0"/>
          <w:divBdr>
            <w:top w:val="none" w:sz="0" w:space="0" w:color="auto"/>
            <w:left w:val="none" w:sz="0" w:space="0" w:color="auto"/>
            <w:bottom w:val="none" w:sz="0" w:space="0" w:color="auto"/>
            <w:right w:val="none" w:sz="0" w:space="0" w:color="auto"/>
          </w:divBdr>
        </w:div>
        <w:div w:id="854227045">
          <w:marLeft w:val="0"/>
          <w:marRight w:val="0"/>
          <w:marTop w:val="0"/>
          <w:marBottom w:val="0"/>
          <w:divBdr>
            <w:top w:val="none" w:sz="0" w:space="0" w:color="auto"/>
            <w:left w:val="none" w:sz="0" w:space="0" w:color="auto"/>
            <w:bottom w:val="none" w:sz="0" w:space="0" w:color="auto"/>
            <w:right w:val="none" w:sz="0" w:space="0" w:color="auto"/>
          </w:divBdr>
        </w:div>
        <w:div w:id="1583029439">
          <w:marLeft w:val="0"/>
          <w:marRight w:val="0"/>
          <w:marTop w:val="0"/>
          <w:marBottom w:val="0"/>
          <w:divBdr>
            <w:top w:val="none" w:sz="0" w:space="0" w:color="auto"/>
            <w:left w:val="none" w:sz="0" w:space="0" w:color="auto"/>
            <w:bottom w:val="none" w:sz="0" w:space="0" w:color="auto"/>
            <w:right w:val="none" w:sz="0" w:space="0" w:color="auto"/>
          </w:divBdr>
        </w:div>
        <w:div w:id="1474062825">
          <w:marLeft w:val="0"/>
          <w:marRight w:val="0"/>
          <w:marTop w:val="0"/>
          <w:marBottom w:val="0"/>
          <w:divBdr>
            <w:top w:val="none" w:sz="0" w:space="0" w:color="auto"/>
            <w:left w:val="none" w:sz="0" w:space="0" w:color="auto"/>
            <w:bottom w:val="none" w:sz="0" w:space="0" w:color="auto"/>
            <w:right w:val="none" w:sz="0" w:space="0" w:color="auto"/>
          </w:divBdr>
        </w:div>
        <w:div w:id="1009530088">
          <w:marLeft w:val="0"/>
          <w:marRight w:val="0"/>
          <w:marTop w:val="0"/>
          <w:marBottom w:val="0"/>
          <w:divBdr>
            <w:top w:val="none" w:sz="0" w:space="0" w:color="auto"/>
            <w:left w:val="none" w:sz="0" w:space="0" w:color="auto"/>
            <w:bottom w:val="none" w:sz="0" w:space="0" w:color="auto"/>
            <w:right w:val="none" w:sz="0" w:space="0" w:color="auto"/>
          </w:divBdr>
        </w:div>
        <w:div w:id="1104544388">
          <w:marLeft w:val="0"/>
          <w:marRight w:val="0"/>
          <w:marTop w:val="0"/>
          <w:marBottom w:val="0"/>
          <w:divBdr>
            <w:top w:val="none" w:sz="0" w:space="0" w:color="auto"/>
            <w:left w:val="none" w:sz="0" w:space="0" w:color="auto"/>
            <w:bottom w:val="none" w:sz="0" w:space="0" w:color="auto"/>
            <w:right w:val="none" w:sz="0" w:space="0" w:color="auto"/>
          </w:divBdr>
        </w:div>
        <w:div w:id="320621668">
          <w:marLeft w:val="0"/>
          <w:marRight w:val="0"/>
          <w:marTop w:val="0"/>
          <w:marBottom w:val="0"/>
          <w:divBdr>
            <w:top w:val="none" w:sz="0" w:space="0" w:color="auto"/>
            <w:left w:val="none" w:sz="0" w:space="0" w:color="auto"/>
            <w:bottom w:val="none" w:sz="0" w:space="0" w:color="auto"/>
            <w:right w:val="none" w:sz="0" w:space="0" w:color="auto"/>
          </w:divBdr>
        </w:div>
        <w:div w:id="763304028">
          <w:marLeft w:val="0"/>
          <w:marRight w:val="0"/>
          <w:marTop w:val="0"/>
          <w:marBottom w:val="0"/>
          <w:divBdr>
            <w:top w:val="none" w:sz="0" w:space="0" w:color="auto"/>
            <w:left w:val="none" w:sz="0" w:space="0" w:color="auto"/>
            <w:bottom w:val="none" w:sz="0" w:space="0" w:color="auto"/>
            <w:right w:val="none" w:sz="0" w:space="0" w:color="auto"/>
          </w:divBdr>
        </w:div>
        <w:div w:id="120147347">
          <w:marLeft w:val="0"/>
          <w:marRight w:val="0"/>
          <w:marTop w:val="0"/>
          <w:marBottom w:val="0"/>
          <w:divBdr>
            <w:top w:val="none" w:sz="0" w:space="0" w:color="auto"/>
            <w:left w:val="none" w:sz="0" w:space="0" w:color="auto"/>
            <w:bottom w:val="none" w:sz="0" w:space="0" w:color="auto"/>
            <w:right w:val="none" w:sz="0" w:space="0" w:color="auto"/>
          </w:divBdr>
        </w:div>
        <w:div w:id="476654947">
          <w:marLeft w:val="0"/>
          <w:marRight w:val="0"/>
          <w:marTop w:val="0"/>
          <w:marBottom w:val="0"/>
          <w:divBdr>
            <w:top w:val="none" w:sz="0" w:space="0" w:color="auto"/>
            <w:left w:val="none" w:sz="0" w:space="0" w:color="auto"/>
            <w:bottom w:val="none" w:sz="0" w:space="0" w:color="auto"/>
            <w:right w:val="none" w:sz="0" w:space="0" w:color="auto"/>
          </w:divBdr>
        </w:div>
        <w:div w:id="1303385213">
          <w:marLeft w:val="0"/>
          <w:marRight w:val="0"/>
          <w:marTop w:val="0"/>
          <w:marBottom w:val="0"/>
          <w:divBdr>
            <w:top w:val="none" w:sz="0" w:space="0" w:color="auto"/>
            <w:left w:val="none" w:sz="0" w:space="0" w:color="auto"/>
            <w:bottom w:val="none" w:sz="0" w:space="0" w:color="auto"/>
            <w:right w:val="none" w:sz="0" w:space="0" w:color="auto"/>
          </w:divBdr>
        </w:div>
        <w:div w:id="260571306">
          <w:marLeft w:val="0"/>
          <w:marRight w:val="0"/>
          <w:marTop w:val="0"/>
          <w:marBottom w:val="0"/>
          <w:divBdr>
            <w:top w:val="none" w:sz="0" w:space="0" w:color="auto"/>
            <w:left w:val="none" w:sz="0" w:space="0" w:color="auto"/>
            <w:bottom w:val="none" w:sz="0" w:space="0" w:color="auto"/>
            <w:right w:val="none" w:sz="0" w:space="0" w:color="auto"/>
          </w:divBdr>
        </w:div>
        <w:div w:id="299893766">
          <w:marLeft w:val="0"/>
          <w:marRight w:val="0"/>
          <w:marTop w:val="0"/>
          <w:marBottom w:val="0"/>
          <w:divBdr>
            <w:top w:val="none" w:sz="0" w:space="0" w:color="auto"/>
            <w:left w:val="none" w:sz="0" w:space="0" w:color="auto"/>
            <w:bottom w:val="none" w:sz="0" w:space="0" w:color="auto"/>
            <w:right w:val="none" w:sz="0" w:space="0" w:color="auto"/>
          </w:divBdr>
        </w:div>
        <w:div w:id="1592809264">
          <w:marLeft w:val="0"/>
          <w:marRight w:val="0"/>
          <w:marTop w:val="0"/>
          <w:marBottom w:val="0"/>
          <w:divBdr>
            <w:top w:val="none" w:sz="0" w:space="0" w:color="auto"/>
            <w:left w:val="none" w:sz="0" w:space="0" w:color="auto"/>
            <w:bottom w:val="none" w:sz="0" w:space="0" w:color="auto"/>
            <w:right w:val="none" w:sz="0" w:space="0" w:color="auto"/>
          </w:divBdr>
        </w:div>
        <w:div w:id="1760756719">
          <w:marLeft w:val="0"/>
          <w:marRight w:val="0"/>
          <w:marTop w:val="0"/>
          <w:marBottom w:val="0"/>
          <w:divBdr>
            <w:top w:val="none" w:sz="0" w:space="0" w:color="auto"/>
            <w:left w:val="none" w:sz="0" w:space="0" w:color="auto"/>
            <w:bottom w:val="none" w:sz="0" w:space="0" w:color="auto"/>
            <w:right w:val="none" w:sz="0" w:space="0" w:color="auto"/>
          </w:divBdr>
        </w:div>
        <w:div w:id="53968824">
          <w:marLeft w:val="0"/>
          <w:marRight w:val="0"/>
          <w:marTop w:val="0"/>
          <w:marBottom w:val="0"/>
          <w:divBdr>
            <w:top w:val="none" w:sz="0" w:space="0" w:color="auto"/>
            <w:left w:val="none" w:sz="0" w:space="0" w:color="auto"/>
            <w:bottom w:val="none" w:sz="0" w:space="0" w:color="auto"/>
            <w:right w:val="none" w:sz="0" w:space="0" w:color="auto"/>
          </w:divBdr>
        </w:div>
        <w:div w:id="1917283455">
          <w:marLeft w:val="0"/>
          <w:marRight w:val="0"/>
          <w:marTop w:val="0"/>
          <w:marBottom w:val="0"/>
          <w:divBdr>
            <w:top w:val="none" w:sz="0" w:space="0" w:color="auto"/>
            <w:left w:val="none" w:sz="0" w:space="0" w:color="auto"/>
            <w:bottom w:val="none" w:sz="0" w:space="0" w:color="auto"/>
            <w:right w:val="none" w:sz="0" w:space="0" w:color="auto"/>
          </w:divBdr>
        </w:div>
        <w:div w:id="1711685841">
          <w:marLeft w:val="0"/>
          <w:marRight w:val="0"/>
          <w:marTop w:val="0"/>
          <w:marBottom w:val="0"/>
          <w:divBdr>
            <w:top w:val="none" w:sz="0" w:space="0" w:color="auto"/>
            <w:left w:val="none" w:sz="0" w:space="0" w:color="auto"/>
            <w:bottom w:val="none" w:sz="0" w:space="0" w:color="auto"/>
            <w:right w:val="none" w:sz="0" w:space="0" w:color="auto"/>
          </w:divBdr>
        </w:div>
        <w:div w:id="684090068">
          <w:marLeft w:val="0"/>
          <w:marRight w:val="0"/>
          <w:marTop w:val="0"/>
          <w:marBottom w:val="0"/>
          <w:divBdr>
            <w:top w:val="none" w:sz="0" w:space="0" w:color="auto"/>
            <w:left w:val="none" w:sz="0" w:space="0" w:color="auto"/>
            <w:bottom w:val="none" w:sz="0" w:space="0" w:color="auto"/>
            <w:right w:val="none" w:sz="0" w:space="0" w:color="auto"/>
          </w:divBdr>
        </w:div>
        <w:div w:id="2058116081">
          <w:marLeft w:val="0"/>
          <w:marRight w:val="0"/>
          <w:marTop w:val="0"/>
          <w:marBottom w:val="0"/>
          <w:divBdr>
            <w:top w:val="none" w:sz="0" w:space="0" w:color="auto"/>
            <w:left w:val="none" w:sz="0" w:space="0" w:color="auto"/>
            <w:bottom w:val="none" w:sz="0" w:space="0" w:color="auto"/>
            <w:right w:val="none" w:sz="0" w:space="0" w:color="auto"/>
          </w:divBdr>
        </w:div>
        <w:div w:id="1291782036">
          <w:marLeft w:val="0"/>
          <w:marRight w:val="0"/>
          <w:marTop w:val="0"/>
          <w:marBottom w:val="0"/>
          <w:divBdr>
            <w:top w:val="none" w:sz="0" w:space="0" w:color="auto"/>
            <w:left w:val="none" w:sz="0" w:space="0" w:color="auto"/>
            <w:bottom w:val="none" w:sz="0" w:space="0" w:color="auto"/>
            <w:right w:val="none" w:sz="0" w:space="0" w:color="auto"/>
          </w:divBdr>
        </w:div>
        <w:div w:id="986935483">
          <w:marLeft w:val="0"/>
          <w:marRight w:val="0"/>
          <w:marTop w:val="0"/>
          <w:marBottom w:val="0"/>
          <w:divBdr>
            <w:top w:val="none" w:sz="0" w:space="0" w:color="auto"/>
            <w:left w:val="none" w:sz="0" w:space="0" w:color="auto"/>
            <w:bottom w:val="none" w:sz="0" w:space="0" w:color="auto"/>
            <w:right w:val="none" w:sz="0" w:space="0" w:color="auto"/>
          </w:divBdr>
        </w:div>
        <w:div w:id="1432630524">
          <w:marLeft w:val="0"/>
          <w:marRight w:val="0"/>
          <w:marTop w:val="0"/>
          <w:marBottom w:val="0"/>
          <w:divBdr>
            <w:top w:val="none" w:sz="0" w:space="0" w:color="auto"/>
            <w:left w:val="none" w:sz="0" w:space="0" w:color="auto"/>
            <w:bottom w:val="none" w:sz="0" w:space="0" w:color="auto"/>
            <w:right w:val="none" w:sz="0" w:space="0" w:color="auto"/>
          </w:divBdr>
        </w:div>
        <w:div w:id="1093941003">
          <w:marLeft w:val="0"/>
          <w:marRight w:val="0"/>
          <w:marTop w:val="0"/>
          <w:marBottom w:val="0"/>
          <w:divBdr>
            <w:top w:val="none" w:sz="0" w:space="0" w:color="auto"/>
            <w:left w:val="none" w:sz="0" w:space="0" w:color="auto"/>
            <w:bottom w:val="none" w:sz="0" w:space="0" w:color="auto"/>
            <w:right w:val="none" w:sz="0" w:space="0" w:color="auto"/>
          </w:divBdr>
        </w:div>
        <w:div w:id="733285022">
          <w:marLeft w:val="0"/>
          <w:marRight w:val="0"/>
          <w:marTop w:val="0"/>
          <w:marBottom w:val="0"/>
          <w:divBdr>
            <w:top w:val="none" w:sz="0" w:space="0" w:color="auto"/>
            <w:left w:val="none" w:sz="0" w:space="0" w:color="auto"/>
            <w:bottom w:val="none" w:sz="0" w:space="0" w:color="auto"/>
            <w:right w:val="none" w:sz="0" w:space="0" w:color="auto"/>
          </w:divBdr>
        </w:div>
        <w:div w:id="1226141433">
          <w:marLeft w:val="0"/>
          <w:marRight w:val="0"/>
          <w:marTop w:val="0"/>
          <w:marBottom w:val="0"/>
          <w:divBdr>
            <w:top w:val="none" w:sz="0" w:space="0" w:color="auto"/>
            <w:left w:val="none" w:sz="0" w:space="0" w:color="auto"/>
            <w:bottom w:val="none" w:sz="0" w:space="0" w:color="auto"/>
            <w:right w:val="none" w:sz="0" w:space="0" w:color="auto"/>
          </w:divBdr>
        </w:div>
        <w:div w:id="23869389">
          <w:marLeft w:val="0"/>
          <w:marRight w:val="0"/>
          <w:marTop w:val="0"/>
          <w:marBottom w:val="0"/>
          <w:divBdr>
            <w:top w:val="none" w:sz="0" w:space="0" w:color="auto"/>
            <w:left w:val="none" w:sz="0" w:space="0" w:color="auto"/>
            <w:bottom w:val="none" w:sz="0" w:space="0" w:color="auto"/>
            <w:right w:val="none" w:sz="0" w:space="0" w:color="auto"/>
          </w:divBdr>
        </w:div>
        <w:div w:id="1229264737">
          <w:marLeft w:val="0"/>
          <w:marRight w:val="0"/>
          <w:marTop w:val="0"/>
          <w:marBottom w:val="0"/>
          <w:divBdr>
            <w:top w:val="none" w:sz="0" w:space="0" w:color="auto"/>
            <w:left w:val="none" w:sz="0" w:space="0" w:color="auto"/>
            <w:bottom w:val="none" w:sz="0" w:space="0" w:color="auto"/>
            <w:right w:val="none" w:sz="0" w:space="0" w:color="auto"/>
          </w:divBdr>
        </w:div>
        <w:div w:id="2003503357">
          <w:marLeft w:val="0"/>
          <w:marRight w:val="0"/>
          <w:marTop w:val="0"/>
          <w:marBottom w:val="0"/>
          <w:divBdr>
            <w:top w:val="none" w:sz="0" w:space="0" w:color="auto"/>
            <w:left w:val="none" w:sz="0" w:space="0" w:color="auto"/>
            <w:bottom w:val="none" w:sz="0" w:space="0" w:color="auto"/>
            <w:right w:val="none" w:sz="0" w:space="0" w:color="auto"/>
          </w:divBdr>
        </w:div>
        <w:div w:id="1732001141">
          <w:marLeft w:val="0"/>
          <w:marRight w:val="0"/>
          <w:marTop w:val="0"/>
          <w:marBottom w:val="0"/>
          <w:divBdr>
            <w:top w:val="none" w:sz="0" w:space="0" w:color="auto"/>
            <w:left w:val="none" w:sz="0" w:space="0" w:color="auto"/>
            <w:bottom w:val="none" w:sz="0" w:space="0" w:color="auto"/>
            <w:right w:val="none" w:sz="0" w:space="0" w:color="auto"/>
          </w:divBdr>
        </w:div>
        <w:div w:id="1496729721">
          <w:marLeft w:val="0"/>
          <w:marRight w:val="0"/>
          <w:marTop w:val="0"/>
          <w:marBottom w:val="0"/>
          <w:divBdr>
            <w:top w:val="none" w:sz="0" w:space="0" w:color="auto"/>
            <w:left w:val="none" w:sz="0" w:space="0" w:color="auto"/>
            <w:bottom w:val="none" w:sz="0" w:space="0" w:color="auto"/>
            <w:right w:val="none" w:sz="0" w:space="0" w:color="auto"/>
          </w:divBdr>
        </w:div>
        <w:div w:id="1837723467">
          <w:marLeft w:val="0"/>
          <w:marRight w:val="0"/>
          <w:marTop w:val="0"/>
          <w:marBottom w:val="0"/>
          <w:divBdr>
            <w:top w:val="none" w:sz="0" w:space="0" w:color="auto"/>
            <w:left w:val="none" w:sz="0" w:space="0" w:color="auto"/>
            <w:bottom w:val="none" w:sz="0" w:space="0" w:color="auto"/>
            <w:right w:val="none" w:sz="0" w:space="0" w:color="auto"/>
          </w:divBdr>
        </w:div>
        <w:div w:id="693767051">
          <w:marLeft w:val="0"/>
          <w:marRight w:val="0"/>
          <w:marTop w:val="0"/>
          <w:marBottom w:val="0"/>
          <w:divBdr>
            <w:top w:val="none" w:sz="0" w:space="0" w:color="auto"/>
            <w:left w:val="none" w:sz="0" w:space="0" w:color="auto"/>
            <w:bottom w:val="none" w:sz="0" w:space="0" w:color="auto"/>
            <w:right w:val="none" w:sz="0" w:space="0" w:color="auto"/>
          </w:divBdr>
        </w:div>
        <w:div w:id="1528443568">
          <w:marLeft w:val="0"/>
          <w:marRight w:val="0"/>
          <w:marTop w:val="0"/>
          <w:marBottom w:val="0"/>
          <w:divBdr>
            <w:top w:val="none" w:sz="0" w:space="0" w:color="auto"/>
            <w:left w:val="none" w:sz="0" w:space="0" w:color="auto"/>
            <w:bottom w:val="none" w:sz="0" w:space="0" w:color="auto"/>
            <w:right w:val="none" w:sz="0" w:space="0" w:color="auto"/>
          </w:divBdr>
        </w:div>
        <w:div w:id="723025106">
          <w:marLeft w:val="0"/>
          <w:marRight w:val="0"/>
          <w:marTop w:val="0"/>
          <w:marBottom w:val="0"/>
          <w:divBdr>
            <w:top w:val="none" w:sz="0" w:space="0" w:color="auto"/>
            <w:left w:val="none" w:sz="0" w:space="0" w:color="auto"/>
            <w:bottom w:val="none" w:sz="0" w:space="0" w:color="auto"/>
            <w:right w:val="none" w:sz="0" w:space="0" w:color="auto"/>
          </w:divBdr>
        </w:div>
        <w:div w:id="1082602501">
          <w:marLeft w:val="0"/>
          <w:marRight w:val="0"/>
          <w:marTop w:val="0"/>
          <w:marBottom w:val="0"/>
          <w:divBdr>
            <w:top w:val="none" w:sz="0" w:space="0" w:color="auto"/>
            <w:left w:val="none" w:sz="0" w:space="0" w:color="auto"/>
            <w:bottom w:val="none" w:sz="0" w:space="0" w:color="auto"/>
            <w:right w:val="none" w:sz="0" w:space="0" w:color="auto"/>
          </w:divBdr>
        </w:div>
        <w:div w:id="949119241">
          <w:marLeft w:val="0"/>
          <w:marRight w:val="0"/>
          <w:marTop w:val="0"/>
          <w:marBottom w:val="0"/>
          <w:divBdr>
            <w:top w:val="none" w:sz="0" w:space="0" w:color="auto"/>
            <w:left w:val="none" w:sz="0" w:space="0" w:color="auto"/>
            <w:bottom w:val="none" w:sz="0" w:space="0" w:color="auto"/>
            <w:right w:val="none" w:sz="0" w:space="0" w:color="auto"/>
          </w:divBdr>
        </w:div>
        <w:div w:id="489103073">
          <w:marLeft w:val="0"/>
          <w:marRight w:val="0"/>
          <w:marTop w:val="0"/>
          <w:marBottom w:val="0"/>
          <w:divBdr>
            <w:top w:val="none" w:sz="0" w:space="0" w:color="auto"/>
            <w:left w:val="none" w:sz="0" w:space="0" w:color="auto"/>
            <w:bottom w:val="none" w:sz="0" w:space="0" w:color="auto"/>
            <w:right w:val="none" w:sz="0" w:space="0" w:color="auto"/>
          </w:divBdr>
        </w:div>
        <w:div w:id="777070439">
          <w:marLeft w:val="0"/>
          <w:marRight w:val="0"/>
          <w:marTop w:val="0"/>
          <w:marBottom w:val="0"/>
          <w:divBdr>
            <w:top w:val="none" w:sz="0" w:space="0" w:color="auto"/>
            <w:left w:val="none" w:sz="0" w:space="0" w:color="auto"/>
            <w:bottom w:val="none" w:sz="0" w:space="0" w:color="auto"/>
            <w:right w:val="none" w:sz="0" w:space="0" w:color="auto"/>
          </w:divBdr>
        </w:div>
        <w:div w:id="472408182">
          <w:marLeft w:val="0"/>
          <w:marRight w:val="0"/>
          <w:marTop w:val="0"/>
          <w:marBottom w:val="0"/>
          <w:divBdr>
            <w:top w:val="none" w:sz="0" w:space="0" w:color="auto"/>
            <w:left w:val="none" w:sz="0" w:space="0" w:color="auto"/>
            <w:bottom w:val="none" w:sz="0" w:space="0" w:color="auto"/>
            <w:right w:val="none" w:sz="0" w:space="0" w:color="auto"/>
          </w:divBdr>
        </w:div>
        <w:div w:id="850071836">
          <w:marLeft w:val="0"/>
          <w:marRight w:val="0"/>
          <w:marTop w:val="0"/>
          <w:marBottom w:val="0"/>
          <w:divBdr>
            <w:top w:val="none" w:sz="0" w:space="0" w:color="auto"/>
            <w:left w:val="none" w:sz="0" w:space="0" w:color="auto"/>
            <w:bottom w:val="none" w:sz="0" w:space="0" w:color="auto"/>
            <w:right w:val="none" w:sz="0" w:space="0" w:color="auto"/>
          </w:divBdr>
        </w:div>
        <w:div w:id="1749039768">
          <w:marLeft w:val="0"/>
          <w:marRight w:val="0"/>
          <w:marTop w:val="0"/>
          <w:marBottom w:val="0"/>
          <w:divBdr>
            <w:top w:val="none" w:sz="0" w:space="0" w:color="auto"/>
            <w:left w:val="none" w:sz="0" w:space="0" w:color="auto"/>
            <w:bottom w:val="none" w:sz="0" w:space="0" w:color="auto"/>
            <w:right w:val="none" w:sz="0" w:space="0" w:color="auto"/>
          </w:divBdr>
        </w:div>
        <w:div w:id="1886065259">
          <w:marLeft w:val="0"/>
          <w:marRight w:val="0"/>
          <w:marTop w:val="0"/>
          <w:marBottom w:val="0"/>
          <w:divBdr>
            <w:top w:val="none" w:sz="0" w:space="0" w:color="auto"/>
            <w:left w:val="none" w:sz="0" w:space="0" w:color="auto"/>
            <w:bottom w:val="none" w:sz="0" w:space="0" w:color="auto"/>
            <w:right w:val="none" w:sz="0" w:space="0" w:color="auto"/>
          </w:divBdr>
        </w:div>
        <w:div w:id="292636720">
          <w:marLeft w:val="0"/>
          <w:marRight w:val="0"/>
          <w:marTop w:val="0"/>
          <w:marBottom w:val="0"/>
          <w:divBdr>
            <w:top w:val="none" w:sz="0" w:space="0" w:color="auto"/>
            <w:left w:val="none" w:sz="0" w:space="0" w:color="auto"/>
            <w:bottom w:val="none" w:sz="0" w:space="0" w:color="auto"/>
            <w:right w:val="none" w:sz="0" w:space="0" w:color="auto"/>
          </w:divBdr>
        </w:div>
        <w:div w:id="16661377">
          <w:marLeft w:val="0"/>
          <w:marRight w:val="0"/>
          <w:marTop w:val="0"/>
          <w:marBottom w:val="0"/>
          <w:divBdr>
            <w:top w:val="none" w:sz="0" w:space="0" w:color="auto"/>
            <w:left w:val="none" w:sz="0" w:space="0" w:color="auto"/>
            <w:bottom w:val="none" w:sz="0" w:space="0" w:color="auto"/>
            <w:right w:val="none" w:sz="0" w:space="0" w:color="auto"/>
          </w:divBdr>
        </w:div>
        <w:div w:id="1575583007">
          <w:marLeft w:val="0"/>
          <w:marRight w:val="0"/>
          <w:marTop w:val="0"/>
          <w:marBottom w:val="0"/>
          <w:divBdr>
            <w:top w:val="none" w:sz="0" w:space="0" w:color="auto"/>
            <w:left w:val="none" w:sz="0" w:space="0" w:color="auto"/>
            <w:bottom w:val="none" w:sz="0" w:space="0" w:color="auto"/>
            <w:right w:val="none" w:sz="0" w:space="0" w:color="auto"/>
          </w:divBdr>
        </w:div>
        <w:div w:id="1272083244">
          <w:marLeft w:val="0"/>
          <w:marRight w:val="0"/>
          <w:marTop w:val="0"/>
          <w:marBottom w:val="0"/>
          <w:divBdr>
            <w:top w:val="none" w:sz="0" w:space="0" w:color="auto"/>
            <w:left w:val="none" w:sz="0" w:space="0" w:color="auto"/>
            <w:bottom w:val="none" w:sz="0" w:space="0" w:color="auto"/>
            <w:right w:val="none" w:sz="0" w:space="0" w:color="auto"/>
          </w:divBdr>
        </w:div>
        <w:div w:id="265504083">
          <w:marLeft w:val="0"/>
          <w:marRight w:val="0"/>
          <w:marTop w:val="0"/>
          <w:marBottom w:val="0"/>
          <w:divBdr>
            <w:top w:val="none" w:sz="0" w:space="0" w:color="auto"/>
            <w:left w:val="none" w:sz="0" w:space="0" w:color="auto"/>
            <w:bottom w:val="none" w:sz="0" w:space="0" w:color="auto"/>
            <w:right w:val="none" w:sz="0" w:space="0" w:color="auto"/>
          </w:divBdr>
        </w:div>
        <w:div w:id="813453342">
          <w:marLeft w:val="0"/>
          <w:marRight w:val="0"/>
          <w:marTop w:val="0"/>
          <w:marBottom w:val="0"/>
          <w:divBdr>
            <w:top w:val="none" w:sz="0" w:space="0" w:color="auto"/>
            <w:left w:val="none" w:sz="0" w:space="0" w:color="auto"/>
            <w:bottom w:val="none" w:sz="0" w:space="0" w:color="auto"/>
            <w:right w:val="none" w:sz="0" w:space="0" w:color="auto"/>
          </w:divBdr>
        </w:div>
        <w:div w:id="838736018">
          <w:marLeft w:val="0"/>
          <w:marRight w:val="0"/>
          <w:marTop w:val="0"/>
          <w:marBottom w:val="0"/>
          <w:divBdr>
            <w:top w:val="none" w:sz="0" w:space="0" w:color="auto"/>
            <w:left w:val="none" w:sz="0" w:space="0" w:color="auto"/>
            <w:bottom w:val="none" w:sz="0" w:space="0" w:color="auto"/>
            <w:right w:val="none" w:sz="0" w:space="0" w:color="auto"/>
          </w:divBdr>
        </w:div>
        <w:div w:id="367265957">
          <w:marLeft w:val="0"/>
          <w:marRight w:val="0"/>
          <w:marTop w:val="0"/>
          <w:marBottom w:val="0"/>
          <w:divBdr>
            <w:top w:val="none" w:sz="0" w:space="0" w:color="auto"/>
            <w:left w:val="none" w:sz="0" w:space="0" w:color="auto"/>
            <w:bottom w:val="none" w:sz="0" w:space="0" w:color="auto"/>
            <w:right w:val="none" w:sz="0" w:space="0" w:color="auto"/>
          </w:divBdr>
        </w:div>
        <w:div w:id="629749480">
          <w:marLeft w:val="0"/>
          <w:marRight w:val="0"/>
          <w:marTop w:val="0"/>
          <w:marBottom w:val="0"/>
          <w:divBdr>
            <w:top w:val="none" w:sz="0" w:space="0" w:color="auto"/>
            <w:left w:val="none" w:sz="0" w:space="0" w:color="auto"/>
            <w:bottom w:val="none" w:sz="0" w:space="0" w:color="auto"/>
            <w:right w:val="none" w:sz="0" w:space="0" w:color="auto"/>
          </w:divBdr>
        </w:div>
        <w:div w:id="2109883571">
          <w:marLeft w:val="0"/>
          <w:marRight w:val="0"/>
          <w:marTop w:val="0"/>
          <w:marBottom w:val="0"/>
          <w:divBdr>
            <w:top w:val="none" w:sz="0" w:space="0" w:color="auto"/>
            <w:left w:val="none" w:sz="0" w:space="0" w:color="auto"/>
            <w:bottom w:val="none" w:sz="0" w:space="0" w:color="auto"/>
            <w:right w:val="none" w:sz="0" w:space="0" w:color="auto"/>
          </w:divBdr>
        </w:div>
        <w:div w:id="910889147">
          <w:marLeft w:val="0"/>
          <w:marRight w:val="0"/>
          <w:marTop w:val="0"/>
          <w:marBottom w:val="0"/>
          <w:divBdr>
            <w:top w:val="none" w:sz="0" w:space="0" w:color="auto"/>
            <w:left w:val="none" w:sz="0" w:space="0" w:color="auto"/>
            <w:bottom w:val="none" w:sz="0" w:space="0" w:color="auto"/>
            <w:right w:val="none" w:sz="0" w:space="0" w:color="auto"/>
          </w:divBdr>
        </w:div>
        <w:div w:id="1347168134">
          <w:marLeft w:val="0"/>
          <w:marRight w:val="0"/>
          <w:marTop w:val="0"/>
          <w:marBottom w:val="0"/>
          <w:divBdr>
            <w:top w:val="none" w:sz="0" w:space="0" w:color="auto"/>
            <w:left w:val="none" w:sz="0" w:space="0" w:color="auto"/>
            <w:bottom w:val="none" w:sz="0" w:space="0" w:color="auto"/>
            <w:right w:val="none" w:sz="0" w:space="0" w:color="auto"/>
          </w:divBdr>
        </w:div>
        <w:div w:id="1601335172">
          <w:marLeft w:val="0"/>
          <w:marRight w:val="0"/>
          <w:marTop w:val="0"/>
          <w:marBottom w:val="0"/>
          <w:divBdr>
            <w:top w:val="none" w:sz="0" w:space="0" w:color="auto"/>
            <w:left w:val="none" w:sz="0" w:space="0" w:color="auto"/>
            <w:bottom w:val="none" w:sz="0" w:space="0" w:color="auto"/>
            <w:right w:val="none" w:sz="0" w:space="0" w:color="auto"/>
          </w:divBdr>
        </w:div>
        <w:div w:id="831873289">
          <w:marLeft w:val="0"/>
          <w:marRight w:val="0"/>
          <w:marTop w:val="0"/>
          <w:marBottom w:val="0"/>
          <w:divBdr>
            <w:top w:val="none" w:sz="0" w:space="0" w:color="auto"/>
            <w:left w:val="none" w:sz="0" w:space="0" w:color="auto"/>
            <w:bottom w:val="none" w:sz="0" w:space="0" w:color="auto"/>
            <w:right w:val="none" w:sz="0" w:space="0" w:color="auto"/>
          </w:divBdr>
        </w:div>
        <w:div w:id="686949052">
          <w:marLeft w:val="0"/>
          <w:marRight w:val="0"/>
          <w:marTop w:val="0"/>
          <w:marBottom w:val="0"/>
          <w:divBdr>
            <w:top w:val="none" w:sz="0" w:space="0" w:color="auto"/>
            <w:left w:val="none" w:sz="0" w:space="0" w:color="auto"/>
            <w:bottom w:val="none" w:sz="0" w:space="0" w:color="auto"/>
            <w:right w:val="none" w:sz="0" w:space="0" w:color="auto"/>
          </w:divBdr>
        </w:div>
        <w:div w:id="1540974201">
          <w:marLeft w:val="0"/>
          <w:marRight w:val="0"/>
          <w:marTop w:val="0"/>
          <w:marBottom w:val="0"/>
          <w:divBdr>
            <w:top w:val="none" w:sz="0" w:space="0" w:color="auto"/>
            <w:left w:val="none" w:sz="0" w:space="0" w:color="auto"/>
            <w:bottom w:val="none" w:sz="0" w:space="0" w:color="auto"/>
            <w:right w:val="none" w:sz="0" w:space="0" w:color="auto"/>
          </w:divBdr>
        </w:div>
        <w:div w:id="1607077560">
          <w:marLeft w:val="0"/>
          <w:marRight w:val="0"/>
          <w:marTop w:val="0"/>
          <w:marBottom w:val="0"/>
          <w:divBdr>
            <w:top w:val="none" w:sz="0" w:space="0" w:color="auto"/>
            <w:left w:val="none" w:sz="0" w:space="0" w:color="auto"/>
            <w:bottom w:val="none" w:sz="0" w:space="0" w:color="auto"/>
            <w:right w:val="none" w:sz="0" w:space="0" w:color="auto"/>
          </w:divBdr>
        </w:div>
        <w:div w:id="894707674">
          <w:marLeft w:val="0"/>
          <w:marRight w:val="0"/>
          <w:marTop w:val="0"/>
          <w:marBottom w:val="0"/>
          <w:divBdr>
            <w:top w:val="none" w:sz="0" w:space="0" w:color="auto"/>
            <w:left w:val="none" w:sz="0" w:space="0" w:color="auto"/>
            <w:bottom w:val="none" w:sz="0" w:space="0" w:color="auto"/>
            <w:right w:val="none" w:sz="0" w:space="0" w:color="auto"/>
          </w:divBdr>
        </w:div>
        <w:div w:id="1547327982">
          <w:marLeft w:val="0"/>
          <w:marRight w:val="0"/>
          <w:marTop w:val="0"/>
          <w:marBottom w:val="0"/>
          <w:divBdr>
            <w:top w:val="none" w:sz="0" w:space="0" w:color="auto"/>
            <w:left w:val="none" w:sz="0" w:space="0" w:color="auto"/>
            <w:bottom w:val="none" w:sz="0" w:space="0" w:color="auto"/>
            <w:right w:val="none" w:sz="0" w:space="0" w:color="auto"/>
          </w:divBdr>
        </w:div>
        <w:div w:id="716705127">
          <w:marLeft w:val="0"/>
          <w:marRight w:val="0"/>
          <w:marTop w:val="0"/>
          <w:marBottom w:val="0"/>
          <w:divBdr>
            <w:top w:val="none" w:sz="0" w:space="0" w:color="auto"/>
            <w:left w:val="none" w:sz="0" w:space="0" w:color="auto"/>
            <w:bottom w:val="none" w:sz="0" w:space="0" w:color="auto"/>
            <w:right w:val="none" w:sz="0" w:space="0" w:color="auto"/>
          </w:divBdr>
        </w:div>
        <w:div w:id="894243919">
          <w:marLeft w:val="0"/>
          <w:marRight w:val="0"/>
          <w:marTop w:val="0"/>
          <w:marBottom w:val="0"/>
          <w:divBdr>
            <w:top w:val="none" w:sz="0" w:space="0" w:color="auto"/>
            <w:left w:val="none" w:sz="0" w:space="0" w:color="auto"/>
            <w:bottom w:val="none" w:sz="0" w:space="0" w:color="auto"/>
            <w:right w:val="none" w:sz="0" w:space="0" w:color="auto"/>
          </w:divBdr>
        </w:div>
        <w:div w:id="879517038">
          <w:marLeft w:val="0"/>
          <w:marRight w:val="0"/>
          <w:marTop w:val="0"/>
          <w:marBottom w:val="0"/>
          <w:divBdr>
            <w:top w:val="none" w:sz="0" w:space="0" w:color="auto"/>
            <w:left w:val="none" w:sz="0" w:space="0" w:color="auto"/>
            <w:bottom w:val="none" w:sz="0" w:space="0" w:color="auto"/>
            <w:right w:val="none" w:sz="0" w:space="0" w:color="auto"/>
          </w:divBdr>
        </w:div>
        <w:div w:id="1823235094">
          <w:marLeft w:val="0"/>
          <w:marRight w:val="0"/>
          <w:marTop w:val="0"/>
          <w:marBottom w:val="0"/>
          <w:divBdr>
            <w:top w:val="none" w:sz="0" w:space="0" w:color="auto"/>
            <w:left w:val="none" w:sz="0" w:space="0" w:color="auto"/>
            <w:bottom w:val="none" w:sz="0" w:space="0" w:color="auto"/>
            <w:right w:val="none" w:sz="0" w:space="0" w:color="auto"/>
          </w:divBdr>
        </w:div>
        <w:div w:id="1777870660">
          <w:marLeft w:val="0"/>
          <w:marRight w:val="0"/>
          <w:marTop w:val="0"/>
          <w:marBottom w:val="0"/>
          <w:divBdr>
            <w:top w:val="none" w:sz="0" w:space="0" w:color="auto"/>
            <w:left w:val="none" w:sz="0" w:space="0" w:color="auto"/>
            <w:bottom w:val="none" w:sz="0" w:space="0" w:color="auto"/>
            <w:right w:val="none" w:sz="0" w:space="0" w:color="auto"/>
          </w:divBdr>
        </w:div>
        <w:div w:id="1668317054">
          <w:marLeft w:val="0"/>
          <w:marRight w:val="0"/>
          <w:marTop w:val="0"/>
          <w:marBottom w:val="0"/>
          <w:divBdr>
            <w:top w:val="none" w:sz="0" w:space="0" w:color="auto"/>
            <w:left w:val="none" w:sz="0" w:space="0" w:color="auto"/>
            <w:bottom w:val="none" w:sz="0" w:space="0" w:color="auto"/>
            <w:right w:val="none" w:sz="0" w:space="0" w:color="auto"/>
          </w:divBdr>
        </w:div>
        <w:div w:id="698705494">
          <w:marLeft w:val="0"/>
          <w:marRight w:val="0"/>
          <w:marTop w:val="0"/>
          <w:marBottom w:val="0"/>
          <w:divBdr>
            <w:top w:val="none" w:sz="0" w:space="0" w:color="auto"/>
            <w:left w:val="none" w:sz="0" w:space="0" w:color="auto"/>
            <w:bottom w:val="none" w:sz="0" w:space="0" w:color="auto"/>
            <w:right w:val="none" w:sz="0" w:space="0" w:color="auto"/>
          </w:divBdr>
        </w:div>
        <w:div w:id="506021126">
          <w:marLeft w:val="0"/>
          <w:marRight w:val="0"/>
          <w:marTop w:val="0"/>
          <w:marBottom w:val="0"/>
          <w:divBdr>
            <w:top w:val="none" w:sz="0" w:space="0" w:color="auto"/>
            <w:left w:val="none" w:sz="0" w:space="0" w:color="auto"/>
            <w:bottom w:val="none" w:sz="0" w:space="0" w:color="auto"/>
            <w:right w:val="none" w:sz="0" w:space="0" w:color="auto"/>
          </w:divBdr>
        </w:div>
        <w:div w:id="72316876">
          <w:marLeft w:val="0"/>
          <w:marRight w:val="0"/>
          <w:marTop w:val="0"/>
          <w:marBottom w:val="0"/>
          <w:divBdr>
            <w:top w:val="none" w:sz="0" w:space="0" w:color="auto"/>
            <w:left w:val="none" w:sz="0" w:space="0" w:color="auto"/>
            <w:bottom w:val="none" w:sz="0" w:space="0" w:color="auto"/>
            <w:right w:val="none" w:sz="0" w:space="0" w:color="auto"/>
          </w:divBdr>
        </w:div>
        <w:div w:id="1826776856">
          <w:marLeft w:val="0"/>
          <w:marRight w:val="0"/>
          <w:marTop w:val="0"/>
          <w:marBottom w:val="0"/>
          <w:divBdr>
            <w:top w:val="none" w:sz="0" w:space="0" w:color="auto"/>
            <w:left w:val="none" w:sz="0" w:space="0" w:color="auto"/>
            <w:bottom w:val="none" w:sz="0" w:space="0" w:color="auto"/>
            <w:right w:val="none" w:sz="0" w:space="0" w:color="auto"/>
          </w:divBdr>
        </w:div>
        <w:div w:id="685596765">
          <w:marLeft w:val="0"/>
          <w:marRight w:val="0"/>
          <w:marTop w:val="0"/>
          <w:marBottom w:val="0"/>
          <w:divBdr>
            <w:top w:val="none" w:sz="0" w:space="0" w:color="auto"/>
            <w:left w:val="none" w:sz="0" w:space="0" w:color="auto"/>
            <w:bottom w:val="none" w:sz="0" w:space="0" w:color="auto"/>
            <w:right w:val="none" w:sz="0" w:space="0" w:color="auto"/>
          </w:divBdr>
        </w:div>
        <w:div w:id="1950041557">
          <w:marLeft w:val="0"/>
          <w:marRight w:val="0"/>
          <w:marTop w:val="0"/>
          <w:marBottom w:val="0"/>
          <w:divBdr>
            <w:top w:val="none" w:sz="0" w:space="0" w:color="auto"/>
            <w:left w:val="none" w:sz="0" w:space="0" w:color="auto"/>
            <w:bottom w:val="none" w:sz="0" w:space="0" w:color="auto"/>
            <w:right w:val="none" w:sz="0" w:space="0" w:color="auto"/>
          </w:divBdr>
        </w:div>
        <w:div w:id="530728121">
          <w:marLeft w:val="0"/>
          <w:marRight w:val="0"/>
          <w:marTop w:val="0"/>
          <w:marBottom w:val="0"/>
          <w:divBdr>
            <w:top w:val="none" w:sz="0" w:space="0" w:color="auto"/>
            <w:left w:val="none" w:sz="0" w:space="0" w:color="auto"/>
            <w:bottom w:val="none" w:sz="0" w:space="0" w:color="auto"/>
            <w:right w:val="none" w:sz="0" w:space="0" w:color="auto"/>
          </w:divBdr>
        </w:div>
        <w:div w:id="197162929">
          <w:marLeft w:val="0"/>
          <w:marRight w:val="0"/>
          <w:marTop w:val="0"/>
          <w:marBottom w:val="0"/>
          <w:divBdr>
            <w:top w:val="none" w:sz="0" w:space="0" w:color="auto"/>
            <w:left w:val="none" w:sz="0" w:space="0" w:color="auto"/>
            <w:bottom w:val="none" w:sz="0" w:space="0" w:color="auto"/>
            <w:right w:val="none" w:sz="0" w:space="0" w:color="auto"/>
          </w:divBdr>
        </w:div>
        <w:div w:id="2030830370">
          <w:marLeft w:val="0"/>
          <w:marRight w:val="0"/>
          <w:marTop w:val="0"/>
          <w:marBottom w:val="0"/>
          <w:divBdr>
            <w:top w:val="none" w:sz="0" w:space="0" w:color="auto"/>
            <w:left w:val="none" w:sz="0" w:space="0" w:color="auto"/>
            <w:bottom w:val="none" w:sz="0" w:space="0" w:color="auto"/>
            <w:right w:val="none" w:sz="0" w:space="0" w:color="auto"/>
          </w:divBdr>
        </w:div>
        <w:div w:id="1061247805">
          <w:marLeft w:val="0"/>
          <w:marRight w:val="0"/>
          <w:marTop w:val="0"/>
          <w:marBottom w:val="0"/>
          <w:divBdr>
            <w:top w:val="none" w:sz="0" w:space="0" w:color="auto"/>
            <w:left w:val="none" w:sz="0" w:space="0" w:color="auto"/>
            <w:bottom w:val="none" w:sz="0" w:space="0" w:color="auto"/>
            <w:right w:val="none" w:sz="0" w:space="0" w:color="auto"/>
          </w:divBdr>
        </w:div>
        <w:div w:id="1429883776">
          <w:marLeft w:val="0"/>
          <w:marRight w:val="0"/>
          <w:marTop w:val="0"/>
          <w:marBottom w:val="0"/>
          <w:divBdr>
            <w:top w:val="none" w:sz="0" w:space="0" w:color="auto"/>
            <w:left w:val="none" w:sz="0" w:space="0" w:color="auto"/>
            <w:bottom w:val="none" w:sz="0" w:space="0" w:color="auto"/>
            <w:right w:val="none" w:sz="0" w:space="0" w:color="auto"/>
          </w:divBdr>
        </w:div>
        <w:div w:id="2119371526">
          <w:marLeft w:val="0"/>
          <w:marRight w:val="0"/>
          <w:marTop w:val="0"/>
          <w:marBottom w:val="0"/>
          <w:divBdr>
            <w:top w:val="none" w:sz="0" w:space="0" w:color="auto"/>
            <w:left w:val="none" w:sz="0" w:space="0" w:color="auto"/>
            <w:bottom w:val="none" w:sz="0" w:space="0" w:color="auto"/>
            <w:right w:val="none" w:sz="0" w:space="0" w:color="auto"/>
          </w:divBdr>
        </w:div>
        <w:div w:id="2017607395">
          <w:marLeft w:val="0"/>
          <w:marRight w:val="0"/>
          <w:marTop w:val="0"/>
          <w:marBottom w:val="0"/>
          <w:divBdr>
            <w:top w:val="none" w:sz="0" w:space="0" w:color="auto"/>
            <w:left w:val="none" w:sz="0" w:space="0" w:color="auto"/>
            <w:bottom w:val="none" w:sz="0" w:space="0" w:color="auto"/>
            <w:right w:val="none" w:sz="0" w:space="0" w:color="auto"/>
          </w:divBdr>
        </w:div>
        <w:div w:id="839127815">
          <w:marLeft w:val="0"/>
          <w:marRight w:val="0"/>
          <w:marTop w:val="0"/>
          <w:marBottom w:val="0"/>
          <w:divBdr>
            <w:top w:val="none" w:sz="0" w:space="0" w:color="auto"/>
            <w:left w:val="none" w:sz="0" w:space="0" w:color="auto"/>
            <w:bottom w:val="none" w:sz="0" w:space="0" w:color="auto"/>
            <w:right w:val="none" w:sz="0" w:space="0" w:color="auto"/>
          </w:divBdr>
        </w:div>
        <w:div w:id="2112166043">
          <w:marLeft w:val="0"/>
          <w:marRight w:val="0"/>
          <w:marTop w:val="0"/>
          <w:marBottom w:val="0"/>
          <w:divBdr>
            <w:top w:val="none" w:sz="0" w:space="0" w:color="auto"/>
            <w:left w:val="none" w:sz="0" w:space="0" w:color="auto"/>
            <w:bottom w:val="none" w:sz="0" w:space="0" w:color="auto"/>
            <w:right w:val="none" w:sz="0" w:space="0" w:color="auto"/>
          </w:divBdr>
        </w:div>
        <w:div w:id="2025401003">
          <w:marLeft w:val="0"/>
          <w:marRight w:val="0"/>
          <w:marTop w:val="0"/>
          <w:marBottom w:val="0"/>
          <w:divBdr>
            <w:top w:val="none" w:sz="0" w:space="0" w:color="auto"/>
            <w:left w:val="none" w:sz="0" w:space="0" w:color="auto"/>
            <w:bottom w:val="none" w:sz="0" w:space="0" w:color="auto"/>
            <w:right w:val="none" w:sz="0" w:space="0" w:color="auto"/>
          </w:divBdr>
        </w:div>
        <w:div w:id="105854662">
          <w:marLeft w:val="0"/>
          <w:marRight w:val="0"/>
          <w:marTop w:val="0"/>
          <w:marBottom w:val="0"/>
          <w:divBdr>
            <w:top w:val="none" w:sz="0" w:space="0" w:color="auto"/>
            <w:left w:val="none" w:sz="0" w:space="0" w:color="auto"/>
            <w:bottom w:val="none" w:sz="0" w:space="0" w:color="auto"/>
            <w:right w:val="none" w:sz="0" w:space="0" w:color="auto"/>
          </w:divBdr>
        </w:div>
        <w:div w:id="1677348002">
          <w:marLeft w:val="0"/>
          <w:marRight w:val="0"/>
          <w:marTop w:val="0"/>
          <w:marBottom w:val="0"/>
          <w:divBdr>
            <w:top w:val="none" w:sz="0" w:space="0" w:color="auto"/>
            <w:left w:val="none" w:sz="0" w:space="0" w:color="auto"/>
            <w:bottom w:val="none" w:sz="0" w:space="0" w:color="auto"/>
            <w:right w:val="none" w:sz="0" w:space="0" w:color="auto"/>
          </w:divBdr>
        </w:div>
        <w:div w:id="218983375">
          <w:marLeft w:val="0"/>
          <w:marRight w:val="0"/>
          <w:marTop w:val="0"/>
          <w:marBottom w:val="0"/>
          <w:divBdr>
            <w:top w:val="none" w:sz="0" w:space="0" w:color="auto"/>
            <w:left w:val="none" w:sz="0" w:space="0" w:color="auto"/>
            <w:bottom w:val="none" w:sz="0" w:space="0" w:color="auto"/>
            <w:right w:val="none" w:sz="0" w:space="0" w:color="auto"/>
          </w:divBdr>
        </w:div>
        <w:div w:id="332808168">
          <w:marLeft w:val="0"/>
          <w:marRight w:val="0"/>
          <w:marTop w:val="0"/>
          <w:marBottom w:val="0"/>
          <w:divBdr>
            <w:top w:val="none" w:sz="0" w:space="0" w:color="auto"/>
            <w:left w:val="none" w:sz="0" w:space="0" w:color="auto"/>
            <w:bottom w:val="none" w:sz="0" w:space="0" w:color="auto"/>
            <w:right w:val="none" w:sz="0" w:space="0" w:color="auto"/>
          </w:divBdr>
        </w:div>
        <w:div w:id="1359358254">
          <w:marLeft w:val="0"/>
          <w:marRight w:val="0"/>
          <w:marTop w:val="0"/>
          <w:marBottom w:val="0"/>
          <w:divBdr>
            <w:top w:val="none" w:sz="0" w:space="0" w:color="auto"/>
            <w:left w:val="none" w:sz="0" w:space="0" w:color="auto"/>
            <w:bottom w:val="none" w:sz="0" w:space="0" w:color="auto"/>
            <w:right w:val="none" w:sz="0" w:space="0" w:color="auto"/>
          </w:divBdr>
        </w:div>
        <w:div w:id="1283339274">
          <w:marLeft w:val="0"/>
          <w:marRight w:val="0"/>
          <w:marTop w:val="0"/>
          <w:marBottom w:val="0"/>
          <w:divBdr>
            <w:top w:val="none" w:sz="0" w:space="0" w:color="auto"/>
            <w:left w:val="none" w:sz="0" w:space="0" w:color="auto"/>
            <w:bottom w:val="none" w:sz="0" w:space="0" w:color="auto"/>
            <w:right w:val="none" w:sz="0" w:space="0" w:color="auto"/>
          </w:divBdr>
        </w:div>
        <w:div w:id="1882353607">
          <w:marLeft w:val="0"/>
          <w:marRight w:val="0"/>
          <w:marTop w:val="0"/>
          <w:marBottom w:val="0"/>
          <w:divBdr>
            <w:top w:val="none" w:sz="0" w:space="0" w:color="auto"/>
            <w:left w:val="none" w:sz="0" w:space="0" w:color="auto"/>
            <w:bottom w:val="none" w:sz="0" w:space="0" w:color="auto"/>
            <w:right w:val="none" w:sz="0" w:space="0" w:color="auto"/>
          </w:divBdr>
        </w:div>
        <w:div w:id="1059865028">
          <w:marLeft w:val="0"/>
          <w:marRight w:val="0"/>
          <w:marTop w:val="0"/>
          <w:marBottom w:val="0"/>
          <w:divBdr>
            <w:top w:val="none" w:sz="0" w:space="0" w:color="auto"/>
            <w:left w:val="none" w:sz="0" w:space="0" w:color="auto"/>
            <w:bottom w:val="none" w:sz="0" w:space="0" w:color="auto"/>
            <w:right w:val="none" w:sz="0" w:space="0" w:color="auto"/>
          </w:divBdr>
        </w:div>
        <w:div w:id="676003862">
          <w:marLeft w:val="0"/>
          <w:marRight w:val="0"/>
          <w:marTop w:val="0"/>
          <w:marBottom w:val="0"/>
          <w:divBdr>
            <w:top w:val="none" w:sz="0" w:space="0" w:color="auto"/>
            <w:left w:val="none" w:sz="0" w:space="0" w:color="auto"/>
            <w:bottom w:val="none" w:sz="0" w:space="0" w:color="auto"/>
            <w:right w:val="none" w:sz="0" w:space="0" w:color="auto"/>
          </w:divBdr>
        </w:div>
        <w:div w:id="1417290435">
          <w:marLeft w:val="0"/>
          <w:marRight w:val="0"/>
          <w:marTop w:val="0"/>
          <w:marBottom w:val="0"/>
          <w:divBdr>
            <w:top w:val="none" w:sz="0" w:space="0" w:color="auto"/>
            <w:left w:val="none" w:sz="0" w:space="0" w:color="auto"/>
            <w:bottom w:val="none" w:sz="0" w:space="0" w:color="auto"/>
            <w:right w:val="none" w:sz="0" w:space="0" w:color="auto"/>
          </w:divBdr>
        </w:div>
        <w:div w:id="429856955">
          <w:marLeft w:val="0"/>
          <w:marRight w:val="0"/>
          <w:marTop w:val="0"/>
          <w:marBottom w:val="0"/>
          <w:divBdr>
            <w:top w:val="none" w:sz="0" w:space="0" w:color="auto"/>
            <w:left w:val="none" w:sz="0" w:space="0" w:color="auto"/>
            <w:bottom w:val="none" w:sz="0" w:space="0" w:color="auto"/>
            <w:right w:val="none" w:sz="0" w:space="0" w:color="auto"/>
          </w:divBdr>
        </w:div>
        <w:div w:id="1323241560">
          <w:marLeft w:val="0"/>
          <w:marRight w:val="0"/>
          <w:marTop w:val="0"/>
          <w:marBottom w:val="0"/>
          <w:divBdr>
            <w:top w:val="none" w:sz="0" w:space="0" w:color="auto"/>
            <w:left w:val="none" w:sz="0" w:space="0" w:color="auto"/>
            <w:bottom w:val="none" w:sz="0" w:space="0" w:color="auto"/>
            <w:right w:val="none" w:sz="0" w:space="0" w:color="auto"/>
          </w:divBdr>
        </w:div>
        <w:div w:id="123546114">
          <w:marLeft w:val="0"/>
          <w:marRight w:val="0"/>
          <w:marTop w:val="0"/>
          <w:marBottom w:val="0"/>
          <w:divBdr>
            <w:top w:val="none" w:sz="0" w:space="0" w:color="auto"/>
            <w:left w:val="none" w:sz="0" w:space="0" w:color="auto"/>
            <w:bottom w:val="none" w:sz="0" w:space="0" w:color="auto"/>
            <w:right w:val="none" w:sz="0" w:space="0" w:color="auto"/>
          </w:divBdr>
        </w:div>
        <w:div w:id="886718540">
          <w:marLeft w:val="0"/>
          <w:marRight w:val="0"/>
          <w:marTop w:val="0"/>
          <w:marBottom w:val="0"/>
          <w:divBdr>
            <w:top w:val="none" w:sz="0" w:space="0" w:color="auto"/>
            <w:left w:val="none" w:sz="0" w:space="0" w:color="auto"/>
            <w:bottom w:val="none" w:sz="0" w:space="0" w:color="auto"/>
            <w:right w:val="none" w:sz="0" w:space="0" w:color="auto"/>
          </w:divBdr>
        </w:div>
        <w:div w:id="761099029">
          <w:marLeft w:val="0"/>
          <w:marRight w:val="0"/>
          <w:marTop w:val="0"/>
          <w:marBottom w:val="0"/>
          <w:divBdr>
            <w:top w:val="none" w:sz="0" w:space="0" w:color="auto"/>
            <w:left w:val="none" w:sz="0" w:space="0" w:color="auto"/>
            <w:bottom w:val="none" w:sz="0" w:space="0" w:color="auto"/>
            <w:right w:val="none" w:sz="0" w:space="0" w:color="auto"/>
          </w:divBdr>
        </w:div>
        <w:div w:id="456460380">
          <w:marLeft w:val="0"/>
          <w:marRight w:val="0"/>
          <w:marTop w:val="0"/>
          <w:marBottom w:val="0"/>
          <w:divBdr>
            <w:top w:val="none" w:sz="0" w:space="0" w:color="auto"/>
            <w:left w:val="none" w:sz="0" w:space="0" w:color="auto"/>
            <w:bottom w:val="none" w:sz="0" w:space="0" w:color="auto"/>
            <w:right w:val="none" w:sz="0" w:space="0" w:color="auto"/>
          </w:divBdr>
        </w:div>
        <w:div w:id="1257716803">
          <w:marLeft w:val="0"/>
          <w:marRight w:val="0"/>
          <w:marTop w:val="0"/>
          <w:marBottom w:val="0"/>
          <w:divBdr>
            <w:top w:val="none" w:sz="0" w:space="0" w:color="auto"/>
            <w:left w:val="none" w:sz="0" w:space="0" w:color="auto"/>
            <w:bottom w:val="none" w:sz="0" w:space="0" w:color="auto"/>
            <w:right w:val="none" w:sz="0" w:space="0" w:color="auto"/>
          </w:divBdr>
        </w:div>
        <w:div w:id="2092775402">
          <w:marLeft w:val="0"/>
          <w:marRight w:val="0"/>
          <w:marTop w:val="0"/>
          <w:marBottom w:val="0"/>
          <w:divBdr>
            <w:top w:val="none" w:sz="0" w:space="0" w:color="auto"/>
            <w:left w:val="none" w:sz="0" w:space="0" w:color="auto"/>
            <w:bottom w:val="none" w:sz="0" w:space="0" w:color="auto"/>
            <w:right w:val="none" w:sz="0" w:space="0" w:color="auto"/>
          </w:divBdr>
        </w:div>
        <w:div w:id="444808977">
          <w:marLeft w:val="0"/>
          <w:marRight w:val="0"/>
          <w:marTop w:val="0"/>
          <w:marBottom w:val="0"/>
          <w:divBdr>
            <w:top w:val="none" w:sz="0" w:space="0" w:color="auto"/>
            <w:left w:val="none" w:sz="0" w:space="0" w:color="auto"/>
            <w:bottom w:val="none" w:sz="0" w:space="0" w:color="auto"/>
            <w:right w:val="none" w:sz="0" w:space="0" w:color="auto"/>
          </w:divBdr>
        </w:div>
        <w:div w:id="345864125">
          <w:marLeft w:val="0"/>
          <w:marRight w:val="0"/>
          <w:marTop w:val="0"/>
          <w:marBottom w:val="0"/>
          <w:divBdr>
            <w:top w:val="none" w:sz="0" w:space="0" w:color="auto"/>
            <w:left w:val="none" w:sz="0" w:space="0" w:color="auto"/>
            <w:bottom w:val="none" w:sz="0" w:space="0" w:color="auto"/>
            <w:right w:val="none" w:sz="0" w:space="0" w:color="auto"/>
          </w:divBdr>
        </w:div>
        <w:div w:id="1099444329">
          <w:marLeft w:val="0"/>
          <w:marRight w:val="0"/>
          <w:marTop w:val="0"/>
          <w:marBottom w:val="0"/>
          <w:divBdr>
            <w:top w:val="none" w:sz="0" w:space="0" w:color="auto"/>
            <w:left w:val="none" w:sz="0" w:space="0" w:color="auto"/>
            <w:bottom w:val="none" w:sz="0" w:space="0" w:color="auto"/>
            <w:right w:val="none" w:sz="0" w:space="0" w:color="auto"/>
          </w:divBdr>
        </w:div>
        <w:div w:id="941032904">
          <w:marLeft w:val="0"/>
          <w:marRight w:val="0"/>
          <w:marTop w:val="0"/>
          <w:marBottom w:val="0"/>
          <w:divBdr>
            <w:top w:val="none" w:sz="0" w:space="0" w:color="auto"/>
            <w:left w:val="none" w:sz="0" w:space="0" w:color="auto"/>
            <w:bottom w:val="none" w:sz="0" w:space="0" w:color="auto"/>
            <w:right w:val="none" w:sz="0" w:space="0" w:color="auto"/>
          </w:divBdr>
        </w:div>
        <w:div w:id="1499809146">
          <w:marLeft w:val="0"/>
          <w:marRight w:val="0"/>
          <w:marTop w:val="0"/>
          <w:marBottom w:val="0"/>
          <w:divBdr>
            <w:top w:val="none" w:sz="0" w:space="0" w:color="auto"/>
            <w:left w:val="none" w:sz="0" w:space="0" w:color="auto"/>
            <w:bottom w:val="none" w:sz="0" w:space="0" w:color="auto"/>
            <w:right w:val="none" w:sz="0" w:space="0" w:color="auto"/>
          </w:divBdr>
        </w:div>
        <w:div w:id="1751384794">
          <w:marLeft w:val="0"/>
          <w:marRight w:val="0"/>
          <w:marTop w:val="0"/>
          <w:marBottom w:val="0"/>
          <w:divBdr>
            <w:top w:val="none" w:sz="0" w:space="0" w:color="auto"/>
            <w:left w:val="none" w:sz="0" w:space="0" w:color="auto"/>
            <w:bottom w:val="none" w:sz="0" w:space="0" w:color="auto"/>
            <w:right w:val="none" w:sz="0" w:space="0" w:color="auto"/>
          </w:divBdr>
        </w:div>
        <w:div w:id="1681539356">
          <w:marLeft w:val="0"/>
          <w:marRight w:val="0"/>
          <w:marTop w:val="0"/>
          <w:marBottom w:val="0"/>
          <w:divBdr>
            <w:top w:val="none" w:sz="0" w:space="0" w:color="auto"/>
            <w:left w:val="none" w:sz="0" w:space="0" w:color="auto"/>
            <w:bottom w:val="none" w:sz="0" w:space="0" w:color="auto"/>
            <w:right w:val="none" w:sz="0" w:space="0" w:color="auto"/>
          </w:divBdr>
        </w:div>
        <w:div w:id="1825925860">
          <w:marLeft w:val="0"/>
          <w:marRight w:val="0"/>
          <w:marTop w:val="0"/>
          <w:marBottom w:val="0"/>
          <w:divBdr>
            <w:top w:val="none" w:sz="0" w:space="0" w:color="auto"/>
            <w:left w:val="none" w:sz="0" w:space="0" w:color="auto"/>
            <w:bottom w:val="none" w:sz="0" w:space="0" w:color="auto"/>
            <w:right w:val="none" w:sz="0" w:space="0" w:color="auto"/>
          </w:divBdr>
        </w:div>
        <w:div w:id="1577590622">
          <w:marLeft w:val="0"/>
          <w:marRight w:val="0"/>
          <w:marTop w:val="0"/>
          <w:marBottom w:val="0"/>
          <w:divBdr>
            <w:top w:val="none" w:sz="0" w:space="0" w:color="auto"/>
            <w:left w:val="none" w:sz="0" w:space="0" w:color="auto"/>
            <w:bottom w:val="none" w:sz="0" w:space="0" w:color="auto"/>
            <w:right w:val="none" w:sz="0" w:space="0" w:color="auto"/>
          </w:divBdr>
        </w:div>
        <w:div w:id="1975600099">
          <w:marLeft w:val="0"/>
          <w:marRight w:val="0"/>
          <w:marTop w:val="0"/>
          <w:marBottom w:val="0"/>
          <w:divBdr>
            <w:top w:val="none" w:sz="0" w:space="0" w:color="auto"/>
            <w:left w:val="none" w:sz="0" w:space="0" w:color="auto"/>
            <w:bottom w:val="none" w:sz="0" w:space="0" w:color="auto"/>
            <w:right w:val="none" w:sz="0" w:space="0" w:color="auto"/>
          </w:divBdr>
        </w:div>
        <w:div w:id="1733964986">
          <w:marLeft w:val="0"/>
          <w:marRight w:val="0"/>
          <w:marTop w:val="0"/>
          <w:marBottom w:val="0"/>
          <w:divBdr>
            <w:top w:val="none" w:sz="0" w:space="0" w:color="auto"/>
            <w:left w:val="none" w:sz="0" w:space="0" w:color="auto"/>
            <w:bottom w:val="none" w:sz="0" w:space="0" w:color="auto"/>
            <w:right w:val="none" w:sz="0" w:space="0" w:color="auto"/>
          </w:divBdr>
        </w:div>
        <w:div w:id="1541092667">
          <w:marLeft w:val="0"/>
          <w:marRight w:val="0"/>
          <w:marTop w:val="0"/>
          <w:marBottom w:val="0"/>
          <w:divBdr>
            <w:top w:val="none" w:sz="0" w:space="0" w:color="auto"/>
            <w:left w:val="none" w:sz="0" w:space="0" w:color="auto"/>
            <w:bottom w:val="none" w:sz="0" w:space="0" w:color="auto"/>
            <w:right w:val="none" w:sz="0" w:space="0" w:color="auto"/>
          </w:divBdr>
        </w:div>
        <w:div w:id="879901765">
          <w:marLeft w:val="0"/>
          <w:marRight w:val="0"/>
          <w:marTop w:val="0"/>
          <w:marBottom w:val="0"/>
          <w:divBdr>
            <w:top w:val="none" w:sz="0" w:space="0" w:color="auto"/>
            <w:left w:val="none" w:sz="0" w:space="0" w:color="auto"/>
            <w:bottom w:val="none" w:sz="0" w:space="0" w:color="auto"/>
            <w:right w:val="none" w:sz="0" w:space="0" w:color="auto"/>
          </w:divBdr>
        </w:div>
        <w:div w:id="1027412929">
          <w:marLeft w:val="0"/>
          <w:marRight w:val="0"/>
          <w:marTop w:val="0"/>
          <w:marBottom w:val="0"/>
          <w:divBdr>
            <w:top w:val="none" w:sz="0" w:space="0" w:color="auto"/>
            <w:left w:val="none" w:sz="0" w:space="0" w:color="auto"/>
            <w:bottom w:val="none" w:sz="0" w:space="0" w:color="auto"/>
            <w:right w:val="none" w:sz="0" w:space="0" w:color="auto"/>
          </w:divBdr>
        </w:div>
        <w:div w:id="1528250351">
          <w:marLeft w:val="0"/>
          <w:marRight w:val="0"/>
          <w:marTop w:val="0"/>
          <w:marBottom w:val="0"/>
          <w:divBdr>
            <w:top w:val="none" w:sz="0" w:space="0" w:color="auto"/>
            <w:left w:val="none" w:sz="0" w:space="0" w:color="auto"/>
            <w:bottom w:val="none" w:sz="0" w:space="0" w:color="auto"/>
            <w:right w:val="none" w:sz="0" w:space="0" w:color="auto"/>
          </w:divBdr>
        </w:div>
        <w:div w:id="1516070109">
          <w:marLeft w:val="0"/>
          <w:marRight w:val="0"/>
          <w:marTop w:val="0"/>
          <w:marBottom w:val="0"/>
          <w:divBdr>
            <w:top w:val="none" w:sz="0" w:space="0" w:color="auto"/>
            <w:left w:val="none" w:sz="0" w:space="0" w:color="auto"/>
            <w:bottom w:val="none" w:sz="0" w:space="0" w:color="auto"/>
            <w:right w:val="none" w:sz="0" w:space="0" w:color="auto"/>
          </w:divBdr>
        </w:div>
        <w:div w:id="648289354">
          <w:marLeft w:val="0"/>
          <w:marRight w:val="0"/>
          <w:marTop w:val="0"/>
          <w:marBottom w:val="0"/>
          <w:divBdr>
            <w:top w:val="none" w:sz="0" w:space="0" w:color="auto"/>
            <w:left w:val="none" w:sz="0" w:space="0" w:color="auto"/>
            <w:bottom w:val="none" w:sz="0" w:space="0" w:color="auto"/>
            <w:right w:val="none" w:sz="0" w:space="0" w:color="auto"/>
          </w:divBdr>
        </w:div>
        <w:div w:id="1537810405">
          <w:marLeft w:val="0"/>
          <w:marRight w:val="0"/>
          <w:marTop w:val="0"/>
          <w:marBottom w:val="0"/>
          <w:divBdr>
            <w:top w:val="none" w:sz="0" w:space="0" w:color="auto"/>
            <w:left w:val="none" w:sz="0" w:space="0" w:color="auto"/>
            <w:bottom w:val="none" w:sz="0" w:space="0" w:color="auto"/>
            <w:right w:val="none" w:sz="0" w:space="0" w:color="auto"/>
          </w:divBdr>
        </w:div>
        <w:div w:id="851918516">
          <w:marLeft w:val="0"/>
          <w:marRight w:val="0"/>
          <w:marTop w:val="0"/>
          <w:marBottom w:val="0"/>
          <w:divBdr>
            <w:top w:val="none" w:sz="0" w:space="0" w:color="auto"/>
            <w:left w:val="none" w:sz="0" w:space="0" w:color="auto"/>
            <w:bottom w:val="none" w:sz="0" w:space="0" w:color="auto"/>
            <w:right w:val="none" w:sz="0" w:space="0" w:color="auto"/>
          </w:divBdr>
        </w:div>
        <w:div w:id="486282236">
          <w:marLeft w:val="0"/>
          <w:marRight w:val="0"/>
          <w:marTop w:val="0"/>
          <w:marBottom w:val="0"/>
          <w:divBdr>
            <w:top w:val="none" w:sz="0" w:space="0" w:color="auto"/>
            <w:left w:val="none" w:sz="0" w:space="0" w:color="auto"/>
            <w:bottom w:val="none" w:sz="0" w:space="0" w:color="auto"/>
            <w:right w:val="none" w:sz="0" w:space="0" w:color="auto"/>
          </w:divBdr>
        </w:div>
        <w:div w:id="889413414">
          <w:marLeft w:val="0"/>
          <w:marRight w:val="0"/>
          <w:marTop w:val="0"/>
          <w:marBottom w:val="0"/>
          <w:divBdr>
            <w:top w:val="none" w:sz="0" w:space="0" w:color="auto"/>
            <w:left w:val="none" w:sz="0" w:space="0" w:color="auto"/>
            <w:bottom w:val="none" w:sz="0" w:space="0" w:color="auto"/>
            <w:right w:val="none" w:sz="0" w:space="0" w:color="auto"/>
          </w:divBdr>
        </w:div>
        <w:div w:id="1480463977">
          <w:marLeft w:val="0"/>
          <w:marRight w:val="0"/>
          <w:marTop w:val="0"/>
          <w:marBottom w:val="0"/>
          <w:divBdr>
            <w:top w:val="none" w:sz="0" w:space="0" w:color="auto"/>
            <w:left w:val="none" w:sz="0" w:space="0" w:color="auto"/>
            <w:bottom w:val="none" w:sz="0" w:space="0" w:color="auto"/>
            <w:right w:val="none" w:sz="0" w:space="0" w:color="auto"/>
          </w:divBdr>
        </w:div>
        <w:div w:id="1328821937">
          <w:marLeft w:val="0"/>
          <w:marRight w:val="0"/>
          <w:marTop w:val="0"/>
          <w:marBottom w:val="0"/>
          <w:divBdr>
            <w:top w:val="none" w:sz="0" w:space="0" w:color="auto"/>
            <w:left w:val="none" w:sz="0" w:space="0" w:color="auto"/>
            <w:bottom w:val="none" w:sz="0" w:space="0" w:color="auto"/>
            <w:right w:val="none" w:sz="0" w:space="0" w:color="auto"/>
          </w:divBdr>
        </w:div>
        <w:div w:id="1192302353">
          <w:marLeft w:val="0"/>
          <w:marRight w:val="0"/>
          <w:marTop w:val="0"/>
          <w:marBottom w:val="0"/>
          <w:divBdr>
            <w:top w:val="none" w:sz="0" w:space="0" w:color="auto"/>
            <w:left w:val="none" w:sz="0" w:space="0" w:color="auto"/>
            <w:bottom w:val="none" w:sz="0" w:space="0" w:color="auto"/>
            <w:right w:val="none" w:sz="0" w:space="0" w:color="auto"/>
          </w:divBdr>
        </w:div>
        <w:div w:id="111168003">
          <w:marLeft w:val="0"/>
          <w:marRight w:val="0"/>
          <w:marTop w:val="0"/>
          <w:marBottom w:val="0"/>
          <w:divBdr>
            <w:top w:val="none" w:sz="0" w:space="0" w:color="auto"/>
            <w:left w:val="none" w:sz="0" w:space="0" w:color="auto"/>
            <w:bottom w:val="none" w:sz="0" w:space="0" w:color="auto"/>
            <w:right w:val="none" w:sz="0" w:space="0" w:color="auto"/>
          </w:divBdr>
        </w:div>
        <w:div w:id="1614050425">
          <w:marLeft w:val="0"/>
          <w:marRight w:val="0"/>
          <w:marTop w:val="0"/>
          <w:marBottom w:val="0"/>
          <w:divBdr>
            <w:top w:val="none" w:sz="0" w:space="0" w:color="auto"/>
            <w:left w:val="none" w:sz="0" w:space="0" w:color="auto"/>
            <w:bottom w:val="none" w:sz="0" w:space="0" w:color="auto"/>
            <w:right w:val="none" w:sz="0" w:space="0" w:color="auto"/>
          </w:divBdr>
        </w:div>
        <w:div w:id="1679118305">
          <w:marLeft w:val="0"/>
          <w:marRight w:val="0"/>
          <w:marTop w:val="0"/>
          <w:marBottom w:val="0"/>
          <w:divBdr>
            <w:top w:val="none" w:sz="0" w:space="0" w:color="auto"/>
            <w:left w:val="none" w:sz="0" w:space="0" w:color="auto"/>
            <w:bottom w:val="none" w:sz="0" w:space="0" w:color="auto"/>
            <w:right w:val="none" w:sz="0" w:space="0" w:color="auto"/>
          </w:divBdr>
        </w:div>
        <w:div w:id="2142528669">
          <w:marLeft w:val="0"/>
          <w:marRight w:val="0"/>
          <w:marTop w:val="0"/>
          <w:marBottom w:val="0"/>
          <w:divBdr>
            <w:top w:val="none" w:sz="0" w:space="0" w:color="auto"/>
            <w:left w:val="none" w:sz="0" w:space="0" w:color="auto"/>
            <w:bottom w:val="none" w:sz="0" w:space="0" w:color="auto"/>
            <w:right w:val="none" w:sz="0" w:space="0" w:color="auto"/>
          </w:divBdr>
        </w:div>
        <w:div w:id="2017268949">
          <w:marLeft w:val="0"/>
          <w:marRight w:val="0"/>
          <w:marTop w:val="0"/>
          <w:marBottom w:val="0"/>
          <w:divBdr>
            <w:top w:val="none" w:sz="0" w:space="0" w:color="auto"/>
            <w:left w:val="none" w:sz="0" w:space="0" w:color="auto"/>
            <w:bottom w:val="none" w:sz="0" w:space="0" w:color="auto"/>
            <w:right w:val="none" w:sz="0" w:space="0" w:color="auto"/>
          </w:divBdr>
        </w:div>
        <w:div w:id="1130976183">
          <w:marLeft w:val="0"/>
          <w:marRight w:val="0"/>
          <w:marTop w:val="0"/>
          <w:marBottom w:val="0"/>
          <w:divBdr>
            <w:top w:val="none" w:sz="0" w:space="0" w:color="auto"/>
            <w:left w:val="none" w:sz="0" w:space="0" w:color="auto"/>
            <w:bottom w:val="none" w:sz="0" w:space="0" w:color="auto"/>
            <w:right w:val="none" w:sz="0" w:space="0" w:color="auto"/>
          </w:divBdr>
        </w:div>
        <w:div w:id="805389332">
          <w:marLeft w:val="0"/>
          <w:marRight w:val="0"/>
          <w:marTop w:val="0"/>
          <w:marBottom w:val="0"/>
          <w:divBdr>
            <w:top w:val="none" w:sz="0" w:space="0" w:color="auto"/>
            <w:left w:val="none" w:sz="0" w:space="0" w:color="auto"/>
            <w:bottom w:val="none" w:sz="0" w:space="0" w:color="auto"/>
            <w:right w:val="none" w:sz="0" w:space="0" w:color="auto"/>
          </w:divBdr>
        </w:div>
        <w:div w:id="1521699644">
          <w:marLeft w:val="0"/>
          <w:marRight w:val="0"/>
          <w:marTop w:val="0"/>
          <w:marBottom w:val="0"/>
          <w:divBdr>
            <w:top w:val="none" w:sz="0" w:space="0" w:color="auto"/>
            <w:left w:val="none" w:sz="0" w:space="0" w:color="auto"/>
            <w:bottom w:val="none" w:sz="0" w:space="0" w:color="auto"/>
            <w:right w:val="none" w:sz="0" w:space="0" w:color="auto"/>
          </w:divBdr>
        </w:div>
        <w:div w:id="1645038966">
          <w:marLeft w:val="0"/>
          <w:marRight w:val="0"/>
          <w:marTop w:val="0"/>
          <w:marBottom w:val="0"/>
          <w:divBdr>
            <w:top w:val="none" w:sz="0" w:space="0" w:color="auto"/>
            <w:left w:val="none" w:sz="0" w:space="0" w:color="auto"/>
            <w:bottom w:val="none" w:sz="0" w:space="0" w:color="auto"/>
            <w:right w:val="none" w:sz="0" w:space="0" w:color="auto"/>
          </w:divBdr>
        </w:div>
        <w:div w:id="1359159198">
          <w:marLeft w:val="0"/>
          <w:marRight w:val="0"/>
          <w:marTop w:val="0"/>
          <w:marBottom w:val="0"/>
          <w:divBdr>
            <w:top w:val="none" w:sz="0" w:space="0" w:color="auto"/>
            <w:left w:val="none" w:sz="0" w:space="0" w:color="auto"/>
            <w:bottom w:val="none" w:sz="0" w:space="0" w:color="auto"/>
            <w:right w:val="none" w:sz="0" w:space="0" w:color="auto"/>
          </w:divBdr>
        </w:div>
        <w:div w:id="243994447">
          <w:marLeft w:val="0"/>
          <w:marRight w:val="0"/>
          <w:marTop w:val="0"/>
          <w:marBottom w:val="0"/>
          <w:divBdr>
            <w:top w:val="none" w:sz="0" w:space="0" w:color="auto"/>
            <w:left w:val="none" w:sz="0" w:space="0" w:color="auto"/>
            <w:bottom w:val="none" w:sz="0" w:space="0" w:color="auto"/>
            <w:right w:val="none" w:sz="0" w:space="0" w:color="auto"/>
          </w:divBdr>
        </w:div>
        <w:div w:id="1326935664">
          <w:marLeft w:val="0"/>
          <w:marRight w:val="0"/>
          <w:marTop w:val="0"/>
          <w:marBottom w:val="0"/>
          <w:divBdr>
            <w:top w:val="none" w:sz="0" w:space="0" w:color="auto"/>
            <w:left w:val="none" w:sz="0" w:space="0" w:color="auto"/>
            <w:bottom w:val="none" w:sz="0" w:space="0" w:color="auto"/>
            <w:right w:val="none" w:sz="0" w:space="0" w:color="auto"/>
          </w:divBdr>
        </w:div>
        <w:div w:id="1625185776">
          <w:marLeft w:val="0"/>
          <w:marRight w:val="0"/>
          <w:marTop w:val="0"/>
          <w:marBottom w:val="0"/>
          <w:divBdr>
            <w:top w:val="none" w:sz="0" w:space="0" w:color="auto"/>
            <w:left w:val="none" w:sz="0" w:space="0" w:color="auto"/>
            <w:bottom w:val="none" w:sz="0" w:space="0" w:color="auto"/>
            <w:right w:val="none" w:sz="0" w:space="0" w:color="auto"/>
          </w:divBdr>
        </w:div>
        <w:div w:id="1570143816">
          <w:marLeft w:val="0"/>
          <w:marRight w:val="0"/>
          <w:marTop w:val="0"/>
          <w:marBottom w:val="0"/>
          <w:divBdr>
            <w:top w:val="none" w:sz="0" w:space="0" w:color="auto"/>
            <w:left w:val="none" w:sz="0" w:space="0" w:color="auto"/>
            <w:bottom w:val="none" w:sz="0" w:space="0" w:color="auto"/>
            <w:right w:val="none" w:sz="0" w:space="0" w:color="auto"/>
          </w:divBdr>
        </w:div>
        <w:div w:id="1199002478">
          <w:marLeft w:val="0"/>
          <w:marRight w:val="0"/>
          <w:marTop w:val="0"/>
          <w:marBottom w:val="0"/>
          <w:divBdr>
            <w:top w:val="none" w:sz="0" w:space="0" w:color="auto"/>
            <w:left w:val="none" w:sz="0" w:space="0" w:color="auto"/>
            <w:bottom w:val="none" w:sz="0" w:space="0" w:color="auto"/>
            <w:right w:val="none" w:sz="0" w:space="0" w:color="auto"/>
          </w:divBdr>
        </w:div>
        <w:div w:id="1234588585">
          <w:marLeft w:val="0"/>
          <w:marRight w:val="0"/>
          <w:marTop w:val="0"/>
          <w:marBottom w:val="0"/>
          <w:divBdr>
            <w:top w:val="none" w:sz="0" w:space="0" w:color="auto"/>
            <w:left w:val="none" w:sz="0" w:space="0" w:color="auto"/>
            <w:bottom w:val="none" w:sz="0" w:space="0" w:color="auto"/>
            <w:right w:val="none" w:sz="0" w:space="0" w:color="auto"/>
          </w:divBdr>
        </w:div>
        <w:div w:id="388110663">
          <w:marLeft w:val="0"/>
          <w:marRight w:val="0"/>
          <w:marTop w:val="0"/>
          <w:marBottom w:val="0"/>
          <w:divBdr>
            <w:top w:val="none" w:sz="0" w:space="0" w:color="auto"/>
            <w:left w:val="none" w:sz="0" w:space="0" w:color="auto"/>
            <w:bottom w:val="none" w:sz="0" w:space="0" w:color="auto"/>
            <w:right w:val="none" w:sz="0" w:space="0" w:color="auto"/>
          </w:divBdr>
        </w:div>
        <w:div w:id="1000347793">
          <w:marLeft w:val="0"/>
          <w:marRight w:val="0"/>
          <w:marTop w:val="0"/>
          <w:marBottom w:val="0"/>
          <w:divBdr>
            <w:top w:val="none" w:sz="0" w:space="0" w:color="auto"/>
            <w:left w:val="none" w:sz="0" w:space="0" w:color="auto"/>
            <w:bottom w:val="none" w:sz="0" w:space="0" w:color="auto"/>
            <w:right w:val="none" w:sz="0" w:space="0" w:color="auto"/>
          </w:divBdr>
        </w:div>
        <w:div w:id="2050451020">
          <w:marLeft w:val="0"/>
          <w:marRight w:val="0"/>
          <w:marTop w:val="0"/>
          <w:marBottom w:val="0"/>
          <w:divBdr>
            <w:top w:val="none" w:sz="0" w:space="0" w:color="auto"/>
            <w:left w:val="none" w:sz="0" w:space="0" w:color="auto"/>
            <w:bottom w:val="none" w:sz="0" w:space="0" w:color="auto"/>
            <w:right w:val="none" w:sz="0" w:space="0" w:color="auto"/>
          </w:divBdr>
        </w:div>
        <w:div w:id="642277295">
          <w:marLeft w:val="0"/>
          <w:marRight w:val="0"/>
          <w:marTop w:val="0"/>
          <w:marBottom w:val="0"/>
          <w:divBdr>
            <w:top w:val="none" w:sz="0" w:space="0" w:color="auto"/>
            <w:left w:val="none" w:sz="0" w:space="0" w:color="auto"/>
            <w:bottom w:val="none" w:sz="0" w:space="0" w:color="auto"/>
            <w:right w:val="none" w:sz="0" w:space="0" w:color="auto"/>
          </w:divBdr>
        </w:div>
        <w:div w:id="1346831360">
          <w:marLeft w:val="0"/>
          <w:marRight w:val="0"/>
          <w:marTop w:val="0"/>
          <w:marBottom w:val="0"/>
          <w:divBdr>
            <w:top w:val="none" w:sz="0" w:space="0" w:color="auto"/>
            <w:left w:val="none" w:sz="0" w:space="0" w:color="auto"/>
            <w:bottom w:val="none" w:sz="0" w:space="0" w:color="auto"/>
            <w:right w:val="none" w:sz="0" w:space="0" w:color="auto"/>
          </w:divBdr>
        </w:div>
        <w:div w:id="2122260082">
          <w:marLeft w:val="0"/>
          <w:marRight w:val="0"/>
          <w:marTop w:val="0"/>
          <w:marBottom w:val="0"/>
          <w:divBdr>
            <w:top w:val="none" w:sz="0" w:space="0" w:color="auto"/>
            <w:left w:val="none" w:sz="0" w:space="0" w:color="auto"/>
            <w:bottom w:val="none" w:sz="0" w:space="0" w:color="auto"/>
            <w:right w:val="none" w:sz="0" w:space="0" w:color="auto"/>
          </w:divBdr>
        </w:div>
        <w:div w:id="45417581">
          <w:marLeft w:val="0"/>
          <w:marRight w:val="0"/>
          <w:marTop w:val="0"/>
          <w:marBottom w:val="0"/>
          <w:divBdr>
            <w:top w:val="none" w:sz="0" w:space="0" w:color="auto"/>
            <w:left w:val="none" w:sz="0" w:space="0" w:color="auto"/>
            <w:bottom w:val="none" w:sz="0" w:space="0" w:color="auto"/>
            <w:right w:val="none" w:sz="0" w:space="0" w:color="auto"/>
          </w:divBdr>
        </w:div>
        <w:div w:id="1684934933">
          <w:marLeft w:val="0"/>
          <w:marRight w:val="0"/>
          <w:marTop w:val="0"/>
          <w:marBottom w:val="0"/>
          <w:divBdr>
            <w:top w:val="none" w:sz="0" w:space="0" w:color="auto"/>
            <w:left w:val="none" w:sz="0" w:space="0" w:color="auto"/>
            <w:bottom w:val="none" w:sz="0" w:space="0" w:color="auto"/>
            <w:right w:val="none" w:sz="0" w:space="0" w:color="auto"/>
          </w:divBdr>
        </w:div>
        <w:div w:id="1451195854">
          <w:marLeft w:val="0"/>
          <w:marRight w:val="0"/>
          <w:marTop w:val="0"/>
          <w:marBottom w:val="0"/>
          <w:divBdr>
            <w:top w:val="none" w:sz="0" w:space="0" w:color="auto"/>
            <w:left w:val="none" w:sz="0" w:space="0" w:color="auto"/>
            <w:bottom w:val="none" w:sz="0" w:space="0" w:color="auto"/>
            <w:right w:val="none" w:sz="0" w:space="0" w:color="auto"/>
          </w:divBdr>
        </w:div>
        <w:div w:id="1808627798">
          <w:marLeft w:val="0"/>
          <w:marRight w:val="0"/>
          <w:marTop w:val="0"/>
          <w:marBottom w:val="0"/>
          <w:divBdr>
            <w:top w:val="none" w:sz="0" w:space="0" w:color="auto"/>
            <w:left w:val="none" w:sz="0" w:space="0" w:color="auto"/>
            <w:bottom w:val="none" w:sz="0" w:space="0" w:color="auto"/>
            <w:right w:val="none" w:sz="0" w:space="0" w:color="auto"/>
          </w:divBdr>
        </w:div>
        <w:div w:id="776633561">
          <w:marLeft w:val="0"/>
          <w:marRight w:val="0"/>
          <w:marTop w:val="0"/>
          <w:marBottom w:val="0"/>
          <w:divBdr>
            <w:top w:val="none" w:sz="0" w:space="0" w:color="auto"/>
            <w:left w:val="none" w:sz="0" w:space="0" w:color="auto"/>
            <w:bottom w:val="none" w:sz="0" w:space="0" w:color="auto"/>
            <w:right w:val="none" w:sz="0" w:space="0" w:color="auto"/>
          </w:divBdr>
        </w:div>
        <w:div w:id="982659947">
          <w:marLeft w:val="0"/>
          <w:marRight w:val="0"/>
          <w:marTop w:val="0"/>
          <w:marBottom w:val="0"/>
          <w:divBdr>
            <w:top w:val="none" w:sz="0" w:space="0" w:color="auto"/>
            <w:left w:val="none" w:sz="0" w:space="0" w:color="auto"/>
            <w:bottom w:val="none" w:sz="0" w:space="0" w:color="auto"/>
            <w:right w:val="none" w:sz="0" w:space="0" w:color="auto"/>
          </w:divBdr>
        </w:div>
        <w:div w:id="602109413">
          <w:marLeft w:val="0"/>
          <w:marRight w:val="0"/>
          <w:marTop w:val="0"/>
          <w:marBottom w:val="0"/>
          <w:divBdr>
            <w:top w:val="none" w:sz="0" w:space="0" w:color="auto"/>
            <w:left w:val="none" w:sz="0" w:space="0" w:color="auto"/>
            <w:bottom w:val="none" w:sz="0" w:space="0" w:color="auto"/>
            <w:right w:val="none" w:sz="0" w:space="0" w:color="auto"/>
          </w:divBdr>
        </w:div>
        <w:div w:id="228227753">
          <w:marLeft w:val="0"/>
          <w:marRight w:val="0"/>
          <w:marTop w:val="0"/>
          <w:marBottom w:val="0"/>
          <w:divBdr>
            <w:top w:val="none" w:sz="0" w:space="0" w:color="auto"/>
            <w:left w:val="none" w:sz="0" w:space="0" w:color="auto"/>
            <w:bottom w:val="none" w:sz="0" w:space="0" w:color="auto"/>
            <w:right w:val="none" w:sz="0" w:space="0" w:color="auto"/>
          </w:divBdr>
        </w:div>
        <w:div w:id="1404834402">
          <w:marLeft w:val="0"/>
          <w:marRight w:val="0"/>
          <w:marTop w:val="0"/>
          <w:marBottom w:val="0"/>
          <w:divBdr>
            <w:top w:val="none" w:sz="0" w:space="0" w:color="auto"/>
            <w:left w:val="none" w:sz="0" w:space="0" w:color="auto"/>
            <w:bottom w:val="none" w:sz="0" w:space="0" w:color="auto"/>
            <w:right w:val="none" w:sz="0" w:space="0" w:color="auto"/>
          </w:divBdr>
        </w:div>
        <w:div w:id="1196431630">
          <w:marLeft w:val="0"/>
          <w:marRight w:val="0"/>
          <w:marTop w:val="0"/>
          <w:marBottom w:val="0"/>
          <w:divBdr>
            <w:top w:val="none" w:sz="0" w:space="0" w:color="auto"/>
            <w:left w:val="none" w:sz="0" w:space="0" w:color="auto"/>
            <w:bottom w:val="none" w:sz="0" w:space="0" w:color="auto"/>
            <w:right w:val="none" w:sz="0" w:space="0" w:color="auto"/>
          </w:divBdr>
        </w:div>
        <w:div w:id="959922246">
          <w:marLeft w:val="0"/>
          <w:marRight w:val="0"/>
          <w:marTop w:val="0"/>
          <w:marBottom w:val="0"/>
          <w:divBdr>
            <w:top w:val="none" w:sz="0" w:space="0" w:color="auto"/>
            <w:left w:val="none" w:sz="0" w:space="0" w:color="auto"/>
            <w:bottom w:val="none" w:sz="0" w:space="0" w:color="auto"/>
            <w:right w:val="none" w:sz="0" w:space="0" w:color="auto"/>
          </w:divBdr>
        </w:div>
        <w:div w:id="1731729497">
          <w:marLeft w:val="0"/>
          <w:marRight w:val="0"/>
          <w:marTop w:val="0"/>
          <w:marBottom w:val="0"/>
          <w:divBdr>
            <w:top w:val="none" w:sz="0" w:space="0" w:color="auto"/>
            <w:left w:val="none" w:sz="0" w:space="0" w:color="auto"/>
            <w:bottom w:val="none" w:sz="0" w:space="0" w:color="auto"/>
            <w:right w:val="none" w:sz="0" w:space="0" w:color="auto"/>
          </w:divBdr>
        </w:div>
        <w:div w:id="687873442">
          <w:marLeft w:val="0"/>
          <w:marRight w:val="0"/>
          <w:marTop w:val="0"/>
          <w:marBottom w:val="0"/>
          <w:divBdr>
            <w:top w:val="none" w:sz="0" w:space="0" w:color="auto"/>
            <w:left w:val="none" w:sz="0" w:space="0" w:color="auto"/>
            <w:bottom w:val="none" w:sz="0" w:space="0" w:color="auto"/>
            <w:right w:val="none" w:sz="0" w:space="0" w:color="auto"/>
          </w:divBdr>
        </w:div>
        <w:div w:id="1667634222">
          <w:marLeft w:val="0"/>
          <w:marRight w:val="0"/>
          <w:marTop w:val="0"/>
          <w:marBottom w:val="0"/>
          <w:divBdr>
            <w:top w:val="none" w:sz="0" w:space="0" w:color="auto"/>
            <w:left w:val="none" w:sz="0" w:space="0" w:color="auto"/>
            <w:bottom w:val="none" w:sz="0" w:space="0" w:color="auto"/>
            <w:right w:val="none" w:sz="0" w:space="0" w:color="auto"/>
          </w:divBdr>
        </w:div>
        <w:div w:id="1012681342">
          <w:marLeft w:val="0"/>
          <w:marRight w:val="0"/>
          <w:marTop w:val="0"/>
          <w:marBottom w:val="0"/>
          <w:divBdr>
            <w:top w:val="none" w:sz="0" w:space="0" w:color="auto"/>
            <w:left w:val="none" w:sz="0" w:space="0" w:color="auto"/>
            <w:bottom w:val="none" w:sz="0" w:space="0" w:color="auto"/>
            <w:right w:val="none" w:sz="0" w:space="0" w:color="auto"/>
          </w:divBdr>
        </w:div>
        <w:div w:id="1641231606">
          <w:marLeft w:val="0"/>
          <w:marRight w:val="0"/>
          <w:marTop w:val="0"/>
          <w:marBottom w:val="0"/>
          <w:divBdr>
            <w:top w:val="none" w:sz="0" w:space="0" w:color="auto"/>
            <w:left w:val="none" w:sz="0" w:space="0" w:color="auto"/>
            <w:bottom w:val="none" w:sz="0" w:space="0" w:color="auto"/>
            <w:right w:val="none" w:sz="0" w:space="0" w:color="auto"/>
          </w:divBdr>
        </w:div>
        <w:div w:id="1468359787">
          <w:marLeft w:val="0"/>
          <w:marRight w:val="0"/>
          <w:marTop w:val="0"/>
          <w:marBottom w:val="0"/>
          <w:divBdr>
            <w:top w:val="none" w:sz="0" w:space="0" w:color="auto"/>
            <w:left w:val="none" w:sz="0" w:space="0" w:color="auto"/>
            <w:bottom w:val="none" w:sz="0" w:space="0" w:color="auto"/>
            <w:right w:val="none" w:sz="0" w:space="0" w:color="auto"/>
          </w:divBdr>
        </w:div>
        <w:div w:id="189025917">
          <w:marLeft w:val="0"/>
          <w:marRight w:val="0"/>
          <w:marTop w:val="0"/>
          <w:marBottom w:val="0"/>
          <w:divBdr>
            <w:top w:val="none" w:sz="0" w:space="0" w:color="auto"/>
            <w:left w:val="none" w:sz="0" w:space="0" w:color="auto"/>
            <w:bottom w:val="none" w:sz="0" w:space="0" w:color="auto"/>
            <w:right w:val="none" w:sz="0" w:space="0" w:color="auto"/>
          </w:divBdr>
        </w:div>
        <w:div w:id="1029721911">
          <w:marLeft w:val="0"/>
          <w:marRight w:val="0"/>
          <w:marTop w:val="0"/>
          <w:marBottom w:val="0"/>
          <w:divBdr>
            <w:top w:val="none" w:sz="0" w:space="0" w:color="auto"/>
            <w:left w:val="none" w:sz="0" w:space="0" w:color="auto"/>
            <w:bottom w:val="none" w:sz="0" w:space="0" w:color="auto"/>
            <w:right w:val="none" w:sz="0" w:space="0" w:color="auto"/>
          </w:divBdr>
        </w:div>
        <w:div w:id="276180228">
          <w:marLeft w:val="0"/>
          <w:marRight w:val="0"/>
          <w:marTop w:val="0"/>
          <w:marBottom w:val="0"/>
          <w:divBdr>
            <w:top w:val="none" w:sz="0" w:space="0" w:color="auto"/>
            <w:left w:val="none" w:sz="0" w:space="0" w:color="auto"/>
            <w:bottom w:val="none" w:sz="0" w:space="0" w:color="auto"/>
            <w:right w:val="none" w:sz="0" w:space="0" w:color="auto"/>
          </w:divBdr>
        </w:div>
        <w:div w:id="290867700">
          <w:marLeft w:val="0"/>
          <w:marRight w:val="0"/>
          <w:marTop w:val="0"/>
          <w:marBottom w:val="0"/>
          <w:divBdr>
            <w:top w:val="none" w:sz="0" w:space="0" w:color="auto"/>
            <w:left w:val="none" w:sz="0" w:space="0" w:color="auto"/>
            <w:bottom w:val="none" w:sz="0" w:space="0" w:color="auto"/>
            <w:right w:val="none" w:sz="0" w:space="0" w:color="auto"/>
          </w:divBdr>
        </w:div>
        <w:div w:id="1078791730">
          <w:marLeft w:val="0"/>
          <w:marRight w:val="0"/>
          <w:marTop w:val="0"/>
          <w:marBottom w:val="0"/>
          <w:divBdr>
            <w:top w:val="none" w:sz="0" w:space="0" w:color="auto"/>
            <w:left w:val="none" w:sz="0" w:space="0" w:color="auto"/>
            <w:bottom w:val="none" w:sz="0" w:space="0" w:color="auto"/>
            <w:right w:val="none" w:sz="0" w:space="0" w:color="auto"/>
          </w:divBdr>
        </w:div>
        <w:div w:id="668681668">
          <w:marLeft w:val="0"/>
          <w:marRight w:val="0"/>
          <w:marTop w:val="0"/>
          <w:marBottom w:val="0"/>
          <w:divBdr>
            <w:top w:val="none" w:sz="0" w:space="0" w:color="auto"/>
            <w:left w:val="none" w:sz="0" w:space="0" w:color="auto"/>
            <w:bottom w:val="none" w:sz="0" w:space="0" w:color="auto"/>
            <w:right w:val="none" w:sz="0" w:space="0" w:color="auto"/>
          </w:divBdr>
        </w:div>
        <w:div w:id="308754474">
          <w:marLeft w:val="0"/>
          <w:marRight w:val="0"/>
          <w:marTop w:val="0"/>
          <w:marBottom w:val="0"/>
          <w:divBdr>
            <w:top w:val="none" w:sz="0" w:space="0" w:color="auto"/>
            <w:left w:val="none" w:sz="0" w:space="0" w:color="auto"/>
            <w:bottom w:val="none" w:sz="0" w:space="0" w:color="auto"/>
            <w:right w:val="none" w:sz="0" w:space="0" w:color="auto"/>
          </w:divBdr>
        </w:div>
        <w:div w:id="1084260322">
          <w:marLeft w:val="0"/>
          <w:marRight w:val="0"/>
          <w:marTop w:val="0"/>
          <w:marBottom w:val="0"/>
          <w:divBdr>
            <w:top w:val="none" w:sz="0" w:space="0" w:color="auto"/>
            <w:left w:val="none" w:sz="0" w:space="0" w:color="auto"/>
            <w:bottom w:val="none" w:sz="0" w:space="0" w:color="auto"/>
            <w:right w:val="none" w:sz="0" w:space="0" w:color="auto"/>
          </w:divBdr>
        </w:div>
        <w:div w:id="827016727">
          <w:marLeft w:val="0"/>
          <w:marRight w:val="0"/>
          <w:marTop w:val="0"/>
          <w:marBottom w:val="0"/>
          <w:divBdr>
            <w:top w:val="none" w:sz="0" w:space="0" w:color="auto"/>
            <w:left w:val="none" w:sz="0" w:space="0" w:color="auto"/>
            <w:bottom w:val="none" w:sz="0" w:space="0" w:color="auto"/>
            <w:right w:val="none" w:sz="0" w:space="0" w:color="auto"/>
          </w:divBdr>
        </w:div>
        <w:div w:id="36438835">
          <w:marLeft w:val="0"/>
          <w:marRight w:val="0"/>
          <w:marTop w:val="0"/>
          <w:marBottom w:val="0"/>
          <w:divBdr>
            <w:top w:val="none" w:sz="0" w:space="0" w:color="auto"/>
            <w:left w:val="none" w:sz="0" w:space="0" w:color="auto"/>
            <w:bottom w:val="none" w:sz="0" w:space="0" w:color="auto"/>
            <w:right w:val="none" w:sz="0" w:space="0" w:color="auto"/>
          </w:divBdr>
        </w:div>
        <w:div w:id="1334607337">
          <w:marLeft w:val="0"/>
          <w:marRight w:val="0"/>
          <w:marTop w:val="0"/>
          <w:marBottom w:val="0"/>
          <w:divBdr>
            <w:top w:val="none" w:sz="0" w:space="0" w:color="auto"/>
            <w:left w:val="none" w:sz="0" w:space="0" w:color="auto"/>
            <w:bottom w:val="none" w:sz="0" w:space="0" w:color="auto"/>
            <w:right w:val="none" w:sz="0" w:space="0" w:color="auto"/>
          </w:divBdr>
        </w:div>
        <w:div w:id="21634799">
          <w:marLeft w:val="0"/>
          <w:marRight w:val="0"/>
          <w:marTop w:val="0"/>
          <w:marBottom w:val="0"/>
          <w:divBdr>
            <w:top w:val="none" w:sz="0" w:space="0" w:color="auto"/>
            <w:left w:val="none" w:sz="0" w:space="0" w:color="auto"/>
            <w:bottom w:val="none" w:sz="0" w:space="0" w:color="auto"/>
            <w:right w:val="none" w:sz="0" w:space="0" w:color="auto"/>
          </w:divBdr>
        </w:div>
        <w:div w:id="1473714930">
          <w:marLeft w:val="0"/>
          <w:marRight w:val="0"/>
          <w:marTop w:val="0"/>
          <w:marBottom w:val="0"/>
          <w:divBdr>
            <w:top w:val="none" w:sz="0" w:space="0" w:color="auto"/>
            <w:left w:val="none" w:sz="0" w:space="0" w:color="auto"/>
            <w:bottom w:val="none" w:sz="0" w:space="0" w:color="auto"/>
            <w:right w:val="none" w:sz="0" w:space="0" w:color="auto"/>
          </w:divBdr>
        </w:div>
        <w:div w:id="1469519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28940-075C-4327-802F-73B13D6E1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66</Pages>
  <Words>65814</Words>
  <Characters>375145</Characters>
  <Application>Microsoft Office Word</Application>
  <DocSecurity>0</DocSecurity>
  <Lines>3126</Lines>
  <Paragraphs>880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hlclipp@mix.wvu.edu</cp:lastModifiedBy>
  <cp:revision>8</cp:revision>
  <dcterms:created xsi:type="dcterms:W3CDTF">2023-05-25T15:30:00Z</dcterms:created>
  <dcterms:modified xsi:type="dcterms:W3CDTF">2023-06-09T00:04:00Z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582e0e9a-afe9-36e9-824d-0dabc13a819a</vt:lpwstr>
  </property>
  <property fmtid="{D5CDD505-2E9C-101B-9397-08002B2CF9AE}" pid="4" name="Mendeley Citation Style_1">
    <vt:lpwstr>http://www.zotero.org/styles/the-journal-of-wildlife-management</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http://www.zotero.org/styles/ecological-indicators</vt:lpwstr>
  </property>
  <property fmtid="{D5CDD505-2E9C-101B-9397-08002B2CF9AE}" pid="14" name="Mendeley Recent Style Name 4_1">
    <vt:lpwstr>Ecological Indicators</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http://www.zotero.org/styles/the-auk</vt:lpwstr>
  </property>
  <property fmtid="{D5CDD505-2E9C-101B-9397-08002B2CF9AE}" pid="22" name="Mendeley Recent Style Name 8_1">
    <vt:lpwstr>The Auk</vt:lpwstr>
  </property>
  <property fmtid="{D5CDD505-2E9C-101B-9397-08002B2CF9AE}" pid="23" name="Mendeley Recent Style Id 9_1">
    <vt:lpwstr>http://www.zotero.org/styles/the-journal-of-wildlife-management</vt:lpwstr>
  </property>
  <property fmtid="{D5CDD505-2E9C-101B-9397-08002B2CF9AE}" pid="24" name="Mendeley Recent Style Name 9_1">
    <vt:lpwstr>The Journal of Wildlife Management</vt:lpwstr>
  </property>
</Properties>
</file>